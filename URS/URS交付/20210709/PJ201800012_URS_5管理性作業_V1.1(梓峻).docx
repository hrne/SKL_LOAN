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03F6691" w14:textId="48C4E2CD" w:rsidR="0055023D" w:rsidRPr="00FD191D" w:rsidRDefault="002C2EE5" w:rsidP="0055023D">
      <w:pPr>
        <w:pStyle w:val="ad"/>
      </w:pPr>
      <w:r>
        <w:rPr>
          <w:rFonts w:hint="eastAsia"/>
        </w:rPr>
        <w:t>x</w:t>
      </w:r>
      <w:r>
        <w:t>xx</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3DD754F2"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.0</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2067ABB3"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9C7950">
              <w:rPr>
                <w:rFonts w:ascii="標楷體" w:hAnsi="標楷體"/>
              </w:rPr>
              <w:t>11</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r w:rsidRPr="000F369F">
              <w:rPr>
                <w:rFonts w:ascii="標楷體" w:hAnsi="標楷體" w:hint="eastAsia"/>
              </w:rPr>
              <w:t>註</w:t>
            </w:r>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723F2B" w14:paraId="0AEE2567" w14:textId="77777777" w:rsidTr="00952CCB">
        <w:tc>
          <w:tcPr>
            <w:tcW w:w="1108" w:type="dxa"/>
            <w:vAlign w:val="center"/>
          </w:tcPr>
          <w:p w14:paraId="1F040654" w14:textId="77777777" w:rsidR="00723F2B" w:rsidRPr="00712D5C" w:rsidRDefault="00723F2B" w:rsidP="0055023D">
            <w:pPr>
              <w:pStyle w:val="11"/>
            </w:pPr>
          </w:p>
        </w:tc>
        <w:tc>
          <w:tcPr>
            <w:tcW w:w="1614" w:type="dxa"/>
            <w:vAlign w:val="center"/>
          </w:tcPr>
          <w:p w14:paraId="787379C9" w14:textId="77777777" w:rsidR="00723F2B" w:rsidRPr="00712D5C" w:rsidRDefault="00723F2B" w:rsidP="0055023D">
            <w:pPr>
              <w:pStyle w:val="11"/>
            </w:pPr>
          </w:p>
        </w:tc>
        <w:tc>
          <w:tcPr>
            <w:tcW w:w="3786" w:type="dxa"/>
            <w:vAlign w:val="center"/>
          </w:tcPr>
          <w:p w14:paraId="011419D8" w14:textId="77777777" w:rsidR="00723F2B" w:rsidRPr="00712D5C" w:rsidRDefault="00723F2B" w:rsidP="0055023D">
            <w:pPr>
              <w:pStyle w:val="11"/>
            </w:pPr>
          </w:p>
        </w:tc>
        <w:tc>
          <w:tcPr>
            <w:tcW w:w="1140" w:type="dxa"/>
            <w:vAlign w:val="center"/>
          </w:tcPr>
          <w:p w14:paraId="7B3036D3" w14:textId="77777777" w:rsidR="00723F2B" w:rsidRPr="00712D5C" w:rsidRDefault="00723F2B" w:rsidP="0055023D">
            <w:pPr>
              <w:pStyle w:val="11"/>
            </w:pPr>
          </w:p>
        </w:tc>
        <w:tc>
          <w:tcPr>
            <w:tcW w:w="1140" w:type="dxa"/>
          </w:tcPr>
          <w:p w14:paraId="03B4482D" w14:textId="77777777" w:rsidR="00723F2B" w:rsidRPr="00F43B86" w:rsidRDefault="00723F2B" w:rsidP="0055023D">
            <w:pPr>
              <w:pStyle w:val="11"/>
            </w:pPr>
          </w:p>
        </w:tc>
        <w:tc>
          <w:tcPr>
            <w:tcW w:w="1440" w:type="dxa"/>
          </w:tcPr>
          <w:p w14:paraId="3641873E" w14:textId="77777777" w:rsidR="00723F2B" w:rsidRPr="00F43B86" w:rsidRDefault="00723F2B" w:rsidP="0055023D">
            <w:pPr>
              <w:pStyle w:val="11"/>
            </w:pPr>
          </w:p>
        </w:tc>
      </w:tr>
      <w:tr w:rsidR="00723F2B" w14:paraId="5472EC43" w14:textId="77777777" w:rsidTr="00952CCB">
        <w:tc>
          <w:tcPr>
            <w:tcW w:w="1108" w:type="dxa"/>
            <w:vAlign w:val="center"/>
          </w:tcPr>
          <w:p w14:paraId="6D1D85A8" w14:textId="77777777" w:rsidR="00723F2B" w:rsidRPr="004733DD" w:rsidRDefault="00723F2B" w:rsidP="0055023D">
            <w:pPr>
              <w:pStyle w:val="11"/>
            </w:pPr>
          </w:p>
        </w:tc>
        <w:tc>
          <w:tcPr>
            <w:tcW w:w="1614" w:type="dxa"/>
            <w:vAlign w:val="center"/>
          </w:tcPr>
          <w:p w14:paraId="209D6270" w14:textId="77777777" w:rsidR="00723F2B" w:rsidRPr="004733DD" w:rsidRDefault="00723F2B" w:rsidP="0055023D">
            <w:pPr>
              <w:pStyle w:val="11"/>
            </w:pPr>
          </w:p>
        </w:tc>
        <w:tc>
          <w:tcPr>
            <w:tcW w:w="3786" w:type="dxa"/>
            <w:vAlign w:val="center"/>
          </w:tcPr>
          <w:p w14:paraId="50D62573" w14:textId="77777777" w:rsidR="00723F2B" w:rsidRPr="004733DD" w:rsidRDefault="00723F2B" w:rsidP="0055023D">
            <w:pPr>
              <w:pStyle w:val="11"/>
            </w:pPr>
          </w:p>
        </w:tc>
        <w:tc>
          <w:tcPr>
            <w:tcW w:w="1140" w:type="dxa"/>
            <w:vAlign w:val="center"/>
          </w:tcPr>
          <w:p w14:paraId="4267808C" w14:textId="77777777" w:rsidR="00723F2B" w:rsidRPr="004733DD" w:rsidRDefault="00723F2B" w:rsidP="0055023D">
            <w:pPr>
              <w:pStyle w:val="11"/>
            </w:pP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952CCB">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952CCB">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CD2F70">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CD2F70">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CD2F70">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CD2F70">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CD2F70">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CD2F70">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CD2F70">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CD2F70">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CD2F70">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CD2F70">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CD2F70">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CD2F70">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7587491"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放款管理系統提供9項作業功能，並與Eloan、核心帳務、</w:t>
      </w:r>
      <w:r w:rsidRPr="000628FA">
        <w:rPr>
          <w:rFonts w:ascii="標楷體" w:hAnsi="標楷體"/>
          <w:szCs w:val="22"/>
        </w:rPr>
        <w:t>及催收債協等前中後台相關資訊</w:t>
      </w:r>
      <w:r w:rsidRPr="000628FA">
        <w:rPr>
          <w:rFonts w:ascii="標楷體" w:hAnsi="標楷體" w:hint="eastAsia"/>
          <w:szCs w:val="22"/>
        </w:rPr>
        <w:t>整合，使放款部能順利運作放款各項作業。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3AAD9EBD" w:rsidR="00645DC6"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31AF7A13" w14:textId="117359DD" w:rsidR="00F63C93" w:rsidRDefault="00F63C93" w:rsidP="00F63C93"/>
    <w:p w14:paraId="114B3629" w14:textId="3D061237" w:rsidR="00F63C93" w:rsidRDefault="00F63C93" w:rsidP="00F63C93"/>
    <w:p w14:paraId="2CF5AFC2" w14:textId="74000D06" w:rsidR="00F63C93" w:rsidRDefault="00F63C93" w:rsidP="00F63C93"/>
    <w:p w14:paraId="3C17094D" w14:textId="77777777" w:rsidR="00F63C93" w:rsidRPr="00F63C93" w:rsidRDefault="00F63C93" w:rsidP="00F63C93">
      <w:pPr>
        <w:numPr>
          <w:ilvl w:val="2"/>
          <w:numId w:val="137"/>
        </w:numPr>
        <w:snapToGrid w:val="0"/>
        <w:spacing w:before="360"/>
        <w:outlineLvl w:val="2"/>
        <w:rPr>
          <w:rFonts w:ascii="標楷體" w:eastAsia="標楷體" w:hAnsi="標楷體"/>
          <w:sz w:val="32"/>
          <w:szCs w:val="20"/>
          <w:lang w:val="x-none"/>
        </w:rPr>
      </w:pPr>
      <w:r w:rsidRPr="00F63C93">
        <w:rPr>
          <w:rFonts w:ascii="標楷體" w:eastAsia="標楷體" w:hAnsi="標楷體" w:hint="eastAsia"/>
          <w:sz w:val="32"/>
          <w:szCs w:val="20"/>
          <w:lang w:val="x-none"/>
        </w:rPr>
        <w:t>L5</w:t>
      </w:r>
      <w:r w:rsidRPr="00F63C93">
        <w:rPr>
          <w:rFonts w:ascii="標楷體" w:eastAsia="標楷體" w:hAnsi="標楷體"/>
          <w:sz w:val="32"/>
          <w:szCs w:val="20"/>
          <w:lang w:val="x-none"/>
        </w:rPr>
        <w:t>9</w:t>
      </w:r>
      <w:r w:rsidRPr="00F63C93">
        <w:rPr>
          <w:rFonts w:ascii="標楷體" w:eastAsia="標楷體" w:hAnsi="標楷體" w:hint="eastAsia"/>
          <w:sz w:val="32"/>
          <w:szCs w:val="20"/>
          <w:lang w:val="x-none"/>
        </w:rPr>
        <w:t xml:space="preserve">01資金運用概況明細資料查詢 </w:t>
      </w:r>
      <w:ins w:id="11" w:author="st1" w:date="2021-05-07T13:50:00Z">
        <w:r w:rsidRPr="00F63C93">
          <w:rPr>
            <w:rFonts w:ascii="標楷體" w:eastAsia="標楷體" w:hAnsi="標楷體" w:hint="eastAsia"/>
            <w:sz w:val="32"/>
            <w:szCs w:val="20"/>
            <w:lang w:val="x-none"/>
          </w:rPr>
          <w:t>*</w:t>
        </w:r>
        <w:r w:rsidRPr="00F63C93">
          <w:rPr>
            <w:rFonts w:ascii="標楷體" w:eastAsia="標楷體" w:hAnsi="標楷體"/>
            <w:sz w:val="32"/>
            <w:szCs w:val="20"/>
            <w:lang w:val="x-none"/>
          </w:rPr>
          <w:t>**</w:t>
        </w:r>
      </w:ins>
    </w:p>
    <w:p w14:paraId="5ACCA2D1" w14:textId="77777777" w:rsidR="00F63C93" w:rsidRPr="00F63C93" w:rsidRDefault="00F63C93" w:rsidP="00F63C93">
      <w:pPr>
        <w:numPr>
          <w:ilvl w:val="0"/>
          <w:numId w:val="126"/>
        </w:numPr>
        <w:tabs>
          <w:tab w:val="num" w:pos="360"/>
        </w:tabs>
        <w:snapToGrid w:val="0"/>
        <w:ind w:left="1418" w:firstLine="0"/>
        <w:rPr>
          <w:rFonts w:eastAsia="標楷體"/>
          <w:sz w:val="26"/>
        </w:rPr>
      </w:pPr>
      <w:r w:rsidRPr="00F63C93">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63C93" w:rsidRPr="00F63C93" w14:paraId="5BA5F784"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778F0F94"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功能名稱 </w:t>
            </w:r>
          </w:p>
        </w:tc>
        <w:tc>
          <w:tcPr>
            <w:tcW w:w="6318" w:type="dxa"/>
            <w:tcBorders>
              <w:top w:val="single" w:sz="8" w:space="0" w:color="000000"/>
              <w:left w:val="single" w:sz="8" w:space="0" w:color="000000"/>
              <w:bottom w:val="single" w:sz="8" w:space="0" w:color="000000"/>
            </w:tcBorders>
          </w:tcPr>
          <w:p w14:paraId="465590EF" w14:textId="77777777" w:rsidR="00F63C93" w:rsidRPr="00F63C93" w:rsidRDefault="00F63C93" w:rsidP="00F63C93">
            <w:pPr>
              <w:rPr>
                <w:rFonts w:ascii="標楷體" w:eastAsia="標楷體" w:hAnsi="標楷體"/>
                <w:lang w:eastAsia="x-none"/>
              </w:rPr>
            </w:pPr>
            <w:r w:rsidRPr="00F63C93">
              <w:rPr>
                <w:rFonts w:ascii="標楷體" w:eastAsia="標楷體" w:hAnsi="標楷體" w:hint="eastAsia"/>
                <w:lang w:eastAsia="x-none"/>
              </w:rPr>
              <w:t>資金運用概況明細資料查詢</w:t>
            </w:r>
          </w:p>
        </w:tc>
      </w:tr>
      <w:tr w:rsidR="00F63C93" w:rsidRPr="00F63C93" w14:paraId="53D8C867"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091562DD"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進入條件</w:t>
            </w:r>
          </w:p>
        </w:tc>
        <w:tc>
          <w:tcPr>
            <w:tcW w:w="6318" w:type="dxa"/>
            <w:tcBorders>
              <w:top w:val="single" w:sz="8" w:space="0" w:color="000000"/>
              <w:left w:val="single" w:sz="8" w:space="0" w:color="000000"/>
              <w:bottom w:val="single" w:sz="8" w:space="0" w:color="000000"/>
            </w:tcBorders>
          </w:tcPr>
          <w:p w14:paraId="147E7EF2" w14:textId="77777777" w:rsidR="00F63C93" w:rsidRPr="00F63C93" w:rsidRDefault="00F63C93" w:rsidP="00F63C93">
            <w:pPr>
              <w:rPr>
                <w:rFonts w:ascii="標楷體" w:eastAsia="標楷體" w:hAnsi="標楷體"/>
                <w:lang w:eastAsia="x-none"/>
              </w:rPr>
            </w:pPr>
            <w:ins w:id="12" w:author="st1" w:date="2021-05-07T11:29:00Z">
              <w:r w:rsidRPr="00F63C93">
                <w:rPr>
                  <w:rFonts w:ascii="標楷體" w:eastAsia="標楷體" w:hAnsi="標楷體" w:hint="eastAsia"/>
                  <w:lang w:eastAsia="zh-HK"/>
                </w:rPr>
                <w:t>查詢或異動使用者資料時</w:t>
              </w:r>
            </w:ins>
          </w:p>
        </w:tc>
      </w:tr>
      <w:tr w:rsidR="00F63C93" w:rsidRPr="00F63C93" w14:paraId="49B6B216" w14:textId="77777777" w:rsidTr="00067F94">
        <w:trPr>
          <w:trHeight w:val="773"/>
        </w:trPr>
        <w:tc>
          <w:tcPr>
            <w:tcW w:w="1548" w:type="dxa"/>
            <w:tcBorders>
              <w:top w:val="single" w:sz="8" w:space="0" w:color="000000"/>
              <w:bottom w:val="single" w:sz="8" w:space="0" w:color="000000"/>
              <w:right w:val="single" w:sz="8" w:space="0" w:color="000000"/>
            </w:tcBorders>
            <w:shd w:val="clear" w:color="auto" w:fill="F3F3F3"/>
          </w:tcPr>
          <w:p w14:paraId="3E8D03FD"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基本流程 </w:t>
            </w:r>
          </w:p>
        </w:tc>
        <w:tc>
          <w:tcPr>
            <w:tcW w:w="6318" w:type="dxa"/>
            <w:tcBorders>
              <w:top w:val="single" w:sz="8" w:space="0" w:color="000000"/>
              <w:left w:val="single" w:sz="8" w:space="0" w:color="000000"/>
              <w:bottom w:val="single" w:sz="8" w:space="0" w:color="000000"/>
            </w:tcBorders>
          </w:tcPr>
          <w:p w14:paraId="42DEE251" w14:textId="77777777" w:rsidR="00F63C93" w:rsidRPr="00F63C93" w:rsidDel="006A597E" w:rsidRDefault="00F63C93" w:rsidP="00F63C93">
            <w:pPr>
              <w:rPr>
                <w:ins w:id="13" w:author="st1" w:date="2021-05-07T11:27:00Z"/>
                <w:del w:id="14" w:author="黃梓峻" w:date="2021-06-28T11:06:00Z"/>
                <w:rFonts w:ascii="標楷體" w:eastAsia="標楷體" w:hAnsi="標楷體"/>
              </w:rPr>
            </w:pPr>
            <w:r w:rsidRPr="00F63C93">
              <w:rPr>
                <w:rFonts w:ascii="標楷體" w:eastAsia="標楷體" w:hAnsi="標楷體" w:hint="eastAsia"/>
              </w:rPr>
              <w:t>參考「作業流程.會計類」流程</w:t>
            </w:r>
            <w:ins w:id="15" w:author="st1" w:date="2021-05-07T11:27:00Z">
              <w:del w:id="16" w:author="黃梓峻" w:date="2021-06-28T11:06:00Z">
                <w:r w:rsidRPr="00F63C93" w:rsidDel="006A597E">
                  <w:rPr>
                    <w:rFonts w:ascii="標楷體" w:eastAsia="標楷體" w:hAnsi="標楷體" w:hint="eastAsia"/>
                  </w:rPr>
                  <w:delText>1.</w:delText>
                </w:r>
                <w:r w:rsidRPr="00F63C93" w:rsidDel="006A597E">
                  <w:rPr>
                    <w:rFonts w:ascii="標楷體" w:eastAsia="標楷體" w:hAnsi="標楷體" w:hint="eastAsia"/>
                    <w:lang w:eastAsia="zh-HK"/>
                  </w:rPr>
                  <w:delText>維護</w:delText>
                </w:r>
              </w:del>
            </w:ins>
            <w:ins w:id="17" w:author="st1" w:date="2021-05-07T11:28:00Z">
              <w:del w:id="18" w:author="黃梓峻" w:date="2021-06-28T11:06:00Z">
                <w:r w:rsidRPr="00F63C93" w:rsidDel="006A597E">
                  <w:rPr>
                    <w:rFonts w:ascii="標楷體" w:eastAsia="標楷體" w:hAnsi="標楷體" w:hint="eastAsia"/>
                    <w:color w:val="000000"/>
                  </w:rPr>
                  <w:delText>資金運用概況檔</w:delText>
                </w:r>
              </w:del>
            </w:ins>
            <w:ins w:id="19" w:author="st1" w:date="2021-05-07T11:27:00Z">
              <w:del w:id="20" w:author="黃梓峻" w:date="2021-06-28T11:06:00Z">
                <w:r w:rsidRPr="00F63C93" w:rsidDel="006A597E">
                  <w:rPr>
                    <w:rFonts w:ascii="標楷體" w:eastAsia="標楷體" w:hAnsi="標楷體" w:hint="eastAsia"/>
                  </w:rPr>
                  <w:delText>(</w:delText>
                </w:r>
              </w:del>
            </w:ins>
            <w:ins w:id="21" w:author="st1" w:date="2021-05-07T11:28:00Z">
              <w:del w:id="22" w:author="黃梓峻" w:date="2021-06-28T11:06:00Z">
                <w:r w:rsidRPr="00F63C93" w:rsidDel="006A597E">
                  <w:rPr>
                    <w:rFonts w:ascii="標楷體" w:eastAsia="標楷體" w:hAnsi="標楷體" w:hint="eastAsia"/>
                    <w:color w:val="000000"/>
                  </w:rPr>
                  <w:delText>InnFundApl</w:delText>
                </w:r>
              </w:del>
            </w:ins>
            <w:ins w:id="23" w:author="st1" w:date="2021-05-07T11:27:00Z">
              <w:del w:id="24" w:author="黃梓峻" w:date="2021-06-28T11:06:00Z">
                <w:r w:rsidRPr="00F63C93" w:rsidDel="006A597E">
                  <w:rPr>
                    <w:rFonts w:ascii="標楷體" w:eastAsia="標楷體" w:hAnsi="標楷體"/>
                  </w:rPr>
                  <w:delText>)</w:delText>
                </w:r>
              </w:del>
            </w:ins>
          </w:p>
          <w:p w14:paraId="7B9D1C5B" w14:textId="77777777" w:rsidR="00F63C93" w:rsidRPr="00F63C93" w:rsidDel="006A597E" w:rsidRDefault="00F63C93" w:rsidP="00F63C93">
            <w:pPr>
              <w:rPr>
                <w:ins w:id="25" w:author="st1" w:date="2021-05-07T11:27:00Z"/>
                <w:del w:id="26" w:author="黃梓峻" w:date="2021-06-28T11:06:00Z"/>
                <w:rFonts w:ascii="標楷體" w:eastAsia="標楷體" w:hAnsi="標楷體"/>
                <w:lang w:eastAsia="zh-HK"/>
              </w:rPr>
            </w:pPr>
            <w:ins w:id="27" w:author="st1" w:date="2021-05-07T11:28:00Z">
              <w:del w:id="28" w:author="黃梓峻" w:date="2021-06-28T11:06:00Z">
                <w:r w:rsidRPr="00F63C93" w:rsidDel="006A597E">
                  <w:rPr>
                    <w:rFonts w:ascii="標楷體" w:eastAsia="標楷體" w:hAnsi="標楷體"/>
                  </w:rPr>
                  <w:delText>2</w:delText>
                </w:r>
              </w:del>
            </w:ins>
            <w:ins w:id="29" w:author="st1" w:date="2021-05-07T11:27:00Z">
              <w:del w:id="30" w:author="黃梓峻" w:date="2021-06-28T11:06:00Z">
                <w:r w:rsidRPr="00F63C93" w:rsidDel="006A597E">
                  <w:rPr>
                    <w:rFonts w:ascii="標楷體" w:eastAsia="標楷體" w:hAnsi="標楷體" w:hint="eastAsia"/>
                  </w:rPr>
                  <w:delText>.</w:delText>
                </w:r>
                <w:r w:rsidRPr="00F63C93" w:rsidDel="006A597E">
                  <w:rPr>
                    <w:rFonts w:ascii="標楷體" w:eastAsia="標楷體" w:hAnsi="標楷體" w:hint="eastAsia"/>
                    <w:lang w:eastAsia="zh-HK"/>
                  </w:rPr>
                  <w:delText>依據功能選項處理</w:delText>
                </w:r>
                <w:r w:rsidRPr="00F63C93" w:rsidDel="006A597E">
                  <w:rPr>
                    <w:rFonts w:ascii="標楷體" w:eastAsia="標楷體" w:hAnsi="標楷體" w:hint="eastAsia"/>
                  </w:rPr>
                  <w:delText>:</w:delText>
                </w:r>
              </w:del>
            </w:ins>
          </w:p>
          <w:p w14:paraId="5555D494" w14:textId="77777777" w:rsidR="00F63C93" w:rsidRPr="00F63C93" w:rsidDel="006A597E" w:rsidRDefault="00F63C93" w:rsidP="00F63C93">
            <w:pPr>
              <w:rPr>
                <w:ins w:id="31" w:author="st1" w:date="2021-05-07T11:27:00Z"/>
                <w:del w:id="32" w:author="黃梓峻" w:date="2021-06-28T11:06:00Z"/>
                <w:rFonts w:ascii="標楷體" w:eastAsia="標楷體" w:hAnsi="標楷體"/>
                <w:lang w:eastAsia="zh-HK"/>
              </w:rPr>
            </w:pPr>
            <w:ins w:id="33" w:author="st1" w:date="2021-05-07T11:27:00Z">
              <w:del w:id="34" w:author="黃梓峻" w:date="2021-06-28T11:06:00Z">
                <w:r w:rsidRPr="00F63C93" w:rsidDel="006A597E">
                  <w:rPr>
                    <w:rFonts w:ascii="標楷體" w:eastAsia="標楷體" w:hAnsi="標楷體"/>
                    <w:lang w:eastAsia="zh-HK"/>
                  </w:rPr>
                  <w:delText xml:space="preserve">  </w:delText>
                </w:r>
                <w:r w:rsidRPr="00F63C93" w:rsidDel="006A597E">
                  <w:rPr>
                    <w:rFonts w:ascii="標楷體" w:eastAsia="標楷體" w:hAnsi="標楷體" w:hint="eastAsia"/>
                  </w:rPr>
                  <w:delText>(1</w:delText>
                </w:r>
                <w:r w:rsidRPr="00F63C93" w:rsidDel="006A597E">
                  <w:rPr>
                    <w:rFonts w:ascii="標楷體" w:eastAsia="標楷體" w:hAnsi="標楷體"/>
                  </w:rPr>
                  <w:delText>).</w:delText>
                </w:r>
                <w:r w:rsidRPr="00F63C93" w:rsidDel="006A597E">
                  <w:rPr>
                    <w:rFonts w:ascii="標楷體" w:eastAsia="標楷體" w:hAnsi="標楷體" w:hint="eastAsia"/>
                    <w:lang w:eastAsia="zh-HK"/>
                  </w:rPr>
                  <w:delText>新增:新增全新</w:delText>
                </w:r>
              </w:del>
            </w:ins>
            <w:ins w:id="35" w:author="st1" w:date="2021-05-07T11:28:00Z">
              <w:del w:id="36" w:author="黃梓峻" w:date="2021-06-28T11:06:00Z">
                <w:r w:rsidRPr="00F63C93" w:rsidDel="006A597E">
                  <w:rPr>
                    <w:rFonts w:ascii="標楷體" w:eastAsia="標楷體" w:hAnsi="標楷體" w:hint="eastAsia"/>
                    <w:lang w:eastAsia="zh-HK"/>
                  </w:rPr>
                  <w:delText>資金運用概況</w:delText>
                </w:r>
              </w:del>
            </w:ins>
            <w:ins w:id="37" w:author="st1" w:date="2021-05-07T11:27:00Z">
              <w:del w:id="38" w:author="黃梓峻" w:date="2021-06-28T11:06:00Z">
                <w:r w:rsidRPr="00F63C93" w:rsidDel="006A597E">
                  <w:rPr>
                    <w:rFonts w:ascii="標楷體" w:eastAsia="標楷體" w:hAnsi="標楷體" w:hint="eastAsia"/>
                    <w:lang w:eastAsia="zh-HK"/>
                  </w:rPr>
                  <w:delText>資料</w:delText>
                </w:r>
              </w:del>
            </w:ins>
          </w:p>
          <w:p w14:paraId="58C925FA" w14:textId="77777777" w:rsidR="00F63C93" w:rsidRPr="00F63C93" w:rsidDel="006A597E" w:rsidRDefault="00F63C93" w:rsidP="00F63C93">
            <w:pPr>
              <w:rPr>
                <w:ins w:id="39" w:author="st1" w:date="2021-05-07T11:27:00Z"/>
                <w:del w:id="40" w:author="黃梓峻" w:date="2021-06-28T11:06:00Z"/>
                <w:rFonts w:ascii="標楷體" w:eastAsia="標楷體" w:hAnsi="標楷體"/>
                <w:lang w:eastAsia="zh-HK"/>
              </w:rPr>
            </w:pPr>
            <w:ins w:id="41" w:author="st1" w:date="2021-05-07T11:27:00Z">
              <w:del w:id="42" w:author="黃梓峻" w:date="2021-06-28T11:06:00Z">
                <w:r w:rsidRPr="00F63C93" w:rsidDel="006A597E">
                  <w:rPr>
                    <w:rFonts w:ascii="標楷體" w:eastAsia="標楷體" w:hAnsi="標楷體" w:hint="eastAsia"/>
                  </w:rPr>
                  <w:delText xml:space="preserve">  (2</w:delText>
                </w:r>
                <w:r w:rsidRPr="00F63C93" w:rsidDel="006A597E">
                  <w:rPr>
                    <w:rFonts w:ascii="標楷體" w:eastAsia="標楷體" w:hAnsi="標楷體"/>
                  </w:rPr>
                  <w:delText>).</w:delText>
                </w:r>
                <w:r w:rsidRPr="00F63C93" w:rsidDel="006A597E">
                  <w:rPr>
                    <w:rFonts w:ascii="標楷體" w:eastAsia="標楷體" w:hAnsi="標楷體" w:hint="eastAsia"/>
                    <w:lang w:eastAsia="zh-HK"/>
                  </w:rPr>
                  <w:delText>修改</w:delText>
                </w:r>
                <w:r w:rsidRPr="00F63C93" w:rsidDel="006A597E">
                  <w:rPr>
                    <w:rFonts w:ascii="標楷體" w:eastAsia="標楷體" w:hAnsi="標楷體" w:hint="eastAsia"/>
                  </w:rPr>
                  <w:delText>:</w:delText>
                </w:r>
                <w:r w:rsidRPr="00F63C93" w:rsidDel="006A597E">
                  <w:rPr>
                    <w:rFonts w:ascii="標楷體" w:eastAsia="標楷體" w:hAnsi="標楷體" w:hint="eastAsia"/>
                    <w:lang w:eastAsia="zh-HK"/>
                  </w:rPr>
                  <w:delText>修改指定</w:delText>
                </w:r>
              </w:del>
            </w:ins>
            <w:ins w:id="43" w:author="st1" w:date="2021-05-07T11:28:00Z">
              <w:del w:id="44" w:author="黃梓峻" w:date="2021-06-28T11:06:00Z">
                <w:r w:rsidRPr="00F63C93" w:rsidDel="006A597E">
                  <w:rPr>
                    <w:rFonts w:ascii="標楷體" w:eastAsia="標楷體" w:hAnsi="標楷體" w:hint="eastAsia"/>
                    <w:lang w:eastAsia="zh-HK"/>
                  </w:rPr>
                  <w:delText>資金運用概況</w:delText>
                </w:r>
              </w:del>
            </w:ins>
            <w:ins w:id="45" w:author="st1" w:date="2021-05-07T11:27:00Z">
              <w:del w:id="46" w:author="黃梓峻" w:date="2021-06-28T11:06:00Z">
                <w:r w:rsidRPr="00F63C93" w:rsidDel="006A597E">
                  <w:rPr>
                    <w:rFonts w:ascii="標楷體" w:eastAsia="標楷體" w:hAnsi="標楷體" w:hint="eastAsia"/>
                    <w:lang w:eastAsia="zh-HK"/>
                  </w:rPr>
                  <w:delText>資料</w:delText>
                </w:r>
              </w:del>
            </w:ins>
          </w:p>
          <w:p w14:paraId="37C2DD75" w14:textId="77777777" w:rsidR="00F63C93" w:rsidRPr="00F63C93" w:rsidRDefault="00F63C93" w:rsidP="00F63C93">
            <w:pPr>
              <w:rPr>
                <w:rFonts w:ascii="標楷體" w:eastAsia="標楷體" w:hAnsi="標楷體"/>
                <w:lang w:eastAsia="zh-HK"/>
              </w:rPr>
            </w:pPr>
            <w:ins w:id="47" w:author="st1" w:date="2021-05-07T11:27:00Z">
              <w:del w:id="48" w:author="黃梓峻" w:date="2021-06-28T11:06:00Z">
                <w:r w:rsidRPr="00F63C93" w:rsidDel="006A597E">
                  <w:rPr>
                    <w:rFonts w:ascii="標楷體" w:eastAsia="標楷體" w:hAnsi="標楷體" w:hint="eastAsia"/>
                  </w:rPr>
                  <w:delText xml:space="preserve">  (3).</w:delText>
                </w:r>
                <w:r w:rsidRPr="00F63C93" w:rsidDel="006A597E">
                  <w:rPr>
                    <w:rFonts w:ascii="標楷體" w:eastAsia="標楷體" w:hAnsi="標楷體" w:hint="eastAsia"/>
                    <w:lang w:eastAsia="zh-HK"/>
                  </w:rPr>
                  <w:delText>刪除</w:delText>
                </w:r>
                <w:r w:rsidRPr="00F63C93" w:rsidDel="006A597E">
                  <w:rPr>
                    <w:rFonts w:ascii="標楷體" w:eastAsia="標楷體" w:hAnsi="標楷體" w:hint="eastAsia"/>
                  </w:rPr>
                  <w:delText>:</w:delText>
                </w:r>
                <w:r w:rsidRPr="00F63C93" w:rsidDel="006A597E">
                  <w:rPr>
                    <w:rFonts w:ascii="標楷體" w:eastAsia="標楷體" w:hAnsi="標楷體" w:hint="eastAsia"/>
                    <w:lang w:eastAsia="zh-HK"/>
                  </w:rPr>
                  <w:delText>刪除指定</w:delText>
                </w:r>
              </w:del>
            </w:ins>
            <w:ins w:id="49" w:author="st1" w:date="2021-05-07T11:28:00Z">
              <w:del w:id="50" w:author="黃梓峻" w:date="2021-06-28T11:06:00Z">
                <w:r w:rsidRPr="00F63C93" w:rsidDel="006A597E">
                  <w:rPr>
                    <w:rFonts w:ascii="標楷體" w:eastAsia="標楷體" w:hAnsi="標楷體" w:hint="eastAsia"/>
                    <w:lang w:eastAsia="zh-HK"/>
                  </w:rPr>
                  <w:delText>資金運用概況</w:delText>
                </w:r>
              </w:del>
            </w:ins>
            <w:ins w:id="51" w:author="st1" w:date="2021-05-07T11:27:00Z">
              <w:del w:id="52" w:author="黃梓峻" w:date="2021-06-28T11:06:00Z">
                <w:r w:rsidRPr="00F63C93" w:rsidDel="006A597E">
                  <w:rPr>
                    <w:rFonts w:ascii="標楷體" w:eastAsia="標楷體" w:hAnsi="標楷體" w:hint="eastAsia"/>
                    <w:lang w:eastAsia="zh-HK"/>
                  </w:rPr>
                  <w:delText>資料</w:delText>
                </w:r>
              </w:del>
            </w:ins>
          </w:p>
        </w:tc>
      </w:tr>
      <w:tr w:rsidR="00F63C93" w:rsidRPr="00F63C93" w14:paraId="7EF78691" w14:textId="77777777" w:rsidTr="00067F94">
        <w:trPr>
          <w:trHeight w:val="321"/>
        </w:trPr>
        <w:tc>
          <w:tcPr>
            <w:tcW w:w="1548" w:type="dxa"/>
            <w:tcBorders>
              <w:top w:val="single" w:sz="8" w:space="0" w:color="000000"/>
              <w:bottom w:val="single" w:sz="8" w:space="0" w:color="000000"/>
              <w:right w:val="single" w:sz="8" w:space="0" w:color="000000"/>
            </w:tcBorders>
            <w:shd w:val="clear" w:color="auto" w:fill="F3F3F3"/>
          </w:tcPr>
          <w:p w14:paraId="00DAD501"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選用流程</w:t>
            </w:r>
          </w:p>
        </w:tc>
        <w:tc>
          <w:tcPr>
            <w:tcW w:w="6318" w:type="dxa"/>
            <w:tcBorders>
              <w:top w:val="single" w:sz="8" w:space="0" w:color="000000"/>
              <w:left w:val="single" w:sz="8" w:space="0" w:color="000000"/>
              <w:bottom w:val="single" w:sz="8" w:space="0" w:color="000000"/>
            </w:tcBorders>
          </w:tcPr>
          <w:p w14:paraId="662A4720" w14:textId="77777777" w:rsidR="00F63C93" w:rsidRPr="00F63C93" w:rsidRDefault="00F63C93" w:rsidP="00F63C93">
            <w:pPr>
              <w:rPr>
                <w:rFonts w:ascii="標楷體" w:eastAsia="標楷體" w:hAnsi="標楷體"/>
                <w:lang w:eastAsia="x-none"/>
              </w:rPr>
            </w:pPr>
          </w:p>
        </w:tc>
      </w:tr>
      <w:tr w:rsidR="00F63C93" w:rsidRPr="00F63C93" w14:paraId="1BFFDAD5" w14:textId="77777777" w:rsidTr="00067F94">
        <w:trPr>
          <w:trHeight w:val="1311"/>
        </w:trPr>
        <w:tc>
          <w:tcPr>
            <w:tcW w:w="1548" w:type="dxa"/>
            <w:tcBorders>
              <w:top w:val="single" w:sz="8" w:space="0" w:color="000000"/>
              <w:bottom w:val="single" w:sz="8" w:space="0" w:color="000000"/>
              <w:right w:val="single" w:sz="8" w:space="0" w:color="000000"/>
            </w:tcBorders>
            <w:shd w:val="clear" w:color="auto" w:fill="F3F3F3"/>
          </w:tcPr>
          <w:p w14:paraId="78F25C36"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例外流程</w:t>
            </w:r>
          </w:p>
        </w:tc>
        <w:tc>
          <w:tcPr>
            <w:tcW w:w="6318" w:type="dxa"/>
            <w:tcBorders>
              <w:top w:val="single" w:sz="8" w:space="0" w:color="000000"/>
              <w:left w:val="single" w:sz="8" w:space="0" w:color="000000"/>
              <w:bottom w:val="single" w:sz="8" w:space="0" w:color="000000"/>
            </w:tcBorders>
          </w:tcPr>
          <w:p w14:paraId="04C8876C" w14:textId="77777777" w:rsidR="00F63C93" w:rsidRPr="00F63C93" w:rsidRDefault="00F63C93" w:rsidP="00F63C93">
            <w:pPr>
              <w:rPr>
                <w:rFonts w:ascii="標楷體" w:eastAsia="標楷體" w:hAnsi="標楷體"/>
                <w:lang w:eastAsia="x-none"/>
              </w:rPr>
            </w:pPr>
          </w:p>
        </w:tc>
      </w:tr>
      <w:tr w:rsidR="00F63C93" w:rsidRPr="00F63C93" w14:paraId="09C61D10"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417AD161"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執行後狀況 </w:t>
            </w:r>
          </w:p>
        </w:tc>
        <w:tc>
          <w:tcPr>
            <w:tcW w:w="6318" w:type="dxa"/>
            <w:tcBorders>
              <w:top w:val="single" w:sz="8" w:space="0" w:color="000000"/>
              <w:left w:val="single" w:sz="8" w:space="0" w:color="000000"/>
              <w:bottom w:val="single" w:sz="8" w:space="0" w:color="000000"/>
            </w:tcBorders>
          </w:tcPr>
          <w:p w14:paraId="1FBF5254" w14:textId="77777777" w:rsidR="00F63C93" w:rsidRPr="00F63C93" w:rsidRDefault="00F63C93" w:rsidP="00F63C93">
            <w:pPr>
              <w:rPr>
                <w:rFonts w:ascii="標楷體" w:eastAsia="標楷體" w:hAnsi="標楷體"/>
                <w:lang w:eastAsia="x-none"/>
              </w:rPr>
            </w:pPr>
          </w:p>
        </w:tc>
      </w:tr>
      <w:tr w:rsidR="00F63C93" w:rsidRPr="00F63C93" w14:paraId="3815F819" w14:textId="77777777" w:rsidTr="00067F94">
        <w:trPr>
          <w:trHeight w:val="358"/>
        </w:trPr>
        <w:tc>
          <w:tcPr>
            <w:tcW w:w="1548" w:type="dxa"/>
            <w:tcBorders>
              <w:top w:val="single" w:sz="8" w:space="0" w:color="000000"/>
              <w:bottom w:val="single" w:sz="8" w:space="0" w:color="000000"/>
              <w:right w:val="single" w:sz="8" w:space="0" w:color="000000"/>
            </w:tcBorders>
            <w:shd w:val="clear" w:color="auto" w:fill="F3F3F3"/>
          </w:tcPr>
          <w:p w14:paraId="1055994D"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特別需求</w:t>
            </w:r>
          </w:p>
        </w:tc>
        <w:tc>
          <w:tcPr>
            <w:tcW w:w="6318" w:type="dxa"/>
            <w:tcBorders>
              <w:top w:val="single" w:sz="8" w:space="0" w:color="000000"/>
              <w:left w:val="single" w:sz="8" w:space="0" w:color="000000"/>
              <w:bottom w:val="single" w:sz="8" w:space="0" w:color="000000"/>
            </w:tcBorders>
          </w:tcPr>
          <w:p w14:paraId="3EE6D213" w14:textId="77777777" w:rsidR="00F63C93" w:rsidRPr="00F63C93" w:rsidRDefault="00F63C93" w:rsidP="00F63C93">
            <w:pPr>
              <w:rPr>
                <w:rFonts w:ascii="標楷體" w:eastAsia="標楷體" w:hAnsi="標楷體"/>
                <w:lang w:eastAsia="x-none"/>
              </w:rPr>
            </w:pPr>
          </w:p>
        </w:tc>
      </w:tr>
      <w:tr w:rsidR="00F63C93" w:rsidRPr="00F63C93" w14:paraId="082E2EBE"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3DDB9EB7"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參考 </w:t>
            </w:r>
          </w:p>
        </w:tc>
        <w:tc>
          <w:tcPr>
            <w:tcW w:w="6318" w:type="dxa"/>
            <w:tcBorders>
              <w:top w:val="single" w:sz="8" w:space="0" w:color="000000"/>
              <w:left w:val="single" w:sz="8" w:space="0" w:color="000000"/>
              <w:bottom w:val="single" w:sz="8" w:space="0" w:color="000000"/>
            </w:tcBorders>
          </w:tcPr>
          <w:p w14:paraId="2D649ED5" w14:textId="77777777" w:rsidR="00F63C93" w:rsidRPr="00F63C93" w:rsidRDefault="00F63C93" w:rsidP="00F63C93">
            <w:pPr>
              <w:rPr>
                <w:rFonts w:ascii="標楷體" w:eastAsia="標楷體" w:hAnsi="標楷體"/>
                <w:lang w:eastAsia="x-none"/>
              </w:rPr>
            </w:pPr>
          </w:p>
        </w:tc>
      </w:tr>
    </w:tbl>
    <w:p w14:paraId="6EC3EEEF" w14:textId="77777777" w:rsidR="00F63C93" w:rsidRPr="00F63C93" w:rsidRDefault="00F63C93" w:rsidP="00F63C93">
      <w:pPr>
        <w:rPr>
          <w:ins w:id="53" w:author="st1" w:date="2021-05-06T18:53:00Z"/>
          <w:rFonts w:ascii="標楷體" w:eastAsia="標楷體" w:hAnsi="標楷體"/>
        </w:rPr>
      </w:pPr>
    </w:p>
    <w:p w14:paraId="6DB244B4" w14:textId="77777777" w:rsidR="00F63C93" w:rsidRPr="00F63C93" w:rsidRDefault="00F63C93" w:rsidP="00F63C93">
      <w:pPr>
        <w:numPr>
          <w:ilvl w:val="0"/>
          <w:numId w:val="126"/>
        </w:numPr>
        <w:tabs>
          <w:tab w:val="num" w:pos="360"/>
        </w:tabs>
        <w:snapToGrid w:val="0"/>
        <w:ind w:left="1418" w:firstLine="0"/>
        <w:rPr>
          <w:ins w:id="54" w:author="st1" w:date="2021-05-06T18:53:00Z"/>
          <w:rFonts w:eastAsia="標楷體"/>
          <w:sz w:val="26"/>
        </w:rPr>
      </w:pPr>
      <w:ins w:id="55" w:author="st1" w:date="2021-05-06T18:53:00Z">
        <w:r w:rsidRPr="00F63C93">
          <w:rPr>
            <w:rFonts w:eastAsia="標楷體" w:hint="eastAsia"/>
            <w:sz w:val="26"/>
          </w:rPr>
          <w:t>Ta</w:t>
        </w:r>
        <w:r w:rsidRPr="00F63C93">
          <w:rPr>
            <w:rFonts w:eastAsia="標楷體"/>
            <w:sz w:val="26"/>
          </w:rPr>
          <w:t>ble List</w:t>
        </w:r>
        <w:r w:rsidRPr="00F63C93">
          <w:rPr>
            <w:rFonts w:eastAsia="標楷體" w:hint="eastAsia"/>
            <w:sz w:val="26"/>
          </w:rPr>
          <w:t>:</w:t>
        </w:r>
      </w:ins>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Change w:id="56">
          <w:tblGrid>
            <w:gridCol w:w="113"/>
            <w:gridCol w:w="738"/>
            <w:gridCol w:w="113"/>
            <w:gridCol w:w="3005"/>
            <w:gridCol w:w="113"/>
            <w:gridCol w:w="3715"/>
            <w:gridCol w:w="113"/>
          </w:tblGrid>
        </w:tblGridChange>
      </w:tblGrid>
      <w:tr w:rsidR="00F63C93" w:rsidRPr="00F63C93" w14:paraId="16A351BD" w14:textId="77777777" w:rsidTr="00067F94">
        <w:trPr>
          <w:ins w:id="57" w:author="st1" w:date="2021-05-06T18:53:00Z"/>
        </w:trPr>
        <w:tc>
          <w:tcPr>
            <w:tcW w:w="851" w:type="dxa"/>
            <w:shd w:val="clear" w:color="auto" w:fill="D9D9D9"/>
          </w:tcPr>
          <w:p w14:paraId="6B028D39" w14:textId="77777777" w:rsidR="00F63C93" w:rsidRPr="00F63C93" w:rsidRDefault="00F63C93" w:rsidP="00F63C93">
            <w:pPr>
              <w:jc w:val="center"/>
              <w:rPr>
                <w:ins w:id="58" w:author="st1" w:date="2021-05-06T18:53:00Z"/>
                <w:rFonts w:ascii="標楷體" w:eastAsia="標楷體" w:hAnsi="標楷體"/>
              </w:rPr>
            </w:pPr>
            <w:ins w:id="59" w:author="st1" w:date="2021-05-06T18:53:00Z">
              <w:r w:rsidRPr="00F63C93">
                <w:rPr>
                  <w:rFonts w:ascii="標楷體" w:eastAsia="標楷體" w:hAnsi="標楷體" w:hint="eastAsia"/>
                  <w:lang w:eastAsia="zh-HK"/>
                </w:rPr>
                <w:t>序號</w:t>
              </w:r>
            </w:ins>
          </w:p>
        </w:tc>
        <w:tc>
          <w:tcPr>
            <w:tcW w:w="3118" w:type="dxa"/>
            <w:shd w:val="clear" w:color="auto" w:fill="D9D9D9"/>
          </w:tcPr>
          <w:p w14:paraId="5BF0A9D5" w14:textId="77777777" w:rsidR="00F63C93" w:rsidRPr="00F63C93" w:rsidRDefault="00F63C93" w:rsidP="00F63C93">
            <w:pPr>
              <w:jc w:val="center"/>
              <w:rPr>
                <w:ins w:id="60" w:author="st1" w:date="2021-05-06T18:53:00Z"/>
                <w:rFonts w:ascii="標楷體" w:eastAsia="標楷體" w:hAnsi="標楷體"/>
              </w:rPr>
            </w:pPr>
            <w:ins w:id="61" w:author="st1" w:date="2021-05-06T18:53:00Z">
              <w:r w:rsidRPr="00F63C93">
                <w:rPr>
                  <w:rFonts w:ascii="標楷體" w:eastAsia="標楷體" w:hAnsi="標楷體" w:hint="eastAsia"/>
                  <w:lang w:eastAsia="zh-HK"/>
                </w:rPr>
                <w:t>名稱</w:t>
              </w:r>
            </w:ins>
          </w:p>
        </w:tc>
        <w:tc>
          <w:tcPr>
            <w:tcW w:w="3828" w:type="dxa"/>
            <w:shd w:val="clear" w:color="auto" w:fill="D9D9D9"/>
          </w:tcPr>
          <w:p w14:paraId="3AB04066" w14:textId="77777777" w:rsidR="00F63C93" w:rsidRPr="00F63C93" w:rsidRDefault="00F63C93" w:rsidP="00F63C93">
            <w:pPr>
              <w:jc w:val="center"/>
              <w:rPr>
                <w:ins w:id="62" w:author="st1" w:date="2021-05-06T18:53:00Z"/>
                <w:rFonts w:ascii="標楷體" w:eastAsia="標楷體" w:hAnsi="標楷體"/>
              </w:rPr>
            </w:pPr>
            <w:ins w:id="63" w:author="st1" w:date="2021-05-06T18:53:00Z">
              <w:r w:rsidRPr="00F63C93">
                <w:rPr>
                  <w:rFonts w:ascii="標楷體" w:eastAsia="標楷體" w:hAnsi="標楷體" w:hint="eastAsia"/>
                  <w:lang w:eastAsia="zh-HK"/>
                </w:rPr>
                <w:t>說明</w:t>
              </w:r>
            </w:ins>
          </w:p>
        </w:tc>
      </w:tr>
      <w:tr w:rsidR="00F63C93" w:rsidRPr="00F63C93" w14:paraId="31C18728" w14:textId="77777777" w:rsidTr="00067F94">
        <w:tblPrEx>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4" w:author="st1" w:date="2021-05-06T18:54:00Z">
            <w:tblPrEx>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65" w:author="st1" w:date="2021-05-06T18:53:00Z"/>
          <w:trPrChange w:id="66" w:author="st1" w:date="2021-05-06T18:54:00Z">
            <w:trPr>
              <w:gridAfter w:val="0"/>
            </w:trPr>
          </w:trPrChange>
        </w:trPr>
        <w:tc>
          <w:tcPr>
            <w:tcW w:w="851" w:type="dxa"/>
            <w:shd w:val="clear" w:color="auto" w:fill="auto"/>
            <w:tcPrChange w:id="67" w:author="st1" w:date="2021-05-06T18:54:00Z">
              <w:tcPr>
                <w:tcW w:w="851" w:type="dxa"/>
                <w:gridSpan w:val="2"/>
                <w:shd w:val="clear" w:color="auto" w:fill="auto"/>
              </w:tcPr>
            </w:tcPrChange>
          </w:tcPr>
          <w:p w14:paraId="12837A7B" w14:textId="77777777" w:rsidR="00F63C93" w:rsidRPr="00F63C93" w:rsidRDefault="00F63C93" w:rsidP="00F63C93">
            <w:pPr>
              <w:jc w:val="center"/>
              <w:rPr>
                <w:ins w:id="68" w:author="st1" w:date="2021-05-06T18:53:00Z"/>
                <w:rFonts w:ascii="標楷體" w:eastAsia="標楷體" w:hAnsi="標楷體"/>
              </w:rPr>
            </w:pPr>
            <w:ins w:id="69" w:author="st1" w:date="2021-05-06T18:53:00Z">
              <w:r w:rsidRPr="00F63C93">
                <w:rPr>
                  <w:rFonts w:ascii="標楷體" w:eastAsia="標楷體" w:hAnsi="標楷體" w:hint="eastAsia"/>
                </w:rPr>
                <w:t>1</w:t>
              </w:r>
            </w:ins>
          </w:p>
        </w:tc>
        <w:tc>
          <w:tcPr>
            <w:tcW w:w="3118" w:type="dxa"/>
            <w:shd w:val="clear" w:color="auto" w:fill="auto"/>
            <w:vAlign w:val="center"/>
            <w:tcPrChange w:id="70" w:author="st1" w:date="2021-05-06T18:54:00Z">
              <w:tcPr>
                <w:tcW w:w="3118" w:type="dxa"/>
                <w:gridSpan w:val="2"/>
                <w:shd w:val="clear" w:color="auto" w:fill="auto"/>
              </w:tcPr>
            </w:tcPrChange>
          </w:tcPr>
          <w:p w14:paraId="58FE8AB6" w14:textId="77777777" w:rsidR="00F63C93" w:rsidRPr="00F63C93" w:rsidRDefault="00F63C93" w:rsidP="00F63C93">
            <w:pPr>
              <w:rPr>
                <w:ins w:id="71" w:author="st1" w:date="2021-05-06T18:53:00Z"/>
                <w:rFonts w:ascii="標楷體" w:eastAsia="標楷體" w:hAnsi="標楷體"/>
              </w:rPr>
            </w:pPr>
            <w:ins w:id="72" w:author="st1" w:date="2021-05-06T18:54:00Z">
              <w:r w:rsidRPr="00F63C93">
                <w:rPr>
                  <w:rFonts w:ascii="標楷體" w:eastAsia="標楷體" w:hAnsi="標楷體" w:hint="eastAsia"/>
                  <w:color w:val="000000"/>
                </w:rPr>
                <w:t>InnFundApl</w:t>
              </w:r>
            </w:ins>
          </w:p>
        </w:tc>
        <w:tc>
          <w:tcPr>
            <w:tcW w:w="3828" w:type="dxa"/>
            <w:shd w:val="clear" w:color="auto" w:fill="auto"/>
            <w:vAlign w:val="center"/>
            <w:tcPrChange w:id="73" w:author="st1" w:date="2021-05-06T18:54:00Z">
              <w:tcPr>
                <w:tcW w:w="3828" w:type="dxa"/>
                <w:gridSpan w:val="2"/>
                <w:shd w:val="clear" w:color="auto" w:fill="auto"/>
              </w:tcPr>
            </w:tcPrChange>
          </w:tcPr>
          <w:p w14:paraId="381C53A4" w14:textId="77777777" w:rsidR="00F63C93" w:rsidRPr="00F63C93" w:rsidRDefault="00F63C93" w:rsidP="00F63C93">
            <w:pPr>
              <w:rPr>
                <w:ins w:id="74" w:author="st1" w:date="2021-05-06T18:53:00Z"/>
                <w:rFonts w:ascii="標楷體" w:eastAsia="標楷體" w:hAnsi="標楷體"/>
              </w:rPr>
            </w:pPr>
            <w:ins w:id="75" w:author="st1" w:date="2021-05-06T18:54:00Z">
              <w:r w:rsidRPr="00F63C93">
                <w:rPr>
                  <w:rFonts w:ascii="標楷體" w:eastAsia="標楷體" w:hAnsi="標楷體" w:hint="eastAsia"/>
                  <w:color w:val="000000"/>
                </w:rPr>
                <w:t>資金運用概況檔</w:t>
              </w:r>
            </w:ins>
          </w:p>
        </w:tc>
      </w:tr>
    </w:tbl>
    <w:p w14:paraId="686AD56E" w14:textId="77777777" w:rsidR="00F63C93" w:rsidRPr="00F63C93" w:rsidRDefault="00F63C93" w:rsidP="00F63C93">
      <w:pPr>
        <w:rPr>
          <w:rFonts w:ascii="標楷體" w:eastAsia="標楷體" w:hAnsi="標楷體"/>
        </w:rPr>
      </w:pPr>
    </w:p>
    <w:p w14:paraId="658ADD3C" w14:textId="77777777" w:rsidR="00F63C93" w:rsidRPr="00F63C93" w:rsidRDefault="00F63C93" w:rsidP="00F63C93">
      <w:pPr>
        <w:rPr>
          <w:rFonts w:ascii="標楷體" w:eastAsia="標楷體" w:hAnsi="標楷體"/>
        </w:rPr>
      </w:pPr>
    </w:p>
    <w:p w14:paraId="1B5645CE" w14:textId="77777777" w:rsidR="00F63C93" w:rsidRPr="00F63C93" w:rsidRDefault="00F63C93" w:rsidP="00F63C93">
      <w:pPr>
        <w:numPr>
          <w:ilvl w:val="0"/>
          <w:numId w:val="126"/>
        </w:numPr>
        <w:tabs>
          <w:tab w:val="num" w:pos="360"/>
        </w:tabs>
        <w:snapToGrid w:val="0"/>
        <w:ind w:left="1418" w:firstLine="0"/>
        <w:rPr>
          <w:rFonts w:eastAsia="標楷體"/>
          <w:sz w:val="26"/>
        </w:rPr>
      </w:pPr>
      <w:r w:rsidRPr="00F63C93">
        <w:rPr>
          <w:rFonts w:eastAsia="標楷體"/>
          <w:sz w:val="26"/>
        </w:rPr>
        <w:t>UI</w:t>
      </w:r>
      <w:r w:rsidRPr="00F63C93">
        <w:rPr>
          <w:rFonts w:eastAsia="標楷體"/>
          <w:sz w:val="26"/>
        </w:rPr>
        <w:t>畫面</w:t>
      </w:r>
    </w:p>
    <w:p w14:paraId="57C09EBD" w14:textId="77777777" w:rsidR="00F63C93" w:rsidRPr="00F63C93" w:rsidDel="005635C6" w:rsidRDefault="00F63C93" w:rsidP="00F63C93">
      <w:pPr>
        <w:rPr>
          <w:del w:id="76" w:author="st1" w:date="2021-05-06T18:57:00Z"/>
          <w:rFonts w:ascii="標楷體" w:eastAsia="標楷體" w:hAnsi="標楷體"/>
          <w:lang w:eastAsia="x-none"/>
        </w:rPr>
      </w:pPr>
      <w:del w:id="77" w:author="st1" w:date="2021-05-06T18:57:00Z">
        <w:r w:rsidRPr="00F63C93" w:rsidDel="005635C6">
          <w:rPr>
            <w:rFonts w:ascii="標楷體" w:eastAsia="標楷體" w:hAnsi="標楷體" w:hint="eastAsia"/>
            <w:lang w:eastAsia="x-none"/>
          </w:rPr>
          <w:delText>輸入畫面：</w:delText>
        </w:r>
      </w:del>
    </w:p>
    <w:p w14:paraId="1396ADA0" w14:textId="77777777" w:rsidR="00F63C93" w:rsidRPr="00F63C93" w:rsidRDefault="00F63C93" w:rsidP="00F63C93">
      <w:pPr>
        <w:rPr>
          <w:ins w:id="78" w:author="st1" w:date="2021-05-06T18:57:00Z"/>
          <w:rFonts w:ascii="標楷體" w:eastAsia="標楷體" w:hAnsi="標楷體"/>
          <w:lang w:eastAsia="x-none"/>
        </w:rPr>
        <w:pPrChange w:id="79" w:author="st1" w:date="2021-05-06T18:57:00Z">
          <w:pPr>
            <w:ind w:leftChars="500" w:left="1200"/>
          </w:pPr>
        </w:pPrChange>
      </w:pPr>
    </w:p>
    <w:p w14:paraId="168F9B5C" w14:textId="77777777" w:rsidR="00F63C93" w:rsidRPr="00F63C93" w:rsidRDefault="00F63C93" w:rsidP="00F63C93">
      <w:pPr>
        <w:rPr>
          <w:rFonts w:ascii="標楷體" w:eastAsia="標楷體" w:hAnsi="標楷體"/>
        </w:rPr>
      </w:pPr>
      <w:r w:rsidRPr="00F63C93">
        <w:rPr>
          <w:rFonts w:ascii="標楷體" w:eastAsia="標楷體" w:hAnsi="標楷體"/>
          <w:noProof/>
        </w:rPr>
        <w:drawing>
          <wp:inline distT="0" distB="0" distL="0" distR="0" wp14:anchorId="51A7651B" wp14:editId="1DDEAF87">
            <wp:extent cx="6479540" cy="139128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1391285"/>
                    </a:xfrm>
                    <a:prstGeom prst="rect">
                      <a:avLst/>
                    </a:prstGeom>
                  </pic:spPr>
                </pic:pic>
              </a:graphicData>
            </a:graphic>
          </wp:inline>
        </w:drawing>
      </w:r>
      <w:del w:id="80" w:author="st1" w:date="2021-05-06T18:55:00Z">
        <w:r w:rsidRPr="00F63C93" w:rsidDel="005635C6">
          <w:rPr>
            <w:rFonts w:ascii="標楷體" w:eastAsia="標楷體" w:hAnsi="標楷體"/>
            <w:noProof/>
          </w:rPr>
          <w:drawing>
            <wp:inline distT="0" distB="0" distL="0" distR="0" wp14:anchorId="0300850B" wp14:editId="45FCB6E9">
              <wp:extent cx="6477000" cy="1644650"/>
              <wp:effectExtent l="0" t="0" r="0" b="0"/>
              <wp:docPr id="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1644650"/>
                      </a:xfrm>
                      <a:prstGeom prst="rect">
                        <a:avLst/>
                      </a:prstGeom>
                      <a:noFill/>
                      <a:ln>
                        <a:noFill/>
                      </a:ln>
                    </pic:spPr>
                  </pic:pic>
                </a:graphicData>
              </a:graphic>
            </wp:inline>
          </w:drawing>
        </w:r>
      </w:del>
    </w:p>
    <w:p w14:paraId="1E47CFCC" w14:textId="77777777" w:rsidR="00F63C93" w:rsidRPr="00F63C93" w:rsidRDefault="00F63C93" w:rsidP="00F63C93">
      <w:pPr>
        <w:rPr>
          <w:rFonts w:ascii="標楷體" w:eastAsia="標楷體" w:hAnsi="標楷體"/>
        </w:rPr>
      </w:pPr>
    </w:p>
    <w:p w14:paraId="43FB8180" w14:textId="77777777" w:rsidR="00F63C93" w:rsidRPr="00F63C93" w:rsidRDefault="00F63C93" w:rsidP="00F63C93">
      <w:pPr>
        <w:numPr>
          <w:ilvl w:val="0"/>
          <w:numId w:val="126"/>
        </w:numPr>
        <w:tabs>
          <w:tab w:val="num" w:pos="360"/>
        </w:tabs>
        <w:snapToGrid w:val="0"/>
        <w:ind w:left="1418" w:firstLine="0"/>
        <w:rPr>
          <w:ins w:id="81" w:author="st1" w:date="2021-05-06T18:58:00Z"/>
          <w:rFonts w:eastAsia="標楷體"/>
          <w:sz w:val="26"/>
        </w:rPr>
      </w:pPr>
      <w:ins w:id="82" w:author="st1" w:date="2021-05-06T18:58: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p>
    <w:p w14:paraId="22A3F4C7" w14:textId="77777777" w:rsidR="00F63C93" w:rsidRPr="00F63C93" w:rsidRDefault="00F63C93" w:rsidP="00F63C93">
      <w:pPr>
        <w:rPr>
          <w:ins w:id="83" w:author="st1" w:date="2021-05-06T18:58: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
      <w:tr w:rsidR="00F63C93" w:rsidRPr="00F63C93" w14:paraId="2D35D9BD" w14:textId="77777777" w:rsidTr="00067F94">
        <w:trPr>
          <w:ins w:id="84" w:author="st1" w:date="2021-05-06T18:58: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06F231A4" w14:textId="77777777" w:rsidR="00F63C93" w:rsidRPr="00F63C93" w:rsidRDefault="00F63C93" w:rsidP="00F63C93">
            <w:pPr>
              <w:jc w:val="center"/>
              <w:rPr>
                <w:ins w:id="85" w:author="st1" w:date="2021-05-06T18:58:00Z"/>
                <w:rFonts w:ascii="標楷體" w:eastAsia="標楷體" w:hAnsi="標楷體"/>
              </w:rPr>
            </w:pPr>
            <w:ins w:id="86" w:author="st1" w:date="2021-05-06T18:58: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14670EA9" w14:textId="77777777" w:rsidR="00F63C93" w:rsidRPr="00F63C93" w:rsidRDefault="00F63C93" w:rsidP="00F63C93">
            <w:pPr>
              <w:jc w:val="center"/>
              <w:rPr>
                <w:ins w:id="87" w:author="st1" w:date="2021-05-06T18:58:00Z"/>
                <w:rFonts w:ascii="標楷體" w:eastAsia="標楷體" w:hAnsi="標楷體"/>
              </w:rPr>
            </w:pPr>
            <w:ins w:id="88" w:author="st1" w:date="2021-05-06T18:58: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50AA3812" w14:textId="77777777" w:rsidR="00F63C93" w:rsidRPr="00F63C93" w:rsidRDefault="00F63C93" w:rsidP="00F63C93">
            <w:pPr>
              <w:jc w:val="center"/>
              <w:rPr>
                <w:ins w:id="89" w:author="st1" w:date="2021-05-06T18:58:00Z"/>
                <w:rFonts w:ascii="標楷體" w:eastAsia="標楷體" w:hAnsi="標楷體"/>
              </w:rPr>
            </w:pPr>
            <w:ins w:id="90" w:author="st1" w:date="2021-05-06T18:58:00Z">
              <w:r w:rsidRPr="00F63C93">
                <w:rPr>
                  <w:rFonts w:ascii="標楷體" w:eastAsia="標楷體" w:hAnsi="標楷體" w:hint="eastAsia"/>
                  <w:lang w:eastAsia="zh-HK"/>
                </w:rPr>
                <w:t>功能說明</w:t>
              </w:r>
            </w:ins>
          </w:p>
        </w:tc>
      </w:tr>
      <w:tr w:rsidR="00F63C93" w:rsidRPr="00F63C93" w14:paraId="1F2114A3" w14:textId="77777777" w:rsidTr="00067F94">
        <w:trPr>
          <w:ins w:id="91" w:author="st1" w:date="2021-05-06T18:58:00Z"/>
        </w:trPr>
        <w:tc>
          <w:tcPr>
            <w:tcW w:w="851" w:type="dxa"/>
            <w:tcBorders>
              <w:top w:val="single" w:sz="4" w:space="0" w:color="auto"/>
              <w:left w:val="single" w:sz="4" w:space="0" w:color="auto"/>
              <w:bottom w:val="single" w:sz="4" w:space="0" w:color="auto"/>
              <w:right w:val="single" w:sz="4" w:space="0" w:color="auto"/>
            </w:tcBorders>
            <w:hideMark/>
          </w:tcPr>
          <w:p w14:paraId="05EF0147" w14:textId="77777777" w:rsidR="00F63C93" w:rsidRPr="00F63C93" w:rsidRDefault="00F63C93" w:rsidP="00F63C93">
            <w:pPr>
              <w:jc w:val="center"/>
              <w:rPr>
                <w:ins w:id="92" w:author="st1" w:date="2021-05-06T18:58:00Z"/>
                <w:rFonts w:ascii="標楷體" w:eastAsia="標楷體" w:hAnsi="標楷體"/>
                <w:lang w:eastAsia="zh-HK"/>
              </w:rPr>
            </w:pPr>
            <w:ins w:id="93" w:author="st1" w:date="2021-05-06T18:58:00Z">
              <w:r w:rsidRPr="00F63C93">
                <w:rPr>
                  <w:rFonts w:ascii="標楷體" w:eastAsia="標楷體" w:hAnsi="標楷體"/>
                </w:rPr>
                <w:lastRenderedPageBreak/>
                <w:t>1</w:t>
              </w:r>
            </w:ins>
          </w:p>
        </w:tc>
        <w:tc>
          <w:tcPr>
            <w:tcW w:w="2126" w:type="dxa"/>
            <w:tcBorders>
              <w:top w:val="single" w:sz="4" w:space="0" w:color="auto"/>
              <w:left w:val="single" w:sz="4" w:space="0" w:color="auto"/>
              <w:bottom w:val="single" w:sz="4" w:space="0" w:color="auto"/>
              <w:right w:val="single" w:sz="4" w:space="0" w:color="auto"/>
            </w:tcBorders>
            <w:hideMark/>
          </w:tcPr>
          <w:p w14:paraId="3D10BD8F" w14:textId="77777777" w:rsidR="00F63C93" w:rsidRPr="00F63C93" w:rsidRDefault="00F63C93" w:rsidP="00F63C93">
            <w:pPr>
              <w:rPr>
                <w:ins w:id="94" w:author="st1" w:date="2021-05-06T18:58:00Z"/>
                <w:rFonts w:ascii="標楷體" w:eastAsia="標楷體" w:hAnsi="標楷體"/>
                <w:lang w:eastAsia="zh-HK"/>
              </w:rPr>
            </w:pPr>
            <w:ins w:id="95" w:author="st1" w:date="2021-05-06T18:58:00Z">
              <w:r w:rsidRPr="00F63C93">
                <w:rPr>
                  <w:rFonts w:ascii="標楷體" w:eastAsia="標楷體" w:hAnsi="標楷體" w:hint="eastAsia"/>
                  <w:lang w:eastAsia="zh-HK"/>
                </w:rPr>
                <w:t>查詢</w:t>
              </w:r>
            </w:ins>
          </w:p>
        </w:tc>
        <w:tc>
          <w:tcPr>
            <w:tcW w:w="7033" w:type="dxa"/>
            <w:tcBorders>
              <w:top w:val="single" w:sz="4" w:space="0" w:color="auto"/>
              <w:left w:val="single" w:sz="4" w:space="0" w:color="auto"/>
              <w:bottom w:val="single" w:sz="4" w:space="0" w:color="auto"/>
              <w:right w:val="single" w:sz="4" w:space="0" w:color="auto"/>
            </w:tcBorders>
            <w:hideMark/>
          </w:tcPr>
          <w:p w14:paraId="4644FCB4" w14:textId="77777777" w:rsidR="00F63C93" w:rsidRPr="00F63C93" w:rsidRDefault="00F63C93" w:rsidP="00F63C93">
            <w:pPr>
              <w:rPr>
                <w:ins w:id="96" w:author="黃梓峻" w:date="2021-06-28T09:37:00Z"/>
                <w:rFonts w:ascii="標楷體" w:eastAsia="標楷體" w:hAnsi="標楷體"/>
                <w:color w:val="000000"/>
                <w:lang w:eastAsia="zh-HK"/>
              </w:rPr>
            </w:pPr>
            <w:ins w:id="97" w:author="黃梓峻" w:date="2021-06-28T09:37:00Z">
              <w:r w:rsidRPr="00F63C93">
                <w:rPr>
                  <w:rFonts w:ascii="標楷體" w:eastAsia="標楷體" w:hAnsi="標楷體"/>
                  <w:color w:val="000000"/>
                </w:rPr>
                <w:t>1.</w:t>
              </w:r>
              <w:r w:rsidRPr="00F63C93">
                <w:rPr>
                  <w:rFonts w:ascii="標楷體" w:eastAsia="標楷體" w:hAnsi="標楷體" w:hint="eastAsia"/>
                  <w:color w:val="000000"/>
                  <w:lang w:eastAsia="zh-HK"/>
                </w:rPr>
                <w:t>依據輸入條件查詢資料</w:t>
              </w:r>
            </w:ins>
          </w:p>
          <w:p w14:paraId="5F9F527E" w14:textId="77777777" w:rsidR="00F63C93" w:rsidRPr="00F63C93" w:rsidRDefault="00F63C93" w:rsidP="00F63C93">
            <w:pPr>
              <w:rPr>
                <w:ins w:id="98" w:author="黃梓峻" w:date="2021-06-28T09:37:00Z"/>
                <w:rFonts w:ascii="標楷體" w:eastAsia="標楷體" w:hAnsi="標楷體"/>
                <w:shd w:val="pct15" w:color="auto" w:fill="FFFFFF"/>
              </w:rPr>
            </w:pPr>
            <w:ins w:id="99" w:author="黃梓峻" w:date="2021-06-28T09:37:00Z">
              <w:r w:rsidRPr="00F63C93">
                <w:rPr>
                  <w:rFonts w:ascii="標楷體" w:eastAsia="標楷體" w:hAnsi="標楷體"/>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shd w:val="pct15" w:color="auto" w:fill="FFFFFF"/>
                </w:rPr>
                <w:t>&gt;&gt;</w:t>
              </w:r>
            </w:ins>
          </w:p>
          <w:p w14:paraId="7E2C8216" w14:textId="77777777" w:rsidR="00F63C93" w:rsidRPr="00F63C93" w:rsidRDefault="00F63C93" w:rsidP="00F63C93">
            <w:pPr>
              <w:rPr>
                <w:ins w:id="100" w:author="黃梓峻" w:date="2021-06-28T09:40:00Z"/>
                <w:rFonts w:ascii="標楷體" w:eastAsia="標楷體" w:hAnsi="標楷體"/>
              </w:rPr>
            </w:pPr>
            <w:ins w:id="101" w:author="黃梓峻" w:date="2021-06-28T09:37:00Z">
              <w:r w:rsidRPr="00F63C93">
                <w:rPr>
                  <w:rFonts w:ascii="標楷體" w:eastAsia="標楷體" w:hAnsi="標楷體"/>
                </w:rPr>
                <w:t>2.</w:t>
              </w:r>
              <w:r w:rsidRPr="00F63C93">
                <w:rPr>
                  <w:rFonts w:ascii="標楷體" w:eastAsia="標楷體" w:hAnsi="標楷體" w:hint="eastAsia"/>
                  <w:lang w:eastAsia="zh-HK"/>
                </w:rPr>
                <w:t>查詢</w:t>
              </w:r>
              <w:r w:rsidRPr="00F63C93">
                <w:rPr>
                  <w:rFonts w:ascii="標楷體" w:eastAsia="標楷體" w:hAnsi="標楷體"/>
                </w:rPr>
                <w:t>[</w:t>
              </w:r>
            </w:ins>
            <w:ins w:id="102" w:author="黃梓峻" w:date="2021-06-28T09:38:00Z">
              <w:r w:rsidRPr="00F63C93">
                <w:rPr>
                  <w:rFonts w:ascii="標楷體" w:eastAsia="標楷體" w:hAnsi="標楷體" w:hint="eastAsia"/>
                </w:rPr>
                <w:t>資金運用概況檔</w:t>
              </w:r>
            </w:ins>
            <w:ins w:id="103" w:author="黃梓峻" w:date="2021-06-28T09:37:00Z">
              <w:r w:rsidRPr="00F63C93">
                <w:rPr>
                  <w:rFonts w:ascii="標楷體" w:eastAsia="標楷體" w:hAnsi="標楷體"/>
                </w:rPr>
                <w:t>(</w:t>
              </w:r>
            </w:ins>
            <w:ins w:id="104" w:author="黃梓峻" w:date="2021-06-28T09:38:00Z">
              <w:r w:rsidRPr="00F63C93">
                <w:rPr>
                  <w:rFonts w:ascii="標楷體" w:eastAsia="標楷體" w:hAnsi="標楷體"/>
                </w:rPr>
                <w:t>InnFundApl</w:t>
              </w:r>
            </w:ins>
            <w:ins w:id="105" w:author="黃梓峻" w:date="2021-06-28T09:37:00Z">
              <w:r w:rsidRPr="00F63C93">
                <w:rPr>
                  <w:rFonts w:ascii="標楷體" w:eastAsia="標楷體" w:hAnsi="標楷體"/>
                </w:rPr>
                <w:t>)]，輸出查詢資料依據[</w:t>
              </w:r>
            </w:ins>
            <w:ins w:id="106" w:author="黃梓峻" w:date="2021-06-28T09:39:00Z">
              <w:r w:rsidRPr="00F63C93">
                <w:rPr>
                  <w:rFonts w:ascii="標楷體" w:eastAsia="標楷體" w:hAnsi="標楷體" w:hint="eastAsia"/>
                </w:rPr>
                <w:t>日期</w:t>
              </w:r>
            </w:ins>
          </w:p>
          <w:p w14:paraId="0C878FCA" w14:textId="77777777" w:rsidR="00F63C93" w:rsidRPr="00F63C93" w:rsidRDefault="00F63C93" w:rsidP="00F63C93">
            <w:pPr>
              <w:rPr>
                <w:ins w:id="107" w:author="黃梓峻" w:date="2021-06-28T09:37:00Z"/>
                <w:rFonts w:ascii="標楷體" w:eastAsia="標楷體" w:hAnsi="標楷體"/>
              </w:rPr>
              <w:pPrChange w:id="108" w:author="黃梓峻" w:date="2021-06-28T09:39:00Z">
                <w:pPr>
                  <w:ind w:firstLineChars="100" w:firstLine="240"/>
                </w:pPr>
              </w:pPrChange>
            </w:pPr>
            <w:ins w:id="109" w:author="黃梓峻" w:date="2021-06-28T09:40:00Z">
              <w:r w:rsidRPr="00F63C93">
                <w:rPr>
                  <w:rFonts w:ascii="標楷體" w:eastAsia="標楷體" w:hAnsi="標楷體"/>
                </w:rPr>
                <w:t xml:space="preserve">  </w:t>
              </w:r>
            </w:ins>
            <w:ins w:id="110" w:author="黃梓峻" w:date="2021-06-28T09:37:00Z">
              <w:r w:rsidRPr="00F63C93">
                <w:rPr>
                  <w:rFonts w:ascii="標楷體" w:eastAsia="標楷體" w:hAnsi="標楷體"/>
                </w:rPr>
                <w:t>(</w:t>
              </w:r>
            </w:ins>
            <w:ins w:id="111" w:author="黃梓峻" w:date="2021-06-28T09:39:00Z">
              <w:r w:rsidRPr="00F63C93">
                <w:rPr>
                  <w:rFonts w:ascii="標楷體" w:eastAsia="標楷體" w:hAnsi="標楷體"/>
                </w:rPr>
                <w:t>AcDate</w:t>
              </w:r>
            </w:ins>
            <w:ins w:id="112" w:author="黃梓峻" w:date="2021-06-28T09:37:00Z">
              <w:r w:rsidRPr="00F63C93">
                <w:rPr>
                  <w:rFonts w:ascii="標楷體" w:eastAsia="標楷體" w:hAnsi="標楷體"/>
                </w:rPr>
                <w:t>)]</w:t>
              </w:r>
            </w:ins>
            <w:ins w:id="113" w:author="黃梓峻" w:date="2021-06-28T09:39:00Z">
              <w:r w:rsidRPr="00F63C93">
                <w:rPr>
                  <w:rFonts w:ascii="標楷體" w:eastAsia="標楷體" w:hAnsi="標楷體" w:hint="eastAsia"/>
                </w:rPr>
                <w:t>為輸入欄位</w:t>
              </w:r>
              <w:r w:rsidRPr="00F63C93">
                <w:rPr>
                  <w:rFonts w:ascii="標楷體" w:eastAsia="標楷體" w:hAnsi="標楷體"/>
                </w:rPr>
                <w:t>[</w:t>
              </w:r>
            </w:ins>
            <w:ins w:id="114" w:author="黃梓峻" w:date="2021-06-28T09:40:00Z">
              <w:r w:rsidRPr="00F63C93">
                <w:rPr>
                  <w:rFonts w:ascii="標楷體" w:eastAsia="標楷體" w:hAnsi="標楷體" w:hint="eastAsia"/>
                </w:rPr>
                <w:t>年份</w:t>
              </w:r>
              <w:r w:rsidRPr="00F63C93">
                <w:rPr>
                  <w:rFonts w:ascii="標楷體" w:eastAsia="標楷體" w:hAnsi="標楷體"/>
                </w:rPr>
                <w:t>]之範圍</w:t>
              </w:r>
            </w:ins>
          </w:p>
          <w:p w14:paraId="47A3ED5B" w14:textId="77777777" w:rsidR="00F63C93" w:rsidRPr="00F63C93" w:rsidRDefault="00F63C93" w:rsidP="00F63C93">
            <w:pPr>
              <w:rPr>
                <w:ins w:id="115" w:author="黃梓峻" w:date="2021-06-28T09:37:00Z"/>
                <w:rFonts w:ascii="標楷體" w:eastAsia="標楷體" w:hAnsi="標楷體"/>
              </w:rPr>
            </w:pPr>
            <w:ins w:id="116" w:author="黃梓峻" w:date="2021-06-28T09:37:00Z">
              <w:r w:rsidRPr="00F63C93">
                <w:rPr>
                  <w:rFonts w:ascii="標楷體" w:eastAsia="標楷體" w:hAnsi="標楷體"/>
                </w:rPr>
                <w:t>3.若該查詢條件未查出資料，則提示錯誤訊息"E0001查詢資料不</w:t>
              </w:r>
            </w:ins>
          </w:p>
          <w:p w14:paraId="76D5A601" w14:textId="77777777" w:rsidR="00F63C93" w:rsidRPr="00F63C93" w:rsidRDefault="00F63C93" w:rsidP="00F63C93">
            <w:pPr>
              <w:rPr>
                <w:ins w:id="117" w:author="黃梓峻" w:date="2021-06-28T09:37:00Z"/>
                <w:rFonts w:ascii="標楷體" w:eastAsia="標楷體" w:hAnsi="標楷體"/>
              </w:rPr>
            </w:pPr>
            <w:ins w:id="118" w:author="黃梓峻" w:date="2021-06-28T09:37:00Z">
              <w:r w:rsidRPr="00F63C93">
                <w:rPr>
                  <w:rFonts w:ascii="標楷體" w:eastAsia="標楷體" w:hAnsi="標楷體"/>
                </w:rPr>
                <w:t xml:space="preserve">  存在(查無資料) "</w:t>
              </w:r>
            </w:ins>
          </w:p>
          <w:p w14:paraId="7D4E6E6B" w14:textId="77777777" w:rsidR="00F63C93" w:rsidRPr="00F63C93" w:rsidRDefault="00F63C93" w:rsidP="00F63C93">
            <w:pPr>
              <w:rPr>
                <w:ins w:id="119" w:author="黃梓峻" w:date="2021-06-28T09:37:00Z"/>
                <w:rFonts w:ascii="標楷體" w:eastAsia="標楷體" w:hAnsi="標楷體"/>
                <w:shd w:val="pct15" w:color="auto" w:fill="FFFFFF"/>
                <w:lang w:eastAsia="zh-HK"/>
              </w:rPr>
            </w:pPr>
            <w:ins w:id="120" w:author="黃梓峻" w:date="2021-06-28T09:37:00Z">
              <w:r w:rsidRPr="00F63C93">
                <w:rPr>
                  <w:rFonts w:ascii="標楷體" w:eastAsia="標楷體" w:hAnsi="標楷體"/>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shd w:val="pct15" w:color="auto" w:fill="FFFFFF"/>
                </w:rPr>
                <w:t>&gt;&gt;</w:t>
              </w:r>
            </w:ins>
          </w:p>
          <w:p w14:paraId="44EEFB07" w14:textId="77777777" w:rsidR="00F63C93" w:rsidRPr="00F63C93" w:rsidRDefault="00F63C93" w:rsidP="00F63C93">
            <w:pPr>
              <w:rPr>
                <w:ins w:id="121" w:author="st1" w:date="2021-05-06T18:58:00Z"/>
                <w:rFonts w:ascii="標楷體" w:eastAsia="標楷體" w:hAnsi="標楷體"/>
                <w:lang w:eastAsia="zh-HK"/>
              </w:rPr>
            </w:pPr>
            <w:ins w:id="122" w:author="黃梓峻" w:date="2021-06-28T09:37:00Z">
              <w:r w:rsidRPr="00F63C93">
                <w:rPr>
                  <w:rFonts w:ascii="標楷體" w:eastAsia="標楷體" w:hAnsi="標楷體"/>
                </w:rPr>
                <w:t>4.輸出查詢資料(參考下方畫面資料說明)</w:t>
              </w:r>
            </w:ins>
            <w:ins w:id="123" w:author="st1" w:date="2021-05-06T18:58:00Z">
              <w:del w:id="124" w:author="黃梓峻" w:date="2021-06-28T09:37:00Z">
                <w:r w:rsidRPr="00F63C93" w:rsidDel="00AB2D05">
                  <w:rPr>
                    <w:rFonts w:ascii="標楷體" w:eastAsia="標楷體" w:hAnsi="標楷體" w:hint="eastAsia"/>
                    <w:lang w:eastAsia="zh-HK"/>
                  </w:rPr>
                  <w:delText>依據輸入條件查詢資料</w:delText>
                </w:r>
              </w:del>
            </w:ins>
          </w:p>
        </w:tc>
      </w:tr>
      <w:tr w:rsidR="00F63C93" w:rsidRPr="00F63C93" w14:paraId="24E8C805" w14:textId="77777777" w:rsidTr="00067F94">
        <w:trPr>
          <w:ins w:id="125" w:author="st1" w:date="2021-05-06T18:58:00Z"/>
        </w:trPr>
        <w:tc>
          <w:tcPr>
            <w:tcW w:w="851" w:type="dxa"/>
            <w:tcBorders>
              <w:top w:val="single" w:sz="4" w:space="0" w:color="auto"/>
              <w:left w:val="single" w:sz="4" w:space="0" w:color="auto"/>
              <w:bottom w:val="single" w:sz="4" w:space="0" w:color="auto"/>
              <w:right w:val="single" w:sz="4" w:space="0" w:color="auto"/>
            </w:tcBorders>
            <w:hideMark/>
          </w:tcPr>
          <w:p w14:paraId="53216391" w14:textId="77777777" w:rsidR="00F63C93" w:rsidRPr="00F63C93" w:rsidRDefault="00F63C93" w:rsidP="00F63C93">
            <w:pPr>
              <w:jc w:val="center"/>
              <w:rPr>
                <w:ins w:id="126" w:author="st1" w:date="2021-05-06T18:58:00Z"/>
                <w:rFonts w:ascii="標楷體" w:eastAsia="標楷體" w:hAnsi="標楷體"/>
              </w:rPr>
            </w:pPr>
            <w:ins w:id="127" w:author="st1" w:date="2021-05-06T18:58:00Z">
              <w:r w:rsidRPr="00F63C93">
                <w:rPr>
                  <w:rFonts w:ascii="標楷體" w:eastAsia="標楷體" w:hAnsi="標楷體"/>
                </w:rPr>
                <w:t>2</w:t>
              </w:r>
            </w:ins>
          </w:p>
        </w:tc>
        <w:tc>
          <w:tcPr>
            <w:tcW w:w="2126" w:type="dxa"/>
            <w:tcBorders>
              <w:top w:val="single" w:sz="4" w:space="0" w:color="auto"/>
              <w:left w:val="single" w:sz="4" w:space="0" w:color="auto"/>
              <w:bottom w:val="single" w:sz="4" w:space="0" w:color="auto"/>
              <w:right w:val="single" w:sz="4" w:space="0" w:color="auto"/>
            </w:tcBorders>
            <w:hideMark/>
          </w:tcPr>
          <w:p w14:paraId="42F58DEA" w14:textId="77777777" w:rsidR="00F63C93" w:rsidRPr="00F63C93" w:rsidRDefault="00F63C93" w:rsidP="00F63C93">
            <w:pPr>
              <w:rPr>
                <w:ins w:id="128" w:author="st1" w:date="2021-05-06T18:58:00Z"/>
                <w:rFonts w:ascii="標楷體" w:eastAsia="標楷體" w:hAnsi="標楷體"/>
                <w:lang w:eastAsia="zh-HK"/>
              </w:rPr>
            </w:pPr>
            <w:ins w:id="129" w:author="st1" w:date="2021-05-06T18:58:00Z">
              <w:r w:rsidRPr="00F63C93">
                <w:rPr>
                  <w:rFonts w:ascii="標楷體" w:eastAsia="標楷體" w:hAnsi="標楷體" w:hint="eastAsia"/>
                  <w:lang w:eastAsia="zh-HK"/>
                </w:rPr>
                <w:t>離開</w:t>
              </w:r>
            </w:ins>
          </w:p>
        </w:tc>
        <w:tc>
          <w:tcPr>
            <w:tcW w:w="7033" w:type="dxa"/>
            <w:tcBorders>
              <w:top w:val="single" w:sz="4" w:space="0" w:color="auto"/>
              <w:left w:val="single" w:sz="4" w:space="0" w:color="auto"/>
              <w:bottom w:val="single" w:sz="4" w:space="0" w:color="auto"/>
              <w:right w:val="single" w:sz="4" w:space="0" w:color="auto"/>
            </w:tcBorders>
            <w:hideMark/>
          </w:tcPr>
          <w:p w14:paraId="6152147C" w14:textId="77777777" w:rsidR="00F63C93" w:rsidRPr="00F63C93" w:rsidRDefault="00F63C93" w:rsidP="00F63C93">
            <w:pPr>
              <w:rPr>
                <w:ins w:id="130" w:author="st1" w:date="2021-05-06T18:58:00Z"/>
                <w:rFonts w:ascii="標楷體" w:eastAsia="標楷體" w:hAnsi="標楷體"/>
                <w:lang w:eastAsia="zh-HK"/>
              </w:rPr>
            </w:pPr>
            <w:ins w:id="131" w:author="st1" w:date="2021-05-06T18:58:00Z">
              <w:r w:rsidRPr="00F63C93">
                <w:rPr>
                  <w:rFonts w:ascii="標楷體" w:eastAsia="標楷體" w:hAnsi="標楷體" w:hint="eastAsia"/>
                  <w:lang w:eastAsia="zh-HK"/>
                </w:rPr>
                <w:t>關閉此查詢畫面</w:t>
              </w:r>
            </w:ins>
          </w:p>
        </w:tc>
      </w:tr>
      <w:tr w:rsidR="00F63C93" w:rsidRPr="00F63C93" w14:paraId="4554ED3B" w14:textId="77777777" w:rsidTr="00067F94">
        <w:trPr>
          <w:ins w:id="132" w:author="黃梓峻" w:date="2021-06-28T09:40:00Z"/>
        </w:trPr>
        <w:tc>
          <w:tcPr>
            <w:tcW w:w="851" w:type="dxa"/>
            <w:tcBorders>
              <w:top w:val="single" w:sz="4" w:space="0" w:color="auto"/>
              <w:left w:val="single" w:sz="4" w:space="0" w:color="auto"/>
              <w:bottom w:val="single" w:sz="4" w:space="0" w:color="auto"/>
              <w:right w:val="single" w:sz="4" w:space="0" w:color="auto"/>
            </w:tcBorders>
          </w:tcPr>
          <w:p w14:paraId="114E1BAC" w14:textId="77777777" w:rsidR="00F63C93" w:rsidRPr="00F63C93" w:rsidRDefault="00F63C93" w:rsidP="00F63C93">
            <w:pPr>
              <w:jc w:val="center"/>
              <w:rPr>
                <w:ins w:id="133" w:author="黃梓峻" w:date="2021-06-28T09:40:00Z"/>
                <w:rFonts w:ascii="標楷體" w:eastAsia="標楷體" w:hAnsi="標楷體"/>
              </w:rPr>
            </w:pPr>
            <w:ins w:id="134" w:author="黃梓峻" w:date="2021-06-28T09:41:00Z">
              <w:r w:rsidRPr="00F63C93">
                <w:rPr>
                  <w:rFonts w:ascii="標楷體" w:eastAsia="標楷體" w:hAnsi="標楷體"/>
                </w:rPr>
                <w:t>3</w:t>
              </w:r>
            </w:ins>
          </w:p>
        </w:tc>
        <w:tc>
          <w:tcPr>
            <w:tcW w:w="2126" w:type="dxa"/>
            <w:tcBorders>
              <w:top w:val="single" w:sz="4" w:space="0" w:color="auto"/>
              <w:left w:val="single" w:sz="4" w:space="0" w:color="auto"/>
              <w:bottom w:val="single" w:sz="4" w:space="0" w:color="auto"/>
              <w:right w:val="single" w:sz="4" w:space="0" w:color="auto"/>
            </w:tcBorders>
          </w:tcPr>
          <w:p w14:paraId="7C883D45" w14:textId="77777777" w:rsidR="00F63C93" w:rsidRPr="00F63C93" w:rsidRDefault="00F63C93" w:rsidP="00F63C93">
            <w:pPr>
              <w:rPr>
                <w:ins w:id="135" w:author="黃梓峻" w:date="2021-06-28T09:40:00Z"/>
                <w:rFonts w:ascii="標楷體" w:eastAsia="標楷體" w:hAnsi="標楷體"/>
                <w:lang w:eastAsia="zh-HK"/>
              </w:rPr>
            </w:pPr>
            <w:ins w:id="136" w:author="黃梓峻" w:date="2021-06-28T09:41:00Z">
              <w:r w:rsidRPr="00F63C93">
                <w:rPr>
                  <w:rFonts w:ascii="標楷體" w:eastAsia="標楷體" w:hAnsi="標楷體" w:hint="eastAsia"/>
                  <w:rPrChange w:id="137" w:author="黃梓峻" w:date="2021-06-28T09:42:00Z">
                    <w:rPr>
                      <w:rFonts w:hint="eastAsia"/>
                    </w:rPr>
                  </w:rPrChange>
                </w:rPr>
                <w:t>隱藏</w:t>
              </w:r>
              <w:r w:rsidRPr="00F63C93">
                <w:rPr>
                  <w:rFonts w:ascii="標楷體" w:eastAsia="標楷體" w:hAnsi="標楷體"/>
                  <w:rPrChange w:id="138" w:author="黃梓峻" w:date="2021-06-28T09:42:00Z">
                    <w:rPr/>
                  </w:rPrChange>
                </w:rPr>
                <w:t>/</w:t>
              </w:r>
              <w:r w:rsidRPr="00F63C93">
                <w:rPr>
                  <w:rFonts w:ascii="標楷體" w:eastAsia="標楷體" w:hAnsi="標楷體" w:hint="eastAsia"/>
                  <w:rPrChange w:id="139" w:author="黃梓峻" w:date="2021-06-28T09:42:00Z">
                    <w:rPr>
                      <w:rFonts w:hint="eastAsia"/>
                    </w:rPr>
                  </w:rPrChange>
                </w:rPr>
                <w:t>顯示</w:t>
              </w:r>
            </w:ins>
          </w:p>
        </w:tc>
        <w:tc>
          <w:tcPr>
            <w:tcW w:w="7033" w:type="dxa"/>
            <w:tcBorders>
              <w:top w:val="single" w:sz="4" w:space="0" w:color="auto"/>
              <w:left w:val="single" w:sz="4" w:space="0" w:color="auto"/>
              <w:bottom w:val="single" w:sz="4" w:space="0" w:color="auto"/>
              <w:right w:val="single" w:sz="4" w:space="0" w:color="auto"/>
            </w:tcBorders>
          </w:tcPr>
          <w:p w14:paraId="11A36B38" w14:textId="77777777" w:rsidR="00F63C93" w:rsidRPr="00F63C93" w:rsidRDefault="00F63C93" w:rsidP="00F63C93">
            <w:pPr>
              <w:rPr>
                <w:ins w:id="140" w:author="黃梓峻" w:date="2021-06-28T09:40:00Z"/>
                <w:rFonts w:ascii="標楷體" w:eastAsia="標楷體" w:hAnsi="標楷體"/>
                <w:lang w:eastAsia="zh-HK"/>
              </w:rPr>
            </w:pPr>
            <w:ins w:id="141" w:author="黃梓峻" w:date="2021-06-28T09:41:00Z">
              <w:r w:rsidRPr="00F63C93">
                <w:rPr>
                  <w:rFonts w:ascii="標楷體" w:eastAsia="標楷體" w:hAnsi="標楷體" w:hint="eastAsia"/>
                  <w:rPrChange w:id="142" w:author="黃梓峻" w:date="2021-06-28T09:42:00Z">
                    <w:rPr>
                      <w:rFonts w:hint="eastAsia"/>
                    </w:rPr>
                  </w:rPrChange>
                </w:rPr>
                <w:t>輸入條件切換隱藏及顯示</w:t>
              </w:r>
            </w:ins>
          </w:p>
        </w:tc>
      </w:tr>
      <w:tr w:rsidR="00F63C93" w:rsidRPr="00F63C93" w14:paraId="0CD49EEA" w14:textId="77777777" w:rsidTr="00067F94">
        <w:trPr>
          <w:ins w:id="143" w:author="st1" w:date="2021-05-06T18:58:00Z"/>
        </w:trPr>
        <w:tc>
          <w:tcPr>
            <w:tcW w:w="851" w:type="dxa"/>
            <w:tcBorders>
              <w:top w:val="single" w:sz="4" w:space="0" w:color="auto"/>
              <w:left w:val="single" w:sz="4" w:space="0" w:color="auto"/>
              <w:bottom w:val="single" w:sz="4" w:space="0" w:color="auto"/>
              <w:right w:val="single" w:sz="4" w:space="0" w:color="auto"/>
            </w:tcBorders>
            <w:hideMark/>
          </w:tcPr>
          <w:p w14:paraId="661DB883" w14:textId="77777777" w:rsidR="00F63C93" w:rsidRPr="00F63C93" w:rsidRDefault="00F63C93" w:rsidP="00F63C93">
            <w:pPr>
              <w:jc w:val="center"/>
              <w:rPr>
                <w:ins w:id="144" w:author="st1" w:date="2021-05-06T18:58:00Z"/>
                <w:rFonts w:ascii="標楷體" w:eastAsia="標楷體" w:hAnsi="標楷體"/>
              </w:rPr>
            </w:pPr>
            <w:ins w:id="145" w:author="黃梓峻" w:date="2021-06-28T09:41:00Z">
              <w:r w:rsidRPr="00F63C93">
                <w:rPr>
                  <w:rFonts w:ascii="標楷體" w:eastAsia="標楷體" w:hAnsi="標楷體"/>
                </w:rPr>
                <w:t>4</w:t>
              </w:r>
            </w:ins>
            <w:ins w:id="146" w:author="st1" w:date="2021-05-06T18:58:00Z">
              <w:del w:id="147" w:author="黃梓峻" w:date="2021-06-28T09:40:00Z">
                <w:r w:rsidRPr="00F63C93" w:rsidDel="003C4E87">
                  <w:rPr>
                    <w:rFonts w:ascii="標楷體" w:eastAsia="標楷體" w:hAnsi="標楷體"/>
                  </w:rPr>
                  <w:delText>3</w:delText>
                </w:r>
              </w:del>
            </w:ins>
          </w:p>
        </w:tc>
        <w:tc>
          <w:tcPr>
            <w:tcW w:w="2126" w:type="dxa"/>
            <w:tcBorders>
              <w:top w:val="single" w:sz="4" w:space="0" w:color="auto"/>
              <w:left w:val="single" w:sz="4" w:space="0" w:color="auto"/>
              <w:bottom w:val="single" w:sz="4" w:space="0" w:color="auto"/>
              <w:right w:val="single" w:sz="4" w:space="0" w:color="auto"/>
            </w:tcBorders>
            <w:hideMark/>
          </w:tcPr>
          <w:p w14:paraId="1D3C6FC1" w14:textId="77777777" w:rsidR="00F63C93" w:rsidRPr="00F63C93" w:rsidRDefault="00F63C93" w:rsidP="00F63C93">
            <w:pPr>
              <w:rPr>
                <w:ins w:id="148" w:author="st1" w:date="2021-05-06T18:58:00Z"/>
                <w:rFonts w:ascii="標楷體" w:eastAsia="標楷體" w:hAnsi="標楷體"/>
                <w:lang w:eastAsia="zh-HK"/>
              </w:rPr>
            </w:pPr>
            <w:ins w:id="149" w:author="st1" w:date="2021-05-06T18:58:00Z">
              <w:r w:rsidRPr="00F63C93">
                <w:rPr>
                  <w:rFonts w:ascii="標楷體" w:eastAsia="標楷體" w:hAnsi="標楷體" w:hint="eastAsia"/>
                  <w:lang w:eastAsia="zh-HK"/>
                </w:rPr>
                <w:t>新增資料</w:t>
              </w:r>
            </w:ins>
          </w:p>
        </w:tc>
        <w:tc>
          <w:tcPr>
            <w:tcW w:w="7033" w:type="dxa"/>
            <w:tcBorders>
              <w:top w:val="single" w:sz="4" w:space="0" w:color="auto"/>
              <w:left w:val="single" w:sz="4" w:space="0" w:color="auto"/>
              <w:bottom w:val="single" w:sz="4" w:space="0" w:color="auto"/>
              <w:right w:val="single" w:sz="4" w:space="0" w:color="auto"/>
            </w:tcBorders>
            <w:hideMark/>
          </w:tcPr>
          <w:p w14:paraId="329803C0" w14:textId="77777777" w:rsidR="00F63C93" w:rsidRPr="00F63C93" w:rsidRDefault="00F63C93" w:rsidP="00F63C93">
            <w:pPr>
              <w:rPr>
                <w:ins w:id="150" w:author="st1" w:date="2021-05-06T18:58:00Z"/>
                <w:rFonts w:ascii="標楷體" w:eastAsia="標楷體" w:hAnsi="標楷體"/>
                <w:color w:val="FF0000"/>
                <w:rPrChange w:id="151" w:author="黃梓峻" w:date="2021-06-28T09:42:00Z">
                  <w:rPr>
                    <w:ins w:id="152" w:author="st1" w:date="2021-05-06T18:58:00Z"/>
                    <w:rFonts w:eastAsia="標楷體"/>
                    <w:color w:val="FF0000"/>
                  </w:rPr>
                </w:rPrChange>
              </w:rPr>
            </w:pPr>
            <w:ins w:id="153" w:author="st1" w:date="2021-05-06T18:58:00Z">
              <w:r w:rsidRPr="00F63C93">
                <w:rPr>
                  <w:rFonts w:ascii="標楷體" w:eastAsia="標楷體" w:hAnsi="標楷體" w:hint="eastAsia"/>
                  <w:color w:val="000000"/>
                  <w:rPrChange w:id="154" w:author="黃梓峻" w:date="2021-06-28T09:42:00Z">
                    <w:rPr>
                      <w:rFonts w:eastAsia="標楷體" w:hint="eastAsia"/>
                      <w:color w:val="000000"/>
                    </w:rPr>
                  </w:rPrChange>
                </w:rPr>
                <w:t>連結至【</w:t>
              </w:r>
              <w:r w:rsidRPr="00F63C93">
                <w:rPr>
                  <w:rFonts w:ascii="標楷體" w:eastAsia="標楷體" w:hAnsi="標楷體"/>
                  <w:color w:val="000000"/>
                  <w:rPrChange w:id="155" w:author="黃梓峻" w:date="2021-06-28T09:42:00Z">
                    <w:rPr>
                      <w:rFonts w:eastAsia="標楷體"/>
                      <w:color w:val="000000"/>
                    </w:rPr>
                  </w:rPrChange>
                </w:rPr>
                <w:t>L</w:t>
              </w:r>
            </w:ins>
            <w:ins w:id="156" w:author="st1" w:date="2021-05-06T18:59:00Z">
              <w:r w:rsidRPr="00F63C93">
                <w:rPr>
                  <w:rFonts w:ascii="標楷體" w:eastAsia="標楷體" w:hAnsi="標楷體"/>
                  <w:color w:val="000000"/>
                  <w:rPrChange w:id="157" w:author="黃梓峻" w:date="2021-06-28T09:42:00Z">
                    <w:rPr>
                      <w:rFonts w:eastAsia="標楷體"/>
                      <w:color w:val="000000"/>
                    </w:rPr>
                  </w:rPrChange>
                </w:rPr>
                <w:t>5101</w:t>
              </w:r>
            </w:ins>
            <w:ins w:id="158" w:author="st1" w:date="2021-05-06T19:00:00Z">
              <w:r w:rsidRPr="00F63C93">
                <w:rPr>
                  <w:rFonts w:ascii="標楷體" w:eastAsia="標楷體" w:hAnsi="標楷體" w:hint="eastAsia"/>
                  <w:lang w:eastAsia="x-none"/>
                </w:rPr>
                <w:t>資金運用概況維護</w:t>
              </w:r>
            </w:ins>
            <w:ins w:id="159" w:author="st1" w:date="2021-05-06T18:58:00Z">
              <w:r w:rsidRPr="00F63C93">
                <w:rPr>
                  <w:rFonts w:ascii="標楷體" w:eastAsia="標楷體" w:hAnsi="標楷體" w:hint="eastAsia"/>
                  <w:color w:val="000000"/>
                  <w:rPrChange w:id="160" w:author="黃梓峻" w:date="2021-06-28T09:42:00Z">
                    <w:rPr>
                      <w:rFonts w:eastAsia="標楷體" w:hint="eastAsia"/>
                      <w:color w:val="000000"/>
                    </w:rPr>
                  </w:rPrChange>
                </w:rPr>
                <w:t>】，</w:t>
              </w:r>
              <w:r w:rsidRPr="00F63C93">
                <w:rPr>
                  <w:rFonts w:ascii="標楷體" w:eastAsia="標楷體" w:hAnsi="標楷體" w:hint="eastAsia"/>
                  <w:lang w:eastAsia="zh-HK"/>
                </w:rPr>
                <w:t>供新增</w:t>
              </w:r>
            </w:ins>
            <w:ins w:id="161" w:author="st1" w:date="2021-05-06T19:00:00Z">
              <w:r w:rsidRPr="00F63C93">
                <w:rPr>
                  <w:rFonts w:ascii="標楷體" w:eastAsia="標楷體" w:hAnsi="標楷體" w:hint="eastAsia"/>
                  <w:color w:val="000000"/>
                </w:rPr>
                <w:t>資金運用概況檔</w:t>
              </w:r>
            </w:ins>
            <w:ins w:id="162" w:author="st1" w:date="2021-05-06T18:58:00Z">
              <w:r w:rsidRPr="00F63C93">
                <w:rPr>
                  <w:rFonts w:ascii="標楷體" w:eastAsia="標楷體" w:hAnsi="標楷體" w:hint="eastAsia"/>
                  <w:lang w:eastAsia="zh-HK"/>
                </w:rPr>
                <w:t>資料</w:t>
              </w:r>
            </w:ins>
          </w:p>
        </w:tc>
      </w:tr>
    </w:tbl>
    <w:p w14:paraId="53E13965" w14:textId="77777777" w:rsidR="00F63C93" w:rsidRPr="00F63C93" w:rsidRDefault="00F63C93" w:rsidP="00F63C93">
      <w:pPr>
        <w:rPr>
          <w:ins w:id="163" w:author="st1" w:date="2021-05-06T18:58:00Z"/>
          <w:rFonts w:eastAsia="Yu Mincho"/>
          <w:noProof/>
        </w:rPr>
      </w:pPr>
    </w:p>
    <w:p w14:paraId="0263AEFD" w14:textId="77777777" w:rsidR="00F63C93" w:rsidRPr="00F63C93" w:rsidRDefault="00F63C93" w:rsidP="00F63C93">
      <w:pPr>
        <w:numPr>
          <w:ilvl w:val="0"/>
          <w:numId w:val="126"/>
        </w:numPr>
        <w:tabs>
          <w:tab w:val="num" w:pos="360"/>
        </w:tabs>
        <w:snapToGrid w:val="0"/>
        <w:ind w:left="1418" w:firstLine="0"/>
        <w:rPr>
          <w:ins w:id="164" w:author="st1" w:date="2021-05-06T18:58:00Z"/>
          <w:rFonts w:eastAsia="標楷體"/>
          <w:sz w:val="26"/>
        </w:rPr>
      </w:pPr>
      <w:ins w:id="165" w:author="st1" w:date="2021-05-06T18:58:00Z">
        <w:r w:rsidRPr="00F63C93">
          <w:rPr>
            <w:rFonts w:eastAsia="標楷體" w:hint="eastAsia"/>
            <w:sz w:val="26"/>
          </w:rPr>
          <w:t>輸入畫面資料說明</w:t>
        </w:r>
      </w:ins>
    </w:p>
    <w:p w14:paraId="453CC47A" w14:textId="77777777" w:rsidR="00F63C93" w:rsidRPr="00F63C93" w:rsidRDefault="00F63C93" w:rsidP="00F63C93">
      <w:pPr>
        <w:rPr>
          <w:ins w:id="166" w:author="st1" w:date="2021-05-06T18:58: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1093"/>
        <w:gridCol w:w="1417"/>
        <w:gridCol w:w="2552"/>
        <w:gridCol w:w="724"/>
        <w:gridCol w:w="709"/>
        <w:gridCol w:w="1522"/>
      </w:tblGrid>
      <w:tr w:rsidR="00F63C93" w:rsidRPr="00F63C93" w14:paraId="1F388787" w14:textId="77777777" w:rsidTr="00067F94">
        <w:trPr>
          <w:trHeight w:val="388"/>
          <w:jc w:val="center"/>
          <w:ins w:id="167" w:author="st1" w:date="2021-05-06T18:58:00Z"/>
        </w:trPr>
        <w:tc>
          <w:tcPr>
            <w:tcW w:w="567"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74A4860" w14:textId="77777777" w:rsidR="00F63C93" w:rsidRPr="00F63C93" w:rsidRDefault="00F63C93" w:rsidP="00F63C93">
            <w:pPr>
              <w:rPr>
                <w:ins w:id="168" w:author="st1" w:date="2021-05-06T18:58:00Z"/>
                <w:rFonts w:ascii="標楷體" w:eastAsia="標楷體" w:hAnsi="標楷體"/>
              </w:rPr>
            </w:pPr>
            <w:ins w:id="169" w:author="st1" w:date="2021-05-06T18:58:00Z">
              <w:r w:rsidRPr="00F63C93">
                <w:rPr>
                  <w:rFonts w:ascii="標楷體" w:eastAsia="標楷體" w:hAnsi="標楷體" w:hint="eastAsia"/>
                </w:rPr>
                <w:t>序號</w:t>
              </w:r>
            </w:ins>
          </w:p>
        </w:tc>
        <w:tc>
          <w:tcPr>
            <w:tcW w:w="15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7C7635E" w14:textId="77777777" w:rsidR="00F63C93" w:rsidRPr="00F63C93" w:rsidRDefault="00F63C93" w:rsidP="00F63C93">
            <w:pPr>
              <w:rPr>
                <w:ins w:id="170" w:author="st1" w:date="2021-05-06T18:58:00Z"/>
                <w:rFonts w:ascii="標楷體" w:eastAsia="標楷體" w:hAnsi="標楷體"/>
              </w:rPr>
            </w:pPr>
            <w:ins w:id="171" w:author="st1" w:date="2021-05-06T18:58:00Z">
              <w:r w:rsidRPr="00F63C93">
                <w:rPr>
                  <w:rFonts w:ascii="標楷體" w:eastAsia="標楷體" w:hAnsi="標楷體" w:hint="eastAsia"/>
                </w:rPr>
                <w:t>欄位</w:t>
              </w:r>
            </w:ins>
          </w:p>
        </w:tc>
        <w:tc>
          <w:tcPr>
            <w:tcW w:w="6495"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073BD47C" w14:textId="77777777" w:rsidR="00F63C93" w:rsidRPr="00F63C93" w:rsidRDefault="00F63C93" w:rsidP="00F63C93">
            <w:pPr>
              <w:jc w:val="center"/>
              <w:rPr>
                <w:ins w:id="172" w:author="st1" w:date="2021-05-06T18:58:00Z"/>
                <w:rFonts w:ascii="標楷體" w:eastAsia="標楷體" w:hAnsi="標楷體"/>
              </w:rPr>
            </w:pPr>
            <w:ins w:id="173" w:author="st1" w:date="2021-05-06T18:58:00Z">
              <w:r w:rsidRPr="00F63C93">
                <w:rPr>
                  <w:rFonts w:ascii="標楷體" w:eastAsia="標楷體" w:hAnsi="標楷體" w:hint="eastAsia"/>
                </w:rPr>
                <w:t>說明</w:t>
              </w:r>
            </w:ins>
          </w:p>
        </w:tc>
        <w:tc>
          <w:tcPr>
            <w:tcW w:w="1522"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D534987" w14:textId="77777777" w:rsidR="00F63C93" w:rsidRPr="00F63C93" w:rsidRDefault="00F63C93" w:rsidP="00F63C93">
            <w:pPr>
              <w:rPr>
                <w:ins w:id="174" w:author="st1" w:date="2021-05-06T18:58:00Z"/>
                <w:rFonts w:ascii="標楷體" w:eastAsia="標楷體" w:hAnsi="標楷體"/>
              </w:rPr>
            </w:pPr>
            <w:ins w:id="175" w:author="st1" w:date="2021-05-06T18:58:00Z">
              <w:r w:rsidRPr="00F63C93">
                <w:rPr>
                  <w:rFonts w:ascii="標楷體" w:eastAsia="標楷體" w:hAnsi="標楷體" w:hint="eastAsia"/>
                </w:rPr>
                <w:t>處理邏輯及注意事項</w:t>
              </w:r>
            </w:ins>
          </w:p>
        </w:tc>
      </w:tr>
      <w:tr w:rsidR="00F63C93" w:rsidRPr="00F63C93" w14:paraId="1C3F862A" w14:textId="77777777" w:rsidTr="00067F94">
        <w:trPr>
          <w:trHeight w:val="244"/>
          <w:jc w:val="center"/>
          <w:ins w:id="176" w:author="st1" w:date="2021-05-06T18:5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B40475" w14:textId="77777777" w:rsidR="00F63C93" w:rsidRPr="00F63C93" w:rsidRDefault="00F63C93" w:rsidP="00F63C93">
            <w:pPr>
              <w:widowControl/>
              <w:rPr>
                <w:ins w:id="177" w:author="st1" w:date="2021-05-06T18:58: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1BE21B" w14:textId="77777777" w:rsidR="00F63C93" w:rsidRPr="00F63C93" w:rsidRDefault="00F63C93" w:rsidP="00F63C93">
            <w:pPr>
              <w:widowControl/>
              <w:rPr>
                <w:ins w:id="178" w:author="st1" w:date="2021-05-06T18:58:00Z"/>
                <w:rFonts w:ascii="標楷體" w:eastAsia="標楷體" w:hAnsi="標楷體"/>
              </w:rPr>
            </w:pPr>
          </w:p>
        </w:tc>
        <w:tc>
          <w:tcPr>
            <w:tcW w:w="1093" w:type="dxa"/>
            <w:tcBorders>
              <w:top w:val="single" w:sz="4" w:space="0" w:color="auto"/>
              <w:left w:val="single" w:sz="4" w:space="0" w:color="auto"/>
              <w:bottom w:val="single" w:sz="4" w:space="0" w:color="auto"/>
              <w:right w:val="single" w:sz="4" w:space="0" w:color="auto"/>
            </w:tcBorders>
            <w:shd w:val="clear" w:color="auto" w:fill="D9D9D9"/>
            <w:hideMark/>
          </w:tcPr>
          <w:p w14:paraId="6FBE0B55" w14:textId="77777777" w:rsidR="00F63C93" w:rsidRPr="00F63C93" w:rsidRDefault="00F63C93" w:rsidP="00F63C93">
            <w:pPr>
              <w:rPr>
                <w:ins w:id="179" w:author="st1" w:date="2021-05-06T18:58:00Z"/>
                <w:rFonts w:ascii="標楷體" w:eastAsia="標楷體" w:hAnsi="標楷體"/>
              </w:rPr>
            </w:pPr>
            <w:r w:rsidRPr="00F63C93">
              <w:rPr>
                <w:rFonts w:ascii="標楷體" w:eastAsia="標楷體" w:hAnsi="標楷體" w:hint="eastAsia"/>
              </w:rPr>
              <w:t>資料長度</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8C5C0CD" w14:textId="77777777" w:rsidR="00F63C93" w:rsidRPr="00F63C93" w:rsidRDefault="00F63C93" w:rsidP="00F63C93">
            <w:pPr>
              <w:rPr>
                <w:ins w:id="180" w:author="st1" w:date="2021-05-06T18:58:00Z"/>
                <w:rFonts w:ascii="標楷體" w:eastAsia="標楷體" w:hAnsi="標楷體"/>
              </w:rPr>
            </w:pPr>
            <w:ins w:id="181" w:author="st1" w:date="2021-05-06T18:58:00Z">
              <w:r w:rsidRPr="00F63C93">
                <w:rPr>
                  <w:rFonts w:ascii="標楷體" w:eastAsia="標楷體" w:hAnsi="標楷體" w:hint="eastAsia"/>
                </w:rPr>
                <w:t>預設值</w:t>
              </w:r>
            </w:ins>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05825B4F" w14:textId="77777777" w:rsidR="00F63C93" w:rsidRPr="00F63C93" w:rsidRDefault="00F63C93" w:rsidP="00F63C93">
            <w:pPr>
              <w:rPr>
                <w:ins w:id="182" w:author="st1" w:date="2021-05-06T18:58:00Z"/>
                <w:rFonts w:ascii="標楷體" w:eastAsia="標楷體" w:hAnsi="標楷體"/>
              </w:rPr>
            </w:pPr>
            <w:ins w:id="183" w:author="st1" w:date="2021-05-06T18:58:00Z">
              <w:r w:rsidRPr="00F63C93">
                <w:rPr>
                  <w:rFonts w:ascii="標楷體" w:eastAsia="標楷體" w:hAnsi="標楷體" w:hint="eastAsia"/>
                </w:rPr>
                <w:t>選單內容</w:t>
              </w:r>
            </w:ins>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74F58936" w14:textId="77777777" w:rsidR="00F63C93" w:rsidRPr="00F63C93" w:rsidRDefault="00F63C93" w:rsidP="00F63C93">
            <w:pPr>
              <w:rPr>
                <w:ins w:id="184" w:author="st1" w:date="2021-05-06T18:58:00Z"/>
                <w:rFonts w:ascii="標楷體" w:eastAsia="標楷體" w:hAnsi="標楷體"/>
              </w:rPr>
            </w:pPr>
            <w:ins w:id="185" w:author="st1" w:date="2021-05-06T18:58:00Z">
              <w:r w:rsidRPr="00F63C93">
                <w:rPr>
                  <w:rFonts w:ascii="標楷體" w:eastAsia="標楷體" w:hAnsi="標楷體" w:hint="eastAsia"/>
                </w:rPr>
                <w:t>必填</w:t>
              </w:r>
            </w:ins>
          </w:p>
        </w:tc>
        <w:tc>
          <w:tcPr>
            <w:tcW w:w="709" w:type="dxa"/>
            <w:tcBorders>
              <w:top w:val="single" w:sz="4" w:space="0" w:color="auto"/>
              <w:left w:val="single" w:sz="4" w:space="0" w:color="auto"/>
              <w:bottom w:val="single" w:sz="4" w:space="0" w:color="auto"/>
              <w:right w:val="single" w:sz="4" w:space="0" w:color="auto"/>
            </w:tcBorders>
            <w:shd w:val="clear" w:color="auto" w:fill="D9D9D9"/>
            <w:hideMark/>
          </w:tcPr>
          <w:p w14:paraId="0A9DE092" w14:textId="77777777" w:rsidR="00F63C93" w:rsidRPr="00F63C93" w:rsidRDefault="00F63C93" w:rsidP="00F63C93">
            <w:pPr>
              <w:rPr>
                <w:ins w:id="186" w:author="st1" w:date="2021-05-06T18:58:00Z"/>
                <w:rFonts w:ascii="標楷體" w:eastAsia="標楷體" w:hAnsi="標楷體"/>
              </w:rPr>
            </w:pPr>
            <w:ins w:id="187" w:author="st1" w:date="2021-05-06T18:58:00Z">
              <w:r w:rsidRPr="00F63C93">
                <w:rPr>
                  <w:rFonts w:ascii="標楷體" w:eastAsia="標楷體" w:hAnsi="標楷體" w:hint="eastAsia"/>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BCEF91" w14:textId="77777777" w:rsidR="00F63C93" w:rsidRPr="00F63C93" w:rsidRDefault="00F63C93" w:rsidP="00F63C93">
            <w:pPr>
              <w:widowControl/>
              <w:rPr>
                <w:ins w:id="188" w:author="st1" w:date="2021-05-06T18:58:00Z"/>
                <w:rFonts w:ascii="標楷體" w:eastAsia="標楷體" w:hAnsi="標楷體"/>
              </w:rPr>
            </w:pPr>
          </w:p>
        </w:tc>
      </w:tr>
      <w:tr w:rsidR="00F63C93" w:rsidRPr="00F63C93" w14:paraId="15503F7E" w14:textId="77777777" w:rsidTr="00067F94">
        <w:trPr>
          <w:trHeight w:val="244"/>
          <w:jc w:val="center"/>
          <w:ins w:id="189" w:author="st1" w:date="2021-05-06T18:58:00Z"/>
        </w:trPr>
        <w:tc>
          <w:tcPr>
            <w:tcW w:w="567" w:type="dxa"/>
            <w:tcBorders>
              <w:top w:val="single" w:sz="4" w:space="0" w:color="auto"/>
              <w:left w:val="single" w:sz="4" w:space="0" w:color="auto"/>
              <w:bottom w:val="single" w:sz="4" w:space="0" w:color="auto"/>
              <w:right w:val="single" w:sz="4" w:space="0" w:color="auto"/>
            </w:tcBorders>
            <w:hideMark/>
          </w:tcPr>
          <w:p w14:paraId="4C0AAFBB" w14:textId="77777777" w:rsidR="00F63C93" w:rsidRPr="00F63C93" w:rsidRDefault="00F63C93" w:rsidP="00F63C93">
            <w:pPr>
              <w:rPr>
                <w:ins w:id="190" w:author="st1" w:date="2021-05-06T18:58:00Z"/>
                <w:rFonts w:ascii="標楷體" w:eastAsia="標楷體" w:hAnsi="標楷體"/>
              </w:rPr>
            </w:pPr>
            <w:ins w:id="191" w:author="st1" w:date="2021-05-06T18:58:00Z">
              <w:r w:rsidRPr="00F63C93">
                <w:rPr>
                  <w:rFonts w:ascii="標楷體" w:eastAsia="標楷體" w:hAnsi="標楷體" w:hint="eastAsia"/>
                </w:rPr>
                <w:t>1.</w:t>
              </w:r>
            </w:ins>
          </w:p>
        </w:tc>
        <w:tc>
          <w:tcPr>
            <w:tcW w:w="1551" w:type="dxa"/>
            <w:tcBorders>
              <w:top w:val="single" w:sz="4" w:space="0" w:color="auto"/>
              <w:left w:val="single" w:sz="4" w:space="0" w:color="auto"/>
              <w:bottom w:val="single" w:sz="4" w:space="0" w:color="auto"/>
              <w:right w:val="single" w:sz="4" w:space="0" w:color="auto"/>
            </w:tcBorders>
            <w:hideMark/>
          </w:tcPr>
          <w:p w14:paraId="510474CC" w14:textId="77777777" w:rsidR="00F63C93" w:rsidRPr="00F63C93" w:rsidRDefault="00F63C93" w:rsidP="00F63C93">
            <w:pPr>
              <w:rPr>
                <w:ins w:id="192" w:author="st1" w:date="2021-05-06T18:58:00Z"/>
                <w:rFonts w:ascii="標楷體" w:eastAsia="標楷體" w:hAnsi="標楷體"/>
              </w:rPr>
            </w:pPr>
            <w:ins w:id="193" w:author="st1" w:date="2021-05-06T19:00:00Z">
              <w:r w:rsidRPr="00F63C93">
                <w:rPr>
                  <w:rFonts w:ascii="標楷體" w:eastAsia="標楷體" w:hAnsi="標楷體" w:hint="eastAsia"/>
                </w:rPr>
                <w:t>年份</w:t>
              </w:r>
            </w:ins>
          </w:p>
        </w:tc>
        <w:tc>
          <w:tcPr>
            <w:tcW w:w="1093" w:type="dxa"/>
            <w:tcBorders>
              <w:top w:val="single" w:sz="4" w:space="0" w:color="auto"/>
              <w:left w:val="single" w:sz="4" w:space="0" w:color="auto"/>
              <w:bottom w:val="single" w:sz="4" w:space="0" w:color="auto"/>
              <w:right w:val="single" w:sz="4" w:space="0" w:color="auto"/>
            </w:tcBorders>
            <w:hideMark/>
          </w:tcPr>
          <w:p w14:paraId="3301841C" w14:textId="77777777" w:rsidR="00F63C93" w:rsidRPr="00F63C93" w:rsidRDefault="00F63C93" w:rsidP="00F63C93">
            <w:pPr>
              <w:rPr>
                <w:ins w:id="194" w:author="st1" w:date="2021-05-06T18:58:00Z"/>
                <w:rFonts w:ascii="標楷體" w:eastAsia="標楷體" w:hAnsi="標楷體"/>
              </w:rPr>
            </w:pPr>
            <w:ins w:id="195" w:author="st1" w:date="2021-05-06T19:00:00Z">
              <w:r w:rsidRPr="00F63C93">
                <w:rPr>
                  <w:rFonts w:ascii="標楷體" w:eastAsia="標楷體" w:hAnsi="標楷體" w:hint="eastAsia"/>
                </w:rPr>
                <w:t>3</w:t>
              </w:r>
            </w:ins>
          </w:p>
        </w:tc>
        <w:tc>
          <w:tcPr>
            <w:tcW w:w="1417" w:type="dxa"/>
            <w:tcBorders>
              <w:top w:val="single" w:sz="4" w:space="0" w:color="auto"/>
              <w:left w:val="single" w:sz="4" w:space="0" w:color="auto"/>
              <w:bottom w:val="single" w:sz="4" w:space="0" w:color="auto"/>
              <w:right w:val="single" w:sz="4" w:space="0" w:color="auto"/>
            </w:tcBorders>
            <w:hideMark/>
          </w:tcPr>
          <w:p w14:paraId="5C360362" w14:textId="77777777" w:rsidR="00F63C93" w:rsidRPr="00F63C93" w:rsidRDefault="00F63C93" w:rsidP="00F63C93">
            <w:pPr>
              <w:rPr>
                <w:ins w:id="196" w:author="st1" w:date="2021-05-06T18:58:00Z"/>
                <w:rFonts w:ascii="標楷體" w:eastAsia="標楷體" w:hAnsi="標楷體"/>
              </w:rPr>
            </w:pPr>
            <w:ins w:id="197" w:author="st1" w:date="2021-05-06T18:58:00Z">
              <w:del w:id="198" w:author="黃梓峻" w:date="2021-06-28T12:41:00Z">
                <w:r w:rsidRPr="00F63C93" w:rsidDel="00D05485">
                  <w:rPr>
                    <w:rFonts w:ascii="標楷體" w:eastAsia="標楷體" w:hAnsi="標楷體" w:hint="eastAsia"/>
                  </w:rPr>
                  <w:delText>營業日</w:delText>
                </w:r>
              </w:del>
            </w:ins>
            <w:ins w:id="199" w:author="黃梓峻" w:date="2021-06-28T12:41:00Z">
              <w:r w:rsidRPr="00F63C93">
                <w:rPr>
                  <w:rFonts w:ascii="標楷體" w:eastAsia="標楷體" w:hAnsi="標楷體" w:hint="eastAsia"/>
                </w:rPr>
                <w:t>會計日</w:t>
              </w:r>
            </w:ins>
            <w:ins w:id="200" w:author="st1" w:date="2021-05-06T19:00:00Z">
              <w:r w:rsidRPr="00F63C93">
                <w:rPr>
                  <w:rFonts w:ascii="標楷體" w:eastAsia="標楷體" w:hAnsi="標楷體" w:hint="eastAsia"/>
                </w:rPr>
                <w:t>當年</w:t>
              </w:r>
            </w:ins>
          </w:p>
        </w:tc>
        <w:tc>
          <w:tcPr>
            <w:tcW w:w="2552" w:type="dxa"/>
            <w:tcBorders>
              <w:top w:val="single" w:sz="4" w:space="0" w:color="auto"/>
              <w:left w:val="single" w:sz="4" w:space="0" w:color="auto"/>
              <w:bottom w:val="single" w:sz="4" w:space="0" w:color="auto"/>
              <w:right w:val="single" w:sz="4" w:space="0" w:color="auto"/>
            </w:tcBorders>
          </w:tcPr>
          <w:p w14:paraId="1F2C9EF2" w14:textId="77777777" w:rsidR="00F63C93" w:rsidRPr="00F63C93" w:rsidRDefault="00F63C93" w:rsidP="00F63C93">
            <w:pPr>
              <w:rPr>
                <w:ins w:id="201" w:author="st1" w:date="2021-05-06T18:58:00Z"/>
                <w:rFonts w:ascii="標楷體" w:eastAsia="標楷體" w:hAnsi="標楷體"/>
              </w:rPr>
            </w:pPr>
          </w:p>
        </w:tc>
        <w:tc>
          <w:tcPr>
            <w:tcW w:w="724" w:type="dxa"/>
            <w:tcBorders>
              <w:top w:val="single" w:sz="4" w:space="0" w:color="auto"/>
              <w:left w:val="single" w:sz="4" w:space="0" w:color="auto"/>
              <w:bottom w:val="single" w:sz="4" w:space="0" w:color="auto"/>
              <w:right w:val="single" w:sz="4" w:space="0" w:color="auto"/>
            </w:tcBorders>
            <w:hideMark/>
          </w:tcPr>
          <w:p w14:paraId="0DDA6350" w14:textId="77777777" w:rsidR="00F63C93" w:rsidRPr="00F63C93" w:rsidRDefault="00F63C93" w:rsidP="00F63C93">
            <w:pPr>
              <w:rPr>
                <w:ins w:id="202" w:author="st1" w:date="2021-05-06T18:58:00Z"/>
                <w:rFonts w:ascii="標楷體" w:eastAsia="標楷體" w:hAnsi="標楷體"/>
              </w:rPr>
            </w:pPr>
            <w:ins w:id="203" w:author="st1" w:date="2021-05-06T18:58:00Z">
              <w:r w:rsidRPr="00F63C93">
                <w:rPr>
                  <w:rFonts w:ascii="標楷體" w:eastAsia="標楷體" w:hAnsi="標楷體" w:hint="eastAsia"/>
                </w:rPr>
                <w:t>V</w:t>
              </w:r>
            </w:ins>
          </w:p>
        </w:tc>
        <w:tc>
          <w:tcPr>
            <w:tcW w:w="709" w:type="dxa"/>
            <w:tcBorders>
              <w:top w:val="single" w:sz="4" w:space="0" w:color="auto"/>
              <w:left w:val="single" w:sz="4" w:space="0" w:color="auto"/>
              <w:bottom w:val="single" w:sz="4" w:space="0" w:color="auto"/>
              <w:right w:val="single" w:sz="4" w:space="0" w:color="auto"/>
            </w:tcBorders>
            <w:hideMark/>
          </w:tcPr>
          <w:p w14:paraId="0E20ACC9" w14:textId="77777777" w:rsidR="00F63C93" w:rsidRPr="00F63C93" w:rsidRDefault="00F63C93" w:rsidP="00F63C93">
            <w:pPr>
              <w:jc w:val="center"/>
              <w:rPr>
                <w:ins w:id="204" w:author="st1" w:date="2021-05-06T18:58:00Z"/>
                <w:rFonts w:ascii="標楷體" w:eastAsia="標楷體" w:hAnsi="標楷體"/>
              </w:rPr>
            </w:pPr>
            <w:ins w:id="205" w:author="st1" w:date="2021-05-06T18:58:00Z">
              <w:r w:rsidRPr="00F63C93">
                <w:rPr>
                  <w:rFonts w:ascii="標楷體" w:eastAsia="標楷體" w:hAnsi="標楷體" w:hint="eastAsia"/>
                </w:rPr>
                <w:t>W</w:t>
              </w:r>
            </w:ins>
          </w:p>
        </w:tc>
        <w:tc>
          <w:tcPr>
            <w:tcW w:w="1522" w:type="dxa"/>
            <w:tcBorders>
              <w:top w:val="single" w:sz="4" w:space="0" w:color="auto"/>
              <w:left w:val="single" w:sz="4" w:space="0" w:color="auto"/>
              <w:bottom w:val="single" w:sz="4" w:space="0" w:color="auto"/>
              <w:right w:val="single" w:sz="4" w:space="0" w:color="auto"/>
            </w:tcBorders>
          </w:tcPr>
          <w:p w14:paraId="169161C1" w14:textId="77777777" w:rsidR="00F63C93" w:rsidRPr="00F63C93" w:rsidRDefault="00F63C93" w:rsidP="00F63C93">
            <w:pPr>
              <w:rPr>
                <w:ins w:id="206" w:author="黃梓峻" w:date="2021-05-14T16:30:00Z"/>
                <w:rFonts w:ascii="標楷體" w:eastAsia="標楷體" w:hAnsi="標楷體"/>
              </w:rPr>
            </w:pPr>
            <w:r w:rsidRPr="00F63C93">
              <w:rPr>
                <w:rFonts w:ascii="標楷體" w:eastAsia="標楷體" w:hAnsi="標楷體" w:hint="eastAsia"/>
              </w:rPr>
              <w:t>限輸入數字，</w:t>
            </w:r>
            <w:ins w:id="207" w:author="黃梓峻" w:date="2021-05-14T16:30:00Z">
              <w:r w:rsidRPr="00F63C93">
                <w:rPr>
                  <w:rFonts w:ascii="標楷體" w:eastAsia="標楷體" w:hAnsi="標楷體" w:hint="eastAsia"/>
                </w:rPr>
                <w:t>檢核條件:</w:t>
              </w:r>
            </w:ins>
            <w:r w:rsidRPr="00F63C93">
              <w:rPr>
                <w:rFonts w:ascii="標楷體" w:eastAsia="標楷體" w:hAnsi="標楷體" w:hint="eastAsia"/>
              </w:rPr>
              <w:t>不可為0/</w:t>
            </w:r>
          </w:p>
          <w:p w14:paraId="625FEE92" w14:textId="77777777" w:rsidR="00F63C93" w:rsidRPr="00F63C93" w:rsidRDefault="00F63C93" w:rsidP="00F63C93">
            <w:pPr>
              <w:rPr>
                <w:ins w:id="208" w:author="st1" w:date="2021-05-06T18:58:00Z"/>
                <w:rFonts w:ascii="標楷體" w:eastAsia="標楷體" w:hAnsi="標楷體"/>
              </w:rPr>
            </w:pPr>
            <w:ins w:id="209" w:author="黃梓峻" w:date="2021-05-14T16:31:00Z">
              <w:r w:rsidRPr="00F63C93">
                <w:rPr>
                  <w:rFonts w:ascii="標楷體" w:eastAsia="標楷體" w:hAnsi="標楷體" w:hint="eastAsia"/>
                </w:rPr>
                <w:t>V(2</w:t>
              </w:r>
              <w:r w:rsidRPr="00F63C93">
                <w:rPr>
                  <w:rFonts w:ascii="標楷體" w:eastAsia="標楷體" w:hAnsi="標楷體"/>
                </w:rPr>
                <w:t>,0)</w:t>
              </w:r>
            </w:ins>
          </w:p>
        </w:tc>
      </w:tr>
    </w:tbl>
    <w:p w14:paraId="42A08031" w14:textId="77777777" w:rsidR="00F63C93" w:rsidRPr="00F63C93" w:rsidRDefault="00F63C93" w:rsidP="00F63C93">
      <w:pPr>
        <w:rPr>
          <w:ins w:id="210" w:author="st1" w:date="2021-05-06T18:58:00Z"/>
          <w:rFonts w:ascii="標楷體" w:eastAsia="標楷體" w:hAnsi="標楷體"/>
        </w:rPr>
      </w:pPr>
    </w:p>
    <w:p w14:paraId="2262B337" w14:textId="77777777" w:rsidR="00F63C93" w:rsidRPr="00F63C93" w:rsidRDefault="00F63C93" w:rsidP="00F63C93">
      <w:pPr>
        <w:numPr>
          <w:ilvl w:val="0"/>
          <w:numId w:val="126"/>
        </w:numPr>
        <w:tabs>
          <w:tab w:val="num" w:pos="360"/>
        </w:tabs>
        <w:snapToGrid w:val="0"/>
        <w:ind w:left="1418" w:firstLine="0"/>
        <w:rPr>
          <w:ins w:id="211" w:author="st1" w:date="2021-05-06T18:58:00Z"/>
          <w:rFonts w:eastAsia="標楷體"/>
          <w:sz w:val="26"/>
        </w:rPr>
      </w:pPr>
      <w:r w:rsidRPr="00F63C93">
        <w:rPr>
          <w:rFonts w:eastAsia="標楷體" w:hint="eastAsia"/>
          <w:sz w:val="26"/>
        </w:rPr>
        <w:t>輸出</w:t>
      </w:r>
      <w:ins w:id="212" w:author="st1" w:date="2021-05-06T18:58:00Z">
        <w:r w:rsidRPr="00F63C93">
          <w:rPr>
            <w:rFonts w:eastAsia="標楷體" w:hint="eastAsia"/>
            <w:sz w:val="26"/>
          </w:rPr>
          <w:t>畫面</w:t>
        </w:r>
      </w:ins>
    </w:p>
    <w:p w14:paraId="3F820F89" w14:textId="77777777" w:rsidR="00F63C93" w:rsidRPr="00F63C93" w:rsidRDefault="00F63C93" w:rsidP="00F63C93">
      <w:pPr>
        <w:rPr>
          <w:rFonts w:ascii="標楷體" w:eastAsia="標楷體" w:hAnsi="標楷體"/>
        </w:rPr>
      </w:pPr>
    </w:p>
    <w:p w14:paraId="7B9ACA57" w14:textId="77777777" w:rsidR="00F63C93" w:rsidRPr="00F63C93" w:rsidDel="005635C6" w:rsidRDefault="00F63C93" w:rsidP="00F63C93">
      <w:pPr>
        <w:rPr>
          <w:del w:id="213" w:author="st1" w:date="2021-05-06T18:57:00Z"/>
          <w:rFonts w:ascii="標楷體" w:eastAsia="標楷體" w:hAnsi="標楷體"/>
          <w:lang w:eastAsia="x-none"/>
        </w:rPr>
      </w:pPr>
      <w:r w:rsidRPr="00F63C93">
        <w:rPr>
          <w:rFonts w:ascii="標楷體" w:eastAsia="標楷體" w:hAnsi="標楷體"/>
          <w:noProof/>
        </w:rPr>
        <w:lastRenderedPageBreak/>
        <w:drawing>
          <wp:inline distT="0" distB="0" distL="0" distR="0" wp14:anchorId="0B01E02B" wp14:editId="62017BBB">
            <wp:extent cx="6479540" cy="2827020"/>
            <wp:effectExtent l="0" t="0" r="0" b="0"/>
            <wp:docPr id="150" name="圖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2827020"/>
                    </a:xfrm>
                    <a:prstGeom prst="rect">
                      <a:avLst/>
                    </a:prstGeom>
                  </pic:spPr>
                </pic:pic>
              </a:graphicData>
            </a:graphic>
          </wp:inline>
        </w:drawing>
      </w:r>
      <w:del w:id="214" w:author="st1" w:date="2021-05-06T18:57:00Z">
        <w:r w:rsidRPr="00F63C93" w:rsidDel="005635C6">
          <w:rPr>
            <w:rFonts w:ascii="標楷體" w:eastAsia="標楷體" w:hAnsi="標楷體" w:hint="eastAsia"/>
            <w:lang w:eastAsia="x-none"/>
          </w:rPr>
          <w:delText>輸出畫面：</w:delText>
        </w:r>
      </w:del>
    </w:p>
    <w:p w14:paraId="7C51680F" w14:textId="77777777" w:rsidR="00F63C93" w:rsidRPr="00F63C93" w:rsidRDefault="00F63C93" w:rsidP="00F63C93">
      <w:pPr>
        <w:rPr>
          <w:rFonts w:ascii="標楷體" w:eastAsia="標楷體" w:hAnsi="標楷體"/>
          <w:lang w:eastAsia="x-none"/>
        </w:rPr>
      </w:pPr>
      <w:del w:id="215" w:author="st1" w:date="2021-05-06T18:58:00Z">
        <w:r w:rsidRPr="00F63C93" w:rsidDel="005635C6">
          <w:rPr>
            <w:rFonts w:ascii="標楷體" w:eastAsia="標楷體" w:hAnsi="標楷體"/>
            <w:noProof/>
          </w:rPr>
          <w:drawing>
            <wp:inline distT="0" distB="0" distL="0" distR="0" wp14:anchorId="6DF491EB" wp14:editId="5A8ECE2B">
              <wp:extent cx="6483350" cy="1460500"/>
              <wp:effectExtent l="0" t="0" r="0" b="6350"/>
              <wp:docPr id="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3350" cy="1460500"/>
                      </a:xfrm>
                      <a:prstGeom prst="rect">
                        <a:avLst/>
                      </a:prstGeom>
                      <a:noFill/>
                      <a:ln>
                        <a:noFill/>
                      </a:ln>
                    </pic:spPr>
                  </pic:pic>
                </a:graphicData>
              </a:graphic>
            </wp:inline>
          </w:drawing>
        </w:r>
      </w:del>
    </w:p>
    <w:p w14:paraId="5A11FC69" w14:textId="77777777" w:rsidR="00F63C93" w:rsidRPr="00F63C93" w:rsidRDefault="00F63C93" w:rsidP="00F63C93">
      <w:pPr>
        <w:rPr>
          <w:ins w:id="216" w:author="st1" w:date="2021-05-06T18:59:00Z"/>
          <w:rFonts w:ascii="標楷體" w:eastAsia="標楷體" w:hAnsi="標楷體"/>
          <w:lang w:eastAsia="x-none"/>
        </w:rPr>
      </w:pPr>
    </w:p>
    <w:p w14:paraId="7F0D36CF" w14:textId="77777777" w:rsidR="00F63C93" w:rsidRPr="00F63C93" w:rsidRDefault="00F63C93" w:rsidP="00F63C93">
      <w:pPr>
        <w:numPr>
          <w:ilvl w:val="0"/>
          <w:numId w:val="126"/>
        </w:numPr>
        <w:tabs>
          <w:tab w:val="num" w:pos="360"/>
        </w:tabs>
        <w:snapToGrid w:val="0"/>
        <w:ind w:left="1418" w:firstLine="0"/>
        <w:rPr>
          <w:ins w:id="217" w:author="st1" w:date="2021-05-06T18:59:00Z"/>
          <w:rFonts w:eastAsia="標楷體"/>
          <w:sz w:val="26"/>
        </w:rPr>
      </w:pPr>
      <w:ins w:id="218" w:author="st1" w:date="2021-05-06T18:59:00Z">
        <w:r w:rsidRPr="00F63C93">
          <w:rPr>
            <w:rFonts w:eastAsia="標楷體" w:hint="eastAsia"/>
            <w:sz w:val="26"/>
          </w:rPr>
          <w:t>輸</w:t>
        </w:r>
        <w:r w:rsidRPr="00F63C93">
          <w:rPr>
            <w:rFonts w:eastAsia="標楷體" w:hint="eastAsia"/>
            <w:sz w:val="26"/>
            <w:lang w:eastAsia="zh-HK"/>
          </w:rPr>
          <w:t>出</w:t>
        </w:r>
        <w:r w:rsidRPr="00F63C93">
          <w:rPr>
            <w:rFonts w:eastAsia="標楷體" w:hint="eastAsia"/>
            <w:sz w:val="26"/>
          </w:rPr>
          <w:t>畫面資料說明</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19" w:author="st1" w:date="2021-04-21T18:05:00Z">
          <w:tblPr>
            <w:tblW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52"/>
        <w:gridCol w:w="1129"/>
        <w:gridCol w:w="1727"/>
        <w:gridCol w:w="3336"/>
        <w:gridCol w:w="3250"/>
        <w:tblGridChange w:id="220">
          <w:tblGrid>
            <w:gridCol w:w="5"/>
            <w:gridCol w:w="752"/>
            <w:gridCol w:w="45"/>
            <w:gridCol w:w="1084"/>
            <w:gridCol w:w="158"/>
            <w:gridCol w:w="1569"/>
            <w:gridCol w:w="372"/>
            <w:gridCol w:w="2856"/>
            <w:gridCol w:w="108"/>
            <w:gridCol w:w="3250"/>
            <w:gridCol w:w="221"/>
          </w:tblGrid>
        </w:tblGridChange>
      </w:tblGrid>
      <w:tr w:rsidR="00F63C93" w:rsidRPr="00F63C93" w14:paraId="602FA4AA" w14:textId="77777777" w:rsidTr="00067F94">
        <w:trPr>
          <w:tblHeader/>
          <w:ins w:id="221" w:author="st1" w:date="2021-05-06T18:59:00Z"/>
          <w:trPrChange w:id="222" w:author="st1" w:date="2021-04-21T18:05:00Z">
            <w:trPr>
              <w:tblHeader/>
            </w:trPr>
          </w:trPrChange>
        </w:trPr>
        <w:tc>
          <w:tcPr>
            <w:tcW w:w="802" w:type="dxa"/>
            <w:tcBorders>
              <w:top w:val="single" w:sz="4" w:space="0" w:color="auto"/>
              <w:left w:val="single" w:sz="4" w:space="0" w:color="auto"/>
              <w:bottom w:val="single" w:sz="4" w:space="0" w:color="auto"/>
              <w:right w:val="single" w:sz="4" w:space="0" w:color="auto"/>
            </w:tcBorders>
            <w:shd w:val="clear" w:color="auto" w:fill="D9D9D9"/>
            <w:hideMark/>
            <w:tcPrChange w:id="223" w:author="st1" w:date="2021-04-21T18:05:00Z">
              <w:tcPr>
                <w:tcW w:w="802" w:type="dxa"/>
                <w:gridSpan w:val="3"/>
                <w:tcBorders>
                  <w:top w:val="single" w:sz="4" w:space="0" w:color="auto"/>
                  <w:left w:val="single" w:sz="4" w:space="5" w:color="auto"/>
                  <w:bottom w:val="single" w:sz="4" w:space="0" w:color="auto"/>
                  <w:right w:val="single" w:sz="4" w:space="5" w:color="auto"/>
                </w:tcBorders>
                <w:shd w:val="clear" w:color="auto" w:fill="D9D9D9"/>
                <w:hideMark/>
              </w:tcPr>
            </w:tcPrChange>
          </w:tcPr>
          <w:p w14:paraId="38FCAE44" w14:textId="77777777" w:rsidR="00F63C93" w:rsidRPr="00F63C93" w:rsidRDefault="00F63C93" w:rsidP="00F63C93">
            <w:pPr>
              <w:jc w:val="center"/>
              <w:rPr>
                <w:ins w:id="224" w:author="st1" w:date="2021-05-06T18:59:00Z"/>
                <w:rFonts w:ascii="標楷體" w:eastAsia="標楷體" w:hAnsi="標楷體"/>
                <w:lang w:eastAsia="zh-HK"/>
              </w:rPr>
            </w:pPr>
            <w:ins w:id="225" w:author="st1" w:date="2021-05-06T18:59:00Z">
              <w:r w:rsidRPr="00F63C93">
                <w:rPr>
                  <w:rFonts w:ascii="標楷體" w:eastAsia="標楷體" w:hAnsi="標楷體" w:hint="eastAsia"/>
                  <w:lang w:eastAsia="zh-HK"/>
                </w:rPr>
                <w:t>序號</w:t>
              </w:r>
            </w:ins>
          </w:p>
        </w:tc>
        <w:tc>
          <w:tcPr>
            <w:tcW w:w="1242" w:type="dxa"/>
            <w:tcBorders>
              <w:top w:val="single" w:sz="4" w:space="0" w:color="auto"/>
              <w:left w:val="single" w:sz="4" w:space="0" w:color="auto"/>
              <w:bottom w:val="single" w:sz="4" w:space="0" w:color="auto"/>
              <w:right w:val="single" w:sz="4" w:space="0" w:color="auto"/>
            </w:tcBorders>
            <w:shd w:val="clear" w:color="auto" w:fill="D9D9D9"/>
            <w:hideMark/>
            <w:tcPrChange w:id="226" w:author="st1" w:date="2021-04-21T18:05:00Z">
              <w:tcPr>
                <w:tcW w:w="1242" w:type="dxa"/>
                <w:gridSpan w:val="2"/>
                <w:tcBorders>
                  <w:top w:val="single" w:sz="4" w:space="0" w:color="auto"/>
                  <w:left w:val="single" w:sz="4" w:space="5" w:color="auto"/>
                  <w:bottom w:val="single" w:sz="4" w:space="0" w:color="auto"/>
                  <w:right w:val="single" w:sz="4" w:space="5" w:color="auto"/>
                </w:tcBorders>
                <w:shd w:val="clear" w:color="auto" w:fill="D9D9D9"/>
                <w:hideMark/>
              </w:tcPr>
            </w:tcPrChange>
          </w:tcPr>
          <w:p w14:paraId="50B64556" w14:textId="77777777" w:rsidR="00F63C93" w:rsidRPr="00F63C93" w:rsidRDefault="00F63C93" w:rsidP="00F63C93">
            <w:pPr>
              <w:jc w:val="center"/>
              <w:rPr>
                <w:ins w:id="227" w:author="st1" w:date="2021-05-06T18:59:00Z"/>
                <w:rFonts w:ascii="標楷體" w:eastAsia="標楷體" w:hAnsi="標楷體"/>
                <w:lang w:eastAsia="zh-HK"/>
              </w:rPr>
            </w:pPr>
            <w:ins w:id="228" w:author="st1" w:date="2021-05-06T18:59:00Z">
              <w:r w:rsidRPr="00F63C93">
                <w:rPr>
                  <w:rFonts w:ascii="標楷體" w:eastAsia="標楷體" w:hAnsi="標楷體" w:hint="eastAsia"/>
                  <w:lang w:eastAsia="zh-HK"/>
                </w:rPr>
                <w:t>欄位型態</w:t>
              </w:r>
            </w:ins>
          </w:p>
        </w:tc>
        <w:tc>
          <w:tcPr>
            <w:tcW w:w="1941" w:type="dxa"/>
            <w:tcBorders>
              <w:top w:val="single" w:sz="4" w:space="0" w:color="auto"/>
              <w:left w:val="single" w:sz="4" w:space="0" w:color="auto"/>
              <w:bottom w:val="single" w:sz="4" w:space="0" w:color="auto"/>
              <w:right w:val="single" w:sz="4" w:space="0" w:color="auto"/>
            </w:tcBorders>
            <w:shd w:val="clear" w:color="auto" w:fill="D9D9D9"/>
            <w:hideMark/>
            <w:tcPrChange w:id="229" w:author="st1" w:date="2021-04-21T18:05:00Z">
              <w:tcPr>
                <w:tcW w:w="1941" w:type="dxa"/>
                <w:gridSpan w:val="2"/>
                <w:tcBorders>
                  <w:top w:val="single" w:sz="4" w:space="0" w:color="auto"/>
                  <w:left w:val="single" w:sz="4" w:space="5" w:color="auto"/>
                  <w:bottom w:val="single" w:sz="4" w:space="0" w:color="auto"/>
                  <w:right w:val="single" w:sz="4" w:space="5" w:color="auto"/>
                </w:tcBorders>
                <w:shd w:val="clear" w:color="auto" w:fill="D9D9D9"/>
                <w:hideMark/>
              </w:tcPr>
            </w:tcPrChange>
          </w:tcPr>
          <w:p w14:paraId="7B8EDDE3" w14:textId="77777777" w:rsidR="00F63C93" w:rsidRPr="00F63C93" w:rsidRDefault="00F63C93" w:rsidP="00F63C93">
            <w:pPr>
              <w:jc w:val="center"/>
              <w:rPr>
                <w:ins w:id="230" w:author="st1" w:date="2021-05-06T18:59:00Z"/>
                <w:rFonts w:ascii="標楷體" w:eastAsia="標楷體" w:hAnsi="標楷體"/>
                <w:lang w:eastAsia="zh-HK"/>
              </w:rPr>
            </w:pPr>
            <w:ins w:id="231" w:author="st1" w:date="2021-05-06T18:59:00Z">
              <w:r w:rsidRPr="00F63C93">
                <w:rPr>
                  <w:rFonts w:ascii="標楷體" w:eastAsia="標楷體" w:hAnsi="標楷體" w:hint="eastAsia"/>
                  <w:lang w:eastAsia="zh-HK"/>
                </w:rPr>
                <w:t>欄位名稱</w:t>
              </w:r>
            </w:ins>
          </w:p>
        </w:tc>
        <w:tc>
          <w:tcPr>
            <w:tcW w:w="2856" w:type="dxa"/>
            <w:tcBorders>
              <w:top w:val="single" w:sz="4" w:space="0" w:color="auto"/>
              <w:left w:val="single" w:sz="4" w:space="0" w:color="auto"/>
              <w:bottom w:val="single" w:sz="4" w:space="0" w:color="auto"/>
              <w:right w:val="single" w:sz="4" w:space="0" w:color="auto"/>
            </w:tcBorders>
            <w:shd w:val="clear" w:color="auto" w:fill="D9D9D9"/>
            <w:hideMark/>
            <w:tcPrChange w:id="232" w:author="st1" w:date="2021-04-21T18:05:00Z">
              <w:tcPr>
                <w:tcW w:w="2856" w:type="dxa"/>
                <w:tcBorders>
                  <w:top w:val="single" w:sz="4" w:space="0" w:color="auto"/>
                  <w:left w:val="single" w:sz="4" w:space="5" w:color="auto"/>
                  <w:bottom w:val="single" w:sz="4" w:space="0" w:color="auto"/>
                  <w:right w:val="single" w:sz="4" w:space="5" w:color="auto"/>
                </w:tcBorders>
                <w:shd w:val="clear" w:color="auto" w:fill="D9D9D9"/>
                <w:hideMark/>
              </w:tcPr>
            </w:tcPrChange>
          </w:tcPr>
          <w:p w14:paraId="32E35204" w14:textId="77777777" w:rsidR="00F63C93" w:rsidRPr="00F63C93" w:rsidRDefault="00F63C93" w:rsidP="00F63C93">
            <w:pPr>
              <w:jc w:val="center"/>
              <w:rPr>
                <w:ins w:id="233" w:author="st1" w:date="2021-05-06T18:59:00Z"/>
                <w:rFonts w:ascii="標楷體" w:eastAsia="標楷體" w:hAnsi="標楷體"/>
              </w:rPr>
            </w:pPr>
            <w:ins w:id="234" w:author="st1" w:date="2021-05-06T18:59:00Z">
              <w:r w:rsidRPr="00F63C93">
                <w:rPr>
                  <w:rFonts w:ascii="標楷體" w:eastAsia="標楷體" w:hAnsi="標楷體" w:hint="eastAsia"/>
                  <w:lang w:eastAsia="zh-HK"/>
                </w:rPr>
                <w:t>資料來源</w:t>
              </w:r>
            </w:ins>
          </w:p>
        </w:tc>
        <w:tc>
          <w:tcPr>
            <w:tcW w:w="3579" w:type="dxa"/>
            <w:tcBorders>
              <w:top w:val="single" w:sz="4" w:space="0" w:color="auto"/>
              <w:left w:val="single" w:sz="4" w:space="0" w:color="auto"/>
              <w:bottom w:val="single" w:sz="4" w:space="0" w:color="auto"/>
              <w:right w:val="single" w:sz="4" w:space="0" w:color="auto"/>
            </w:tcBorders>
            <w:shd w:val="clear" w:color="auto" w:fill="D9D9D9"/>
            <w:hideMark/>
            <w:tcPrChange w:id="235" w:author="st1" w:date="2021-04-21T18:05:00Z">
              <w:tcPr>
                <w:tcW w:w="3579" w:type="dxa"/>
                <w:gridSpan w:val="3"/>
                <w:tcBorders>
                  <w:top w:val="single" w:sz="4" w:space="0" w:color="auto"/>
                  <w:left w:val="single" w:sz="4" w:space="5" w:color="auto"/>
                  <w:bottom w:val="single" w:sz="4" w:space="0" w:color="auto"/>
                  <w:right w:val="single" w:sz="4" w:space="5" w:color="auto"/>
                </w:tcBorders>
                <w:shd w:val="clear" w:color="auto" w:fill="D9D9D9"/>
                <w:hideMark/>
              </w:tcPr>
            </w:tcPrChange>
          </w:tcPr>
          <w:p w14:paraId="55CE235E" w14:textId="77777777" w:rsidR="00F63C93" w:rsidRPr="00F63C93" w:rsidRDefault="00F63C93" w:rsidP="00F63C93">
            <w:pPr>
              <w:jc w:val="center"/>
              <w:rPr>
                <w:ins w:id="236" w:author="st1" w:date="2021-05-06T18:59:00Z"/>
                <w:rFonts w:ascii="標楷體" w:eastAsia="標楷體" w:hAnsi="標楷體"/>
                <w:lang w:eastAsia="zh-HK"/>
              </w:rPr>
            </w:pPr>
            <w:ins w:id="237" w:author="st1" w:date="2021-05-06T18:59:00Z">
              <w:r w:rsidRPr="00F63C93">
                <w:rPr>
                  <w:rFonts w:ascii="標楷體" w:eastAsia="標楷體" w:hAnsi="標楷體" w:hint="eastAsia"/>
                  <w:lang w:eastAsia="zh-HK"/>
                </w:rPr>
                <w:t>輸出</w:t>
              </w:r>
              <w:r w:rsidRPr="00F63C93">
                <w:rPr>
                  <w:rFonts w:ascii="標楷體" w:eastAsia="標楷體" w:hAnsi="標楷體" w:hint="eastAsia"/>
                </w:rPr>
                <w:t>/</w:t>
              </w:r>
              <w:r w:rsidRPr="00F63C93">
                <w:rPr>
                  <w:rFonts w:ascii="標楷體" w:eastAsia="標楷體" w:hAnsi="標楷體" w:hint="eastAsia"/>
                  <w:lang w:eastAsia="zh-HK"/>
                </w:rPr>
                <w:t>功能說明</w:t>
              </w:r>
            </w:ins>
          </w:p>
        </w:tc>
      </w:tr>
      <w:tr w:rsidR="00F63C93" w:rsidRPr="00F63C93" w14:paraId="3E15A22A" w14:textId="77777777" w:rsidTr="00067F94">
        <w:trPr>
          <w:ins w:id="238" w:author="st1" w:date="2021-05-06T18:59:00Z"/>
        </w:trPr>
        <w:tc>
          <w:tcPr>
            <w:tcW w:w="802" w:type="dxa"/>
            <w:tcBorders>
              <w:top w:val="single" w:sz="4" w:space="0" w:color="auto"/>
              <w:left w:val="single" w:sz="4" w:space="0" w:color="auto"/>
              <w:bottom w:val="single" w:sz="4" w:space="0" w:color="auto"/>
              <w:right w:val="single" w:sz="4" w:space="0" w:color="auto"/>
            </w:tcBorders>
            <w:hideMark/>
            <w:tcPrChange w:id="239" w:author="st1" w:date="2021-05-06T19:01:00Z">
              <w:tcPr>
                <w:tcW w:w="802" w:type="dxa"/>
                <w:gridSpan w:val="3"/>
                <w:tcBorders>
                  <w:top w:val="single" w:sz="4" w:space="0" w:color="auto"/>
                  <w:left w:val="single" w:sz="4" w:space="5" w:color="auto"/>
                  <w:bottom w:val="single" w:sz="4" w:space="0" w:color="auto"/>
                  <w:right w:val="single" w:sz="4" w:space="5" w:color="auto"/>
                </w:tcBorders>
                <w:hideMark/>
              </w:tcPr>
            </w:tcPrChange>
          </w:tcPr>
          <w:p w14:paraId="1ECCED98" w14:textId="77777777" w:rsidR="00F63C93" w:rsidRPr="00F63C93" w:rsidRDefault="00F63C93" w:rsidP="00F63C93">
            <w:pPr>
              <w:jc w:val="center"/>
              <w:rPr>
                <w:ins w:id="240" w:author="st1" w:date="2021-05-06T18:59:00Z"/>
                <w:rFonts w:ascii="標楷體" w:eastAsia="標楷體" w:hAnsi="標楷體"/>
                <w:lang w:eastAsia="zh-HK"/>
              </w:rPr>
            </w:pPr>
            <w:ins w:id="241" w:author="st1" w:date="2021-05-06T18:59:00Z">
              <w:r w:rsidRPr="00F63C93">
                <w:rPr>
                  <w:rFonts w:ascii="標楷體" w:eastAsia="標楷體" w:hAnsi="標楷體" w:hint="eastAsia"/>
                </w:rPr>
                <w:t>1</w:t>
              </w:r>
            </w:ins>
          </w:p>
        </w:tc>
        <w:tc>
          <w:tcPr>
            <w:tcW w:w="1242" w:type="dxa"/>
            <w:tcBorders>
              <w:top w:val="single" w:sz="4" w:space="0" w:color="auto"/>
              <w:left w:val="single" w:sz="4" w:space="0" w:color="auto"/>
              <w:bottom w:val="single" w:sz="4" w:space="0" w:color="auto"/>
              <w:right w:val="single" w:sz="4" w:space="0" w:color="auto"/>
            </w:tcBorders>
            <w:tcPrChange w:id="242" w:author="st1" w:date="2021-05-06T19:01:00Z">
              <w:tcPr>
                <w:tcW w:w="1242" w:type="dxa"/>
                <w:gridSpan w:val="2"/>
                <w:tcBorders>
                  <w:top w:val="single" w:sz="4" w:space="0" w:color="auto"/>
                  <w:left w:val="single" w:sz="4" w:space="5" w:color="auto"/>
                  <w:bottom w:val="single" w:sz="4" w:space="0" w:color="auto"/>
                  <w:right w:val="single" w:sz="4" w:space="5" w:color="auto"/>
                </w:tcBorders>
              </w:tcPr>
            </w:tcPrChange>
          </w:tcPr>
          <w:p w14:paraId="36C39FE9" w14:textId="77777777" w:rsidR="00F63C93" w:rsidRPr="00F63C93" w:rsidRDefault="00F63C93" w:rsidP="00F63C93">
            <w:pPr>
              <w:jc w:val="center"/>
              <w:rPr>
                <w:ins w:id="243" w:author="st1" w:date="2021-05-06T18:59:00Z"/>
                <w:rFonts w:ascii="標楷體" w:eastAsia="標楷體" w:hAnsi="標楷體"/>
                <w:lang w:eastAsia="zh-HK"/>
              </w:rPr>
            </w:pPr>
            <w:ins w:id="244" w:author="st1" w:date="2021-05-06T19:01:00Z">
              <w:r w:rsidRPr="00F63C93">
                <w:rPr>
                  <w:rFonts w:ascii="標楷體" w:eastAsia="標楷體" w:hAnsi="標楷體" w:hint="eastAsia"/>
                  <w:lang w:eastAsia="zh-HK"/>
                </w:rPr>
                <w:t>按鈕</w:t>
              </w:r>
            </w:ins>
          </w:p>
        </w:tc>
        <w:tc>
          <w:tcPr>
            <w:tcW w:w="1941" w:type="dxa"/>
            <w:tcBorders>
              <w:top w:val="single" w:sz="4" w:space="0" w:color="auto"/>
              <w:left w:val="single" w:sz="4" w:space="0" w:color="auto"/>
              <w:bottom w:val="single" w:sz="4" w:space="0" w:color="auto"/>
              <w:right w:val="single" w:sz="4" w:space="0" w:color="auto"/>
            </w:tcBorders>
            <w:tcPrChange w:id="245" w:author="st1" w:date="2021-05-06T19:01:00Z">
              <w:tcPr>
                <w:tcW w:w="1941" w:type="dxa"/>
                <w:gridSpan w:val="2"/>
                <w:tcBorders>
                  <w:top w:val="single" w:sz="4" w:space="0" w:color="auto"/>
                  <w:left w:val="single" w:sz="4" w:space="5" w:color="auto"/>
                  <w:bottom w:val="single" w:sz="4" w:space="0" w:color="auto"/>
                  <w:right w:val="single" w:sz="4" w:space="5" w:color="auto"/>
                </w:tcBorders>
              </w:tcPr>
            </w:tcPrChange>
          </w:tcPr>
          <w:p w14:paraId="09DA7042" w14:textId="77777777" w:rsidR="00F63C93" w:rsidRPr="00F63C93" w:rsidRDefault="00F63C93" w:rsidP="00F63C93">
            <w:pPr>
              <w:rPr>
                <w:ins w:id="246" w:author="st1" w:date="2021-05-06T18:59:00Z"/>
                <w:rFonts w:ascii="標楷體" w:eastAsia="標楷體" w:hAnsi="標楷體"/>
                <w:lang w:eastAsia="zh-HK"/>
              </w:rPr>
            </w:pPr>
            <w:ins w:id="247" w:author="st1" w:date="2021-05-06T19:01:00Z">
              <w:r w:rsidRPr="00F63C93">
                <w:rPr>
                  <w:rFonts w:ascii="標楷體" w:eastAsia="標楷體" w:hAnsi="標楷體" w:hint="eastAsia"/>
                  <w:lang w:eastAsia="zh-HK"/>
                </w:rPr>
                <w:t>修改</w:t>
              </w:r>
            </w:ins>
          </w:p>
        </w:tc>
        <w:tc>
          <w:tcPr>
            <w:tcW w:w="2856" w:type="dxa"/>
            <w:tcBorders>
              <w:top w:val="single" w:sz="4" w:space="0" w:color="auto"/>
              <w:left w:val="single" w:sz="4" w:space="0" w:color="auto"/>
              <w:bottom w:val="single" w:sz="4" w:space="0" w:color="auto"/>
              <w:right w:val="single" w:sz="4" w:space="0" w:color="auto"/>
            </w:tcBorders>
            <w:tcPrChange w:id="248" w:author="st1" w:date="2021-05-06T19:01:00Z">
              <w:tcPr>
                <w:tcW w:w="2856" w:type="dxa"/>
                <w:tcBorders>
                  <w:top w:val="single" w:sz="4" w:space="0" w:color="auto"/>
                  <w:left w:val="single" w:sz="4" w:space="5" w:color="auto"/>
                  <w:bottom w:val="single" w:sz="4" w:space="0" w:color="auto"/>
                  <w:right w:val="single" w:sz="4" w:space="5" w:color="auto"/>
                </w:tcBorders>
              </w:tcPr>
            </w:tcPrChange>
          </w:tcPr>
          <w:p w14:paraId="1C1159D0" w14:textId="77777777" w:rsidR="00F63C93" w:rsidRPr="00F63C93" w:rsidRDefault="00F63C93" w:rsidP="00F63C93">
            <w:pPr>
              <w:rPr>
                <w:ins w:id="249" w:author="st1" w:date="2021-05-06T18:59:00Z"/>
                <w:rFonts w:ascii="標楷體" w:eastAsia="標楷體" w:hAnsi="標楷體"/>
                <w:lang w:eastAsia="zh-HK"/>
              </w:rPr>
            </w:pPr>
          </w:p>
        </w:tc>
        <w:tc>
          <w:tcPr>
            <w:tcW w:w="3579" w:type="dxa"/>
            <w:tcBorders>
              <w:top w:val="single" w:sz="4" w:space="0" w:color="auto"/>
              <w:left w:val="single" w:sz="4" w:space="0" w:color="auto"/>
              <w:bottom w:val="single" w:sz="4" w:space="0" w:color="auto"/>
              <w:right w:val="single" w:sz="4" w:space="0" w:color="auto"/>
            </w:tcBorders>
            <w:tcPrChange w:id="250" w:author="st1" w:date="2021-05-06T19:01:00Z">
              <w:tcPr>
                <w:tcW w:w="3579" w:type="dxa"/>
                <w:gridSpan w:val="3"/>
                <w:tcBorders>
                  <w:top w:val="single" w:sz="4" w:space="0" w:color="auto"/>
                  <w:left w:val="single" w:sz="4" w:space="5" w:color="auto"/>
                  <w:bottom w:val="single" w:sz="4" w:space="0" w:color="auto"/>
                  <w:right w:val="single" w:sz="4" w:space="5" w:color="auto"/>
                </w:tcBorders>
              </w:tcPr>
            </w:tcPrChange>
          </w:tcPr>
          <w:p w14:paraId="60AF3F20" w14:textId="77777777" w:rsidR="00F63C93" w:rsidRPr="00F63C93" w:rsidRDefault="00F63C93" w:rsidP="00F63C93">
            <w:pPr>
              <w:rPr>
                <w:ins w:id="251" w:author="st1" w:date="2021-05-06T18:59:00Z"/>
                <w:rFonts w:ascii="標楷體" w:eastAsia="標楷體" w:hAnsi="標楷體"/>
                <w:lang w:eastAsia="zh-HK"/>
              </w:rPr>
            </w:pPr>
            <w:ins w:id="252" w:author="st1" w:date="2021-05-06T19:03:00Z">
              <w:r w:rsidRPr="00F63C93">
                <w:rPr>
                  <w:rFonts w:eastAsia="標楷體" w:hint="eastAsia"/>
                  <w:color w:val="000000"/>
                </w:rPr>
                <w:t>連結至【</w:t>
              </w:r>
              <w:r w:rsidRPr="00F63C93">
                <w:rPr>
                  <w:rFonts w:eastAsia="標楷體"/>
                  <w:color w:val="000000"/>
                </w:rPr>
                <w:t>L</w:t>
              </w:r>
              <w:r w:rsidRPr="00F63C93">
                <w:rPr>
                  <w:rFonts w:eastAsia="標楷體" w:hint="eastAsia"/>
                  <w:color w:val="000000"/>
                </w:rPr>
                <w:t>5101</w:t>
              </w:r>
              <w:r w:rsidRPr="00F63C93">
                <w:rPr>
                  <w:rFonts w:ascii="標楷體" w:eastAsia="標楷體" w:hAnsi="標楷體" w:hint="eastAsia"/>
                  <w:lang w:eastAsia="x-none"/>
                </w:rPr>
                <w:t>資金運用概況維護</w:t>
              </w:r>
              <w:r w:rsidRPr="00F63C93">
                <w:rPr>
                  <w:rFonts w:eastAsia="標楷體" w:hint="eastAsia"/>
                  <w:color w:val="000000"/>
                </w:rPr>
                <w:t>】，</w:t>
              </w:r>
              <w:r w:rsidRPr="00F63C93">
                <w:rPr>
                  <w:rFonts w:ascii="標楷體" w:eastAsia="標楷體" w:hAnsi="標楷體" w:hint="eastAsia"/>
                  <w:lang w:eastAsia="zh-HK"/>
                </w:rPr>
                <w:t>供修改</w:t>
              </w:r>
              <w:r w:rsidRPr="00F63C93">
                <w:rPr>
                  <w:rFonts w:ascii="標楷體" w:eastAsia="標楷體" w:hAnsi="標楷體" w:hint="eastAsia"/>
                  <w:color w:val="000000"/>
                </w:rPr>
                <w:t>資金運用概況檔</w:t>
              </w:r>
              <w:r w:rsidRPr="00F63C93">
                <w:rPr>
                  <w:rFonts w:ascii="標楷體" w:eastAsia="標楷體" w:hAnsi="標楷體" w:hint="eastAsia"/>
                  <w:lang w:eastAsia="zh-HK"/>
                </w:rPr>
                <w:t>資料</w:t>
              </w:r>
            </w:ins>
          </w:p>
        </w:tc>
      </w:tr>
      <w:tr w:rsidR="00F63C93" w:rsidRPr="00F63C93" w14:paraId="5D6E80D8" w14:textId="77777777" w:rsidTr="00067F94">
        <w:trPr>
          <w:ins w:id="253" w:author="st1" w:date="2021-05-06T19:00:00Z"/>
        </w:trPr>
        <w:tc>
          <w:tcPr>
            <w:tcW w:w="802" w:type="dxa"/>
            <w:tcBorders>
              <w:top w:val="single" w:sz="4" w:space="0" w:color="auto"/>
              <w:left w:val="single" w:sz="4" w:space="0" w:color="auto"/>
              <w:bottom w:val="single" w:sz="4" w:space="0" w:color="auto"/>
              <w:right w:val="single" w:sz="4" w:space="0" w:color="auto"/>
            </w:tcBorders>
          </w:tcPr>
          <w:p w14:paraId="5EFB028B" w14:textId="77777777" w:rsidR="00F63C93" w:rsidRPr="00F63C93" w:rsidRDefault="00F63C93" w:rsidP="00F63C93">
            <w:pPr>
              <w:jc w:val="center"/>
              <w:rPr>
                <w:ins w:id="254" w:author="st1" w:date="2021-05-06T19:00:00Z"/>
                <w:rFonts w:ascii="標楷體" w:eastAsia="標楷體" w:hAnsi="標楷體"/>
              </w:rPr>
            </w:pPr>
            <w:ins w:id="255" w:author="st1" w:date="2021-05-06T19:01:00Z">
              <w:r w:rsidRPr="00F63C93">
                <w:rPr>
                  <w:rFonts w:ascii="標楷體" w:eastAsia="標楷體" w:hAnsi="標楷體" w:hint="eastAsia"/>
                </w:rPr>
                <w:t>2</w:t>
              </w:r>
            </w:ins>
          </w:p>
        </w:tc>
        <w:tc>
          <w:tcPr>
            <w:tcW w:w="1242" w:type="dxa"/>
            <w:tcBorders>
              <w:top w:val="single" w:sz="4" w:space="0" w:color="auto"/>
              <w:left w:val="single" w:sz="4" w:space="0" w:color="auto"/>
              <w:bottom w:val="single" w:sz="4" w:space="0" w:color="auto"/>
              <w:right w:val="single" w:sz="4" w:space="0" w:color="auto"/>
            </w:tcBorders>
          </w:tcPr>
          <w:p w14:paraId="5E9D6DCE" w14:textId="77777777" w:rsidR="00F63C93" w:rsidRPr="00F63C93" w:rsidRDefault="00F63C93" w:rsidP="00F63C93">
            <w:pPr>
              <w:jc w:val="center"/>
              <w:rPr>
                <w:ins w:id="256" w:author="st1" w:date="2021-05-06T19:00:00Z"/>
                <w:rFonts w:ascii="標楷體" w:eastAsia="標楷體" w:hAnsi="標楷體"/>
                <w:lang w:eastAsia="zh-HK"/>
              </w:rPr>
            </w:pPr>
            <w:ins w:id="257" w:author="st1" w:date="2021-05-06T19:01:00Z">
              <w:r w:rsidRPr="00F63C93">
                <w:rPr>
                  <w:rFonts w:ascii="標楷體" w:eastAsia="標楷體" w:hAnsi="標楷體" w:hint="eastAsia"/>
                  <w:lang w:eastAsia="zh-HK"/>
                </w:rPr>
                <w:t>按鈕</w:t>
              </w:r>
            </w:ins>
          </w:p>
        </w:tc>
        <w:tc>
          <w:tcPr>
            <w:tcW w:w="1941" w:type="dxa"/>
            <w:tcBorders>
              <w:top w:val="single" w:sz="4" w:space="0" w:color="auto"/>
              <w:left w:val="single" w:sz="4" w:space="0" w:color="auto"/>
              <w:bottom w:val="single" w:sz="4" w:space="0" w:color="auto"/>
              <w:right w:val="single" w:sz="4" w:space="0" w:color="auto"/>
            </w:tcBorders>
          </w:tcPr>
          <w:p w14:paraId="588A5379" w14:textId="77777777" w:rsidR="00F63C93" w:rsidRPr="00F63C93" w:rsidRDefault="00F63C93" w:rsidP="00F63C93">
            <w:pPr>
              <w:rPr>
                <w:ins w:id="258" w:author="st1" w:date="2021-05-06T19:00:00Z"/>
                <w:rFonts w:ascii="標楷體" w:eastAsia="標楷體" w:hAnsi="標楷體"/>
                <w:lang w:eastAsia="zh-HK"/>
              </w:rPr>
            </w:pPr>
            <w:ins w:id="259" w:author="st1" w:date="2021-05-06T19:01:00Z">
              <w:r w:rsidRPr="00F63C93">
                <w:rPr>
                  <w:rFonts w:ascii="標楷體" w:eastAsia="標楷體" w:hAnsi="標楷體" w:hint="eastAsia"/>
                  <w:lang w:eastAsia="zh-HK"/>
                </w:rPr>
                <w:t>刪除</w:t>
              </w:r>
            </w:ins>
          </w:p>
        </w:tc>
        <w:tc>
          <w:tcPr>
            <w:tcW w:w="2856" w:type="dxa"/>
            <w:tcBorders>
              <w:top w:val="single" w:sz="4" w:space="0" w:color="auto"/>
              <w:left w:val="single" w:sz="4" w:space="0" w:color="auto"/>
              <w:bottom w:val="single" w:sz="4" w:space="0" w:color="auto"/>
              <w:right w:val="single" w:sz="4" w:space="0" w:color="auto"/>
            </w:tcBorders>
          </w:tcPr>
          <w:p w14:paraId="4DB1286A" w14:textId="77777777" w:rsidR="00F63C93" w:rsidRPr="00F63C93" w:rsidRDefault="00F63C93" w:rsidP="00F63C93">
            <w:pPr>
              <w:rPr>
                <w:ins w:id="260" w:author="st1" w:date="2021-05-06T19:00:00Z"/>
                <w:rFonts w:ascii="標楷體" w:eastAsia="標楷體" w:hAnsi="標楷體"/>
              </w:rPr>
            </w:pPr>
          </w:p>
        </w:tc>
        <w:tc>
          <w:tcPr>
            <w:tcW w:w="3579" w:type="dxa"/>
            <w:tcBorders>
              <w:top w:val="single" w:sz="4" w:space="0" w:color="auto"/>
              <w:left w:val="single" w:sz="4" w:space="0" w:color="auto"/>
              <w:bottom w:val="single" w:sz="4" w:space="0" w:color="auto"/>
              <w:right w:val="single" w:sz="4" w:space="0" w:color="auto"/>
            </w:tcBorders>
          </w:tcPr>
          <w:p w14:paraId="20685416" w14:textId="77777777" w:rsidR="00F63C93" w:rsidRPr="00F63C93" w:rsidRDefault="00F63C93" w:rsidP="00F63C93">
            <w:pPr>
              <w:rPr>
                <w:ins w:id="261" w:author="st1" w:date="2021-05-06T19:00:00Z"/>
                <w:rFonts w:ascii="標楷體" w:eastAsia="標楷體" w:hAnsi="標楷體"/>
                <w:lang w:eastAsia="zh-HK"/>
              </w:rPr>
            </w:pPr>
            <w:ins w:id="262" w:author="st1" w:date="2021-05-06T19:03:00Z">
              <w:r w:rsidRPr="00F63C93">
                <w:rPr>
                  <w:rFonts w:eastAsia="標楷體" w:hint="eastAsia"/>
                  <w:color w:val="000000"/>
                </w:rPr>
                <w:t>連結至【</w:t>
              </w:r>
              <w:r w:rsidRPr="00F63C93">
                <w:rPr>
                  <w:rFonts w:eastAsia="標楷體"/>
                  <w:color w:val="000000"/>
                </w:rPr>
                <w:t>L</w:t>
              </w:r>
              <w:r w:rsidRPr="00F63C93">
                <w:rPr>
                  <w:rFonts w:eastAsia="標楷體" w:hint="eastAsia"/>
                  <w:color w:val="000000"/>
                </w:rPr>
                <w:t>5101</w:t>
              </w:r>
              <w:r w:rsidRPr="00F63C93">
                <w:rPr>
                  <w:rFonts w:ascii="標楷體" w:eastAsia="標楷體" w:hAnsi="標楷體" w:hint="eastAsia"/>
                  <w:lang w:eastAsia="x-none"/>
                </w:rPr>
                <w:t>資金運用概況維護</w:t>
              </w:r>
              <w:r w:rsidRPr="00F63C93">
                <w:rPr>
                  <w:rFonts w:eastAsia="標楷體" w:hint="eastAsia"/>
                  <w:color w:val="000000"/>
                </w:rPr>
                <w:t>】，</w:t>
              </w:r>
              <w:r w:rsidRPr="00F63C93">
                <w:rPr>
                  <w:rFonts w:ascii="標楷體" w:eastAsia="標楷體" w:hAnsi="標楷體" w:hint="eastAsia"/>
                  <w:lang w:eastAsia="zh-HK"/>
                </w:rPr>
                <w:t>供刪除</w:t>
              </w:r>
              <w:r w:rsidRPr="00F63C93">
                <w:rPr>
                  <w:rFonts w:ascii="標楷體" w:eastAsia="標楷體" w:hAnsi="標楷體" w:hint="eastAsia"/>
                  <w:color w:val="000000"/>
                </w:rPr>
                <w:t>資金運用概況檔</w:t>
              </w:r>
              <w:r w:rsidRPr="00F63C93">
                <w:rPr>
                  <w:rFonts w:ascii="標楷體" w:eastAsia="標楷體" w:hAnsi="標楷體" w:hint="eastAsia"/>
                  <w:lang w:eastAsia="zh-HK"/>
                </w:rPr>
                <w:t>資料</w:t>
              </w:r>
            </w:ins>
          </w:p>
        </w:tc>
      </w:tr>
      <w:tr w:rsidR="00F63C93" w:rsidRPr="00F63C93" w14:paraId="3689B9F7" w14:textId="77777777" w:rsidTr="00067F94">
        <w:trPr>
          <w:ins w:id="263" w:author="st1" w:date="2021-05-06T19:00:00Z"/>
        </w:trPr>
        <w:tc>
          <w:tcPr>
            <w:tcW w:w="802" w:type="dxa"/>
            <w:tcBorders>
              <w:top w:val="single" w:sz="4" w:space="0" w:color="auto"/>
              <w:left w:val="single" w:sz="4" w:space="0" w:color="auto"/>
              <w:bottom w:val="single" w:sz="4" w:space="0" w:color="auto"/>
              <w:right w:val="single" w:sz="4" w:space="0" w:color="auto"/>
            </w:tcBorders>
          </w:tcPr>
          <w:p w14:paraId="7351C8CA" w14:textId="77777777" w:rsidR="00F63C93" w:rsidRPr="00F63C93" w:rsidRDefault="00F63C93" w:rsidP="00F63C93">
            <w:pPr>
              <w:jc w:val="center"/>
              <w:rPr>
                <w:ins w:id="264" w:author="st1" w:date="2021-05-06T19:00:00Z"/>
                <w:rFonts w:ascii="標楷體" w:eastAsia="標楷體" w:hAnsi="標楷體"/>
              </w:rPr>
            </w:pPr>
            <w:ins w:id="265" w:author="st1" w:date="2021-05-06T19:01:00Z">
              <w:r w:rsidRPr="00F63C93">
                <w:rPr>
                  <w:rFonts w:ascii="標楷體" w:eastAsia="標楷體" w:hAnsi="標楷體" w:hint="eastAsia"/>
                </w:rPr>
                <w:t>3</w:t>
              </w:r>
            </w:ins>
          </w:p>
        </w:tc>
        <w:tc>
          <w:tcPr>
            <w:tcW w:w="1242" w:type="dxa"/>
            <w:tcBorders>
              <w:top w:val="single" w:sz="4" w:space="0" w:color="auto"/>
              <w:left w:val="single" w:sz="4" w:space="0" w:color="auto"/>
              <w:bottom w:val="single" w:sz="4" w:space="0" w:color="auto"/>
              <w:right w:val="single" w:sz="4" w:space="0" w:color="auto"/>
            </w:tcBorders>
          </w:tcPr>
          <w:p w14:paraId="2390E3EC" w14:textId="77777777" w:rsidR="00F63C93" w:rsidRPr="00F63C93" w:rsidRDefault="00F63C93" w:rsidP="00F63C93">
            <w:pPr>
              <w:jc w:val="center"/>
              <w:rPr>
                <w:ins w:id="266" w:author="st1" w:date="2021-05-06T19:00:00Z"/>
                <w:rFonts w:ascii="標楷體" w:eastAsia="標楷體" w:hAnsi="標楷體"/>
                <w:lang w:eastAsia="zh-HK"/>
              </w:rPr>
            </w:pPr>
            <w:ins w:id="267" w:author="st1" w:date="2021-05-06T19:01:00Z">
              <w:r w:rsidRPr="00F63C93">
                <w:rPr>
                  <w:rFonts w:ascii="標楷體" w:eastAsia="標楷體" w:hAnsi="標楷體" w:hint="eastAsia"/>
                  <w:lang w:eastAsia="zh-HK"/>
                </w:rPr>
                <w:t>資料</w:t>
              </w:r>
            </w:ins>
          </w:p>
        </w:tc>
        <w:tc>
          <w:tcPr>
            <w:tcW w:w="1941" w:type="dxa"/>
            <w:tcBorders>
              <w:top w:val="single" w:sz="4" w:space="0" w:color="auto"/>
              <w:left w:val="single" w:sz="4" w:space="0" w:color="auto"/>
              <w:bottom w:val="single" w:sz="4" w:space="0" w:color="auto"/>
              <w:right w:val="single" w:sz="4" w:space="0" w:color="auto"/>
            </w:tcBorders>
          </w:tcPr>
          <w:p w14:paraId="08849600" w14:textId="77777777" w:rsidR="00F63C93" w:rsidRPr="00F63C93" w:rsidRDefault="00F63C93" w:rsidP="00F63C93">
            <w:pPr>
              <w:rPr>
                <w:ins w:id="268" w:author="st1" w:date="2021-05-06T19:00:00Z"/>
                <w:rFonts w:ascii="標楷體" w:eastAsia="標楷體" w:hAnsi="標楷體"/>
                <w:lang w:eastAsia="zh-HK"/>
              </w:rPr>
            </w:pPr>
            <w:ins w:id="269" w:author="st1" w:date="2021-05-06T19:02:00Z">
              <w:r w:rsidRPr="00F63C93">
                <w:rPr>
                  <w:rFonts w:ascii="標楷體" w:eastAsia="標楷體" w:hAnsi="標楷體" w:hint="eastAsia"/>
                  <w:lang w:eastAsia="zh-HK"/>
                </w:rPr>
                <w:t>日期</w:t>
              </w:r>
            </w:ins>
          </w:p>
        </w:tc>
        <w:tc>
          <w:tcPr>
            <w:tcW w:w="2856" w:type="dxa"/>
            <w:tcBorders>
              <w:top w:val="single" w:sz="4" w:space="0" w:color="auto"/>
              <w:left w:val="single" w:sz="4" w:space="0" w:color="auto"/>
              <w:bottom w:val="single" w:sz="4" w:space="0" w:color="auto"/>
              <w:right w:val="single" w:sz="4" w:space="0" w:color="auto"/>
            </w:tcBorders>
          </w:tcPr>
          <w:p w14:paraId="617B397E" w14:textId="77777777" w:rsidR="00F63C93" w:rsidRPr="00F63C93" w:rsidRDefault="00F63C93" w:rsidP="00F63C93">
            <w:pPr>
              <w:rPr>
                <w:ins w:id="270" w:author="st1" w:date="2021-05-06T19:00:00Z"/>
                <w:rFonts w:ascii="標楷體" w:eastAsia="標楷體" w:hAnsi="標楷體"/>
              </w:rPr>
            </w:pPr>
            <w:ins w:id="271" w:author="st1" w:date="2021-05-06T19:03:00Z">
              <w:r w:rsidRPr="00F63C93">
                <w:rPr>
                  <w:rFonts w:ascii="標楷體" w:eastAsia="標楷體" w:hAnsi="標楷體" w:hint="eastAsia"/>
                  <w:color w:val="000000"/>
                </w:rPr>
                <w:t>InnFundApl.</w:t>
              </w:r>
            </w:ins>
            <w:ins w:id="272" w:author="st1" w:date="2021-05-06T19:04:00Z">
              <w:r w:rsidRPr="00F63C93">
                <w:rPr>
                  <w:rFonts w:ascii="標楷體" w:eastAsia="標楷體" w:hAnsi="標楷體"/>
                  <w:color w:val="000000"/>
                </w:rPr>
                <w:t>AcDate</w:t>
              </w:r>
            </w:ins>
          </w:p>
        </w:tc>
        <w:tc>
          <w:tcPr>
            <w:tcW w:w="3579" w:type="dxa"/>
            <w:tcBorders>
              <w:top w:val="single" w:sz="4" w:space="0" w:color="auto"/>
              <w:left w:val="single" w:sz="4" w:space="0" w:color="auto"/>
              <w:bottom w:val="single" w:sz="4" w:space="0" w:color="auto"/>
              <w:right w:val="single" w:sz="4" w:space="0" w:color="auto"/>
            </w:tcBorders>
          </w:tcPr>
          <w:p w14:paraId="4F597927" w14:textId="77777777" w:rsidR="00F63C93" w:rsidRPr="00F63C93" w:rsidRDefault="00F63C93" w:rsidP="00F63C93">
            <w:pPr>
              <w:rPr>
                <w:ins w:id="273" w:author="st1" w:date="2021-05-06T19:00:00Z"/>
                <w:rFonts w:ascii="標楷體" w:eastAsia="標楷體" w:hAnsi="標楷體"/>
                <w:lang w:eastAsia="zh-HK"/>
              </w:rPr>
            </w:pPr>
            <w:ins w:id="274" w:author="黃梓峻" w:date="2021-06-28T09:40:00Z">
              <w:r w:rsidRPr="00F63C93">
                <w:rPr>
                  <w:rFonts w:ascii="標楷體" w:eastAsia="標楷體" w:hAnsi="標楷體" w:hint="eastAsia"/>
                </w:rPr>
                <w:t>YYY/MM/DD</w:t>
              </w:r>
            </w:ins>
          </w:p>
        </w:tc>
      </w:tr>
      <w:tr w:rsidR="00F63C93" w:rsidRPr="00F63C93" w14:paraId="5681DE84" w14:textId="77777777" w:rsidTr="00067F94">
        <w:trPr>
          <w:ins w:id="275" w:author="st1" w:date="2021-05-06T19:00:00Z"/>
        </w:trPr>
        <w:tc>
          <w:tcPr>
            <w:tcW w:w="802" w:type="dxa"/>
            <w:tcBorders>
              <w:top w:val="single" w:sz="4" w:space="0" w:color="auto"/>
              <w:left w:val="single" w:sz="4" w:space="0" w:color="auto"/>
              <w:bottom w:val="single" w:sz="4" w:space="0" w:color="auto"/>
              <w:right w:val="single" w:sz="4" w:space="0" w:color="auto"/>
            </w:tcBorders>
          </w:tcPr>
          <w:p w14:paraId="5CB008AD" w14:textId="77777777" w:rsidR="00F63C93" w:rsidRPr="00F63C93" w:rsidRDefault="00F63C93" w:rsidP="00F63C93">
            <w:pPr>
              <w:jc w:val="center"/>
              <w:rPr>
                <w:ins w:id="276" w:author="st1" w:date="2021-05-06T19:00:00Z"/>
                <w:rFonts w:ascii="標楷體" w:eastAsia="標楷體" w:hAnsi="標楷體"/>
              </w:rPr>
            </w:pPr>
            <w:ins w:id="277" w:author="st1" w:date="2021-05-06T19:01:00Z">
              <w:r w:rsidRPr="00F63C93">
                <w:rPr>
                  <w:rFonts w:ascii="標楷體" w:eastAsia="標楷體" w:hAnsi="標楷體" w:hint="eastAsia"/>
                </w:rPr>
                <w:t>4</w:t>
              </w:r>
            </w:ins>
          </w:p>
        </w:tc>
        <w:tc>
          <w:tcPr>
            <w:tcW w:w="1242" w:type="dxa"/>
            <w:tcBorders>
              <w:top w:val="single" w:sz="4" w:space="0" w:color="auto"/>
              <w:left w:val="single" w:sz="4" w:space="0" w:color="auto"/>
              <w:bottom w:val="single" w:sz="4" w:space="0" w:color="auto"/>
              <w:right w:val="single" w:sz="4" w:space="0" w:color="auto"/>
            </w:tcBorders>
          </w:tcPr>
          <w:p w14:paraId="6849CDC8" w14:textId="77777777" w:rsidR="00F63C93" w:rsidRPr="00F63C93" w:rsidRDefault="00F63C93" w:rsidP="00F63C93">
            <w:pPr>
              <w:jc w:val="center"/>
              <w:rPr>
                <w:ins w:id="278" w:author="st1" w:date="2021-05-06T19:00:00Z"/>
                <w:rFonts w:ascii="標楷體" w:eastAsia="標楷體" w:hAnsi="標楷體"/>
                <w:lang w:eastAsia="zh-HK"/>
              </w:rPr>
            </w:pPr>
            <w:ins w:id="279" w:author="st1" w:date="2021-05-06T19:01:00Z">
              <w:r w:rsidRPr="00F63C93">
                <w:rPr>
                  <w:rFonts w:ascii="標楷體" w:eastAsia="標楷體" w:hAnsi="標楷體" w:hint="eastAsia"/>
                  <w:lang w:eastAsia="zh-HK"/>
                </w:rPr>
                <w:t>資料</w:t>
              </w:r>
            </w:ins>
          </w:p>
        </w:tc>
        <w:tc>
          <w:tcPr>
            <w:tcW w:w="1941" w:type="dxa"/>
            <w:tcBorders>
              <w:top w:val="single" w:sz="4" w:space="0" w:color="auto"/>
              <w:left w:val="single" w:sz="4" w:space="0" w:color="auto"/>
              <w:bottom w:val="single" w:sz="4" w:space="0" w:color="auto"/>
              <w:right w:val="single" w:sz="4" w:space="0" w:color="auto"/>
            </w:tcBorders>
          </w:tcPr>
          <w:p w14:paraId="726851F0" w14:textId="77777777" w:rsidR="00F63C93" w:rsidRPr="00F63C93" w:rsidRDefault="00F63C93" w:rsidP="00F63C93">
            <w:pPr>
              <w:rPr>
                <w:ins w:id="280" w:author="st1" w:date="2021-05-06T19:00:00Z"/>
                <w:rFonts w:ascii="標楷體" w:eastAsia="標楷體" w:hAnsi="標楷體"/>
                <w:lang w:eastAsia="zh-HK"/>
              </w:rPr>
            </w:pPr>
            <w:ins w:id="281" w:author="st1" w:date="2021-05-06T19:02:00Z">
              <w:r w:rsidRPr="00F63C93">
                <w:rPr>
                  <w:rFonts w:ascii="標楷體" w:eastAsia="標楷體" w:hAnsi="標楷體" w:hint="eastAsia"/>
                  <w:lang w:eastAsia="zh-HK"/>
                </w:rPr>
                <w:t>責任準備金</w:t>
              </w:r>
            </w:ins>
          </w:p>
        </w:tc>
        <w:tc>
          <w:tcPr>
            <w:tcW w:w="2856" w:type="dxa"/>
            <w:tcBorders>
              <w:top w:val="single" w:sz="4" w:space="0" w:color="auto"/>
              <w:left w:val="single" w:sz="4" w:space="0" w:color="auto"/>
              <w:bottom w:val="single" w:sz="4" w:space="0" w:color="auto"/>
              <w:right w:val="single" w:sz="4" w:space="0" w:color="auto"/>
            </w:tcBorders>
          </w:tcPr>
          <w:p w14:paraId="271C4DB0" w14:textId="77777777" w:rsidR="00F63C93" w:rsidRPr="00F63C93" w:rsidRDefault="00F63C93" w:rsidP="00F63C93">
            <w:pPr>
              <w:rPr>
                <w:ins w:id="282" w:author="st1" w:date="2021-05-06T19:00:00Z"/>
                <w:rFonts w:ascii="標楷體" w:eastAsia="標楷體" w:hAnsi="標楷體"/>
              </w:rPr>
            </w:pPr>
            <w:ins w:id="283" w:author="st1" w:date="2021-05-06T19:03:00Z">
              <w:r w:rsidRPr="00F63C93">
                <w:rPr>
                  <w:rFonts w:ascii="標楷體" w:eastAsia="標楷體" w:hAnsi="標楷體" w:hint="eastAsia"/>
                  <w:color w:val="000000"/>
                </w:rPr>
                <w:t>InnFundApl.</w:t>
              </w:r>
            </w:ins>
            <w:ins w:id="284" w:author="st1" w:date="2021-05-06T19:04:00Z">
              <w:r w:rsidRPr="00F63C93">
                <w:rPr>
                  <w:rFonts w:ascii="標楷體" w:eastAsia="標楷體" w:hAnsi="標楷體"/>
                  <w:color w:val="000000"/>
                </w:rPr>
                <w:t>ResrvStndrd</w:t>
              </w:r>
            </w:ins>
          </w:p>
        </w:tc>
        <w:tc>
          <w:tcPr>
            <w:tcW w:w="3579" w:type="dxa"/>
            <w:tcBorders>
              <w:top w:val="single" w:sz="4" w:space="0" w:color="auto"/>
              <w:left w:val="single" w:sz="4" w:space="0" w:color="auto"/>
              <w:bottom w:val="single" w:sz="4" w:space="0" w:color="auto"/>
              <w:right w:val="single" w:sz="4" w:space="0" w:color="auto"/>
            </w:tcBorders>
          </w:tcPr>
          <w:p w14:paraId="03DD2931" w14:textId="77777777" w:rsidR="00F63C93" w:rsidRPr="00F63C93" w:rsidRDefault="00F63C93" w:rsidP="00F63C93">
            <w:pPr>
              <w:rPr>
                <w:ins w:id="285" w:author="st1" w:date="2021-05-06T19:00:00Z"/>
                <w:rFonts w:ascii="標楷體" w:eastAsia="標楷體" w:hAnsi="標楷體"/>
                <w:lang w:eastAsia="zh-HK"/>
              </w:rPr>
            </w:pPr>
          </w:p>
        </w:tc>
      </w:tr>
      <w:tr w:rsidR="00F63C93" w:rsidRPr="00F63C93" w14:paraId="286A4A93" w14:textId="77777777" w:rsidTr="00067F94">
        <w:trPr>
          <w:ins w:id="286" w:author="st1" w:date="2021-05-06T18:59:00Z"/>
        </w:trPr>
        <w:tc>
          <w:tcPr>
            <w:tcW w:w="802" w:type="dxa"/>
            <w:tcBorders>
              <w:top w:val="single" w:sz="4" w:space="0" w:color="auto"/>
              <w:left w:val="single" w:sz="4" w:space="0" w:color="auto"/>
              <w:bottom w:val="single" w:sz="4" w:space="0" w:color="auto"/>
              <w:right w:val="single" w:sz="4" w:space="0" w:color="auto"/>
            </w:tcBorders>
            <w:tcPrChange w:id="287" w:author="st1" w:date="2021-05-06T19:01:00Z">
              <w:tcPr>
                <w:tcW w:w="802" w:type="dxa"/>
                <w:gridSpan w:val="3"/>
                <w:tcBorders>
                  <w:top w:val="single" w:sz="4" w:space="0" w:color="auto"/>
                  <w:left w:val="single" w:sz="4" w:space="5" w:color="auto"/>
                  <w:bottom w:val="single" w:sz="4" w:space="0" w:color="auto"/>
                  <w:right w:val="single" w:sz="4" w:space="5" w:color="auto"/>
                </w:tcBorders>
              </w:tcPr>
            </w:tcPrChange>
          </w:tcPr>
          <w:p w14:paraId="4F42641D" w14:textId="77777777" w:rsidR="00F63C93" w:rsidRPr="00F63C93" w:rsidRDefault="00F63C93" w:rsidP="00F63C93">
            <w:pPr>
              <w:jc w:val="center"/>
              <w:rPr>
                <w:ins w:id="288" w:author="st1" w:date="2021-05-06T18:59:00Z"/>
                <w:rFonts w:ascii="標楷體" w:eastAsia="標楷體" w:hAnsi="標楷體"/>
              </w:rPr>
            </w:pPr>
            <w:ins w:id="289" w:author="st1" w:date="2021-05-06T19:01:00Z">
              <w:r w:rsidRPr="00F63C93">
                <w:rPr>
                  <w:rFonts w:ascii="標楷體" w:eastAsia="標楷體" w:hAnsi="標楷體" w:hint="eastAsia"/>
                </w:rPr>
                <w:t>5</w:t>
              </w:r>
            </w:ins>
          </w:p>
        </w:tc>
        <w:tc>
          <w:tcPr>
            <w:tcW w:w="1242" w:type="dxa"/>
            <w:tcBorders>
              <w:top w:val="single" w:sz="4" w:space="0" w:color="auto"/>
              <w:left w:val="single" w:sz="4" w:space="0" w:color="auto"/>
              <w:bottom w:val="single" w:sz="4" w:space="0" w:color="auto"/>
              <w:right w:val="single" w:sz="4" w:space="0" w:color="auto"/>
            </w:tcBorders>
            <w:hideMark/>
            <w:tcPrChange w:id="290" w:author="st1" w:date="2021-05-06T19:01:00Z">
              <w:tcPr>
                <w:tcW w:w="1242" w:type="dxa"/>
                <w:gridSpan w:val="2"/>
                <w:tcBorders>
                  <w:top w:val="single" w:sz="4" w:space="0" w:color="auto"/>
                  <w:left w:val="single" w:sz="4" w:space="5" w:color="auto"/>
                  <w:bottom w:val="single" w:sz="4" w:space="0" w:color="auto"/>
                  <w:right w:val="single" w:sz="4" w:space="5" w:color="auto"/>
                </w:tcBorders>
                <w:hideMark/>
              </w:tcPr>
            </w:tcPrChange>
          </w:tcPr>
          <w:p w14:paraId="41079788" w14:textId="77777777" w:rsidR="00F63C93" w:rsidRPr="00F63C93" w:rsidRDefault="00F63C93" w:rsidP="00F63C93">
            <w:pPr>
              <w:jc w:val="center"/>
              <w:rPr>
                <w:ins w:id="291" w:author="st1" w:date="2021-05-06T18:59:00Z"/>
                <w:rFonts w:ascii="標楷體" w:eastAsia="標楷體" w:hAnsi="標楷體"/>
                <w:lang w:eastAsia="zh-HK"/>
              </w:rPr>
            </w:pPr>
            <w:ins w:id="292" w:author="st1" w:date="2021-05-06T18:59:00Z">
              <w:r w:rsidRPr="00F63C93">
                <w:rPr>
                  <w:rFonts w:ascii="標楷體" w:eastAsia="標楷體" w:hAnsi="標楷體" w:hint="eastAsia"/>
                  <w:lang w:eastAsia="zh-HK"/>
                </w:rPr>
                <w:t>資料</w:t>
              </w:r>
            </w:ins>
          </w:p>
        </w:tc>
        <w:tc>
          <w:tcPr>
            <w:tcW w:w="1941" w:type="dxa"/>
            <w:tcBorders>
              <w:top w:val="single" w:sz="4" w:space="0" w:color="auto"/>
              <w:left w:val="single" w:sz="4" w:space="0" w:color="auto"/>
              <w:bottom w:val="single" w:sz="4" w:space="0" w:color="auto"/>
              <w:right w:val="single" w:sz="4" w:space="0" w:color="auto"/>
            </w:tcBorders>
            <w:tcPrChange w:id="293" w:author="st1" w:date="2021-05-06T19:01:00Z">
              <w:tcPr>
                <w:tcW w:w="1941" w:type="dxa"/>
                <w:gridSpan w:val="2"/>
                <w:tcBorders>
                  <w:top w:val="single" w:sz="4" w:space="0" w:color="auto"/>
                  <w:left w:val="single" w:sz="4" w:space="5" w:color="auto"/>
                  <w:bottom w:val="single" w:sz="4" w:space="0" w:color="auto"/>
                  <w:right w:val="single" w:sz="4" w:space="5" w:color="auto"/>
                </w:tcBorders>
              </w:tcPr>
            </w:tcPrChange>
          </w:tcPr>
          <w:p w14:paraId="5B4D24EE" w14:textId="77777777" w:rsidR="00F63C93" w:rsidRPr="00F63C93" w:rsidRDefault="00F63C93" w:rsidP="00F63C93">
            <w:pPr>
              <w:rPr>
                <w:ins w:id="294" w:author="st1" w:date="2021-05-06T18:59:00Z"/>
                <w:rFonts w:ascii="標楷體" w:eastAsia="標楷體" w:hAnsi="標楷體"/>
                <w:lang w:eastAsia="zh-HK"/>
              </w:rPr>
            </w:pPr>
            <w:ins w:id="295" w:author="st1" w:date="2021-05-06T19:02:00Z">
              <w:r w:rsidRPr="00F63C93">
                <w:rPr>
                  <w:rFonts w:ascii="標楷體" w:eastAsia="標楷體" w:hAnsi="標楷體" w:hint="eastAsia"/>
                  <w:lang w:eastAsia="zh-HK"/>
                </w:rPr>
                <w:t>可放款比率</w:t>
              </w:r>
              <w:r w:rsidRPr="00F63C93">
                <w:rPr>
                  <w:rFonts w:ascii="標楷體" w:eastAsia="標楷體" w:hAnsi="標楷體" w:hint="eastAsia"/>
                </w:rPr>
                <w:t>%</w:t>
              </w:r>
            </w:ins>
          </w:p>
        </w:tc>
        <w:tc>
          <w:tcPr>
            <w:tcW w:w="2856" w:type="dxa"/>
            <w:tcBorders>
              <w:top w:val="single" w:sz="4" w:space="0" w:color="auto"/>
              <w:left w:val="single" w:sz="4" w:space="0" w:color="auto"/>
              <w:bottom w:val="single" w:sz="4" w:space="0" w:color="auto"/>
              <w:right w:val="single" w:sz="4" w:space="0" w:color="auto"/>
            </w:tcBorders>
            <w:hideMark/>
            <w:tcPrChange w:id="296" w:author="st1" w:date="2021-05-06T19:01:00Z">
              <w:tcPr>
                <w:tcW w:w="2856" w:type="dxa"/>
                <w:tcBorders>
                  <w:top w:val="single" w:sz="4" w:space="0" w:color="auto"/>
                  <w:left w:val="single" w:sz="4" w:space="5" w:color="auto"/>
                  <w:bottom w:val="single" w:sz="4" w:space="0" w:color="auto"/>
                  <w:right w:val="single" w:sz="4" w:space="5" w:color="auto"/>
                </w:tcBorders>
                <w:hideMark/>
              </w:tcPr>
            </w:tcPrChange>
          </w:tcPr>
          <w:p w14:paraId="398EA736" w14:textId="77777777" w:rsidR="00F63C93" w:rsidRPr="00F63C93" w:rsidRDefault="00F63C93" w:rsidP="00F63C93">
            <w:pPr>
              <w:rPr>
                <w:ins w:id="297" w:author="st1" w:date="2021-05-06T18:59:00Z"/>
                <w:rFonts w:ascii="標楷體" w:eastAsia="標楷體" w:hAnsi="標楷體"/>
                <w:lang w:eastAsia="zh-HK"/>
              </w:rPr>
            </w:pPr>
            <w:ins w:id="298" w:author="st1" w:date="2021-05-06T19:03:00Z">
              <w:r w:rsidRPr="00F63C93">
                <w:rPr>
                  <w:rFonts w:ascii="標楷體" w:eastAsia="標楷體" w:hAnsi="標楷體" w:hint="eastAsia"/>
                  <w:color w:val="000000"/>
                </w:rPr>
                <w:t>InnFundApl.</w:t>
              </w:r>
            </w:ins>
            <w:ins w:id="299" w:author="st1" w:date="2021-05-06T19:05:00Z">
              <w:r w:rsidRPr="00F63C93">
                <w:rPr>
                  <w:rFonts w:ascii="標楷體" w:eastAsia="標楷體" w:hAnsi="標楷體"/>
                  <w:color w:val="000000"/>
                </w:rPr>
                <w:t>PosbleBorPsn</w:t>
              </w:r>
            </w:ins>
          </w:p>
        </w:tc>
        <w:tc>
          <w:tcPr>
            <w:tcW w:w="3579" w:type="dxa"/>
            <w:tcBorders>
              <w:top w:val="single" w:sz="4" w:space="0" w:color="auto"/>
              <w:left w:val="single" w:sz="4" w:space="0" w:color="auto"/>
              <w:bottom w:val="single" w:sz="4" w:space="0" w:color="auto"/>
              <w:right w:val="single" w:sz="4" w:space="0" w:color="auto"/>
            </w:tcBorders>
            <w:tcPrChange w:id="300" w:author="st1" w:date="2021-05-06T19:01:00Z">
              <w:tcPr>
                <w:tcW w:w="3579" w:type="dxa"/>
                <w:gridSpan w:val="3"/>
                <w:tcBorders>
                  <w:top w:val="single" w:sz="4" w:space="0" w:color="auto"/>
                  <w:left w:val="single" w:sz="4" w:space="5" w:color="auto"/>
                  <w:bottom w:val="single" w:sz="4" w:space="0" w:color="auto"/>
                  <w:right w:val="single" w:sz="4" w:space="5" w:color="auto"/>
                </w:tcBorders>
              </w:tcPr>
            </w:tcPrChange>
          </w:tcPr>
          <w:p w14:paraId="30B199E9" w14:textId="77777777" w:rsidR="00F63C93" w:rsidRPr="00F63C93" w:rsidRDefault="00F63C93" w:rsidP="00F63C93">
            <w:pPr>
              <w:rPr>
                <w:ins w:id="301" w:author="st1" w:date="2021-05-06T18:59:00Z"/>
                <w:rFonts w:ascii="標楷體" w:eastAsia="標楷體" w:hAnsi="標楷體"/>
                <w:lang w:eastAsia="zh-HK"/>
              </w:rPr>
            </w:pPr>
          </w:p>
        </w:tc>
      </w:tr>
      <w:tr w:rsidR="00F63C93" w:rsidRPr="00F63C93" w14:paraId="2735269F" w14:textId="77777777" w:rsidTr="00067F94">
        <w:trPr>
          <w:ins w:id="302" w:author="st1" w:date="2021-05-06T18:59:00Z"/>
        </w:trPr>
        <w:tc>
          <w:tcPr>
            <w:tcW w:w="802" w:type="dxa"/>
            <w:tcBorders>
              <w:top w:val="single" w:sz="4" w:space="0" w:color="auto"/>
              <w:left w:val="single" w:sz="4" w:space="0" w:color="auto"/>
              <w:bottom w:val="single" w:sz="4" w:space="0" w:color="auto"/>
              <w:right w:val="single" w:sz="4" w:space="0" w:color="auto"/>
            </w:tcBorders>
            <w:tcPrChange w:id="303" w:author="st1" w:date="2021-05-06T19:01:00Z">
              <w:tcPr>
                <w:tcW w:w="802" w:type="dxa"/>
                <w:gridSpan w:val="3"/>
                <w:tcBorders>
                  <w:top w:val="single" w:sz="4" w:space="0" w:color="auto"/>
                  <w:left w:val="single" w:sz="4" w:space="5" w:color="auto"/>
                  <w:bottom w:val="single" w:sz="4" w:space="0" w:color="auto"/>
                  <w:right w:val="single" w:sz="4" w:space="5" w:color="auto"/>
                </w:tcBorders>
              </w:tcPr>
            </w:tcPrChange>
          </w:tcPr>
          <w:p w14:paraId="10BBB575" w14:textId="77777777" w:rsidR="00F63C93" w:rsidRPr="00F63C93" w:rsidRDefault="00F63C93" w:rsidP="00F63C93">
            <w:pPr>
              <w:jc w:val="center"/>
              <w:rPr>
                <w:ins w:id="304" w:author="st1" w:date="2021-05-06T18:59:00Z"/>
                <w:rFonts w:ascii="標楷體" w:eastAsia="標楷體" w:hAnsi="標楷體"/>
              </w:rPr>
            </w:pPr>
            <w:ins w:id="305" w:author="st1" w:date="2021-05-06T19:01:00Z">
              <w:r w:rsidRPr="00F63C93">
                <w:rPr>
                  <w:rFonts w:ascii="標楷體" w:eastAsia="標楷體" w:hAnsi="標楷體" w:hint="eastAsia"/>
                </w:rPr>
                <w:t>6</w:t>
              </w:r>
            </w:ins>
          </w:p>
        </w:tc>
        <w:tc>
          <w:tcPr>
            <w:tcW w:w="1242" w:type="dxa"/>
            <w:tcBorders>
              <w:top w:val="single" w:sz="4" w:space="0" w:color="auto"/>
              <w:left w:val="single" w:sz="4" w:space="0" w:color="auto"/>
              <w:bottom w:val="single" w:sz="4" w:space="0" w:color="auto"/>
              <w:right w:val="single" w:sz="4" w:space="0" w:color="auto"/>
            </w:tcBorders>
            <w:hideMark/>
            <w:tcPrChange w:id="306" w:author="st1" w:date="2021-05-06T19:01:00Z">
              <w:tcPr>
                <w:tcW w:w="1242" w:type="dxa"/>
                <w:gridSpan w:val="2"/>
                <w:tcBorders>
                  <w:top w:val="single" w:sz="4" w:space="0" w:color="auto"/>
                  <w:left w:val="single" w:sz="4" w:space="5" w:color="auto"/>
                  <w:bottom w:val="single" w:sz="4" w:space="0" w:color="auto"/>
                  <w:right w:val="single" w:sz="4" w:space="5" w:color="auto"/>
                </w:tcBorders>
                <w:hideMark/>
              </w:tcPr>
            </w:tcPrChange>
          </w:tcPr>
          <w:p w14:paraId="0C2D0AFF" w14:textId="77777777" w:rsidR="00F63C93" w:rsidRPr="00F63C93" w:rsidRDefault="00F63C93" w:rsidP="00F63C93">
            <w:pPr>
              <w:jc w:val="center"/>
              <w:rPr>
                <w:ins w:id="307" w:author="st1" w:date="2021-05-06T18:59:00Z"/>
                <w:rFonts w:ascii="標楷體" w:eastAsia="標楷體" w:hAnsi="標楷體"/>
                <w:lang w:eastAsia="zh-HK"/>
              </w:rPr>
            </w:pPr>
            <w:ins w:id="308" w:author="st1" w:date="2021-05-06T18:59:00Z">
              <w:r w:rsidRPr="00F63C93">
                <w:rPr>
                  <w:rFonts w:ascii="標楷體" w:eastAsia="標楷體" w:hAnsi="標楷體" w:hint="eastAsia"/>
                  <w:lang w:eastAsia="zh-HK"/>
                </w:rPr>
                <w:t>資料</w:t>
              </w:r>
            </w:ins>
          </w:p>
        </w:tc>
        <w:tc>
          <w:tcPr>
            <w:tcW w:w="1941" w:type="dxa"/>
            <w:tcBorders>
              <w:top w:val="single" w:sz="4" w:space="0" w:color="auto"/>
              <w:left w:val="single" w:sz="4" w:space="0" w:color="auto"/>
              <w:bottom w:val="single" w:sz="4" w:space="0" w:color="auto"/>
              <w:right w:val="single" w:sz="4" w:space="0" w:color="auto"/>
            </w:tcBorders>
            <w:tcPrChange w:id="309" w:author="st1" w:date="2021-05-06T19:01:00Z">
              <w:tcPr>
                <w:tcW w:w="1941" w:type="dxa"/>
                <w:gridSpan w:val="2"/>
                <w:tcBorders>
                  <w:top w:val="single" w:sz="4" w:space="0" w:color="auto"/>
                  <w:left w:val="single" w:sz="4" w:space="5" w:color="auto"/>
                  <w:bottom w:val="single" w:sz="4" w:space="0" w:color="auto"/>
                  <w:right w:val="single" w:sz="4" w:space="5" w:color="auto"/>
                </w:tcBorders>
              </w:tcPr>
            </w:tcPrChange>
          </w:tcPr>
          <w:p w14:paraId="370B82AC" w14:textId="77777777" w:rsidR="00F63C93" w:rsidRPr="00F63C93" w:rsidRDefault="00F63C93" w:rsidP="00F63C93">
            <w:pPr>
              <w:rPr>
                <w:ins w:id="310" w:author="st1" w:date="2021-05-06T18:59:00Z"/>
                <w:rFonts w:ascii="標楷體" w:eastAsia="標楷體" w:hAnsi="標楷體"/>
                <w:lang w:eastAsia="zh-HK"/>
              </w:rPr>
            </w:pPr>
            <w:ins w:id="311" w:author="st1" w:date="2021-05-06T19:02:00Z">
              <w:r w:rsidRPr="00F63C93">
                <w:rPr>
                  <w:rFonts w:ascii="標楷體" w:eastAsia="標楷體" w:hAnsi="標楷體" w:hint="eastAsia"/>
                  <w:lang w:eastAsia="zh-HK"/>
                </w:rPr>
                <w:t>可放款金額</w:t>
              </w:r>
            </w:ins>
          </w:p>
        </w:tc>
        <w:tc>
          <w:tcPr>
            <w:tcW w:w="2856" w:type="dxa"/>
            <w:tcBorders>
              <w:top w:val="single" w:sz="4" w:space="0" w:color="auto"/>
              <w:left w:val="single" w:sz="4" w:space="0" w:color="auto"/>
              <w:bottom w:val="single" w:sz="4" w:space="0" w:color="auto"/>
              <w:right w:val="single" w:sz="4" w:space="0" w:color="auto"/>
            </w:tcBorders>
            <w:hideMark/>
            <w:tcPrChange w:id="312" w:author="st1" w:date="2021-05-06T19:01:00Z">
              <w:tcPr>
                <w:tcW w:w="2856" w:type="dxa"/>
                <w:tcBorders>
                  <w:top w:val="single" w:sz="4" w:space="0" w:color="auto"/>
                  <w:left w:val="single" w:sz="4" w:space="5" w:color="auto"/>
                  <w:bottom w:val="single" w:sz="4" w:space="0" w:color="auto"/>
                  <w:right w:val="single" w:sz="4" w:space="5" w:color="auto"/>
                </w:tcBorders>
                <w:hideMark/>
              </w:tcPr>
            </w:tcPrChange>
          </w:tcPr>
          <w:p w14:paraId="4FA0D680" w14:textId="77777777" w:rsidR="00F63C93" w:rsidRPr="00F63C93" w:rsidRDefault="00F63C93" w:rsidP="00F63C93">
            <w:pPr>
              <w:rPr>
                <w:ins w:id="313" w:author="st1" w:date="2021-05-06T18:59:00Z"/>
                <w:rFonts w:ascii="標楷體" w:eastAsia="標楷體" w:hAnsi="標楷體"/>
                <w:lang w:eastAsia="zh-HK"/>
              </w:rPr>
            </w:pPr>
            <w:ins w:id="314" w:author="st1" w:date="2021-05-06T19:03:00Z">
              <w:r w:rsidRPr="00F63C93">
                <w:rPr>
                  <w:rFonts w:ascii="標楷體" w:eastAsia="標楷體" w:hAnsi="標楷體" w:hint="eastAsia"/>
                  <w:color w:val="000000"/>
                </w:rPr>
                <w:t>InnFundApl.</w:t>
              </w:r>
            </w:ins>
            <w:ins w:id="315" w:author="st1" w:date="2021-05-06T19:05:00Z">
              <w:r w:rsidRPr="00F63C93">
                <w:rPr>
                  <w:rFonts w:ascii="標楷體" w:eastAsia="標楷體" w:hAnsi="標楷體"/>
                  <w:color w:val="000000"/>
                </w:rPr>
                <w:t>PosbleBorAmt</w:t>
              </w:r>
            </w:ins>
          </w:p>
        </w:tc>
        <w:tc>
          <w:tcPr>
            <w:tcW w:w="3579" w:type="dxa"/>
            <w:tcBorders>
              <w:top w:val="single" w:sz="4" w:space="0" w:color="auto"/>
              <w:left w:val="single" w:sz="4" w:space="0" w:color="auto"/>
              <w:bottom w:val="single" w:sz="4" w:space="0" w:color="auto"/>
              <w:right w:val="single" w:sz="4" w:space="0" w:color="auto"/>
            </w:tcBorders>
            <w:tcPrChange w:id="316" w:author="st1" w:date="2021-05-06T19:01:00Z">
              <w:tcPr>
                <w:tcW w:w="3579" w:type="dxa"/>
                <w:gridSpan w:val="3"/>
                <w:tcBorders>
                  <w:top w:val="single" w:sz="4" w:space="0" w:color="auto"/>
                  <w:left w:val="single" w:sz="4" w:space="5" w:color="auto"/>
                  <w:bottom w:val="single" w:sz="4" w:space="0" w:color="auto"/>
                  <w:right w:val="single" w:sz="4" w:space="5" w:color="auto"/>
                </w:tcBorders>
              </w:tcPr>
            </w:tcPrChange>
          </w:tcPr>
          <w:p w14:paraId="6851DA6B" w14:textId="77777777" w:rsidR="00F63C93" w:rsidRPr="00F63C93" w:rsidRDefault="00F63C93" w:rsidP="00F63C93">
            <w:pPr>
              <w:rPr>
                <w:ins w:id="317" w:author="st1" w:date="2021-05-06T18:59:00Z"/>
                <w:rFonts w:ascii="標楷體" w:eastAsia="標楷體" w:hAnsi="標楷體"/>
                <w:lang w:eastAsia="zh-HK"/>
              </w:rPr>
            </w:pPr>
          </w:p>
        </w:tc>
      </w:tr>
      <w:tr w:rsidR="00F63C93" w:rsidRPr="00F63C93" w14:paraId="53C352EF" w14:textId="77777777" w:rsidTr="00067F94">
        <w:trPr>
          <w:ins w:id="318" w:author="st1" w:date="2021-05-06T19:02:00Z"/>
        </w:trPr>
        <w:tc>
          <w:tcPr>
            <w:tcW w:w="802" w:type="dxa"/>
            <w:tcBorders>
              <w:top w:val="single" w:sz="4" w:space="0" w:color="auto"/>
              <w:left w:val="single" w:sz="4" w:space="0" w:color="auto"/>
              <w:bottom w:val="single" w:sz="4" w:space="0" w:color="auto"/>
              <w:right w:val="single" w:sz="4" w:space="0" w:color="auto"/>
            </w:tcBorders>
          </w:tcPr>
          <w:p w14:paraId="3D175CE1" w14:textId="77777777" w:rsidR="00F63C93" w:rsidRPr="00F63C93" w:rsidRDefault="00F63C93" w:rsidP="00F63C93">
            <w:pPr>
              <w:jc w:val="center"/>
              <w:rPr>
                <w:ins w:id="319" w:author="st1" w:date="2021-05-06T19:02:00Z"/>
                <w:rFonts w:ascii="標楷體" w:eastAsia="標楷體" w:hAnsi="標楷體"/>
              </w:rPr>
            </w:pPr>
            <w:ins w:id="320" w:author="st1" w:date="2021-05-06T19:02:00Z">
              <w:r w:rsidRPr="00F63C93">
                <w:rPr>
                  <w:rFonts w:ascii="標楷體" w:eastAsia="標楷體" w:hAnsi="標楷體" w:hint="eastAsia"/>
                </w:rPr>
                <w:t>7</w:t>
              </w:r>
            </w:ins>
          </w:p>
        </w:tc>
        <w:tc>
          <w:tcPr>
            <w:tcW w:w="1242" w:type="dxa"/>
            <w:tcBorders>
              <w:top w:val="single" w:sz="4" w:space="0" w:color="auto"/>
              <w:left w:val="single" w:sz="4" w:space="0" w:color="auto"/>
              <w:bottom w:val="single" w:sz="4" w:space="0" w:color="auto"/>
              <w:right w:val="single" w:sz="4" w:space="0" w:color="auto"/>
            </w:tcBorders>
          </w:tcPr>
          <w:p w14:paraId="445309A4" w14:textId="77777777" w:rsidR="00F63C93" w:rsidRPr="00F63C93" w:rsidRDefault="00F63C93" w:rsidP="00F63C93">
            <w:pPr>
              <w:jc w:val="center"/>
              <w:rPr>
                <w:ins w:id="321" w:author="st1" w:date="2021-05-06T19:02:00Z"/>
                <w:rFonts w:ascii="標楷體" w:eastAsia="標楷體" w:hAnsi="標楷體"/>
                <w:lang w:eastAsia="zh-HK"/>
              </w:rPr>
            </w:pPr>
            <w:ins w:id="322" w:author="st1" w:date="2021-05-06T19:02:00Z">
              <w:r w:rsidRPr="00F63C93">
                <w:rPr>
                  <w:rFonts w:ascii="標楷體" w:eastAsia="標楷體" w:hAnsi="標楷體" w:hint="eastAsia"/>
                  <w:lang w:eastAsia="zh-HK"/>
                </w:rPr>
                <w:t>資料</w:t>
              </w:r>
            </w:ins>
          </w:p>
        </w:tc>
        <w:tc>
          <w:tcPr>
            <w:tcW w:w="1941" w:type="dxa"/>
            <w:tcBorders>
              <w:top w:val="single" w:sz="4" w:space="0" w:color="auto"/>
              <w:left w:val="single" w:sz="4" w:space="0" w:color="auto"/>
              <w:bottom w:val="single" w:sz="4" w:space="0" w:color="auto"/>
              <w:right w:val="single" w:sz="4" w:space="0" w:color="auto"/>
            </w:tcBorders>
          </w:tcPr>
          <w:p w14:paraId="40A5B39E" w14:textId="77777777" w:rsidR="00F63C93" w:rsidRPr="00F63C93" w:rsidRDefault="00F63C93" w:rsidP="00F63C93">
            <w:pPr>
              <w:rPr>
                <w:ins w:id="323" w:author="st1" w:date="2021-05-06T19:02:00Z"/>
                <w:rFonts w:ascii="標楷體" w:eastAsia="標楷體" w:hAnsi="標楷體"/>
                <w:lang w:eastAsia="zh-HK"/>
              </w:rPr>
            </w:pPr>
            <w:ins w:id="324" w:author="st1" w:date="2021-05-06T19:02:00Z">
              <w:r w:rsidRPr="00F63C93">
                <w:rPr>
                  <w:rFonts w:ascii="標楷體" w:eastAsia="標楷體" w:hAnsi="標楷體" w:hint="eastAsia"/>
                  <w:lang w:eastAsia="zh-HK"/>
                </w:rPr>
                <w:t>已放款金額</w:t>
              </w:r>
            </w:ins>
          </w:p>
        </w:tc>
        <w:tc>
          <w:tcPr>
            <w:tcW w:w="2856" w:type="dxa"/>
            <w:tcBorders>
              <w:top w:val="single" w:sz="4" w:space="0" w:color="auto"/>
              <w:left w:val="single" w:sz="4" w:space="0" w:color="auto"/>
              <w:bottom w:val="single" w:sz="4" w:space="0" w:color="auto"/>
              <w:right w:val="single" w:sz="4" w:space="0" w:color="auto"/>
            </w:tcBorders>
          </w:tcPr>
          <w:p w14:paraId="2FE8827A" w14:textId="77777777" w:rsidR="00F63C93" w:rsidRPr="00F63C93" w:rsidRDefault="00F63C93" w:rsidP="00F63C93">
            <w:pPr>
              <w:rPr>
                <w:ins w:id="325" w:author="st1" w:date="2021-05-06T19:02:00Z"/>
                <w:rFonts w:ascii="標楷體" w:eastAsia="標楷體" w:hAnsi="標楷體"/>
                <w:color w:val="000000"/>
              </w:rPr>
            </w:pPr>
            <w:ins w:id="326" w:author="st1" w:date="2021-05-06T19:03:00Z">
              <w:r w:rsidRPr="00F63C93">
                <w:rPr>
                  <w:rFonts w:ascii="標楷體" w:eastAsia="標楷體" w:hAnsi="標楷體" w:hint="eastAsia"/>
                  <w:color w:val="000000"/>
                </w:rPr>
                <w:t>InnFundApl.</w:t>
              </w:r>
            </w:ins>
            <w:ins w:id="327" w:author="st1" w:date="2021-05-06T19:05:00Z">
              <w:r w:rsidRPr="00F63C93">
                <w:rPr>
                  <w:rFonts w:ascii="標楷體" w:eastAsia="標楷體" w:hAnsi="標楷體"/>
                  <w:color w:val="000000"/>
                </w:rPr>
                <w:t>AlrdyBorAmt</w:t>
              </w:r>
            </w:ins>
          </w:p>
        </w:tc>
        <w:tc>
          <w:tcPr>
            <w:tcW w:w="3579" w:type="dxa"/>
            <w:tcBorders>
              <w:top w:val="single" w:sz="4" w:space="0" w:color="auto"/>
              <w:left w:val="single" w:sz="4" w:space="0" w:color="auto"/>
              <w:bottom w:val="single" w:sz="4" w:space="0" w:color="auto"/>
              <w:right w:val="single" w:sz="4" w:space="0" w:color="auto"/>
            </w:tcBorders>
          </w:tcPr>
          <w:p w14:paraId="05E24024" w14:textId="77777777" w:rsidR="00F63C93" w:rsidRPr="00F63C93" w:rsidRDefault="00F63C93" w:rsidP="00F63C93">
            <w:pPr>
              <w:rPr>
                <w:ins w:id="328" w:author="st1" w:date="2021-05-06T19:02:00Z"/>
                <w:rFonts w:ascii="標楷體" w:eastAsia="標楷體" w:hAnsi="標楷體"/>
                <w:lang w:eastAsia="zh-HK"/>
              </w:rPr>
            </w:pPr>
          </w:p>
        </w:tc>
      </w:tr>
      <w:tr w:rsidR="00F63C93" w:rsidRPr="00F63C93" w14:paraId="2C8BC288" w14:textId="77777777" w:rsidTr="00067F94">
        <w:trPr>
          <w:ins w:id="329" w:author="st1" w:date="2021-05-06T19:02:00Z"/>
        </w:trPr>
        <w:tc>
          <w:tcPr>
            <w:tcW w:w="802" w:type="dxa"/>
            <w:tcBorders>
              <w:top w:val="single" w:sz="4" w:space="0" w:color="auto"/>
              <w:left w:val="single" w:sz="4" w:space="0" w:color="auto"/>
              <w:bottom w:val="single" w:sz="4" w:space="0" w:color="auto"/>
              <w:right w:val="single" w:sz="4" w:space="0" w:color="auto"/>
            </w:tcBorders>
          </w:tcPr>
          <w:p w14:paraId="07517AF6" w14:textId="77777777" w:rsidR="00F63C93" w:rsidRPr="00F63C93" w:rsidRDefault="00F63C93" w:rsidP="00F63C93">
            <w:pPr>
              <w:jc w:val="center"/>
              <w:rPr>
                <w:ins w:id="330" w:author="st1" w:date="2021-05-06T19:02:00Z"/>
                <w:rFonts w:ascii="標楷體" w:eastAsia="標楷體" w:hAnsi="標楷體"/>
              </w:rPr>
            </w:pPr>
            <w:ins w:id="331" w:author="st1" w:date="2021-05-06T19:02:00Z">
              <w:r w:rsidRPr="00F63C93">
                <w:rPr>
                  <w:rFonts w:ascii="標楷體" w:eastAsia="標楷體" w:hAnsi="標楷體" w:hint="eastAsia"/>
                </w:rPr>
                <w:t>8</w:t>
              </w:r>
            </w:ins>
          </w:p>
        </w:tc>
        <w:tc>
          <w:tcPr>
            <w:tcW w:w="1242" w:type="dxa"/>
            <w:tcBorders>
              <w:top w:val="single" w:sz="4" w:space="0" w:color="auto"/>
              <w:left w:val="single" w:sz="4" w:space="0" w:color="auto"/>
              <w:bottom w:val="single" w:sz="4" w:space="0" w:color="auto"/>
              <w:right w:val="single" w:sz="4" w:space="0" w:color="auto"/>
            </w:tcBorders>
          </w:tcPr>
          <w:p w14:paraId="5BE6E491" w14:textId="77777777" w:rsidR="00F63C93" w:rsidRPr="00F63C93" w:rsidRDefault="00F63C93" w:rsidP="00F63C93">
            <w:pPr>
              <w:jc w:val="center"/>
              <w:rPr>
                <w:ins w:id="332" w:author="st1" w:date="2021-05-06T19:02:00Z"/>
                <w:rFonts w:ascii="標楷體" w:eastAsia="標楷體" w:hAnsi="標楷體"/>
                <w:lang w:eastAsia="zh-HK"/>
              </w:rPr>
            </w:pPr>
            <w:ins w:id="333" w:author="st1" w:date="2021-05-06T19:02:00Z">
              <w:r w:rsidRPr="00F63C93">
                <w:rPr>
                  <w:rFonts w:ascii="標楷體" w:eastAsia="標楷體" w:hAnsi="標楷體" w:hint="eastAsia"/>
                  <w:lang w:eastAsia="zh-HK"/>
                </w:rPr>
                <w:t>資料</w:t>
              </w:r>
            </w:ins>
          </w:p>
        </w:tc>
        <w:tc>
          <w:tcPr>
            <w:tcW w:w="1941" w:type="dxa"/>
            <w:tcBorders>
              <w:top w:val="single" w:sz="4" w:space="0" w:color="auto"/>
              <w:left w:val="single" w:sz="4" w:space="0" w:color="auto"/>
              <w:bottom w:val="single" w:sz="4" w:space="0" w:color="auto"/>
              <w:right w:val="single" w:sz="4" w:space="0" w:color="auto"/>
            </w:tcBorders>
          </w:tcPr>
          <w:p w14:paraId="43DB672B" w14:textId="77777777" w:rsidR="00F63C93" w:rsidRPr="00F63C93" w:rsidRDefault="00F63C93" w:rsidP="00F63C93">
            <w:pPr>
              <w:rPr>
                <w:ins w:id="334" w:author="st1" w:date="2021-05-06T19:02:00Z"/>
                <w:rFonts w:ascii="標楷體" w:eastAsia="標楷體" w:hAnsi="標楷體"/>
                <w:lang w:eastAsia="zh-HK"/>
              </w:rPr>
            </w:pPr>
            <w:ins w:id="335" w:author="st1" w:date="2021-05-06T19:02:00Z">
              <w:r w:rsidRPr="00F63C93">
                <w:rPr>
                  <w:rFonts w:ascii="標楷體" w:eastAsia="標楷體" w:hAnsi="標楷體" w:hint="eastAsia"/>
                  <w:lang w:eastAsia="zh-HK"/>
                </w:rPr>
                <w:t>股東權益</w:t>
              </w:r>
            </w:ins>
          </w:p>
        </w:tc>
        <w:tc>
          <w:tcPr>
            <w:tcW w:w="2856" w:type="dxa"/>
            <w:tcBorders>
              <w:top w:val="single" w:sz="4" w:space="0" w:color="auto"/>
              <w:left w:val="single" w:sz="4" w:space="0" w:color="auto"/>
              <w:bottom w:val="single" w:sz="4" w:space="0" w:color="auto"/>
              <w:right w:val="single" w:sz="4" w:space="0" w:color="auto"/>
            </w:tcBorders>
          </w:tcPr>
          <w:p w14:paraId="5311A3F4" w14:textId="77777777" w:rsidR="00F63C93" w:rsidRPr="00F63C93" w:rsidRDefault="00F63C93" w:rsidP="00F63C93">
            <w:pPr>
              <w:rPr>
                <w:ins w:id="336" w:author="st1" w:date="2021-05-06T19:02:00Z"/>
                <w:rFonts w:ascii="標楷體" w:eastAsia="標楷體" w:hAnsi="標楷體"/>
                <w:color w:val="000000"/>
              </w:rPr>
            </w:pPr>
            <w:ins w:id="337" w:author="st1" w:date="2021-05-06T19:03:00Z">
              <w:r w:rsidRPr="00F63C93">
                <w:rPr>
                  <w:rFonts w:ascii="標楷體" w:eastAsia="標楷體" w:hAnsi="標楷體" w:hint="eastAsia"/>
                  <w:color w:val="000000"/>
                </w:rPr>
                <w:t>InnFundApl.</w:t>
              </w:r>
            </w:ins>
            <w:ins w:id="338" w:author="st1" w:date="2021-05-06T19:05:00Z">
              <w:r w:rsidRPr="00F63C93">
                <w:rPr>
                  <w:rFonts w:ascii="標楷體" w:eastAsia="標楷體" w:hAnsi="標楷體"/>
                  <w:color w:val="000000"/>
                </w:rPr>
                <w:t>StockHoldersEqt</w:t>
              </w:r>
            </w:ins>
          </w:p>
        </w:tc>
        <w:tc>
          <w:tcPr>
            <w:tcW w:w="3579" w:type="dxa"/>
            <w:tcBorders>
              <w:top w:val="single" w:sz="4" w:space="0" w:color="auto"/>
              <w:left w:val="single" w:sz="4" w:space="0" w:color="auto"/>
              <w:bottom w:val="single" w:sz="4" w:space="0" w:color="auto"/>
              <w:right w:val="single" w:sz="4" w:space="0" w:color="auto"/>
            </w:tcBorders>
          </w:tcPr>
          <w:p w14:paraId="66CB9E7B" w14:textId="77777777" w:rsidR="00F63C93" w:rsidRPr="00F63C93" w:rsidRDefault="00F63C93" w:rsidP="00F63C93">
            <w:pPr>
              <w:rPr>
                <w:ins w:id="339" w:author="st1" w:date="2021-05-06T19:02:00Z"/>
                <w:rFonts w:ascii="標楷體" w:eastAsia="標楷體" w:hAnsi="標楷體"/>
                <w:lang w:eastAsia="zh-HK"/>
              </w:rPr>
            </w:pPr>
          </w:p>
        </w:tc>
      </w:tr>
    </w:tbl>
    <w:p w14:paraId="08B299D3" w14:textId="77777777" w:rsidR="00F63C93" w:rsidRPr="00F63C93" w:rsidRDefault="00F63C93" w:rsidP="00F63C93">
      <w:pPr>
        <w:rPr>
          <w:ins w:id="340" w:author="st1" w:date="2021-05-06T18:59:00Z"/>
          <w:rFonts w:ascii="標楷體" w:eastAsia="標楷體" w:hAnsi="標楷體"/>
          <w:lang w:eastAsia="x-none"/>
        </w:rPr>
      </w:pPr>
    </w:p>
    <w:p w14:paraId="46C3F2E4" w14:textId="77777777" w:rsidR="00F63C93" w:rsidRPr="00F63C93" w:rsidRDefault="00F63C93" w:rsidP="00F63C93">
      <w:pPr>
        <w:rPr>
          <w:rFonts w:ascii="標楷體" w:eastAsia="標楷體" w:hAnsi="標楷體"/>
          <w:lang w:eastAsia="x-none"/>
        </w:rPr>
      </w:pPr>
    </w:p>
    <w:p w14:paraId="6649FA5B" w14:textId="77777777" w:rsidR="00F63C93" w:rsidRPr="00F63C93" w:rsidDel="00AE6771" w:rsidRDefault="00F63C93" w:rsidP="00F63C93">
      <w:pPr>
        <w:numPr>
          <w:ilvl w:val="0"/>
          <w:numId w:val="126"/>
        </w:numPr>
        <w:tabs>
          <w:tab w:val="num" w:pos="360"/>
        </w:tabs>
        <w:ind w:left="0" w:firstLine="0"/>
        <w:rPr>
          <w:del w:id="341" w:author="st1" w:date="2021-05-06T19:06:00Z"/>
        </w:rPr>
      </w:pPr>
      <w:del w:id="342" w:author="st1" w:date="2021-05-06T19:06:00Z">
        <w:r w:rsidRPr="00F63C93" w:rsidDel="00AE6771">
          <w:delText>輸入畫面資料說明</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
        <w:gridCol w:w="1674"/>
        <w:gridCol w:w="917"/>
        <w:gridCol w:w="923"/>
        <w:gridCol w:w="1171"/>
        <w:gridCol w:w="677"/>
        <w:gridCol w:w="692"/>
        <w:gridCol w:w="3618"/>
      </w:tblGrid>
      <w:tr w:rsidR="00F63C93" w:rsidRPr="00F63C93" w:rsidDel="00AE6771" w14:paraId="1C9E42B8" w14:textId="77777777" w:rsidTr="00067F94">
        <w:trPr>
          <w:trHeight w:val="388"/>
          <w:jc w:val="center"/>
          <w:del w:id="343" w:author="st1" w:date="2021-05-06T19:06:00Z"/>
        </w:trPr>
        <w:tc>
          <w:tcPr>
            <w:tcW w:w="526" w:type="dxa"/>
            <w:vMerge w:val="restart"/>
          </w:tcPr>
          <w:p w14:paraId="3F16539E" w14:textId="77777777" w:rsidR="00F63C93" w:rsidRPr="00F63C93" w:rsidDel="00AE6771" w:rsidRDefault="00F63C93" w:rsidP="00F63C93">
            <w:pPr>
              <w:rPr>
                <w:del w:id="344" w:author="st1" w:date="2021-05-06T19:06:00Z"/>
                <w:rFonts w:ascii="標楷體" w:eastAsia="標楷體" w:hAnsi="標楷體"/>
                <w:lang w:eastAsia="x-none"/>
              </w:rPr>
            </w:pPr>
            <w:del w:id="345" w:author="st1" w:date="2021-05-06T19:06:00Z">
              <w:r w:rsidRPr="00F63C93" w:rsidDel="00AE6771">
                <w:rPr>
                  <w:rFonts w:ascii="標楷體" w:eastAsia="標楷體" w:hAnsi="標楷體"/>
                  <w:lang w:eastAsia="x-none"/>
                </w:rPr>
                <w:delText>序號</w:delText>
              </w:r>
            </w:del>
          </w:p>
        </w:tc>
        <w:tc>
          <w:tcPr>
            <w:tcW w:w="1759" w:type="dxa"/>
            <w:vMerge w:val="restart"/>
          </w:tcPr>
          <w:p w14:paraId="5692B714" w14:textId="77777777" w:rsidR="00F63C93" w:rsidRPr="00F63C93" w:rsidDel="00AE6771" w:rsidRDefault="00F63C93" w:rsidP="00F63C93">
            <w:pPr>
              <w:rPr>
                <w:del w:id="346" w:author="st1" w:date="2021-05-06T19:06:00Z"/>
                <w:rFonts w:ascii="標楷體" w:eastAsia="標楷體" w:hAnsi="標楷體"/>
                <w:lang w:eastAsia="x-none"/>
              </w:rPr>
            </w:pPr>
            <w:del w:id="347" w:author="st1" w:date="2021-05-06T19:06:00Z">
              <w:r w:rsidRPr="00F63C93" w:rsidDel="00AE6771">
                <w:rPr>
                  <w:rFonts w:ascii="標楷體" w:eastAsia="標楷體" w:hAnsi="標楷體"/>
                  <w:lang w:eastAsia="x-none"/>
                </w:rPr>
                <w:delText>欄位</w:delText>
              </w:r>
            </w:del>
          </w:p>
        </w:tc>
        <w:tc>
          <w:tcPr>
            <w:tcW w:w="4510" w:type="dxa"/>
            <w:gridSpan w:val="5"/>
          </w:tcPr>
          <w:p w14:paraId="55865C92" w14:textId="77777777" w:rsidR="00F63C93" w:rsidRPr="00F63C93" w:rsidDel="00AE6771" w:rsidRDefault="00F63C93" w:rsidP="00F63C93">
            <w:pPr>
              <w:rPr>
                <w:del w:id="348" w:author="st1" w:date="2021-05-06T19:06:00Z"/>
                <w:rFonts w:ascii="標楷體" w:eastAsia="標楷體" w:hAnsi="標楷體"/>
                <w:lang w:eastAsia="x-none"/>
              </w:rPr>
            </w:pPr>
            <w:del w:id="349" w:author="st1" w:date="2021-05-06T19:06:00Z">
              <w:r w:rsidRPr="00F63C93" w:rsidDel="00AE6771">
                <w:rPr>
                  <w:rFonts w:ascii="標楷體" w:eastAsia="標楷體" w:hAnsi="標楷體"/>
                  <w:lang w:eastAsia="x-none"/>
                </w:rPr>
                <w:delText>說明</w:delText>
              </w:r>
            </w:del>
          </w:p>
        </w:tc>
        <w:tc>
          <w:tcPr>
            <w:tcW w:w="3839" w:type="dxa"/>
            <w:vMerge w:val="restart"/>
          </w:tcPr>
          <w:p w14:paraId="1E9A32DE" w14:textId="77777777" w:rsidR="00F63C93" w:rsidRPr="00F63C93" w:rsidDel="00AE6771" w:rsidRDefault="00F63C93" w:rsidP="00F63C93">
            <w:pPr>
              <w:rPr>
                <w:del w:id="350" w:author="st1" w:date="2021-05-06T19:06:00Z"/>
                <w:rFonts w:ascii="標楷體" w:eastAsia="標楷體" w:hAnsi="標楷體"/>
                <w:lang w:eastAsia="x-none"/>
              </w:rPr>
            </w:pPr>
            <w:del w:id="351" w:author="st1" w:date="2021-05-06T19:06:00Z">
              <w:r w:rsidRPr="00F63C93" w:rsidDel="00AE6771">
                <w:rPr>
                  <w:rFonts w:ascii="標楷體" w:eastAsia="標楷體" w:hAnsi="標楷體"/>
                  <w:lang w:eastAsia="x-none"/>
                </w:rPr>
                <w:delText>處理邏輯及注意事項</w:delText>
              </w:r>
            </w:del>
          </w:p>
        </w:tc>
      </w:tr>
      <w:tr w:rsidR="00F63C93" w:rsidRPr="00F63C93" w:rsidDel="00AE6771" w14:paraId="2974711B" w14:textId="77777777" w:rsidTr="00067F94">
        <w:trPr>
          <w:trHeight w:val="244"/>
          <w:jc w:val="center"/>
          <w:del w:id="352" w:author="st1" w:date="2021-05-06T19:06:00Z"/>
        </w:trPr>
        <w:tc>
          <w:tcPr>
            <w:tcW w:w="526" w:type="dxa"/>
            <w:vMerge/>
          </w:tcPr>
          <w:p w14:paraId="7E725F09" w14:textId="77777777" w:rsidR="00F63C93" w:rsidRPr="00F63C93" w:rsidDel="00AE6771" w:rsidRDefault="00F63C93" w:rsidP="00F63C93">
            <w:pPr>
              <w:rPr>
                <w:del w:id="353" w:author="st1" w:date="2021-05-06T19:06:00Z"/>
                <w:rFonts w:ascii="標楷體" w:eastAsia="標楷體" w:hAnsi="標楷體"/>
                <w:lang w:eastAsia="x-none"/>
              </w:rPr>
            </w:pPr>
          </w:p>
        </w:tc>
        <w:tc>
          <w:tcPr>
            <w:tcW w:w="1759" w:type="dxa"/>
            <w:vMerge/>
          </w:tcPr>
          <w:p w14:paraId="04B4E671" w14:textId="77777777" w:rsidR="00F63C93" w:rsidRPr="00F63C93" w:rsidDel="00AE6771" w:rsidRDefault="00F63C93" w:rsidP="00F63C93">
            <w:pPr>
              <w:rPr>
                <w:del w:id="354" w:author="st1" w:date="2021-05-06T19:06:00Z"/>
                <w:rFonts w:ascii="標楷體" w:eastAsia="標楷體" w:hAnsi="標楷體"/>
                <w:lang w:eastAsia="x-none"/>
              </w:rPr>
            </w:pPr>
          </w:p>
        </w:tc>
        <w:tc>
          <w:tcPr>
            <w:tcW w:w="941" w:type="dxa"/>
          </w:tcPr>
          <w:p w14:paraId="2AF92E6E" w14:textId="77777777" w:rsidR="00F63C93" w:rsidRPr="00F63C93" w:rsidDel="00AE6771" w:rsidRDefault="00F63C93" w:rsidP="00F63C93">
            <w:pPr>
              <w:rPr>
                <w:del w:id="355" w:author="st1" w:date="2021-05-06T19:06:00Z"/>
                <w:rFonts w:ascii="標楷體" w:eastAsia="標楷體" w:hAnsi="標楷體"/>
                <w:lang w:eastAsia="x-none"/>
              </w:rPr>
            </w:pPr>
            <w:del w:id="356" w:author="st1" w:date="2021-05-06T19:06:00Z">
              <w:r w:rsidRPr="00F63C93" w:rsidDel="00AE6771">
                <w:rPr>
                  <w:rFonts w:ascii="標楷體" w:eastAsia="標楷體" w:hAnsi="標楷體" w:hint="eastAsia"/>
                </w:rPr>
                <w:delText>資料型態長度</w:delText>
              </w:r>
            </w:del>
          </w:p>
        </w:tc>
        <w:tc>
          <w:tcPr>
            <w:tcW w:w="956" w:type="dxa"/>
          </w:tcPr>
          <w:p w14:paraId="34770056" w14:textId="77777777" w:rsidR="00F63C93" w:rsidRPr="00F63C93" w:rsidDel="00AE6771" w:rsidRDefault="00F63C93" w:rsidP="00F63C93">
            <w:pPr>
              <w:rPr>
                <w:del w:id="357" w:author="st1" w:date="2021-05-06T19:06:00Z"/>
                <w:rFonts w:ascii="標楷體" w:eastAsia="標楷體" w:hAnsi="標楷體"/>
                <w:lang w:eastAsia="x-none"/>
              </w:rPr>
            </w:pPr>
            <w:del w:id="358" w:author="st1" w:date="2021-05-06T19:06:00Z">
              <w:r w:rsidRPr="00F63C93" w:rsidDel="00AE6771">
                <w:rPr>
                  <w:rFonts w:ascii="標楷體" w:eastAsia="標楷體" w:hAnsi="標楷體"/>
                  <w:lang w:eastAsia="x-none"/>
                </w:rPr>
                <w:delText>預設值</w:delText>
              </w:r>
            </w:del>
          </w:p>
        </w:tc>
        <w:tc>
          <w:tcPr>
            <w:tcW w:w="1221" w:type="dxa"/>
          </w:tcPr>
          <w:p w14:paraId="5454BCEE" w14:textId="77777777" w:rsidR="00F63C93" w:rsidRPr="00F63C93" w:rsidDel="00AE6771" w:rsidRDefault="00F63C93" w:rsidP="00F63C93">
            <w:pPr>
              <w:rPr>
                <w:del w:id="359" w:author="st1" w:date="2021-05-06T19:06:00Z"/>
                <w:rFonts w:ascii="標楷體" w:eastAsia="標楷體" w:hAnsi="標楷體"/>
                <w:lang w:eastAsia="x-none"/>
              </w:rPr>
            </w:pPr>
            <w:del w:id="360" w:author="st1" w:date="2021-05-06T19:06:00Z">
              <w:r w:rsidRPr="00F63C93" w:rsidDel="00AE6771">
                <w:rPr>
                  <w:rFonts w:ascii="標楷體" w:eastAsia="標楷體" w:hAnsi="標楷體"/>
                  <w:lang w:eastAsia="x-none"/>
                </w:rPr>
                <w:delText>選單內容</w:delText>
              </w:r>
            </w:del>
          </w:p>
        </w:tc>
        <w:tc>
          <w:tcPr>
            <w:tcW w:w="692" w:type="dxa"/>
          </w:tcPr>
          <w:p w14:paraId="51E0E08F" w14:textId="77777777" w:rsidR="00F63C93" w:rsidRPr="00F63C93" w:rsidDel="00AE6771" w:rsidRDefault="00F63C93" w:rsidP="00F63C93">
            <w:pPr>
              <w:rPr>
                <w:del w:id="361" w:author="st1" w:date="2021-05-06T19:06:00Z"/>
                <w:rFonts w:ascii="標楷體" w:eastAsia="標楷體" w:hAnsi="標楷體"/>
                <w:lang w:eastAsia="x-none"/>
              </w:rPr>
            </w:pPr>
            <w:del w:id="362" w:author="st1" w:date="2021-05-06T19:06:00Z">
              <w:r w:rsidRPr="00F63C93" w:rsidDel="00AE6771">
                <w:rPr>
                  <w:rFonts w:ascii="標楷體" w:eastAsia="標楷體" w:hAnsi="標楷體"/>
                  <w:lang w:eastAsia="x-none"/>
                </w:rPr>
                <w:delText>必填</w:delText>
              </w:r>
            </w:del>
          </w:p>
        </w:tc>
        <w:tc>
          <w:tcPr>
            <w:tcW w:w="700" w:type="dxa"/>
          </w:tcPr>
          <w:p w14:paraId="3B13AF95" w14:textId="77777777" w:rsidR="00F63C93" w:rsidRPr="00F63C93" w:rsidDel="00AE6771" w:rsidRDefault="00F63C93" w:rsidP="00F63C93">
            <w:pPr>
              <w:rPr>
                <w:del w:id="363" w:author="st1" w:date="2021-05-06T19:06:00Z"/>
                <w:rFonts w:ascii="標楷體" w:eastAsia="標楷體" w:hAnsi="標楷體"/>
                <w:lang w:eastAsia="x-none"/>
              </w:rPr>
            </w:pPr>
            <w:del w:id="364" w:author="st1" w:date="2021-05-06T19:06:00Z">
              <w:r w:rsidRPr="00F63C93" w:rsidDel="00AE6771">
                <w:rPr>
                  <w:rFonts w:ascii="標楷體" w:eastAsia="標楷體" w:hAnsi="標楷體"/>
                  <w:lang w:eastAsia="x-none"/>
                </w:rPr>
                <w:delText>R/W</w:delText>
              </w:r>
            </w:del>
          </w:p>
        </w:tc>
        <w:tc>
          <w:tcPr>
            <w:tcW w:w="3839" w:type="dxa"/>
            <w:vMerge/>
          </w:tcPr>
          <w:p w14:paraId="7D43B49A" w14:textId="77777777" w:rsidR="00F63C93" w:rsidRPr="00F63C93" w:rsidDel="00AE6771" w:rsidRDefault="00F63C93" w:rsidP="00F63C93">
            <w:pPr>
              <w:rPr>
                <w:del w:id="365" w:author="st1" w:date="2021-05-06T19:06:00Z"/>
                <w:rFonts w:ascii="標楷體" w:eastAsia="標楷體" w:hAnsi="標楷體"/>
                <w:lang w:eastAsia="x-none"/>
              </w:rPr>
            </w:pPr>
          </w:p>
        </w:tc>
      </w:tr>
      <w:tr w:rsidR="00F63C93" w:rsidRPr="00F63C93" w:rsidDel="00AE6771" w14:paraId="3D1D6057" w14:textId="77777777" w:rsidTr="00067F94">
        <w:trPr>
          <w:trHeight w:val="244"/>
          <w:jc w:val="center"/>
          <w:del w:id="366" w:author="st1" w:date="2021-05-06T19:06:00Z"/>
        </w:trPr>
        <w:tc>
          <w:tcPr>
            <w:tcW w:w="526" w:type="dxa"/>
          </w:tcPr>
          <w:p w14:paraId="7323E7B5" w14:textId="77777777" w:rsidR="00F63C93" w:rsidRPr="00F63C93" w:rsidDel="00AE6771" w:rsidRDefault="00F63C93" w:rsidP="00F63C93">
            <w:pPr>
              <w:rPr>
                <w:del w:id="367" w:author="st1" w:date="2021-05-06T19:06:00Z"/>
                <w:rFonts w:ascii="標楷體" w:eastAsia="標楷體" w:hAnsi="標楷體"/>
                <w:lang w:eastAsia="x-none"/>
              </w:rPr>
            </w:pPr>
            <w:del w:id="368" w:author="st1" w:date="2021-05-06T19:06:00Z">
              <w:r w:rsidRPr="00F63C93" w:rsidDel="00AE6771">
                <w:rPr>
                  <w:rFonts w:ascii="標楷體" w:eastAsia="標楷體" w:hAnsi="標楷體" w:hint="eastAsia"/>
                  <w:lang w:eastAsia="x-none"/>
                </w:rPr>
                <w:delText>1</w:delText>
              </w:r>
            </w:del>
          </w:p>
        </w:tc>
        <w:tc>
          <w:tcPr>
            <w:tcW w:w="1759" w:type="dxa"/>
          </w:tcPr>
          <w:p w14:paraId="437CEEDC" w14:textId="77777777" w:rsidR="00F63C93" w:rsidRPr="00F63C93" w:rsidDel="00AE6771" w:rsidRDefault="00F63C93" w:rsidP="00F63C93">
            <w:pPr>
              <w:rPr>
                <w:del w:id="369" w:author="st1" w:date="2021-05-06T19:06:00Z"/>
                <w:rFonts w:ascii="標楷體" w:eastAsia="標楷體" w:hAnsi="標楷體"/>
                <w:lang w:eastAsia="x-none"/>
              </w:rPr>
            </w:pPr>
            <w:del w:id="370" w:author="st1" w:date="2021-05-06T19:06:00Z">
              <w:r w:rsidRPr="00F63C93" w:rsidDel="00AE6771">
                <w:rPr>
                  <w:rFonts w:ascii="標楷體" w:eastAsia="標楷體" w:hAnsi="標楷體" w:hint="eastAsia"/>
                  <w:lang w:eastAsia="x-none"/>
                </w:rPr>
                <w:delText>年份</w:delText>
              </w:r>
            </w:del>
          </w:p>
        </w:tc>
        <w:tc>
          <w:tcPr>
            <w:tcW w:w="941" w:type="dxa"/>
          </w:tcPr>
          <w:p w14:paraId="2AE43B2D" w14:textId="77777777" w:rsidR="00F63C93" w:rsidRPr="00F63C93" w:rsidDel="00AE6771" w:rsidRDefault="00F63C93" w:rsidP="00F63C93">
            <w:pPr>
              <w:rPr>
                <w:del w:id="371" w:author="st1" w:date="2021-05-06T19:06:00Z"/>
                <w:rFonts w:ascii="標楷體" w:eastAsia="標楷體" w:hAnsi="標楷體"/>
                <w:lang w:eastAsia="x-none"/>
              </w:rPr>
            </w:pPr>
            <w:del w:id="372" w:author="st1" w:date="2021-05-06T19:06:00Z">
              <w:r w:rsidRPr="00F63C93" w:rsidDel="00AE6771">
                <w:rPr>
                  <w:rFonts w:ascii="標楷體" w:eastAsia="標楷體" w:hAnsi="標楷體" w:hint="eastAsia"/>
                </w:rPr>
                <w:delText>999</w:delText>
              </w:r>
            </w:del>
          </w:p>
        </w:tc>
        <w:tc>
          <w:tcPr>
            <w:tcW w:w="956" w:type="dxa"/>
          </w:tcPr>
          <w:p w14:paraId="10BEEB3E" w14:textId="77777777" w:rsidR="00F63C93" w:rsidRPr="00F63C93" w:rsidDel="00AE6771" w:rsidRDefault="00F63C93" w:rsidP="00F63C93">
            <w:pPr>
              <w:rPr>
                <w:del w:id="373" w:author="st1" w:date="2021-05-06T19:06:00Z"/>
                <w:rFonts w:ascii="標楷體" w:eastAsia="標楷體" w:hAnsi="標楷體"/>
                <w:lang w:eastAsia="x-none"/>
              </w:rPr>
            </w:pPr>
            <w:del w:id="374" w:author="st1" w:date="2021-05-06T19:06:00Z">
              <w:r w:rsidRPr="00F63C93" w:rsidDel="00AE6771">
                <w:rPr>
                  <w:rFonts w:ascii="標楷體" w:eastAsia="標楷體" w:hAnsi="標楷體" w:hint="eastAsia"/>
                  <w:lang w:eastAsia="x-none"/>
                </w:rPr>
                <w:delText>系統帳務年份</w:delText>
              </w:r>
            </w:del>
          </w:p>
        </w:tc>
        <w:tc>
          <w:tcPr>
            <w:tcW w:w="1221" w:type="dxa"/>
          </w:tcPr>
          <w:p w14:paraId="07535E5A" w14:textId="77777777" w:rsidR="00F63C93" w:rsidRPr="00F63C93" w:rsidDel="00AE6771" w:rsidRDefault="00F63C93" w:rsidP="00F63C93">
            <w:pPr>
              <w:rPr>
                <w:del w:id="375" w:author="st1" w:date="2021-05-06T19:06:00Z"/>
                <w:rFonts w:ascii="標楷體" w:eastAsia="標楷體" w:hAnsi="標楷體"/>
                <w:lang w:eastAsia="x-none"/>
              </w:rPr>
            </w:pPr>
          </w:p>
        </w:tc>
        <w:tc>
          <w:tcPr>
            <w:tcW w:w="692" w:type="dxa"/>
          </w:tcPr>
          <w:p w14:paraId="24575859" w14:textId="77777777" w:rsidR="00F63C93" w:rsidRPr="00F63C93" w:rsidDel="00AE6771" w:rsidRDefault="00F63C93" w:rsidP="00F63C93">
            <w:pPr>
              <w:rPr>
                <w:del w:id="376" w:author="st1" w:date="2021-05-06T19:06:00Z"/>
                <w:rFonts w:ascii="標楷體" w:eastAsia="標楷體" w:hAnsi="標楷體"/>
                <w:lang w:eastAsia="x-none"/>
              </w:rPr>
            </w:pPr>
            <w:del w:id="377" w:author="st1" w:date="2021-05-06T19:06:00Z">
              <w:r w:rsidRPr="00F63C93" w:rsidDel="00AE6771">
                <w:rPr>
                  <w:rFonts w:ascii="標楷體" w:eastAsia="標楷體" w:hAnsi="標楷體" w:hint="eastAsia"/>
                  <w:lang w:eastAsia="x-none"/>
                </w:rPr>
                <w:delText>V</w:delText>
              </w:r>
            </w:del>
          </w:p>
        </w:tc>
        <w:tc>
          <w:tcPr>
            <w:tcW w:w="700" w:type="dxa"/>
          </w:tcPr>
          <w:p w14:paraId="45E503E8" w14:textId="77777777" w:rsidR="00F63C93" w:rsidRPr="00F63C93" w:rsidDel="00AE6771" w:rsidRDefault="00F63C93" w:rsidP="00F63C93">
            <w:pPr>
              <w:rPr>
                <w:del w:id="378" w:author="st1" w:date="2021-05-06T19:06:00Z"/>
                <w:rFonts w:ascii="標楷體" w:eastAsia="標楷體" w:hAnsi="標楷體"/>
                <w:lang w:eastAsia="x-none"/>
              </w:rPr>
            </w:pPr>
          </w:p>
        </w:tc>
        <w:tc>
          <w:tcPr>
            <w:tcW w:w="3839" w:type="dxa"/>
          </w:tcPr>
          <w:p w14:paraId="7DD3B03F" w14:textId="77777777" w:rsidR="00F63C93" w:rsidRPr="00F63C93" w:rsidDel="00AE6771" w:rsidRDefault="00F63C93" w:rsidP="00F63C93">
            <w:pPr>
              <w:rPr>
                <w:del w:id="379" w:author="st1" w:date="2021-05-06T19:06:00Z"/>
                <w:rFonts w:ascii="標楷體" w:eastAsia="標楷體" w:hAnsi="標楷體"/>
                <w:lang w:eastAsia="x-none"/>
              </w:rPr>
            </w:pPr>
            <w:del w:id="380" w:author="st1" w:date="2021-05-06T19:06:00Z">
              <w:r w:rsidRPr="00F63C93" w:rsidDel="00AE6771">
                <w:rPr>
                  <w:rFonts w:ascii="標楷體" w:eastAsia="標楷體" w:hAnsi="標楷體" w:hint="eastAsia"/>
                  <w:lang w:eastAsia="x-none"/>
                </w:rPr>
                <w:delText>i.必須輸入</w:delText>
              </w:r>
            </w:del>
          </w:p>
        </w:tc>
      </w:tr>
    </w:tbl>
    <w:p w14:paraId="2B05C266" w14:textId="77777777" w:rsidR="00F63C93" w:rsidRPr="00F63C93" w:rsidDel="00AE6771" w:rsidRDefault="00F63C93" w:rsidP="00F63C93">
      <w:pPr>
        <w:numPr>
          <w:ilvl w:val="0"/>
          <w:numId w:val="126"/>
        </w:numPr>
        <w:tabs>
          <w:tab w:val="num" w:pos="360"/>
        </w:tabs>
        <w:ind w:left="0" w:firstLine="0"/>
        <w:rPr>
          <w:del w:id="381" w:author="st1" w:date="2021-05-06T19:06:00Z"/>
        </w:rPr>
      </w:pPr>
      <w:del w:id="382" w:author="st1" w:date="2021-05-06T19:06:00Z">
        <w:r w:rsidRPr="00F63C93" w:rsidDel="00AE6771">
          <w:rPr>
            <w:rFonts w:hint="eastAsia"/>
          </w:rPr>
          <w:delText>輸出畫面資料說明</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
        <w:gridCol w:w="2137"/>
        <w:gridCol w:w="4253"/>
        <w:gridCol w:w="2409"/>
      </w:tblGrid>
      <w:tr w:rsidR="00F63C93" w:rsidRPr="00F63C93" w:rsidDel="00AE6771" w14:paraId="411DF4EE" w14:textId="77777777" w:rsidTr="00067F94">
        <w:trPr>
          <w:trHeight w:val="388"/>
          <w:jc w:val="center"/>
          <w:del w:id="383" w:author="st1" w:date="2021-05-06T19:06:00Z"/>
        </w:trPr>
        <w:tc>
          <w:tcPr>
            <w:tcW w:w="558" w:type="dxa"/>
            <w:vMerge w:val="restart"/>
          </w:tcPr>
          <w:p w14:paraId="16FF7FE6" w14:textId="77777777" w:rsidR="00F63C93" w:rsidRPr="00F63C93" w:rsidDel="00AE6771" w:rsidRDefault="00F63C93" w:rsidP="00F63C93">
            <w:pPr>
              <w:rPr>
                <w:del w:id="384" w:author="st1" w:date="2021-05-06T19:06:00Z"/>
                <w:rFonts w:ascii="標楷體" w:eastAsia="標楷體" w:hAnsi="標楷體"/>
              </w:rPr>
            </w:pPr>
            <w:del w:id="385" w:author="st1" w:date="2021-05-06T19:06:00Z">
              <w:r w:rsidRPr="00F63C93" w:rsidDel="00AE6771">
                <w:rPr>
                  <w:rFonts w:ascii="標楷體" w:eastAsia="標楷體" w:hAnsi="標楷體"/>
                </w:rPr>
                <w:delText>序號</w:delText>
              </w:r>
            </w:del>
          </w:p>
        </w:tc>
        <w:tc>
          <w:tcPr>
            <w:tcW w:w="2137" w:type="dxa"/>
            <w:vMerge w:val="restart"/>
          </w:tcPr>
          <w:p w14:paraId="62DA60E9" w14:textId="77777777" w:rsidR="00F63C93" w:rsidRPr="00F63C93" w:rsidDel="00AE6771" w:rsidRDefault="00F63C93" w:rsidP="00F63C93">
            <w:pPr>
              <w:rPr>
                <w:del w:id="386" w:author="st1" w:date="2021-05-06T19:06:00Z"/>
                <w:rFonts w:ascii="標楷體" w:eastAsia="標楷體" w:hAnsi="標楷體"/>
              </w:rPr>
            </w:pPr>
            <w:del w:id="387" w:author="st1" w:date="2021-05-06T19:06:00Z">
              <w:r w:rsidRPr="00F63C93" w:rsidDel="00AE6771">
                <w:rPr>
                  <w:rFonts w:ascii="標楷體" w:eastAsia="標楷體" w:hAnsi="標楷體"/>
                </w:rPr>
                <w:delText>欄位</w:delText>
              </w:r>
            </w:del>
          </w:p>
        </w:tc>
        <w:tc>
          <w:tcPr>
            <w:tcW w:w="4253" w:type="dxa"/>
          </w:tcPr>
          <w:p w14:paraId="6EC4B9FC" w14:textId="77777777" w:rsidR="00F63C93" w:rsidRPr="00F63C93" w:rsidDel="00AE6771" w:rsidRDefault="00F63C93" w:rsidP="00F63C93">
            <w:pPr>
              <w:rPr>
                <w:del w:id="388" w:author="st1" w:date="2021-05-06T19:06:00Z"/>
                <w:rFonts w:ascii="標楷體" w:eastAsia="標楷體" w:hAnsi="標楷體"/>
              </w:rPr>
            </w:pPr>
            <w:del w:id="389" w:author="st1" w:date="2021-05-06T19:06:00Z">
              <w:r w:rsidRPr="00F63C93" w:rsidDel="00AE6771">
                <w:rPr>
                  <w:rFonts w:ascii="標楷體" w:eastAsia="標楷體" w:hAnsi="標楷體"/>
                </w:rPr>
                <w:delText>說明</w:delText>
              </w:r>
            </w:del>
          </w:p>
        </w:tc>
        <w:tc>
          <w:tcPr>
            <w:tcW w:w="2409" w:type="dxa"/>
            <w:vMerge w:val="restart"/>
          </w:tcPr>
          <w:p w14:paraId="0C1FF59B" w14:textId="77777777" w:rsidR="00F63C93" w:rsidRPr="00F63C93" w:rsidDel="00AE6771" w:rsidRDefault="00F63C93" w:rsidP="00F63C93">
            <w:pPr>
              <w:rPr>
                <w:del w:id="390" w:author="st1" w:date="2021-05-06T19:06:00Z"/>
                <w:rFonts w:ascii="標楷體" w:eastAsia="標楷體" w:hAnsi="標楷體"/>
              </w:rPr>
            </w:pPr>
            <w:del w:id="391" w:author="st1" w:date="2021-05-06T19:06:00Z">
              <w:r w:rsidRPr="00F63C93" w:rsidDel="00AE6771">
                <w:rPr>
                  <w:rFonts w:ascii="標楷體" w:eastAsia="標楷體" w:hAnsi="標楷體"/>
                </w:rPr>
                <w:delText>處理邏輯及注意事項</w:delText>
              </w:r>
            </w:del>
          </w:p>
        </w:tc>
      </w:tr>
      <w:tr w:rsidR="00F63C93" w:rsidRPr="00F63C93" w:rsidDel="00AE6771" w14:paraId="27D2CF28" w14:textId="77777777" w:rsidTr="00067F94">
        <w:trPr>
          <w:trHeight w:val="244"/>
          <w:jc w:val="center"/>
          <w:del w:id="392" w:author="st1" w:date="2021-05-06T19:06:00Z"/>
        </w:trPr>
        <w:tc>
          <w:tcPr>
            <w:tcW w:w="558" w:type="dxa"/>
            <w:vMerge/>
          </w:tcPr>
          <w:p w14:paraId="354A1C16" w14:textId="77777777" w:rsidR="00F63C93" w:rsidRPr="00F63C93" w:rsidDel="00AE6771" w:rsidRDefault="00F63C93" w:rsidP="00F63C93">
            <w:pPr>
              <w:rPr>
                <w:del w:id="393" w:author="st1" w:date="2021-05-06T19:06:00Z"/>
                <w:rFonts w:ascii="標楷體" w:eastAsia="標楷體" w:hAnsi="標楷體"/>
              </w:rPr>
            </w:pPr>
          </w:p>
        </w:tc>
        <w:tc>
          <w:tcPr>
            <w:tcW w:w="2137" w:type="dxa"/>
            <w:vMerge/>
          </w:tcPr>
          <w:p w14:paraId="772458B9" w14:textId="77777777" w:rsidR="00F63C93" w:rsidRPr="00F63C93" w:rsidDel="00AE6771" w:rsidRDefault="00F63C93" w:rsidP="00F63C93">
            <w:pPr>
              <w:rPr>
                <w:del w:id="394" w:author="st1" w:date="2021-05-06T19:06:00Z"/>
                <w:rFonts w:ascii="標楷體" w:eastAsia="標楷體" w:hAnsi="標楷體"/>
              </w:rPr>
            </w:pPr>
          </w:p>
        </w:tc>
        <w:tc>
          <w:tcPr>
            <w:tcW w:w="4253" w:type="dxa"/>
          </w:tcPr>
          <w:p w14:paraId="486C9E27" w14:textId="77777777" w:rsidR="00F63C93" w:rsidRPr="00F63C93" w:rsidDel="00AE6771" w:rsidRDefault="00F63C93" w:rsidP="00F63C93">
            <w:pPr>
              <w:rPr>
                <w:del w:id="395" w:author="st1" w:date="2021-05-06T19:06:00Z"/>
                <w:rFonts w:ascii="標楷體" w:eastAsia="標楷體" w:hAnsi="標楷體"/>
              </w:rPr>
            </w:pPr>
            <w:del w:id="396" w:author="st1" w:date="2021-05-06T19:06:00Z">
              <w:r w:rsidRPr="00F63C93" w:rsidDel="00AE6771">
                <w:rPr>
                  <w:rFonts w:ascii="標楷體" w:eastAsia="標楷體" w:hAnsi="標楷體" w:hint="eastAsia"/>
                </w:rPr>
                <w:delText>資料型態長度</w:delText>
              </w:r>
            </w:del>
          </w:p>
        </w:tc>
        <w:tc>
          <w:tcPr>
            <w:tcW w:w="2409" w:type="dxa"/>
            <w:vMerge/>
          </w:tcPr>
          <w:p w14:paraId="09FC1C35" w14:textId="77777777" w:rsidR="00F63C93" w:rsidRPr="00F63C93" w:rsidDel="00AE6771" w:rsidRDefault="00F63C93" w:rsidP="00F63C93">
            <w:pPr>
              <w:rPr>
                <w:del w:id="397" w:author="st1" w:date="2021-05-06T19:06:00Z"/>
                <w:rFonts w:ascii="標楷體" w:eastAsia="標楷體" w:hAnsi="標楷體"/>
              </w:rPr>
            </w:pPr>
          </w:p>
        </w:tc>
      </w:tr>
      <w:tr w:rsidR="00F63C93" w:rsidRPr="00F63C93" w:rsidDel="00AE6771" w14:paraId="76870916" w14:textId="77777777" w:rsidTr="00067F94">
        <w:trPr>
          <w:trHeight w:val="244"/>
          <w:jc w:val="center"/>
          <w:del w:id="398" w:author="st1" w:date="2021-05-06T19:06:00Z"/>
        </w:trPr>
        <w:tc>
          <w:tcPr>
            <w:tcW w:w="558" w:type="dxa"/>
          </w:tcPr>
          <w:p w14:paraId="5D620A52" w14:textId="77777777" w:rsidR="00F63C93" w:rsidRPr="00F63C93" w:rsidDel="00AE6771" w:rsidRDefault="00F63C93" w:rsidP="00F63C93">
            <w:pPr>
              <w:rPr>
                <w:del w:id="399" w:author="st1" w:date="2021-05-06T19:06:00Z"/>
                <w:rFonts w:ascii="標楷體" w:eastAsia="標楷體" w:hAnsi="標楷體"/>
              </w:rPr>
            </w:pPr>
            <w:del w:id="400" w:author="st1" w:date="2021-05-06T19:06:00Z">
              <w:r w:rsidRPr="00F63C93" w:rsidDel="00AE6771">
                <w:rPr>
                  <w:rFonts w:ascii="標楷體" w:eastAsia="標楷體" w:hAnsi="標楷體" w:hint="eastAsia"/>
                </w:rPr>
                <w:delText>1.</w:delText>
              </w:r>
            </w:del>
          </w:p>
        </w:tc>
        <w:tc>
          <w:tcPr>
            <w:tcW w:w="2137" w:type="dxa"/>
          </w:tcPr>
          <w:p w14:paraId="1532CEFF" w14:textId="77777777" w:rsidR="00F63C93" w:rsidRPr="00F63C93" w:rsidDel="00AE6771" w:rsidRDefault="00F63C93" w:rsidP="00F63C93">
            <w:pPr>
              <w:rPr>
                <w:del w:id="401" w:author="st1" w:date="2021-05-06T19:06:00Z"/>
                <w:rFonts w:ascii="標楷體" w:eastAsia="標楷體" w:hAnsi="標楷體"/>
              </w:rPr>
            </w:pPr>
            <w:del w:id="402" w:author="st1" w:date="2021-05-06T19:06:00Z">
              <w:r w:rsidRPr="00F63C93" w:rsidDel="00AE6771">
                <w:rPr>
                  <w:rFonts w:ascii="標楷體" w:eastAsia="標楷體" w:hAnsi="標楷體" w:hint="eastAsia"/>
                  <w:lang w:eastAsia="x-none"/>
                </w:rPr>
                <w:delText>年份</w:delText>
              </w:r>
            </w:del>
          </w:p>
        </w:tc>
        <w:tc>
          <w:tcPr>
            <w:tcW w:w="4253" w:type="dxa"/>
          </w:tcPr>
          <w:p w14:paraId="593BD2FE" w14:textId="77777777" w:rsidR="00F63C93" w:rsidRPr="00F63C93" w:rsidDel="00AE6771" w:rsidRDefault="00F63C93" w:rsidP="00F63C93">
            <w:pPr>
              <w:rPr>
                <w:del w:id="403" w:author="st1" w:date="2021-05-06T19:06:00Z"/>
                <w:rFonts w:ascii="標楷體" w:eastAsia="標楷體" w:hAnsi="標楷體"/>
              </w:rPr>
            </w:pPr>
            <w:del w:id="404" w:author="st1" w:date="2021-05-06T19:06:00Z">
              <w:r w:rsidRPr="00F63C93" w:rsidDel="00AE6771">
                <w:rPr>
                  <w:rFonts w:ascii="標楷體" w:eastAsia="標楷體" w:hAnsi="標楷體" w:hint="eastAsia"/>
                </w:rPr>
                <w:delText>999</w:delText>
              </w:r>
            </w:del>
          </w:p>
        </w:tc>
        <w:tc>
          <w:tcPr>
            <w:tcW w:w="2409" w:type="dxa"/>
          </w:tcPr>
          <w:p w14:paraId="671A499D" w14:textId="77777777" w:rsidR="00F63C93" w:rsidRPr="00F63C93" w:rsidDel="00AE6771" w:rsidRDefault="00F63C93" w:rsidP="00F63C93">
            <w:pPr>
              <w:rPr>
                <w:del w:id="405" w:author="st1" w:date="2021-05-06T19:06:00Z"/>
                <w:rFonts w:ascii="標楷體" w:eastAsia="標楷體" w:hAnsi="標楷體"/>
              </w:rPr>
            </w:pPr>
          </w:p>
        </w:tc>
      </w:tr>
      <w:tr w:rsidR="00F63C93" w:rsidRPr="00F63C93" w:rsidDel="00AE6771" w14:paraId="54DBD25C" w14:textId="77777777" w:rsidTr="00067F94">
        <w:trPr>
          <w:trHeight w:val="291"/>
          <w:jc w:val="center"/>
          <w:del w:id="406" w:author="st1" w:date="2021-05-06T19:06:00Z"/>
        </w:trPr>
        <w:tc>
          <w:tcPr>
            <w:tcW w:w="9357" w:type="dxa"/>
            <w:gridSpan w:val="4"/>
          </w:tcPr>
          <w:p w14:paraId="35749744" w14:textId="77777777" w:rsidR="00F63C93" w:rsidRPr="00F63C93" w:rsidDel="00AE6771" w:rsidRDefault="00F63C93" w:rsidP="00F63C93">
            <w:pPr>
              <w:rPr>
                <w:del w:id="407" w:author="st1" w:date="2021-05-06T19:06:00Z"/>
                <w:rFonts w:ascii="標楷體" w:eastAsia="標楷體" w:hAnsi="標楷體"/>
              </w:rPr>
            </w:pPr>
          </w:p>
        </w:tc>
      </w:tr>
      <w:tr w:rsidR="00F63C93" w:rsidRPr="00F63C93" w:rsidDel="00AE6771" w14:paraId="3F3E43B8" w14:textId="77777777" w:rsidTr="00067F94">
        <w:trPr>
          <w:trHeight w:val="291"/>
          <w:jc w:val="center"/>
          <w:del w:id="408" w:author="st1" w:date="2021-05-06T19:06:00Z"/>
        </w:trPr>
        <w:tc>
          <w:tcPr>
            <w:tcW w:w="2695" w:type="dxa"/>
            <w:gridSpan w:val="2"/>
          </w:tcPr>
          <w:p w14:paraId="1021F847" w14:textId="77777777" w:rsidR="00F63C93" w:rsidRPr="00F63C93" w:rsidDel="00AE6771" w:rsidRDefault="00F63C93" w:rsidP="00F63C93">
            <w:pPr>
              <w:rPr>
                <w:del w:id="409" w:author="st1" w:date="2021-05-06T19:06:00Z"/>
                <w:rFonts w:ascii="標楷體" w:eastAsia="標楷體" w:hAnsi="標楷體" w:cs="新細明體"/>
              </w:rPr>
            </w:pPr>
            <w:del w:id="410" w:author="st1" w:date="2021-05-06T19:06:00Z">
              <w:r w:rsidRPr="00F63C93" w:rsidDel="00AE6771">
                <w:rPr>
                  <w:rFonts w:ascii="標楷體" w:eastAsia="標楷體" w:hAnsi="標楷體" w:hint="eastAsia"/>
                </w:rPr>
                <w:delText>多筆式明細資料</w:delText>
              </w:r>
            </w:del>
          </w:p>
        </w:tc>
        <w:tc>
          <w:tcPr>
            <w:tcW w:w="4253" w:type="dxa"/>
          </w:tcPr>
          <w:p w14:paraId="023E8201" w14:textId="77777777" w:rsidR="00F63C93" w:rsidRPr="00F63C93" w:rsidDel="00AE6771" w:rsidRDefault="00F63C93" w:rsidP="00F63C93">
            <w:pPr>
              <w:rPr>
                <w:del w:id="411" w:author="st1" w:date="2021-05-06T19:06:00Z"/>
                <w:rFonts w:ascii="標楷體" w:eastAsia="標楷體" w:hAnsi="標楷體" w:cs="新細明體"/>
              </w:rPr>
            </w:pPr>
          </w:p>
        </w:tc>
        <w:tc>
          <w:tcPr>
            <w:tcW w:w="2409" w:type="dxa"/>
          </w:tcPr>
          <w:p w14:paraId="330E1B68" w14:textId="77777777" w:rsidR="00F63C93" w:rsidRPr="00F63C93" w:rsidDel="00AE6771" w:rsidRDefault="00F63C93" w:rsidP="00F63C93">
            <w:pPr>
              <w:rPr>
                <w:del w:id="412" w:author="st1" w:date="2021-05-06T19:06:00Z"/>
                <w:rFonts w:ascii="標楷體" w:eastAsia="標楷體" w:hAnsi="標楷體"/>
              </w:rPr>
            </w:pPr>
          </w:p>
        </w:tc>
      </w:tr>
      <w:tr w:rsidR="00F63C93" w:rsidRPr="00F63C93" w:rsidDel="00AE6771" w14:paraId="0FF4CADA" w14:textId="77777777" w:rsidTr="00067F94">
        <w:trPr>
          <w:trHeight w:val="291"/>
          <w:jc w:val="center"/>
          <w:del w:id="413" w:author="st1" w:date="2021-05-06T19:06:00Z"/>
        </w:trPr>
        <w:tc>
          <w:tcPr>
            <w:tcW w:w="2695" w:type="dxa"/>
            <w:gridSpan w:val="2"/>
          </w:tcPr>
          <w:p w14:paraId="52B8B9A4" w14:textId="77777777" w:rsidR="00F63C93" w:rsidRPr="00F63C93" w:rsidDel="00AE6771" w:rsidRDefault="00F63C93" w:rsidP="00F63C93">
            <w:pPr>
              <w:rPr>
                <w:del w:id="414" w:author="st1" w:date="2021-05-06T19:06:00Z"/>
                <w:rFonts w:ascii="標楷體" w:eastAsia="標楷體" w:hAnsi="標楷體"/>
                <w:lang w:eastAsia="zh-HK"/>
              </w:rPr>
            </w:pPr>
            <w:del w:id="415" w:author="st1" w:date="2021-05-06T19:06:00Z">
              <w:r w:rsidRPr="00F63C93" w:rsidDel="00AE6771">
                <w:rPr>
                  <w:rFonts w:ascii="標楷體" w:eastAsia="標楷體" w:hAnsi="標楷體"/>
                </w:rPr>
                <w:delText>[</w:delText>
              </w:r>
              <w:r w:rsidRPr="00F63C93" w:rsidDel="00AE6771">
                <w:rPr>
                  <w:rFonts w:ascii="標楷體" w:eastAsia="標楷體" w:hAnsi="標楷體" w:hint="eastAsia"/>
                  <w:b/>
                  <w:lang w:eastAsia="x-none"/>
                </w:rPr>
                <w:delText>修改</w:delText>
              </w:r>
              <w:r w:rsidRPr="00F63C93" w:rsidDel="00AE6771">
                <w:rPr>
                  <w:rFonts w:ascii="標楷體" w:eastAsia="標楷體" w:hAnsi="標楷體"/>
                </w:rPr>
                <w:delText>]</w:delText>
              </w:r>
            </w:del>
          </w:p>
        </w:tc>
        <w:tc>
          <w:tcPr>
            <w:tcW w:w="4253" w:type="dxa"/>
          </w:tcPr>
          <w:p w14:paraId="13B6B394" w14:textId="77777777" w:rsidR="00F63C93" w:rsidRPr="00F63C93" w:rsidDel="00AE6771" w:rsidRDefault="00F63C93" w:rsidP="00F63C93">
            <w:pPr>
              <w:rPr>
                <w:del w:id="416" w:author="st1" w:date="2021-05-06T19:06:00Z"/>
                <w:rFonts w:ascii="標楷體" w:eastAsia="標楷體" w:hAnsi="標楷體"/>
                <w:b/>
              </w:rPr>
            </w:pPr>
            <w:del w:id="417" w:author="st1" w:date="2021-05-06T19:06:00Z">
              <w:r w:rsidRPr="00F63C93" w:rsidDel="00AE6771">
                <w:rPr>
                  <w:rFonts w:ascii="標楷體" w:eastAsia="標楷體" w:hAnsi="標楷體" w:hint="eastAsia"/>
                  <w:b/>
                </w:rPr>
                <w:delText>連結[L5101</w:delText>
              </w:r>
              <w:r w:rsidRPr="00F63C93" w:rsidDel="00AE6771">
                <w:rPr>
                  <w:rFonts w:ascii="標楷體" w:eastAsia="標楷體" w:hAnsi="標楷體" w:hint="eastAsia"/>
                  <w:b/>
                  <w:lang w:eastAsia="x-none"/>
                </w:rPr>
                <w:delText>資金運用概況維護-修改</w:delText>
              </w:r>
              <w:r w:rsidRPr="00F63C93" w:rsidDel="00AE6771">
                <w:rPr>
                  <w:rFonts w:ascii="標楷體" w:eastAsia="標楷體" w:hAnsi="標楷體"/>
                  <w:b/>
                </w:rPr>
                <w:delText>]</w:delText>
              </w:r>
            </w:del>
          </w:p>
        </w:tc>
        <w:tc>
          <w:tcPr>
            <w:tcW w:w="2409" w:type="dxa"/>
          </w:tcPr>
          <w:p w14:paraId="6313F6ED" w14:textId="77777777" w:rsidR="00F63C93" w:rsidRPr="00F63C93" w:rsidDel="00AE6771" w:rsidRDefault="00F63C93" w:rsidP="00F63C93">
            <w:pPr>
              <w:rPr>
                <w:del w:id="418" w:author="st1" w:date="2021-05-06T19:06:00Z"/>
                <w:rFonts w:ascii="標楷體" w:eastAsia="標楷體" w:hAnsi="標楷體"/>
              </w:rPr>
            </w:pPr>
          </w:p>
        </w:tc>
      </w:tr>
      <w:tr w:rsidR="00F63C93" w:rsidRPr="00F63C93" w:rsidDel="00AE6771" w14:paraId="3BC6B811" w14:textId="77777777" w:rsidTr="00067F94">
        <w:trPr>
          <w:trHeight w:val="291"/>
          <w:jc w:val="center"/>
          <w:del w:id="419" w:author="st1" w:date="2021-05-06T19:06:00Z"/>
        </w:trPr>
        <w:tc>
          <w:tcPr>
            <w:tcW w:w="2695" w:type="dxa"/>
            <w:gridSpan w:val="2"/>
          </w:tcPr>
          <w:p w14:paraId="3D16BE20" w14:textId="77777777" w:rsidR="00F63C93" w:rsidRPr="00F63C93" w:rsidDel="00AE6771" w:rsidRDefault="00F63C93" w:rsidP="00F63C93">
            <w:pPr>
              <w:rPr>
                <w:del w:id="420" w:author="st1" w:date="2021-05-06T19:06:00Z"/>
                <w:rFonts w:ascii="標楷體" w:eastAsia="標楷體" w:hAnsi="標楷體"/>
                <w:lang w:eastAsia="zh-HK"/>
              </w:rPr>
            </w:pPr>
            <w:del w:id="421" w:author="st1" w:date="2021-05-06T19:06:00Z">
              <w:r w:rsidRPr="00F63C93" w:rsidDel="00AE6771">
                <w:rPr>
                  <w:rFonts w:ascii="標楷體" w:eastAsia="標楷體" w:hAnsi="標楷體" w:hint="eastAsia"/>
                </w:rPr>
                <w:delText>[</w:delText>
              </w:r>
              <w:r w:rsidRPr="00F63C93" w:rsidDel="00AE6771">
                <w:rPr>
                  <w:rFonts w:ascii="標楷體" w:eastAsia="標楷體" w:hAnsi="標楷體" w:hint="eastAsia"/>
                  <w:b/>
                  <w:lang w:eastAsia="x-none"/>
                </w:rPr>
                <w:delText>刪除</w:delText>
              </w:r>
              <w:r w:rsidRPr="00F63C93" w:rsidDel="00AE6771">
                <w:rPr>
                  <w:rFonts w:ascii="標楷體" w:eastAsia="標楷體" w:hAnsi="標楷體" w:hint="eastAsia"/>
                </w:rPr>
                <w:delText>]</w:delText>
              </w:r>
            </w:del>
          </w:p>
        </w:tc>
        <w:tc>
          <w:tcPr>
            <w:tcW w:w="4253" w:type="dxa"/>
          </w:tcPr>
          <w:p w14:paraId="2C889C8E" w14:textId="77777777" w:rsidR="00F63C93" w:rsidRPr="00F63C93" w:rsidDel="00AE6771" w:rsidRDefault="00F63C93" w:rsidP="00F63C93">
            <w:pPr>
              <w:rPr>
                <w:del w:id="422" w:author="st1" w:date="2021-05-06T19:06:00Z"/>
                <w:rFonts w:ascii="標楷體" w:eastAsia="標楷體" w:hAnsi="標楷體"/>
                <w:b/>
              </w:rPr>
            </w:pPr>
            <w:del w:id="423" w:author="st1" w:date="2021-05-06T19:06:00Z">
              <w:r w:rsidRPr="00F63C93" w:rsidDel="00AE6771">
                <w:rPr>
                  <w:rFonts w:ascii="標楷體" w:eastAsia="標楷體" w:hAnsi="標楷體" w:hint="eastAsia"/>
                  <w:b/>
                </w:rPr>
                <w:delText>連結[L5101</w:delText>
              </w:r>
              <w:r w:rsidRPr="00F63C93" w:rsidDel="00AE6771">
                <w:rPr>
                  <w:rFonts w:ascii="標楷體" w:eastAsia="標楷體" w:hAnsi="標楷體" w:hint="eastAsia"/>
                  <w:b/>
                  <w:lang w:eastAsia="x-none"/>
                </w:rPr>
                <w:delText>資金運用概況維護-刪除</w:delText>
              </w:r>
              <w:r w:rsidRPr="00F63C93" w:rsidDel="00AE6771">
                <w:rPr>
                  <w:rFonts w:ascii="標楷體" w:eastAsia="標楷體" w:hAnsi="標楷體"/>
                  <w:b/>
                </w:rPr>
                <w:delText>]</w:delText>
              </w:r>
            </w:del>
          </w:p>
        </w:tc>
        <w:tc>
          <w:tcPr>
            <w:tcW w:w="2409" w:type="dxa"/>
          </w:tcPr>
          <w:p w14:paraId="0FEABFA4" w14:textId="77777777" w:rsidR="00F63C93" w:rsidRPr="00F63C93" w:rsidDel="00AE6771" w:rsidRDefault="00F63C93" w:rsidP="00F63C93">
            <w:pPr>
              <w:rPr>
                <w:del w:id="424" w:author="st1" w:date="2021-05-06T19:06:00Z"/>
                <w:rFonts w:ascii="標楷體" w:eastAsia="標楷體" w:hAnsi="標楷體"/>
              </w:rPr>
            </w:pPr>
          </w:p>
        </w:tc>
      </w:tr>
      <w:tr w:rsidR="00F63C93" w:rsidRPr="00F63C93" w:rsidDel="00AE6771" w14:paraId="4C2E1821" w14:textId="77777777" w:rsidTr="00067F94">
        <w:trPr>
          <w:trHeight w:val="291"/>
          <w:jc w:val="center"/>
          <w:del w:id="425" w:author="st1" w:date="2021-05-06T19:06:00Z"/>
        </w:trPr>
        <w:tc>
          <w:tcPr>
            <w:tcW w:w="2695" w:type="dxa"/>
            <w:gridSpan w:val="2"/>
          </w:tcPr>
          <w:p w14:paraId="51903493" w14:textId="77777777" w:rsidR="00F63C93" w:rsidRPr="00F63C93" w:rsidDel="00AE6771" w:rsidRDefault="00F63C93" w:rsidP="00F63C93">
            <w:pPr>
              <w:rPr>
                <w:del w:id="426" w:author="st1" w:date="2021-05-06T19:06:00Z"/>
                <w:rFonts w:ascii="標楷體" w:eastAsia="標楷體" w:hAnsi="標楷體" w:cs="新細明體"/>
                <w:kern w:val="0"/>
                <w:lang w:val="zh-TW"/>
              </w:rPr>
            </w:pPr>
            <w:del w:id="427" w:author="st1" w:date="2021-05-06T19:06:00Z">
              <w:r w:rsidRPr="00F63C93" w:rsidDel="00AE6771">
                <w:rPr>
                  <w:rFonts w:ascii="標楷體" w:eastAsia="標楷體" w:hAnsi="標楷體"/>
                </w:rPr>
                <w:delText>[</w:delText>
              </w:r>
              <w:r w:rsidRPr="00F63C93" w:rsidDel="00AE6771">
                <w:rPr>
                  <w:rFonts w:ascii="標楷體" w:eastAsia="標楷體" w:hAnsi="標楷體" w:hint="eastAsia"/>
                  <w:b/>
                  <w:lang w:eastAsia="x-none"/>
                </w:rPr>
                <w:delText>查詢</w:delText>
              </w:r>
              <w:r w:rsidRPr="00F63C93" w:rsidDel="00AE6771">
                <w:rPr>
                  <w:rFonts w:ascii="標楷體" w:eastAsia="標楷體" w:hAnsi="標楷體"/>
                </w:rPr>
                <w:delText>]</w:delText>
              </w:r>
            </w:del>
          </w:p>
        </w:tc>
        <w:tc>
          <w:tcPr>
            <w:tcW w:w="4253" w:type="dxa"/>
          </w:tcPr>
          <w:p w14:paraId="243DC16C" w14:textId="77777777" w:rsidR="00F63C93" w:rsidRPr="00F63C93" w:rsidDel="00AE6771" w:rsidRDefault="00F63C93" w:rsidP="00F63C93">
            <w:pPr>
              <w:rPr>
                <w:del w:id="428" w:author="st1" w:date="2021-05-06T19:06:00Z"/>
                <w:rFonts w:ascii="標楷體" w:eastAsia="標楷體" w:hAnsi="標楷體" w:cs="新細明體"/>
                <w:b/>
                <w:kern w:val="0"/>
                <w:lang w:val="zh-TW"/>
              </w:rPr>
            </w:pPr>
            <w:del w:id="429" w:author="st1" w:date="2021-05-06T19:06:00Z">
              <w:r w:rsidRPr="00F63C93" w:rsidDel="00AE6771">
                <w:rPr>
                  <w:rFonts w:ascii="標楷體" w:eastAsia="標楷體" w:hAnsi="標楷體" w:hint="eastAsia"/>
                  <w:b/>
                </w:rPr>
                <w:delText>連結[L5101</w:delText>
              </w:r>
              <w:r w:rsidRPr="00F63C93" w:rsidDel="00AE6771">
                <w:rPr>
                  <w:rFonts w:ascii="標楷體" w:eastAsia="標楷體" w:hAnsi="標楷體" w:hint="eastAsia"/>
                  <w:b/>
                  <w:lang w:eastAsia="x-none"/>
                </w:rPr>
                <w:delText>資金運用概況維護-查詢</w:delText>
              </w:r>
              <w:r w:rsidRPr="00F63C93" w:rsidDel="00AE6771">
                <w:rPr>
                  <w:rFonts w:ascii="標楷體" w:eastAsia="標楷體" w:hAnsi="標楷體"/>
                  <w:b/>
                </w:rPr>
                <w:delText>]</w:delText>
              </w:r>
            </w:del>
          </w:p>
        </w:tc>
        <w:tc>
          <w:tcPr>
            <w:tcW w:w="2409" w:type="dxa"/>
          </w:tcPr>
          <w:p w14:paraId="703213CA" w14:textId="77777777" w:rsidR="00F63C93" w:rsidRPr="00F63C93" w:rsidDel="00AE6771" w:rsidRDefault="00F63C93" w:rsidP="00F63C93">
            <w:pPr>
              <w:rPr>
                <w:del w:id="430" w:author="st1" w:date="2021-05-06T19:06:00Z"/>
                <w:rFonts w:ascii="標楷體" w:eastAsia="標楷體" w:hAnsi="標楷體"/>
              </w:rPr>
            </w:pPr>
          </w:p>
        </w:tc>
      </w:tr>
      <w:tr w:rsidR="00F63C93" w:rsidRPr="00F63C93" w:rsidDel="00AE6771" w14:paraId="48CA03D4" w14:textId="77777777" w:rsidTr="00067F94">
        <w:trPr>
          <w:trHeight w:val="291"/>
          <w:jc w:val="center"/>
          <w:del w:id="431" w:author="st1" w:date="2021-05-06T19:06:00Z"/>
        </w:trPr>
        <w:tc>
          <w:tcPr>
            <w:tcW w:w="2695" w:type="dxa"/>
            <w:gridSpan w:val="2"/>
          </w:tcPr>
          <w:p w14:paraId="1F608B9F" w14:textId="77777777" w:rsidR="00F63C93" w:rsidRPr="00F63C93" w:rsidDel="00AE6771" w:rsidRDefault="00F63C93" w:rsidP="00F63C93">
            <w:pPr>
              <w:rPr>
                <w:del w:id="432" w:author="st1" w:date="2021-05-06T19:06:00Z"/>
                <w:rFonts w:ascii="標楷體" w:eastAsia="標楷體" w:hAnsi="標楷體"/>
                <w:lang w:eastAsia="x-none"/>
              </w:rPr>
            </w:pPr>
            <w:del w:id="433" w:author="st1" w:date="2021-05-06T19:06:00Z">
              <w:r w:rsidRPr="00F63C93" w:rsidDel="00AE6771">
                <w:rPr>
                  <w:rFonts w:ascii="標楷體" w:eastAsia="標楷體" w:hAnsi="標楷體" w:hint="eastAsia"/>
                  <w:lang w:eastAsia="x-none"/>
                </w:rPr>
                <w:delText>日期</w:delText>
              </w:r>
            </w:del>
          </w:p>
        </w:tc>
        <w:tc>
          <w:tcPr>
            <w:tcW w:w="4253" w:type="dxa"/>
          </w:tcPr>
          <w:p w14:paraId="55D9203D" w14:textId="77777777" w:rsidR="00F63C93" w:rsidRPr="00F63C93" w:rsidDel="00AE6771" w:rsidRDefault="00F63C93" w:rsidP="00F63C93">
            <w:pPr>
              <w:rPr>
                <w:del w:id="434" w:author="st1" w:date="2021-05-06T19:06:00Z"/>
                <w:rFonts w:ascii="標楷體" w:eastAsia="標楷體" w:hAnsi="標楷體"/>
              </w:rPr>
            </w:pPr>
            <w:del w:id="435" w:author="st1" w:date="2021-05-06T19:06:00Z">
              <w:r w:rsidRPr="00F63C93" w:rsidDel="00AE6771">
                <w:rPr>
                  <w:rFonts w:ascii="標楷體" w:eastAsia="標楷體" w:hAnsi="標楷體" w:hint="eastAsia"/>
                </w:rPr>
                <w:delText>999/99/99</w:delText>
              </w:r>
            </w:del>
          </w:p>
        </w:tc>
        <w:tc>
          <w:tcPr>
            <w:tcW w:w="2409" w:type="dxa"/>
          </w:tcPr>
          <w:p w14:paraId="05B696F6" w14:textId="77777777" w:rsidR="00F63C93" w:rsidRPr="00F63C93" w:rsidDel="00AE6771" w:rsidRDefault="00F63C93" w:rsidP="00F63C93">
            <w:pPr>
              <w:rPr>
                <w:del w:id="436" w:author="st1" w:date="2021-05-06T19:06:00Z"/>
                <w:rFonts w:ascii="標楷體" w:eastAsia="標楷體" w:hAnsi="標楷體"/>
              </w:rPr>
            </w:pPr>
          </w:p>
        </w:tc>
      </w:tr>
      <w:tr w:rsidR="00F63C93" w:rsidRPr="00F63C93" w:rsidDel="00AE6771" w14:paraId="11E7A9CD" w14:textId="77777777" w:rsidTr="00067F94">
        <w:trPr>
          <w:trHeight w:val="291"/>
          <w:jc w:val="center"/>
          <w:del w:id="437" w:author="st1" w:date="2021-05-06T19:06:00Z"/>
        </w:trPr>
        <w:tc>
          <w:tcPr>
            <w:tcW w:w="2695" w:type="dxa"/>
            <w:gridSpan w:val="2"/>
          </w:tcPr>
          <w:p w14:paraId="0901B928" w14:textId="77777777" w:rsidR="00F63C93" w:rsidRPr="00F63C93" w:rsidDel="00AE6771" w:rsidRDefault="00F63C93" w:rsidP="00F63C93">
            <w:pPr>
              <w:rPr>
                <w:del w:id="438" w:author="st1" w:date="2021-05-06T19:06:00Z"/>
                <w:rFonts w:ascii="標楷體" w:eastAsia="標楷體" w:hAnsi="標楷體"/>
                <w:lang w:eastAsia="x-none"/>
              </w:rPr>
            </w:pPr>
            <w:del w:id="439" w:author="st1" w:date="2021-05-06T19:06:00Z">
              <w:r w:rsidRPr="00F63C93" w:rsidDel="00AE6771">
                <w:rPr>
                  <w:rFonts w:ascii="標楷體" w:eastAsia="標楷體" w:hAnsi="標楷體" w:hint="eastAsia"/>
                  <w:lang w:eastAsia="x-none"/>
                </w:rPr>
                <w:delText>責任準備金</w:delText>
              </w:r>
            </w:del>
          </w:p>
        </w:tc>
        <w:tc>
          <w:tcPr>
            <w:tcW w:w="4253" w:type="dxa"/>
          </w:tcPr>
          <w:p w14:paraId="2228DE8B" w14:textId="77777777" w:rsidR="00F63C93" w:rsidRPr="00F63C93" w:rsidDel="00AE6771" w:rsidRDefault="00F63C93" w:rsidP="00F63C93">
            <w:pPr>
              <w:rPr>
                <w:del w:id="440" w:author="st1" w:date="2021-05-06T19:06:00Z"/>
                <w:rFonts w:ascii="標楷體" w:eastAsia="標楷體" w:hAnsi="標楷體"/>
              </w:rPr>
            </w:pPr>
            <w:del w:id="441" w:author="st1" w:date="2021-05-06T19:06:00Z">
              <w:r w:rsidRPr="00F63C93" w:rsidDel="00AE6771">
                <w:rPr>
                  <w:rFonts w:ascii="標楷體" w:eastAsia="標楷體" w:hAnsi="標楷體" w:hint="eastAsia"/>
                </w:rPr>
                <w:delText>9(14)</w:delText>
              </w:r>
            </w:del>
          </w:p>
        </w:tc>
        <w:tc>
          <w:tcPr>
            <w:tcW w:w="2409" w:type="dxa"/>
          </w:tcPr>
          <w:p w14:paraId="14EE3804" w14:textId="77777777" w:rsidR="00F63C93" w:rsidRPr="00F63C93" w:rsidDel="00AE6771" w:rsidRDefault="00F63C93" w:rsidP="00F63C93">
            <w:pPr>
              <w:rPr>
                <w:del w:id="442" w:author="st1" w:date="2021-05-06T19:06:00Z"/>
                <w:rFonts w:ascii="標楷體" w:eastAsia="標楷體" w:hAnsi="標楷體"/>
              </w:rPr>
            </w:pPr>
          </w:p>
        </w:tc>
      </w:tr>
      <w:tr w:rsidR="00F63C93" w:rsidRPr="00F63C93" w:rsidDel="00AE6771" w14:paraId="056A25BC" w14:textId="77777777" w:rsidTr="00067F94">
        <w:trPr>
          <w:trHeight w:val="291"/>
          <w:jc w:val="center"/>
          <w:del w:id="443" w:author="st1" w:date="2021-05-06T19:06:00Z"/>
        </w:trPr>
        <w:tc>
          <w:tcPr>
            <w:tcW w:w="2695" w:type="dxa"/>
            <w:gridSpan w:val="2"/>
          </w:tcPr>
          <w:p w14:paraId="7F69E7B9" w14:textId="77777777" w:rsidR="00F63C93" w:rsidRPr="00F63C93" w:rsidDel="00AE6771" w:rsidRDefault="00F63C93" w:rsidP="00F63C93">
            <w:pPr>
              <w:rPr>
                <w:del w:id="444" w:author="st1" w:date="2021-05-06T19:06:00Z"/>
                <w:rFonts w:ascii="標楷體" w:eastAsia="標楷體" w:hAnsi="標楷體"/>
                <w:lang w:eastAsia="x-none"/>
              </w:rPr>
            </w:pPr>
            <w:del w:id="445" w:author="st1" w:date="2021-05-06T19:06:00Z">
              <w:r w:rsidRPr="00F63C93" w:rsidDel="00AE6771">
                <w:rPr>
                  <w:rFonts w:ascii="標楷體" w:eastAsia="標楷體" w:hAnsi="標楷體" w:hint="eastAsia"/>
                  <w:lang w:eastAsia="x-none"/>
                </w:rPr>
                <w:delText>可放款比率%</w:delText>
              </w:r>
            </w:del>
          </w:p>
        </w:tc>
        <w:tc>
          <w:tcPr>
            <w:tcW w:w="4253" w:type="dxa"/>
          </w:tcPr>
          <w:p w14:paraId="1CEBA4A3" w14:textId="77777777" w:rsidR="00F63C93" w:rsidRPr="00F63C93" w:rsidDel="00AE6771" w:rsidRDefault="00F63C93" w:rsidP="00F63C93">
            <w:pPr>
              <w:rPr>
                <w:del w:id="446" w:author="st1" w:date="2021-05-06T19:06:00Z"/>
                <w:rFonts w:ascii="標楷體" w:eastAsia="標楷體" w:hAnsi="標楷體"/>
              </w:rPr>
            </w:pPr>
            <w:del w:id="447" w:author="st1" w:date="2021-05-06T19:06:00Z">
              <w:r w:rsidRPr="00F63C93" w:rsidDel="00AE6771">
                <w:rPr>
                  <w:rFonts w:ascii="標楷體" w:eastAsia="標楷體" w:hAnsi="標楷體" w:hint="eastAsia"/>
                </w:rPr>
                <w:delText>99.9999</w:delText>
              </w:r>
            </w:del>
          </w:p>
        </w:tc>
        <w:tc>
          <w:tcPr>
            <w:tcW w:w="2409" w:type="dxa"/>
          </w:tcPr>
          <w:p w14:paraId="1717C195" w14:textId="77777777" w:rsidR="00F63C93" w:rsidRPr="00F63C93" w:rsidDel="00AE6771" w:rsidRDefault="00F63C93" w:rsidP="00F63C93">
            <w:pPr>
              <w:rPr>
                <w:del w:id="448" w:author="st1" w:date="2021-05-06T19:06:00Z"/>
                <w:rFonts w:ascii="標楷體" w:eastAsia="標楷體" w:hAnsi="標楷體"/>
              </w:rPr>
            </w:pPr>
          </w:p>
        </w:tc>
      </w:tr>
      <w:tr w:rsidR="00F63C93" w:rsidRPr="00F63C93" w:rsidDel="00AE6771" w14:paraId="0D032CC7" w14:textId="77777777" w:rsidTr="00067F94">
        <w:trPr>
          <w:trHeight w:val="291"/>
          <w:jc w:val="center"/>
          <w:del w:id="449" w:author="st1" w:date="2021-05-06T19:06:00Z"/>
        </w:trPr>
        <w:tc>
          <w:tcPr>
            <w:tcW w:w="2695" w:type="dxa"/>
            <w:gridSpan w:val="2"/>
          </w:tcPr>
          <w:p w14:paraId="54363E0A" w14:textId="77777777" w:rsidR="00F63C93" w:rsidRPr="00F63C93" w:rsidDel="00AE6771" w:rsidRDefault="00F63C93" w:rsidP="00F63C93">
            <w:pPr>
              <w:rPr>
                <w:del w:id="450" w:author="st1" w:date="2021-05-06T19:06:00Z"/>
                <w:rFonts w:ascii="標楷體" w:eastAsia="標楷體" w:hAnsi="標楷體"/>
                <w:lang w:eastAsia="x-none"/>
              </w:rPr>
            </w:pPr>
            <w:del w:id="451" w:author="st1" w:date="2021-05-06T19:06:00Z">
              <w:r w:rsidRPr="00F63C93" w:rsidDel="00AE6771">
                <w:rPr>
                  <w:rFonts w:ascii="標楷體" w:eastAsia="標楷體" w:hAnsi="標楷體" w:hint="eastAsia"/>
                  <w:lang w:eastAsia="x-none"/>
                </w:rPr>
                <w:delText>可放款金額</w:delText>
              </w:r>
            </w:del>
          </w:p>
        </w:tc>
        <w:tc>
          <w:tcPr>
            <w:tcW w:w="4253" w:type="dxa"/>
          </w:tcPr>
          <w:p w14:paraId="3FF6EDEF" w14:textId="77777777" w:rsidR="00F63C93" w:rsidRPr="00F63C93" w:rsidDel="00AE6771" w:rsidRDefault="00F63C93" w:rsidP="00F63C93">
            <w:pPr>
              <w:rPr>
                <w:del w:id="452" w:author="st1" w:date="2021-05-06T19:06:00Z"/>
                <w:rFonts w:ascii="標楷體" w:eastAsia="標楷體" w:hAnsi="標楷體"/>
              </w:rPr>
            </w:pPr>
            <w:del w:id="453" w:author="st1" w:date="2021-05-06T19:06:00Z">
              <w:r w:rsidRPr="00F63C93" w:rsidDel="00AE6771">
                <w:rPr>
                  <w:rFonts w:ascii="標楷體" w:eastAsia="標楷體" w:hAnsi="標楷體" w:hint="eastAsia"/>
                </w:rPr>
                <w:delText>9(14)</w:delText>
              </w:r>
            </w:del>
          </w:p>
        </w:tc>
        <w:tc>
          <w:tcPr>
            <w:tcW w:w="2409" w:type="dxa"/>
          </w:tcPr>
          <w:p w14:paraId="7F12BDAA" w14:textId="77777777" w:rsidR="00F63C93" w:rsidRPr="00F63C93" w:rsidDel="00AE6771" w:rsidRDefault="00F63C93" w:rsidP="00F63C93">
            <w:pPr>
              <w:rPr>
                <w:del w:id="454" w:author="st1" w:date="2021-05-06T19:06:00Z"/>
                <w:rFonts w:ascii="標楷體" w:eastAsia="標楷體" w:hAnsi="標楷體"/>
              </w:rPr>
            </w:pPr>
          </w:p>
        </w:tc>
      </w:tr>
      <w:tr w:rsidR="00F63C93" w:rsidRPr="00F63C93" w:rsidDel="00AE6771" w14:paraId="579BA947" w14:textId="77777777" w:rsidTr="00067F94">
        <w:trPr>
          <w:trHeight w:val="291"/>
          <w:jc w:val="center"/>
          <w:del w:id="455" w:author="st1" w:date="2021-05-06T19:06:00Z"/>
        </w:trPr>
        <w:tc>
          <w:tcPr>
            <w:tcW w:w="2695" w:type="dxa"/>
            <w:gridSpan w:val="2"/>
          </w:tcPr>
          <w:p w14:paraId="4DD9983F" w14:textId="77777777" w:rsidR="00F63C93" w:rsidRPr="00F63C93" w:rsidDel="00AE6771" w:rsidRDefault="00F63C93" w:rsidP="00F63C93">
            <w:pPr>
              <w:rPr>
                <w:del w:id="456" w:author="st1" w:date="2021-05-06T19:06:00Z"/>
                <w:rFonts w:ascii="標楷體" w:eastAsia="標楷體" w:hAnsi="標楷體"/>
                <w:lang w:eastAsia="x-none"/>
              </w:rPr>
            </w:pPr>
            <w:del w:id="457" w:author="st1" w:date="2021-05-06T19:06:00Z">
              <w:r w:rsidRPr="00F63C93" w:rsidDel="00AE6771">
                <w:rPr>
                  <w:rFonts w:ascii="標楷體" w:eastAsia="標楷體" w:hAnsi="標楷體" w:hint="eastAsia"/>
                  <w:lang w:eastAsia="x-none"/>
                </w:rPr>
                <w:delText>已放款金額</w:delText>
              </w:r>
            </w:del>
          </w:p>
        </w:tc>
        <w:tc>
          <w:tcPr>
            <w:tcW w:w="4253" w:type="dxa"/>
          </w:tcPr>
          <w:p w14:paraId="2FB28D71" w14:textId="77777777" w:rsidR="00F63C93" w:rsidRPr="00F63C93" w:rsidDel="00AE6771" w:rsidRDefault="00F63C93" w:rsidP="00F63C93">
            <w:pPr>
              <w:rPr>
                <w:del w:id="458" w:author="st1" w:date="2021-05-06T19:06:00Z"/>
                <w:rFonts w:ascii="標楷體" w:eastAsia="標楷體" w:hAnsi="標楷體"/>
              </w:rPr>
            </w:pPr>
            <w:del w:id="459" w:author="st1" w:date="2021-05-06T19:06:00Z">
              <w:r w:rsidRPr="00F63C93" w:rsidDel="00AE6771">
                <w:rPr>
                  <w:rFonts w:ascii="標楷體" w:eastAsia="標楷體" w:hAnsi="標楷體" w:hint="eastAsia"/>
                </w:rPr>
                <w:delText>9(14)</w:delText>
              </w:r>
            </w:del>
          </w:p>
        </w:tc>
        <w:tc>
          <w:tcPr>
            <w:tcW w:w="2409" w:type="dxa"/>
          </w:tcPr>
          <w:p w14:paraId="6FE8F8BF" w14:textId="77777777" w:rsidR="00F63C93" w:rsidRPr="00F63C93" w:rsidDel="00AE6771" w:rsidRDefault="00F63C93" w:rsidP="00F63C93">
            <w:pPr>
              <w:rPr>
                <w:del w:id="460" w:author="st1" w:date="2021-05-06T19:06:00Z"/>
                <w:rFonts w:ascii="標楷體" w:eastAsia="標楷體" w:hAnsi="標楷體"/>
              </w:rPr>
            </w:pPr>
          </w:p>
        </w:tc>
      </w:tr>
      <w:tr w:rsidR="00F63C93" w:rsidRPr="00F63C93" w:rsidDel="00AE6771" w14:paraId="41B2427F" w14:textId="77777777" w:rsidTr="00067F94">
        <w:trPr>
          <w:trHeight w:val="291"/>
          <w:jc w:val="center"/>
          <w:del w:id="461" w:author="st1" w:date="2021-05-06T19:06:00Z"/>
        </w:trPr>
        <w:tc>
          <w:tcPr>
            <w:tcW w:w="2695" w:type="dxa"/>
            <w:gridSpan w:val="2"/>
          </w:tcPr>
          <w:p w14:paraId="09B9E63B" w14:textId="77777777" w:rsidR="00F63C93" w:rsidRPr="00F63C93" w:rsidDel="00AE6771" w:rsidRDefault="00F63C93" w:rsidP="00F63C93">
            <w:pPr>
              <w:rPr>
                <w:del w:id="462" w:author="st1" w:date="2021-05-06T19:06:00Z"/>
                <w:rFonts w:ascii="標楷體" w:eastAsia="標楷體" w:hAnsi="標楷體"/>
              </w:rPr>
            </w:pPr>
          </w:p>
        </w:tc>
        <w:tc>
          <w:tcPr>
            <w:tcW w:w="4253" w:type="dxa"/>
          </w:tcPr>
          <w:p w14:paraId="3BC22C51" w14:textId="77777777" w:rsidR="00F63C93" w:rsidRPr="00F63C93" w:rsidDel="00AE6771" w:rsidRDefault="00F63C93" w:rsidP="00F63C93">
            <w:pPr>
              <w:rPr>
                <w:del w:id="463" w:author="st1" w:date="2021-05-06T19:06:00Z"/>
                <w:rFonts w:ascii="標楷體" w:eastAsia="標楷體" w:hAnsi="標楷體"/>
              </w:rPr>
            </w:pPr>
          </w:p>
        </w:tc>
        <w:tc>
          <w:tcPr>
            <w:tcW w:w="2409" w:type="dxa"/>
          </w:tcPr>
          <w:p w14:paraId="232AF2D3" w14:textId="77777777" w:rsidR="00F63C93" w:rsidRPr="00F63C93" w:rsidDel="00AE6771" w:rsidRDefault="00F63C93" w:rsidP="00F63C93">
            <w:pPr>
              <w:rPr>
                <w:del w:id="464" w:author="st1" w:date="2021-05-06T19:06:00Z"/>
                <w:rFonts w:ascii="標楷體" w:eastAsia="標楷體" w:hAnsi="標楷體"/>
              </w:rPr>
            </w:pPr>
          </w:p>
        </w:tc>
      </w:tr>
    </w:tbl>
    <w:p w14:paraId="6EADE4AA" w14:textId="77777777" w:rsidR="00F63C93" w:rsidRPr="00F63C93" w:rsidDel="00AE6771" w:rsidRDefault="00F63C93" w:rsidP="00F63C93">
      <w:pPr>
        <w:rPr>
          <w:del w:id="465" w:author="st1" w:date="2021-05-06T19:06:00Z"/>
          <w:rFonts w:ascii="標楷體" w:eastAsia="標楷體" w:hAnsi="標楷體"/>
          <w:lang w:eastAsia="x-none"/>
        </w:rPr>
      </w:pPr>
    </w:p>
    <w:p w14:paraId="202A487E" w14:textId="77777777" w:rsidR="00F63C93" w:rsidRPr="00F63C93" w:rsidDel="00AE6771" w:rsidRDefault="00F63C93" w:rsidP="00F63C93">
      <w:pPr>
        <w:rPr>
          <w:del w:id="466" w:author="st1" w:date="2021-05-06T19:06:00Z"/>
          <w:rFonts w:ascii="標楷體" w:eastAsia="標楷體" w:hAnsi="標楷體"/>
          <w:lang w:eastAsia="x-none"/>
        </w:rPr>
      </w:pPr>
    </w:p>
    <w:p w14:paraId="112BD1A2" w14:textId="77777777" w:rsidR="00F63C93" w:rsidRPr="00F63C93" w:rsidRDefault="00F63C93" w:rsidP="00F63C93">
      <w:pPr>
        <w:rPr>
          <w:rFonts w:ascii="標楷體" w:eastAsia="標楷體" w:hAnsi="標楷體"/>
          <w:lang w:eastAsia="x-none"/>
        </w:rPr>
      </w:pPr>
      <w:del w:id="467" w:author="st1" w:date="2021-05-06T19:06:00Z">
        <w:r w:rsidRPr="00F63C93" w:rsidDel="00AE6771">
          <w:rPr>
            <w:rFonts w:ascii="標楷體" w:eastAsia="標楷體" w:hAnsi="標楷體"/>
            <w:lang w:eastAsia="x-none"/>
          </w:rPr>
          <w:br w:type="page"/>
        </w:r>
      </w:del>
    </w:p>
    <w:p w14:paraId="5915EEBE" w14:textId="77777777" w:rsidR="00F63C93" w:rsidRPr="00F63C93" w:rsidRDefault="00F63C93" w:rsidP="00F63C93">
      <w:pPr>
        <w:numPr>
          <w:ilvl w:val="2"/>
          <w:numId w:val="137"/>
        </w:numPr>
        <w:snapToGrid w:val="0"/>
        <w:spacing w:before="360"/>
        <w:outlineLvl w:val="2"/>
        <w:rPr>
          <w:rFonts w:ascii="標楷體" w:eastAsia="標楷體" w:hAnsi="標楷體"/>
          <w:sz w:val="32"/>
          <w:szCs w:val="20"/>
          <w:lang w:val="x-none" w:eastAsia="x-none"/>
        </w:rPr>
      </w:pPr>
      <w:r w:rsidRPr="00F63C93">
        <w:rPr>
          <w:rFonts w:ascii="標楷體" w:eastAsia="標楷體" w:hAnsi="標楷體" w:hint="eastAsia"/>
          <w:sz w:val="32"/>
          <w:szCs w:val="20"/>
          <w:lang w:val="x-none" w:eastAsia="x-none"/>
        </w:rPr>
        <w:t>L</w:t>
      </w:r>
      <w:r w:rsidRPr="00F63C93">
        <w:rPr>
          <w:rFonts w:ascii="標楷體" w:eastAsia="標楷體" w:hAnsi="標楷體"/>
          <w:sz w:val="32"/>
          <w:szCs w:val="20"/>
          <w:lang w:val="x-none" w:eastAsia="x-none"/>
        </w:rPr>
        <w:t>5101</w:t>
      </w:r>
      <w:r w:rsidRPr="00F63C93">
        <w:rPr>
          <w:rFonts w:ascii="標楷體" w:eastAsia="標楷體" w:hAnsi="標楷體" w:hint="eastAsia"/>
          <w:sz w:val="32"/>
          <w:szCs w:val="20"/>
          <w:lang w:val="x-none" w:eastAsia="x-none"/>
        </w:rPr>
        <w:t>資金運用概況維護</w:t>
      </w:r>
      <w:r w:rsidRPr="00F63C93">
        <w:rPr>
          <w:rFonts w:ascii="標楷體" w:eastAsia="標楷體" w:hAnsi="標楷體" w:hint="eastAsia"/>
          <w:sz w:val="32"/>
          <w:szCs w:val="20"/>
          <w:lang w:val="x-none"/>
        </w:rPr>
        <w:t xml:space="preserve"> </w:t>
      </w:r>
      <w:ins w:id="468" w:author="st1" w:date="2021-05-07T13:50:00Z">
        <w:r w:rsidRPr="00F63C93">
          <w:rPr>
            <w:rFonts w:ascii="標楷體" w:eastAsia="標楷體" w:hAnsi="標楷體" w:hint="eastAsia"/>
            <w:sz w:val="32"/>
            <w:szCs w:val="20"/>
            <w:lang w:val="x-none"/>
          </w:rPr>
          <w:t>*</w:t>
        </w:r>
        <w:r w:rsidRPr="00F63C93">
          <w:rPr>
            <w:rFonts w:ascii="標楷體" w:eastAsia="標楷體" w:hAnsi="標楷體"/>
            <w:sz w:val="32"/>
            <w:szCs w:val="20"/>
            <w:lang w:val="x-none"/>
          </w:rPr>
          <w:t>**</w:t>
        </w:r>
      </w:ins>
    </w:p>
    <w:p w14:paraId="3974E663" w14:textId="77777777" w:rsidR="00F63C93" w:rsidRPr="00F63C93" w:rsidRDefault="00F63C93" w:rsidP="00F63C93">
      <w:pPr>
        <w:numPr>
          <w:ilvl w:val="0"/>
          <w:numId w:val="126"/>
        </w:numPr>
        <w:tabs>
          <w:tab w:val="num" w:pos="360"/>
        </w:tabs>
        <w:snapToGrid w:val="0"/>
        <w:ind w:left="1418" w:firstLine="0"/>
        <w:rPr>
          <w:rFonts w:eastAsia="標楷體"/>
          <w:sz w:val="26"/>
          <w:lang w:eastAsia="x-none"/>
        </w:rPr>
      </w:pPr>
      <w:r w:rsidRPr="00F63C93">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63C93" w:rsidRPr="00F63C93" w14:paraId="62952EBD"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54B72500"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功能名稱 </w:t>
            </w:r>
          </w:p>
        </w:tc>
        <w:tc>
          <w:tcPr>
            <w:tcW w:w="6318" w:type="dxa"/>
            <w:tcBorders>
              <w:top w:val="single" w:sz="8" w:space="0" w:color="000000"/>
              <w:left w:val="single" w:sz="8" w:space="0" w:color="000000"/>
              <w:bottom w:val="single" w:sz="8" w:space="0" w:color="000000"/>
            </w:tcBorders>
          </w:tcPr>
          <w:p w14:paraId="11136451" w14:textId="77777777" w:rsidR="00F63C93" w:rsidRPr="00F63C93" w:rsidDel="001F7FD5" w:rsidRDefault="00F63C93" w:rsidP="00F63C93">
            <w:pPr>
              <w:rPr>
                <w:del w:id="469" w:author="st1" w:date="2021-05-07T12:09:00Z"/>
                <w:rFonts w:ascii="標楷體" w:eastAsia="標楷體" w:hAnsi="標楷體"/>
                <w:lang w:eastAsia="x-none"/>
              </w:rPr>
            </w:pPr>
            <w:r w:rsidRPr="00F63C93">
              <w:rPr>
                <w:rFonts w:ascii="標楷體" w:eastAsia="標楷體" w:hAnsi="標楷體" w:hint="eastAsia"/>
                <w:lang w:eastAsia="x-none"/>
              </w:rPr>
              <w:t>資金運用概況維護</w:t>
            </w:r>
          </w:p>
          <w:p w14:paraId="2FFC3FCF" w14:textId="77777777" w:rsidR="00F63C93" w:rsidRPr="00F63C93" w:rsidDel="001F7FD5" w:rsidRDefault="00F63C93" w:rsidP="00F63C93">
            <w:pPr>
              <w:rPr>
                <w:del w:id="470" w:author="st1" w:date="2021-05-07T12:09:00Z"/>
                <w:rFonts w:ascii="標楷體" w:eastAsia="標楷體" w:hAnsi="標楷體"/>
                <w:lang w:eastAsia="x-none"/>
              </w:rPr>
            </w:pPr>
            <w:del w:id="471" w:author="st1" w:date="2021-05-07T11:25:00Z">
              <w:r w:rsidRPr="00F63C93" w:rsidDel="0085474F">
                <w:rPr>
                  <w:rFonts w:ascii="標楷體" w:eastAsia="標楷體" w:hAnsi="標楷體" w:hint="eastAsia"/>
                </w:rPr>
                <w:delText>I</w:delText>
              </w:r>
            </w:del>
            <w:del w:id="472" w:author="st1" w:date="2021-05-07T12:09:00Z">
              <w:r w:rsidRPr="00F63C93" w:rsidDel="001F7FD5">
                <w:rPr>
                  <w:rFonts w:ascii="標楷體" w:eastAsia="標楷體" w:hAnsi="標楷體" w:hint="eastAsia"/>
                  <w:lang w:eastAsia="x-none"/>
                </w:rPr>
                <w:delText>.此功能提供輸入特定日期之責任準備金及可放款比例</w:delText>
              </w:r>
            </w:del>
          </w:p>
          <w:p w14:paraId="7B28AD81" w14:textId="77777777" w:rsidR="00F63C93" w:rsidRPr="00F63C93" w:rsidRDefault="00F63C93" w:rsidP="00F63C93">
            <w:pPr>
              <w:rPr>
                <w:rFonts w:ascii="標楷體" w:eastAsia="標楷體" w:hAnsi="標楷體"/>
                <w:lang w:eastAsia="x-none"/>
              </w:rPr>
            </w:pPr>
            <w:del w:id="473" w:author="st1" w:date="2021-05-07T11:25:00Z">
              <w:r w:rsidRPr="00F63C93" w:rsidDel="0085474F">
                <w:rPr>
                  <w:rFonts w:ascii="標楷體" w:eastAsia="標楷體" w:hAnsi="標楷體" w:hint="eastAsia"/>
                </w:rPr>
                <w:delText>II</w:delText>
              </w:r>
            </w:del>
            <w:del w:id="474" w:author="st1" w:date="2021-05-07T11:26:00Z">
              <w:r w:rsidRPr="00F63C93" w:rsidDel="0085474F">
                <w:rPr>
                  <w:rFonts w:ascii="標楷體" w:eastAsia="標楷體" w:hAnsi="標楷體" w:hint="eastAsia"/>
                  <w:lang w:eastAsia="x-none"/>
                </w:rPr>
                <w:delText>.可放款金額=責任準備金 * 可放款比例</w:delText>
              </w:r>
            </w:del>
          </w:p>
        </w:tc>
      </w:tr>
      <w:tr w:rsidR="00F63C93" w:rsidRPr="00F63C93" w14:paraId="3FEF53F9"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102EF2B0"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進入條件</w:t>
            </w:r>
          </w:p>
        </w:tc>
        <w:tc>
          <w:tcPr>
            <w:tcW w:w="6318" w:type="dxa"/>
            <w:tcBorders>
              <w:top w:val="single" w:sz="8" w:space="0" w:color="000000"/>
              <w:left w:val="single" w:sz="8" w:space="0" w:color="000000"/>
              <w:bottom w:val="single" w:sz="8" w:space="0" w:color="000000"/>
            </w:tcBorders>
          </w:tcPr>
          <w:p w14:paraId="7420FE3C" w14:textId="77777777" w:rsidR="00F63C93" w:rsidRPr="00F63C93" w:rsidRDefault="00F63C93" w:rsidP="00F63C93">
            <w:pPr>
              <w:rPr>
                <w:ins w:id="475" w:author="st1" w:date="2021-05-07T11:27:00Z"/>
                <w:rFonts w:ascii="標楷體" w:eastAsia="標楷體" w:hAnsi="標楷體"/>
              </w:rPr>
            </w:pPr>
            <w:ins w:id="476" w:author="st1" w:date="2021-05-07T11:27:00Z">
              <w:r w:rsidRPr="00F63C93">
                <w:rPr>
                  <w:rFonts w:ascii="標楷體" w:eastAsia="標楷體" w:hAnsi="標楷體" w:hint="eastAsia"/>
                </w:rPr>
                <w:t>1.</w:t>
              </w:r>
              <w:r w:rsidRPr="00F63C93">
                <w:rPr>
                  <w:rFonts w:ascii="標楷體" w:eastAsia="標楷體" w:hAnsi="標楷體" w:hint="eastAsia"/>
                  <w:lang w:eastAsia="zh-HK"/>
                </w:rPr>
                <w:t>維謢</w:t>
              </w:r>
              <w:r w:rsidRPr="00F63C93">
                <w:rPr>
                  <w:rFonts w:ascii="標楷體" w:eastAsia="標楷體" w:hAnsi="標楷體" w:hint="eastAsia"/>
                  <w:lang w:eastAsia="x-none"/>
                </w:rPr>
                <w:t>資金運用概況</w:t>
              </w:r>
              <w:r w:rsidRPr="00F63C93">
                <w:rPr>
                  <w:rFonts w:ascii="標楷體" w:eastAsia="標楷體" w:hAnsi="標楷體" w:hint="eastAsia"/>
                </w:rPr>
                <w:t>資料。</w:t>
              </w:r>
            </w:ins>
          </w:p>
          <w:p w14:paraId="30C63BC2" w14:textId="77777777" w:rsidR="00F63C93" w:rsidRPr="00F63C93" w:rsidRDefault="00F63C93" w:rsidP="00F63C93">
            <w:pPr>
              <w:rPr>
                <w:rFonts w:ascii="標楷體" w:eastAsia="標楷體" w:hAnsi="標楷體"/>
                <w:lang w:eastAsia="x-none"/>
              </w:rPr>
            </w:pPr>
            <w:ins w:id="477" w:author="st1" w:date="2021-05-07T11:27:00Z">
              <w:r w:rsidRPr="00F63C93">
                <w:rPr>
                  <w:rFonts w:ascii="標楷體" w:eastAsia="標楷體" w:hAnsi="標楷體" w:hint="eastAsia"/>
                </w:rPr>
                <w:t>2.</w:t>
              </w:r>
              <w:r w:rsidRPr="00F63C93">
                <w:rPr>
                  <w:rFonts w:ascii="標楷體" w:eastAsia="標楷體" w:hAnsi="標楷體" w:hint="eastAsia"/>
                  <w:lang w:eastAsia="zh-HK"/>
                </w:rPr>
                <w:t>需由入口交易</w:t>
              </w:r>
              <w:r w:rsidRPr="00F63C93">
                <w:rPr>
                  <w:rFonts w:eastAsia="標楷體" w:hint="eastAsia"/>
                  <w:rPrChange w:id="478" w:author="st1" w:date="2021-05-07T11:27:00Z">
                    <w:rPr>
                      <w:rFonts w:eastAsia="標楷體" w:hint="eastAsia"/>
                      <w:color w:val="FF0000"/>
                    </w:rPr>
                  </w:rPrChange>
                </w:rPr>
                <w:t>【</w:t>
              </w:r>
              <w:r w:rsidRPr="00F63C93">
                <w:rPr>
                  <w:rFonts w:eastAsia="標楷體"/>
                  <w:color w:val="000000" w:themeColor="text1"/>
                  <w:lang w:eastAsia="zh-HK"/>
                </w:rPr>
                <w:t>L</w:t>
              </w:r>
              <w:r w:rsidRPr="00F63C93">
                <w:rPr>
                  <w:rFonts w:eastAsia="標楷體" w:hint="eastAsia"/>
                  <w:color w:val="000000" w:themeColor="text1"/>
                </w:rPr>
                <w:t>5901</w:t>
              </w:r>
              <w:r w:rsidRPr="00F63C93">
                <w:rPr>
                  <w:rFonts w:ascii="標楷體" w:eastAsia="標楷體" w:hAnsi="標楷體" w:hint="eastAsia"/>
                  <w:lang w:eastAsia="x-none"/>
                </w:rPr>
                <w:t>資金運用概況明細資料查詢</w:t>
              </w:r>
              <w:r w:rsidRPr="00F63C93">
                <w:rPr>
                  <w:rFonts w:eastAsia="標楷體" w:hint="eastAsia"/>
                  <w:rPrChange w:id="479" w:author="st1" w:date="2021-05-07T11:27:00Z">
                    <w:rPr>
                      <w:rFonts w:eastAsia="標楷體" w:hint="eastAsia"/>
                      <w:color w:val="FF0000"/>
                    </w:rPr>
                  </w:rPrChange>
                </w:rPr>
                <w:t>】</w:t>
              </w:r>
              <w:r w:rsidRPr="00F63C93">
                <w:rPr>
                  <w:rFonts w:ascii="標楷體" w:eastAsia="標楷體" w:hAnsi="標楷體" w:hint="eastAsia"/>
                  <w:lang w:eastAsia="zh-HK"/>
                </w:rPr>
                <w:t>進</w:t>
              </w:r>
              <w:r w:rsidRPr="00F63C93">
                <w:rPr>
                  <w:rFonts w:ascii="標楷體" w:eastAsia="標楷體" w:hAnsi="標楷體" w:hint="eastAsia"/>
                  <w:lang w:eastAsia="zh-HK"/>
                </w:rPr>
                <w:lastRenderedPageBreak/>
                <w:t>入</w:t>
              </w:r>
            </w:ins>
          </w:p>
        </w:tc>
      </w:tr>
      <w:tr w:rsidR="00F63C93" w:rsidRPr="00F63C93" w14:paraId="5B407796" w14:textId="77777777" w:rsidTr="00067F94">
        <w:trPr>
          <w:trHeight w:val="773"/>
        </w:trPr>
        <w:tc>
          <w:tcPr>
            <w:tcW w:w="1548" w:type="dxa"/>
            <w:tcBorders>
              <w:top w:val="single" w:sz="8" w:space="0" w:color="000000"/>
              <w:bottom w:val="single" w:sz="8" w:space="0" w:color="000000"/>
              <w:right w:val="single" w:sz="8" w:space="0" w:color="000000"/>
            </w:tcBorders>
            <w:shd w:val="clear" w:color="auto" w:fill="F3F3F3"/>
          </w:tcPr>
          <w:p w14:paraId="5B7550C5"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lastRenderedPageBreak/>
              <w:t xml:space="preserve">基本流程 </w:t>
            </w:r>
          </w:p>
        </w:tc>
        <w:tc>
          <w:tcPr>
            <w:tcW w:w="6318" w:type="dxa"/>
            <w:tcBorders>
              <w:top w:val="single" w:sz="8" w:space="0" w:color="000000"/>
              <w:left w:val="single" w:sz="8" w:space="0" w:color="000000"/>
              <w:bottom w:val="single" w:sz="8" w:space="0" w:color="000000"/>
            </w:tcBorders>
          </w:tcPr>
          <w:p w14:paraId="3EA88330" w14:textId="77777777" w:rsidR="00F63C93" w:rsidRPr="00F63C93" w:rsidDel="006A597E" w:rsidRDefault="00F63C93" w:rsidP="00F63C93">
            <w:pPr>
              <w:rPr>
                <w:ins w:id="480" w:author="st1" w:date="2021-05-07T11:27:00Z"/>
                <w:del w:id="481" w:author="黃梓峻" w:date="2021-06-28T11:06:00Z"/>
                <w:rFonts w:ascii="標楷體" w:eastAsia="標楷體" w:hAnsi="標楷體"/>
              </w:rPr>
            </w:pPr>
            <w:r w:rsidRPr="00F63C93">
              <w:rPr>
                <w:rFonts w:ascii="標楷體" w:eastAsia="標楷體" w:hAnsi="標楷體" w:hint="eastAsia"/>
              </w:rPr>
              <w:t>參考「作業流程.會計類」流程</w:t>
            </w:r>
            <w:ins w:id="482" w:author="st1" w:date="2021-05-07T11:27:00Z">
              <w:del w:id="483" w:author="黃梓峻" w:date="2021-06-28T11:06:00Z">
                <w:r w:rsidRPr="00F63C93" w:rsidDel="006A597E">
                  <w:rPr>
                    <w:rFonts w:ascii="標楷體" w:eastAsia="標楷體" w:hAnsi="標楷體" w:hint="eastAsia"/>
                  </w:rPr>
                  <w:delText>1.</w:delText>
                </w:r>
                <w:r w:rsidRPr="00F63C93" w:rsidDel="006A597E">
                  <w:rPr>
                    <w:rFonts w:ascii="標楷體" w:eastAsia="標楷體" w:hAnsi="標楷體" w:hint="eastAsia"/>
                    <w:lang w:eastAsia="zh-HK"/>
                  </w:rPr>
                  <w:delText>維護</w:delText>
                </w:r>
              </w:del>
            </w:ins>
            <w:ins w:id="484" w:author="st1" w:date="2021-05-07T11:28:00Z">
              <w:del w:id="485" w:author="黃梓峻" w:date="2021-06-28T11:06:00Z">
                <w:r w:rsidRPr="00F63C93" w:rsidDel="006A597E">
                  <w:rPr>
                    <w:rFonts w:ascii="標楷體" w:eastAsia="標楷體" w:hAnsi="標楷體" w:hint="eastAsia"/>
                    <w:color w:val="000000"/>
                  </w:rPr>
                  <w:delText>資金運用概況檔</w:delText>
                </w:r>
              </w:del>
            </w:ins>
            <w:ins w:id="486" w:author="st1" w:date="2021-05-07T11:27:00Z">
              <w:del w:id="487" w:author="黃梓峻" w:date="2021-06-28T11:06:00Z">
                <w:r w:rsidRPr="00F63C93" w:rsidDel="006A597E">
                  <w:rPr>
                    <w:rFonts w:ascii="標楷體" w:eastAsia="標楷體" w:hAnsi="標楷體" w:hint="eastAsia"/>
                  </w:rPr>
                  <w:delText>(</w:delText>
                </w:r>
              </w:del>
            </w:ins>
            <w:ins w:id="488" w:author="st1" w:date="2021-05-07T11:28:00Z">
              <w:del w:id="489" w:author="黃梓峻" w:date="2021-06-28T11:06:00Z">
                <w:r w:rsidRPr="00F63C93" w:rsidDel="006A597E">
                  <w:rPr>
                    <w:rFonts w:ascii="標楷體" w:eastAsia="標楷體" w:hAnsi="標楷體" w:hint="eastAsia"/>
                    <w:color w:val="000000"/>
                  </w:rPr>
                  <w:delText>InnFundApl</w:delText>
                </w:r>
              </w:del>
            </w:ins>
            <w:ins w:id="490" w:author="st1" w:date="2021-05-07T11:27:00Z">
              <w:del w:id="491" w:author="黃梓峻" w:date="2021-06-28T11:06:00Z">
                <w:r w:rsidRPr="00F63C93" w:rsidDel="006A597E">
                  <w:rPr>
                    <w:rFonts w:ascii="標楷體" w:eastAsia="標楷體" w:hAnsi="標楷體"/>
                  </w:rPr>
                  <w:delText>)</w:delText>
                </w:r>
              </w:del>
            </w:ins>
          </w:p>
          <w:p w14:paraId="61BD984F" w14:textId="77777777" w:rsidR="00F63C93" w:rsidRPr="00F63C93" w:rsidDel="006A597E" w:rsidRDefault="00F63C93" w:rsidP="00F63C93">
            <w:pPr>
              <w:rPr>
                <w:ins w:id="492" w:author="st1" w:date="2021-05-07T11:27:00Z"/>
                <w:del w:id="493" w:author="黃梓峻" w:date="2021-06-28T11:06:00Z"/>
                <w:rFonts w:ascii="標楷體" w:eastAsia="標楷體" w:hAnsi="標楷體"/>
                <w:lang w:eastAsia="zh-HK"/>
              </w:rPr>
            </w:pPr>
            <w:ins w:id="494" w:author="st1" w:date="2021-05-07T11:28:00Z">
              <w:del w:id="495" w:author="黃梓峻" w:date="2021-06-28T11:06:00Z">
                <w:r w:rsidRPr="00F63C93" w:rsidDel="006A597E">
                  <w:rPr>
                    <w:rFonts w:ascii="標楷體" w:eastAsia="標楷體" w:hAnsi="標楷體"/>
                  </w:rPr>
                  <w:delText>2</w:delText>
                </w:r>
              </w:del>
            </w:ins>
            <w:ins w:id="496" w:author="st1" w:date="2021-05-07T11:27:00Z">
              <w:del w:id="497" w:author="黃梓峻" w:date="2021-06-28T11:06:00Z">
                <w:r w:rsidRPr="00F63C93" w:rsidDel="006A597E">
                  <w:rPr>
                    <w:rFonts w:ascii="標楷體" w:eastAsia="標楷體" w:hAnsi="標楷體" w:hint="eastAsia"/>
                  </w:rPr>
                  <w:delText>.</w:delText>
                </w:r>
                <w:r w:rsidRPr="00F63C93" w:rsidDel="006A597E">
                  <w:rPr>
                    <w:rFonts w:ascii="標楷體" w:eastAsia="標楷體" w:hAnsi="標楷體" w:hint="eastAsia"/>
                    <w:lang w:eastAsia="zh-HK"/>
                  </w:rPr>
                  <w:delText>依據功能選項處理</w:delText>
                </w:r>
                <w:r w:rsidRPr="00F63C93" w:rsidDel="006A597E">
                  <w:rPr>
                    <w:rFonts w:ascii="標楷體" w:eastAsia="標楷體" w:hAnsi="標楷體" w:hint="eastAsia"/>
                  </w:rPr>
                  <w:delText>:</w:delText>
                </w:r>
              </w:del>
            </w:ins>
          </w:p>
          <w:p w14:paraId="418900AA" w14:textId="77777777" w:rsidR="00F63C93" w:rsidRPr="00F63C93" w:rsidDel="006A597E" w:rsidRDefault="00F63C93" w:rsidP="00F63C93">
            <w:pPr>
              <w:rPr>
                <w:ins w:id="498" w:author="st1" w:date="2021-05-07T11:27:00Z"/>
                <w:del w:id="499" w:author="黃梓峻" w:date="2021-06-28T11:06:00Z"/>
                <w:rFonts w:ascii="標楷體" w:eastAsia="標楷體" w:hAnsi="標楷體"/>
                <w:lang w:eastAsia="zh-HK"/>
              </w:rPr>
            </w:pPr>
            <w:ins w:id="500" w:author="st1" w:date="2021-05-07T11:27:00Z">
              <w:del w:id="501" w:author="黃梓峻" w:date="2021-06-28T11:06:00Z">
                <w:r w:rsidRPr="00F63C93" w:rsidDel="006A597E">
                  <w:rPr>
                    <w:rFonts w:ascii="標楷體" w:eastAsia="標楷體" w:hAnsi="標楷體"/>
                    <w:lang w:eastAsia="zh-HK"/>
                  </w:rPr>
                  <w:delText xml:space="preserve">  </w:delText>
                </w:r>
                <w:r w:rsidRPr="00F63C93" w:rsidDel="006A597E">
                  <w:rPr>
                    <w:rFonts w:ascii="標楷體" w:eastAsia="標楷體" w:hAnsi="標楷體" w:hint="eastAsia"/>
                  </w:rPr>
                  <w:delText>(1</w:delText>
                </w:r>
                <w:r w:rsidRPr="00F63C93" w:rsidDel="006A597E">
                  <w:rPr>
                    <w:rFonts w:ascii="標楷體" w:eastAsia="標楷體" w:hAnsi="標楷體"/>
                  </w:rPr>
                  <w:delText>).</w:delText>
                </w:r>
                <w:r w:rsidRPr="00F63C93" w:rsidDel="006A597E">
                  <w:rPr>
                    <w:rFonts w:ascii="標楷體" w:eastAsia="標楷體" w:hAnsi="標楷體" w:hint="eastAsia"/>
                    <w:lang w:eastAsia="zh-HK"/>
                  </w:rPr>
                  <w:delText>新增:新增全新</w:delText>
                </w:r>
              </w:del>
            </w:ins>
            <w:ins w:id="502" w:author="st1" w:date="2021-05-07T11:28:00Z">
              <w:del w:id="503" w:author="黃梓峻" w:date="2021-06-28T11:06:00Z">
                <w:r w:rsidRPr="00F63C93" w:rsidDel="006A597E">
                  <w:rPr>
                    <w:rFonts w:ascii="標楷體" w:eastAsia="標楷體" w:hAnsi="標楷體" w:hint="eastAsia"/>
                    <w:lang w:eastAsia="zh-HK"/>
                  </w:rPr>
                  <w:delText>資金運用概況</w:delText>
                </w:r>
              </w:del>
            </w:ins>
            <w:ins w:id="504" w:author="st1" w:date="2021-05-07T11:27:00Z">
              <w:del w:id="505" w:author="黃梓峻" w:date="2021-06-28T11:06:00Z">
                <w:r w:rsidRPr="00F63C93" w:rsidDel="006A597E">
                  <w:rPr>
                    <w:rFonts w:ascii="標楷體" w:eastAsia="標楷體" w:hAnsi="標楷體" w:hint="eastAsia"/>
                    <w:lang w:eastAsia="zh-HK"/>
                  </w:rPr>
                  <w:delText>資料</w:delText>
                </w:r>
              </w:del>
            </w:ins>
          </w:p>
          <w:p w14:paraId="3FEB5E29" w14:textId="77777777" w:rsidR="00F63C93" w:rsidRPr="00F63C93" w:rsidDel="006A597E" w:rsidRDefault="00F63C93" w:rsidP="00F63C93">
            <w:pPr>
              <w:rPr>
                <w:ins w:id="506" w:author="st1" w:date="2021-05-07T11:27:00Z"/>
                <w:del w:id="507" w:author="黃梓峻" w:date="2021-06-28T11:06:00Z"/>
                <w:rFonts w:ascii="標楷體" w:eastAsia="標楷體" w:hAnsi="標楷體"/>
                <w:lang w:eastAsia="zh-HK"/>
              </w:rPr>
            </w:pPr>
            <w:ins w:id="508" w:author="st1" w:date="2021-05-07T11:27:00Z">
              <w:del w:id="509" w:author="黃梓峻" w:date="2021-06-28T11:06:00Z">
                <w:r w:rsidRPr="00F63C93" w:rsidDel="006A597E">
                  <w:rPr>
                    <w:rFonts w:ascii="標楷體" w:eastAsia="標楷體" w:hAnsi="標楷體" w:hint="eastAsia"/>
                  </w:rPr>
                  <w:delText xml:space="preserve">  (2</w:delText>
                </w:r>
                <w:r w:rsidRPr="00F63C93" w:rsidDel="006A597E">
                  <w:rPr>
                    <w:rFonts w:ascii="標楷體" w:eastAsia="標楷體" w:hAnsi="標楷體"/>
                  </w:rPr>
                  <w:delText>).</w:delText>
                </w:r>
                <w:r w:rsidRPr="00F63C93" w:rsidDel="006A597E">
                  <w:rPr>
                    <w:rFonts w:ascii="標楷體" w:eastAsia="標楷體" w:hAnsi="標楷體" w:hint="eastAsia"/>
                    <w:lang w:eastAsia="zh-HK"/>
                  </w:rPr>
                  <w:delText>修改</w:delText>
                </w:r>
                <w:r w:rsidRPr="00F63C93" w:rsidDel="006A597E">
                  <w:rPr>
                    <w:rFonts w:ascii="標楷體" w:eastAsia="標楷體" w:hAnsi="標楷體" w:hint="eastAsia"/>
                  </w:rPr>
                  <w:delText>:</w:delText>
                </w:r>
                <w:r w:rsidRPr="00F63C93" w:rsidDel="006A597E">
                  <w:rPr>
                    <w:rFonts w:ascii="標楷體" w:eastAsia="標楷體" w:hAnsi="標楷體" w:hint="eastAsia"/>
                    <w:lang w:eastAsia="zh-HK"/>
                  </w:rPr>
                  <w:delText>修改指定</w:delText>
                </w:r>
              </w:del>
            </w:ins>
            <w:ins w:id="510" w:author="st1" w:date="2021-05-07T11:28:00Z">
              <w:del w:id="511" w:author="黃梓峻" w:date="2021-06-28T11:06:00Z">
                <w:r w:rsidRPr="00F63C93" w:rsidDel="006A597E">
                  <w:rPr>
                    <w:rFonts w:ascii="標楷體" w:eastAsia="標楷體" w:hAnsi="標楷體" w:hint="eastAsia"/>
                    <w:lang w:eastAsia="zh-HK"/>
                  </w:rPr>
                  <w:delText>資金運用概況</w:delText>
                </w:r>
              </w:del>
            </w:ins>
            <w:ins w:id="512" w:author="st1" w:date="2021-05-07T11:27:00Z">
              <w:del w:id="513" w:author="黃梓峻" w:date="2021-06-28T11:06:00Z">
                <w:r w:rsidRPr="00F63C93" w:rsidDel="006A597E">
                  <w:rPr>
                    <w:rFonts w:ascii="標楷體" w:eastAsia="標楷體" w:hAnsi="標楷體" w:hint="eastAsia"/>
                    <w:lang w:eastAsia="zh-HK"/>
                  </w:rPr>
                  <w:delText>資料</w:delText>
                </w:r>
              </w:del>
            </w:ins>
          </w:p>
          <w:p w14:paraId="43883405" w14:textId="77777777" w:rsidR="00F63C93" w:rsidRPr="00F63C93" w:rsidRDefault="00F63C93" w:rsidP="00F63C93">
            <w:pPr>
              <w:rPr>
                <w:rFonts w:ascii="標楷體" w:eastAsia="標楷體" w:hAnsi="標楷體"/>
                <w:lang w:eastAsia="zh-HK"/>
                <w:rPrChange w:id="514" w:author="st1" w:date="2021-05-07T12:09:00Z">
                  <w:rPr>
                    <w:rFonts w:ascii="標楷體" w:eastAsia="標楷體" w:hAnsi="標楷體"/>
                    <w:lang w:eastAsia="x-none"/>
                  </w:rPr>
                </w:rPrChange>
              </w:rPr>
            </w:pPr>
            <w:ins w:id="515" w:author="st1" w:date="2021-05-07T11:27:00Z">
              <w:del w:id="516" w:author="黃梓峻" w:date="2021-06-28T11:06:00Z">
                <w:r w:rsidRPr="00F63C93" w:rsidDel="006A597E">
                  <w:rPr>
                    <w:rFonts w:ascii="標楷體" w:eastAsia="標楷體" w:hAnsi="標楷體" w:hint="eastAsia"/>
                  </w:rPr>
                  <w:delText xml:space="preserve">  (3).</w:delText>
                </w:r>
                <w:r w:rsidRPr="00F63C93" w:rsidDel="006A597E">
                  <w:rPr>
                    <w:rFonts w:ascii="標楷體" w:eastAsia="標楷體" w:hAnsi="標楷體" w:hint="eastAsia"/>
                    <w:lang w:eastAsia="zh-HK"/>
                  </w:rPr>
                  <w:delText>刪除</w:delText>
                </w:r>
                <w:r w:rsidRPr="00F63C93" w:rsidDel="006A597E">
                  <w:rPr>
                    <w:rFonts w:ascii="標楷體" w:eastAsia="標楷體" w:hAnsi="標楷體" w:hint="eastAsia"/>
                  </w:rPr>
                  <w:delText>:</w:delText>
                </w:r>
                <w:r w:rsidRPr="00F63C93" w:rsidDel="006A597E">
                  <w:rPr>
                    <w:rFonts w:ascii="標楷體" w:eastAsia="標楷體" w:hAnsi="標楷體" w:hint="eastAsia"/>
                    <w:lang w:eastAsia="zh-HK"/>
                  </w:rPr>
                  <w:delText>刪除指定</w:delText>
                </w:r>
              </w:del>
            </w:ins>
            <w:ins w:id="517" w:author="st1" w:date="2021-05-07T11:28:00Z">
              <w:del w:id="518" w:author="黃梓峻" w:date="2021-06-28T11:06:00Z">
                <w:r w:rsidRPr="00F63C93" w:rsidDel="006A597E">
                  <w:rPr>
                    <w:rFonts w:ascii="標楷體" w:eastAsia="標楷體" w:hAnsi="標楷體" w:hint="eastAsia"/>
                    <w:lang w:eastAsia="zh-HK"/>
                  </w:rPr>
                  <w:delText>資金運用概況</w:delText>
                </w:r>
              </w:del>
            </w:ins>
            <w:ins w:id="519" w:author="st1" w:date="2021-05-07T11:27:00Z">
              <w:del w:id="520" w:author="黃梓峻" w:date="2021-06-28T11:06:00Z">
                <w:r w:rsidRPr="00F63C93" w:rsidDel="006A597E">
                  <w:rPr>
                    <w:rFonts w:ascii="標楷體" w:eastAsia="標楷體" w:hAnsi="標楷體" w:hint="eastAsia"/>
                    <w:lang w:eastAsia="zh-HK"/>
                  </w:rPr>
                  <w:delText>資料</w:delText>
                </w:r>
              </w:del>
            </w:ins>
          </w:p>
        </w:tc>
      </w:tr>
      <w:tr w:rsidR="00F63C93" w:rsidRPr="00F63C93" w14:paraId="66ED8F75" w14:textId="77777777" w:rsidTr="00067F94">
        <w:trPr>
          <w:trHeight w:val="321"/>
        </w:trPr>
        <w:tc>
          <w:tcPr>
            <w:tcW w:w="1548" w:type="dxa"/>
            <w:tcBorders>
              <w:top w:val="single" w:sz="8" w:space="0" w:color="000000"/>
              <w:bottom w:val="single" w:sz="8" w:space="0" w:color="000000"/>
              <w:right w:val="single" w:sz="8" w:space="0" w:color="000000"/>
            </w:tcBorders>
            <w:shd w:val="clear" w:color="auto" w:fill="F3F3F3"/>
          </w:tcPr>
          <w:p w14:paraId="5338922D"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選用流程</w:t>
            </w:r>
          </w:p>
        </w:tc>
        <w:tc>
          <w:tcPr>
            <w:tcW w:w="6318" w:type="dxa"/>
            <w:tcBorders>
              <w:top w:val="single" w:sz="8" w:space="0" w:color="000000"/>
              <w:left w:val="single" w:sz="8" w:space="0" w:color="000000"/>
              <w:bottom w:val="single" w:sz="8" w:space="0" w:color="000000"/>
            </w:tcBorders>
          </w:tcPr>
          <w:p w14:paraId="3C4CBCA3" w14:textId="77777777" w:rsidR="00F63C93" w:rsidRPr="00F63C93" w:rsidRDefault="00F63C93" w:rsidP="00F63C93">
            <w:pPr>
              <w:rPr>
                <w:rFonts w:ascii="標楷體" w:eastAsia="標楷體" w:hAnsi="標楷體"/>
                <w:lang w:eastAsia="x-none"/>
              </w:rPr>
            </w:pPr>
          </w:p>
        </w:tc>
      </w:tr>
      <w:tr w:rsidR="00F63C93" w:rsidRPr="00F63C93" w14:paraId="31EF0124" w14:textId="77777777" w:rsidTr="00067F94">
        <w:trPr>
          <w:trHeight w:val="1311"/>
        </w:trPr>
        <w:tc>
          <w:tcPr>
            <w:tcW w:w="1548" w:type="dxa"/>
            <w:tcBorders>
              <w:top w:val="single" w:sz="8" w:space="0" w:color="000000"/>
              <w:bottom w:val="single" w:sz="8" w:space="0" w:color="000000"/>
              <w:right w:val="single" w:sz="8" w:space="0" w:color="000000"/>
            </w:tcBorders>
            <w:shd w:val="clear" w:color="auto" w:fill="F3F3F3"/>
          </w:tcPr>
          <w:p w14:paraId="42A557F7"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例外流程</w:t>
            </w:r>
          </w:p>
        </w:tc>
        <w:tc>
          <w:tcPr>
            <w:tcW w:w="6318" w:type="dxa"/>
            <w:tcBorders>
              <w:top w:val="single" w:sz="8" w:space="0" w:color="000000"/>
              <w:left w:val="single" w:sz="8" w:space="0" w:color="000000"/>
              <w:bottom w:val="single" w:sz="8" w:space="0" w:color="000000"/>
            </w:tcBorders>
          </w:tcPr>
          <w:p w14:paraId="5C2C7E1D" w14:textId="77777777" w:rsidR="00F63C93" w:rsidRPr="00F63C93" w:rsidRDefault="00F63C93" w:rsidP="00F63C93">
            <w:pPr>
              <w:rPr>
                <w:rFonts w:ascii="標楷體" w:eastAsia="標楷體" w:hAnsi="標楷體"/>
                <w:lang w:eastAsia="x-none"/>
              </w:rPr>
            </w:pPr>
          </w:p>
        </w:tc>
      </w:tr>
      <w:tr w:rsidR="00F63C93" w:rsidRPr="00F63C93" w14:paraId="3AE3BD33"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390B9D6B"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執行後狀況 </w:t>
            </w:r>
          </w:p>
        </w:tc>
        <w:tc>
          <w:tcPr>
            <w:tcW w:w="6318" w:type="dxa"/>
            <w:tcBorders>
              <w:top w:val="single" w:sz="8" w:space="0" w:color="000000"/>
              <w:left w:val="single" w:sz="8" w:space="0" w:color="000000"/>
              <w:bottom w:val="single" w:sz="8" w:space="0" w:color="000000"/>
            </w:tcBorders>
          </w:tcPr>
          <w:p w14:paraId="0DA2D576" w14:textId="77777777" w:rsidR="00F63C93" w:rsidRPr="00F63C93" w:rsidRDefault="00F63C93" w:rsidP="00F63C93">
            <w:pPr>
              <w:rPr>
                <w:rFonts w:ascii="標楷體" w:eastAsia="標楷體" w:hAnsi="標楷體"/>
                <w:lang w:eastAsia="x-none"/>
              </w:rPr>
            </w:pPr>
          </w:p>
        </w:tc>
      </w:tr>
      <w:tr w:rsidR="00F63C93" w:rsidRPr="00F63C93" w14:paraId="00531BB2" w14:textId="77777777" w:rsidTr="00067F94">
        <w:trPr>
          <w:trHeight w:val="358"/>
        </w:trPr>
        <w:tc>
          <w:tcPr>
            <w:tcW w:w="1548" w:type="dxa"/>
            <w:tcBorders>
              <w:top w:val="single" w:sz="8" w:space="0" w:color="000000"/>
              <w:bottom w:val="single" w:sz="8" w:space="0" w:color="000000"/>
              <w:right w:val="single" w:sz="8" w:space="0" w:color="000000"/>
            </w:tcBorders>
            <w:shd w:val="clear" w:color="auto" w:fill="F3F3F3"/>
          </w:tcPr>
          <w:p w14:paraId="4DDE233F"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特別需求</w:t>
            </w:r>
          </w:p>
        </w:tc>
        <w:tc>
          <w:tcPr>
            <w:tcW w:w="6318" w:type="dxa"/>
            <w:tcBorders>
              <w:top w:val="single" w:sz="8" w:space="0" w:color="000000"/>
              <w:left w:val="single" w:sz="8" w:space="0" w:color="000000"/>
              <w:bottom w:val="single" w:sz="8" w:space="0" w:color="000000"/>
            </w:tcBorders>
          </w:tcPr>
          <w:p w14:paraId="5DFAF9EF" w14:textId="77777777" w:rsidR="00F63C93" w:rsidRPr="00F63C93" w:rsidRDefault="00F63C93" w:rsidP="00F63C93">
            <w:pPr>
              <w:rPr>
                <w:rFonts w:ascii="標楷體" w:eastAsia="標楷體" w:hAnsi="標楷體"/>
                <w:lang w:eastAsia="x-none"/>
              </w:rPr>
            </w:pPr>
          </w:p>
        </w:tc>
      </w:tr>
      <w:tr w:rsidR="00F63C93" w:rsidRPr="00F63C93" w14:paraId="2ADB1D8B"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0F5A354A"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參考 </w:t>
            </w:r>
          </w:p>
        </w:tc>
        <w:tc>
          <w:tcPr>
            <w:tcW w:w="6318" w:type="dxa"/>
            <w:tcBorders>
              <w:top w:val="single" w:sz="8" w:space="0" w:color="000000"/>
              <w:left w:val="single" w:sz="8" w:space="0" w:color="000000"/>
              <w:bottom w:val="single" w:sz="8" w:space="0" w:color="000000"/>
            </w:tcBorders>
          </w:tcPr>
          <w:p w14:paraId="12BAFF26" w14:textId="77777777" w:rsidR="00F63C93" w:rsidRPr="00F63C93" w:rsidRDefault="00F63C93" w:rsidP="00F63C93">
            <w:pPr>
              <w:rPr>
                <w:rFonts w:ascii="標楷體" w:eastAsia="標楷體" w:hAnsi="標楷體"/>
                <w:lang w:eastAsia="x-none"/>
              </w:rPr>
            </w:pPr>
          </w:p>
        </w:tc>
      </w:tr>
    </w:tbl>
    <w:p w14:paraId="33092722" w14:textId="77777777" w:rsidR="00F63C93" w:rsidRPr="00F63C93" w:rsidRDefault="00F63C93" w:rsidP="00F63C93">
      <w:pPr>
        <w:rPr>
          <w:ins w:id="521" w:author="st1" w:date="2021-05-06T19:07:00Z"/>
          <w:rFonts w:ascii="標楷體" w:eastAsia="標楷體" w:hAnsi="標楷體"/>
          <w:lang w:eastAsia="x-none"/>
        </w:rPr>
      </w:pPr>
    </w:p>
    <w:p w14:paraId="012F13E7" w14:textId="77777777" w:rsidR="00F63C93" w:rsidRPr="00F63C93" w:rsidRDefault="00F63C93" w:rsidP="00F63C93">
      <w:pPr>
        <w:numPr>
          <w:ilvl w:val="0"/>
          <w:numId w:val="126"/>
        </w:numPr>
        <w:tabs>
          <w:tab w:val="num" w:pos="360"/>
        </w:tabs>
        <w:snapToGrid w:val="0"/>
        <w:ind w:left="1418" w:firstLine="0"/>
        <w:rPr>
          <w:ins w:id="522" w:author="st1" w:date="2021-05-06T19:07:00Z"/>
          <w:rFonts w:eastAsia="標楷體"/>
          <w:sz w:val="26"/>
        </w:rPr>
      </w:pPr>
      <w:ins w:id="523" w:author="st1" w:date="2021-05-06T19:07:00Z">
        <w:r w:rsidRPr="00F63C93">
          <w:rPr>
            <w:rFonts w:eastAsia="標楷體" w:hint="eastAsia"/>
            <w:sz w:val="26"/>
          </w:rPr>
          <w:t>Ta</w:t>
        </w:r>
        <w:r w:rsidRPr="00F63C93">
          <w:rPr>
            <w:rFonts w:eastAsia="標楷體"/>
            <w:sz w:val="26"/>
          </w:rPr>
          <w:t>ble List</w:t>
        </w:r>
        <w:r w:rsidRPr="00F63C93">
          <w:rPr>
            <w:rFonts w:eastAsia="標楷體" w:hint="eastAsia"/>
            <w:sz w:val="26"/>
          </w:rPr>
          <w:t>:</w:t>
        </w:r>
      </w:ins>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F63C93" w:rsidRPr="00F63C93" w14:paraId="2EFA9721" w14:textId="77777777" w:rsidTr="00067F94">
        <w:trPr>
          <w:ins w:id="524" w:author="st1" w:date="2021-05-06T19:07:00Z"/>
        </w:trPr>
        <w:tc>
          <w:tcPr>
            <w:tcW w:w="851" w:type="dxa"/>
            <w:shd w:val="clear" w:color="auto" w:fill="D9D9D9"/>
          </w:tcPr>
          <w:p w14:paraId="061B4283" w14:textId="77777777" w:rsidR="00F63C93" w:rsidRPr="00F63C93" w:rsidRDefault="00F63C93" w:rsidP="00F63C93">
            <w:pPr>
              <w:jc w:val="center"/>
              <w:rPr>
                <w:ins w:id="525" w:author="st1" w:date="2021-05-06T19:07:00Z"/>
                <w:rFonts w:ascii="標楷體" w:eastAsia="標楷體" w:hAnsi="標楷體"/>
              </w:rPr>
            </w:pPr>
            <w:ins w:id="526" w:author="st1" w:date="2021-05-06T19:07:00Z">
              <w:r w:rsidRPr="00F63C93">
                <w:rPr>
                  <w:rFonts w:ascii="標楷體" w:eastAsia="標楷體" w:hAnsi="標楷體" w:hint="eastAsia"/>
                  <w:lang w:eastAsia="zh-HK"/>
                </w:rPr>
                <w:t>序號</w:t>
              </w:r>
            </w:ins>
          </w:p>
        </w:tc>
        <w:tc>
          <w:tcPr>
            <w:tcW w:w="3118" w:type="dxa"/>
            <w:shd w:val="clear" w:color="auto" w:fill="D9D9D9"/>
          </w:tcPr>
          <w:p w14:paraId="5ED35AE7" w14:textId="77777777" w:rsidR="00F63C93" w:rsidRPr="00F63C93" w:rsidRDefault="00F63C93" w:rsidP="00F63C93">
            <w:pPr>
              <w:jc w:val="center"/>
              <w:rPr>
                <w:ins w:id="527" w:author="st1" w:date="2021-05-06T19:07:00Z"/>
                <w:rFonts w:ascii="標楷體" w:eastAsia="標楷體" w:hAnsi="標楷體"/>
              </w:rPr>
            </w:pPr>
            <w:ins w:id="528" w:author="st1" w:date="2021-05-06T19:07:00Z">
              <w:r w:rsidRPr="00F63C93">
                <w:rPr>
                  <w:rFonts w:ascii="標楷體" w:eastAsia="標楷體" w:hAnsi="標楷體" w:hint="eastAsia"/>
                  <w:lang w:eastAsia="zh-HK"/>
                </w:rPr>
                <w:t>名稱</w:t>
              </w:r>
            </w:ins>
          </w:p>
        </w:tc>
        <w:tc>
          <w:tcPr>
            <w:tcW w:w="3828" w:type="dxa"/>
            <w:shd w:val="clear" w:color="auto" w:fill="D9D9D9"/>
          </w:tcPr>
          <w:p w14:paraId="6D5347E9" w14:textId="77777777" w:rsidR="00F63C93" w:rsidRPr="00F63C93" w:rsidRDefault="00F63C93" w:rsidP="00F63C93">
            <w:pPr>
              <w:jc w:val="center"/>
              <w:rPr>
                <w:ins w:id="529" w:author="st1" w:date="2021-05-06T19:07:00Z"/>
                <w:rFonts w:ascii="標楷體" w:eastAsia="標楷體" w:hAnsi="標楷體"/>
              </w:rPr>
            </w:pPr>
            <w:ins w:id="530" w:author="st1" w:date="2021-05-06T19:07:00Z">
              <w:r w:rsidRPr="00F63C93">
                <w:rPr>
                  <w:rFonts w:ascii="標楷體" w:eastAsia="標楷體" w:hAnsi="標楷體" w:hint="eastAsia"/>
                  <w:lang w:eastAsia="zh-HK"/>
                </w:rPr>
                <w:t>說明</w:t>
              </w:r>
            </w:ins>
          </w:p>
        </w:tc>
      </w:tr>
      <w:tr w:rsidR="00F63C93" w:rsidRPr="00F63C93" w14:paraId="3F8076C6" w14:textId="77777777" w:rsidTr="00067F94">
        <w:trPr>
          <w:ins w:id="531" w:author="st1" w:date="2021-05-06T19:07:00Z"/>
        </w:trPr>
        <w:tc>
          <w:tcPr>
            <w:tcW w:w="851" w:type="dxa"/>
            <w:shd w:val="clear" w:color="auto" w:fill="auto"/>
          </w:tcPr>
          <w:p w14:paraId="5E848C9A" w14:textId="77777777" w:rsidR="00F63C93" w:rsidRPr="00F63C93" w:rsidRDefault="00F63C93" w:rsidP="00F63C93">
            <w:pPr>
              <w:jc w:val="center"/>
              <w:rPr>
                <w:ins w:id="532" w:author="st1" w:date="2021-05-06T19:07:00Z"/>
                <w:rFonts w:ascii="標楷體" w:eastAsia="標楷體" w:hAnsi="標楷體"/>
              </w:rPr>
            </w:pPr>
            <w:ins w:id="533" w:author="st1" w:date="2021-05-06T19:07:00Z">
              <w:r w:rsidRPr="00F63C93">
                <w:rPr>
                  <w:rFonts w:ascii="標楷體" w:eastAsia="標楷體" w:hAnsi="標楷體" w:hint="eastAsia"/>
                </w:rPr>
                <w:t>1</w:t>
              </w:r>
            </w:ins>
          </w:p>
        </w:tc>
        <w:tc>
          <w:tcPr>
            <w:tcW w:w="3118" w:type="dxa"/>
            <w:shd w:val="clear" w:color="auto" w:fill="auto"/>
            <w:vAlign w:val="center"/>
          </w:tcPr>
          <w:p w14:paraId="1E12D1F4" w14:textId="77777777" w:rsidR="00F63C93" w:rsidRPr="00F63C93" w:rsidRDefault="00F63C93" w:rsidP="00F63C93">
            <w:pPr>
              <w:rPr>
                <w:ins w:id="534" w:author="st1" w:date="2021-05-06T19:07:00Z"/>
                <w:rFonts w:ascii="標楷體" w:eastAsia="標楷體" w:hAnsi="標楷體"/>
              </w:rPr>
            </w:pPr>
            <w:ins w:id="535" w:author="st1" w:date="2021-05-06T19:07:00Z">
              <w:r w:rsidRPr="00F63C93">
                <w:rPr>
                  <w:rFonts w:ascii="標楷體" w:eastAsia="標楷體" w:hAnsi="標楷體" w:hint="eastAsia"/>
                  <w:color w:val="000000"/>
                </w:rPr>
                <w:t>InnFundApl</w:t>
              </w:r>
            </w:ins>
          </w:p>
        </w:tc>
        <w:tc>
          <w:tcPr>
            <w:tcW w:w="3828" w:type="dxa"/>
            <w:shd w:val="clear" w:color="auto" w:fill="auto"/>
            <w:vAlign w:val="center"/>
          </w:tcPr>
          <w:p w14:paraId="530D4798" w14:textId="77777777" w:rsidR="00F63C93" w:rsidRPr="00F63C93" w:rsidRDefault="00F63C93" w:rsidP="00F63C93">
            <w:pPr>
              <w:rPr>
                <w:ins w:id="536" w:author="st1" w:date="2021-05-06T19:07:00Z"/>
                <w:rFonts w:ascii="標楷體" w:eastAsia="標楷體" w:hAnsi="標楷體"/>
              </w:rPr>
            </w:pPr>
            <w:ins w:id="537" w:author="st1" w:date="2021-05-06T19:07:00Z">
              <w:r w:rsidRPr="00F63C93">
                <w:rPr>
                  <w:rFonts w:ascii="標楷體" w:eastAsia="標楷體" w:hAnsi="標楷體" w:hint="eastAsia"/>
                  <w:color w:val="000000"/>
                </w:rPr>
                <w:t>資金運用概況檔</w:t>
              </w:r>
            </w:ins>
          </w:p>
        </w:tc>
      </w:tr>
    </w:tbl>
    <w:p w14:paraId="3E595AA1" w14:textId="77777777" w:rsidR="00F63C93" w:rsidRPr="00F63C93" w:rsidRDefault="00F63C93" w:rsidP="00F63C93">
      <w:pPr>
        <w:rPr>
          <w:ins w:id="538" w:author="st1" w:date="2021-05-06T19:07:00Z"/>
          <w:rFonts w:ascii="標楷體" w:eastAsia="標楷體" w:hAnsi="標楷體"/>
          <w:lang w:eastAsia="x-none"/>
        </w:rPr>
      </w:pPr>
    </w:p>
    <w:p w14:paraId="04F69E05" w14:textId="77777777" w:rsidR="00F63C93" w:rsidRPr="00F63C93" w:rsidRDefault="00F63C93" w:rsidP="00F63C93">
      <w:pPr>
        <w:rPr>
          <w:rFonts w:ascii="標楷體" w:eastAsia="標楷體" w:hAnsi="標楷體"/>
          <w:lang w:eastAsia="x-none"/>
        </w:rPr>
      </w:pPr>
    </w:p>
    <w:p w14:paraId="0418DCE5" w14:textId="77777777" w:rsidR="00F63C93" w:rsidRPr="00F63C93" w:rsidRDefault="00F63C93" w:rsidP="00F63C93">
      <w:pPr>
        <w:numPr>
          <w:ilvl w:val="0"/>
          <w:numId w:val="126"/>
        </w:numPr>
        <w:tabs>
          <w:tab w:val="num" w:pos="360"/>
        </w:tabs>
        <w:snapToGrid w:val="0"/>
        <w:ind w:left="1418" w:firstLine="0"/>
        <w:rPr>
          <w:rFonts w:eastAsia="標楷體"/>
          <w:sz w:val="26"/>
        </w:rPr>
      </w:pPr>
      <w:r w:rsidRPr="00F63C93">
        <w:rPr>
          <w:rFonts w:eastAsia="標楷體"/>
          <w:sz w:val="26"/>
        </w:rPr>
        <w:t>UI</w:t>
      </w:r>
      <w:r w:rsidRPr="00F63C93">
        <w:rPr>
          <w:rFonts w:eastAsia="標楷體"/>
          <w:sz w:val="26"/>
        </w:rPr>
        <w:t>畫面</w:t>
      </w:r>
      <w:ins w:id="539" w:author="黃梓峻" w:date="2021-05-12T13:37:00Z">
        <w:r w:rsidRPr="00F63C93">
          <w:rPr>
            <w:rFonts w:eastAsia="標楷體" w:hint="eastAsia"/>
            <w:sz w:val="26"/>
            <w:rPrChange w:id="540" w:author="黃梓峻" w:date="2021-05-12T13:37:00Z">
              <w:rPr>
                <w:rFonts w:eastAsiaTheme="minorEastAsia" w:hint="eastAsia"/>
              </w:rPr>
            </w:rPrChange>
          </w:rPr>
          <w:t>－新增</w:t>
        </w:r>
      </w:ins>
    </w:p>
    <w:p w14:paraId="48DEDDB6" w14:textId="77777777" w:rsidR="00F63C93" w:rsidRPr="00F63C93" w:rsidDel="00AE6771" w:rsidRDefault="00F63C93" w:rsidP="00F63C93">
      <w:pPr>
        <w:rPr>
          <w:del w:id="541" w:author="st1" w:date="2021-05-06T19:07:00Z"/>
          <w:rFonts w:ascii="標楷體" w:eastAsia="標楷體" w:hAnsi="標楷體"/>
          <w:lang w:eastAsia="x-none"/>
        </w:rPr>
      </w:pPr>
      <w:del w:id="542" w:author="st1" w:date="2021-05-06T19:07:00Z">
        <w:r w:rsidRPr="00F63C93" w:rsidDel="00AE6771">
          <w:rPr>
            <w:rFonts w:ascii="標楷體" w:eastAsia="標楷體" w:hAnsi="標楷體" w:hint="eastAsia"/>
            <w:lang w:eastAsia="x-none"/>
          </w:rPr>
          <w:delText>輸入畫面：</w:delText>
        </w:r>
      </w:del>
    </w:p>
    <w:p w14:paraId="28EC6284" w14:textId="77777777" w:rsidR="00F63C93" w:rsidRPr="00F63C93" w:rsidRDefault="00F63C93" w:rsidP="00F63C93">
      <w:pPr>
        <w:rPr>
          <w:rFonts w:ascii="標楷體" w:eastAsia="標楷體" w:hAnsi="標楷體"/>
          <w:lang w:eastAsia="x-none"/>
        </w:rPr>
      </w:pPr>
      <w:del w:id="543" w:author="st1" w:date="2021-05-06T19:07:00Z">
        <w:r w:rsidRPr="00F63C93" w:rsidDel="00AE6771">
          <w:rPr>
            <w:rFonts w:ascii="標楷體" w:eastAsia="標楷體" w:hAnsi="標楷體"/>
            <w:noProof/>
          </w:rPr>
          <w:drawing>
            <wp:inline distT="0" distB="0" distL="0" distR="0" wp14:anchorId="338833BE" wp14:editId="0B35DDFD">
              <wp:extent cx="6483350" cy="2635250"/>
              <wp:effectExtent l="0" t="0" r="0" b="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3350" cy="2635250"/>
                      </a:xfrm>
                      <a:prstGeom prst="rect">
                        <a:avLst/>
                      </a:prstGeom>
                      <a:noFill/>
                      <a:ln>
                        <a:noFill/>
                      </a:ln>
                    </pic:spPr>
                  </pic:pic>
                </a:graphicData>
              </a:graphic>
            </wp:inline>
          </w:drawing>
        </w:r>
      </w:del>
      <w:ins w:id="544" w:author="st1" w:date="2021-05-06T19:07:00Z">
        <w:r w:rsidRPr="00F63C93">
          <w:rPr>
            <w:noProof/>
          </w:rPr>
          <w:t xml:space="preserve"> </w:t>
        </w:r>
        <w:del w:id="545" w:author="黃梓峻" w:date="2021-05-12T13:59:00Z">
          <w:r w:rsidRPr="00F63C93" w:rsidDel="000B4F62">
            <w:rPr>
              <w:rFonts w:ascii="標楷體" w:eastAsia="標楷體" w:hAnsi="標楷體"/>
              <w:noProof/>
            </w:rPr>
            <w:drawing>
              <wp:inline distT="0" distB="0" distL="0" distR="0" wp14:anchorId="2C91DDD8" wp14:editId="72F88461">
                <wp:extent cx="6479540" cy="2385695"/>
                <wp:effectExtent l="0" t="0" r="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2385695"/>
                        </a:xfrm>
                        <a:prstGeom prst="rect">
                          <a:avLst/>
                        </a:prstGeom>
                      </pic:spPr>
                    </pic:pic>
                  </a:graphicData>
                </a:graphic>
              </wp:inline>
            </w:drawing>
          </w:r>
        </w:del>
      </w:ins>
      <w:ins w:id="546" w:author="黃梓峻" w:date="2021-05-12T14:01:00Z">
        <w:r w:rsidRPr="00F63C93">
          <w:rPr>
            <w:noProof/>
          </w:rPr>
          <w:t xml:space="preserve"> </w:t>
        </w:r>
        <w:r w:rsidRPr="00F63C93">
          <w:rPr>
            <w:noProof/>
          </w:rPr>
          <w:drawing>
            <wp:inline distT="0" distB="0" distL="0" distR="0" wp14:anchorId="42FB6012" wp14:editId="40A15C7E">
              <wp:extent cx="6479540" cy="2608580"/>
              <wp:effectExtent l="0" t="0" r="0" b="1270"/>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608580"/>
                      </a:xfrm>
                      <a:prstGeom prst="rect">
                        <a:avLst/>
                      </a:prstGeom>
                    </pic:spPr>
                  </pic:pic>
                </a:graphicData>
              </a:graphic>
            </wp:inline>
          </w:drawing>
        </w:r>
      </w:ins>
    </w:p>
    <w:p w14:paraId="0F8C1BCD" w14:textId="77777777" w:rsidR="00F63C93" w:rsidRPr="00F63C93" w:rsidRDefault="00F63C93" w:rsidP="00F63C93">
      <w:pPr>
        <w:numPr>
          <w:ilvl w:val="0"/>
          <w:numId w:val="126"/>
        </w:numPr>
        <w:tabs>
          <w:tab w:val="num" w:pos="360"/>
        </w:tabs>
        <w:snapToGrid w:val="0"/>
        <w:ind w:left="1418" w:firstLine="0"/>
        <w:rPr>
          <w:ins w:id="547" w:author="st1" w:date="2021-05-06T19:08:00Z"/>
          <w:rFonts w:eastAsia="標楷體"/>
          <w:sz w:val="26"/>
        </w:rPr>
      </w:pPr>
      <w:ins w:id="548" w:author="st1" w:date="2021-05-06T19:08: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ins w:id="549" w:author="黃梓峻" w:date="2021-05-12T13:37:00Z">
        <w:r w:rsidRPr="00F63C93">
          <w:rPr>
            <w:rFonts w:eastAsia="標楷體" w:hint="eastAsia"/>
            <w:sz w:val="26"/>
          </w:rPr>
          <w:t>－新增</w:t>
        </w:r>
      </w:ins>
    </w:p>
    <w:p w14:paraId="0D1343A5" w14:textId="77777777" w:rsidR="00F63C93" w:rsidRPr="00F63C93" w:rsidRDefault="00F63C93" w:rsidP="00F63C93">
      <w:pPr>
        <w:rPr>
          <w:ins w:id="550" w:author="st1" w:date="2021-05-06T19:08: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Change w:id="551">
          <w:tblGrid>
            <w:gridCol w:w="113"/>
            <w:gridCol w:w="738"/>
            <w:gridCol w:w="109"/>
            <w:gridCol w:w="2017"/>
            <w:gridCol w:w="94"/>
            <w:gridCol w:w="6939"/>
            <w:gridCol w:w="47"/>
          </w:tblGrid>
        </w:tblGridChange>
      </w:tblGrid>
      <w:tr w:rsidR="00F63C93" w:rsidRPr="00F63C93" w14:paraId="2A80CAE4" w14:textId="77777777" w:rsidTr="00067F94">
        <w:trPr>
          <w:ins w:id="552" w:author="st1" w:date="2021-05-06T19:08: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3716BEF3" w14:textId="77777777" w:rsidR="00F63C93" w:rsidRPr="00F63C93" w:rsidRDefault="00F63C93" w:rsidP="00F63C93">
            <w:pPr>
              <w:jc w:val="center"/>
              <w:rPr>
                <w:ins w:id="553" w:author="st1" w:date="2021-05-06T19:08:00Z"/>
                <w:rFonts w:ascii="標楷體" w:eastAsia="標楷體" w:hAnsi="標楷體"/>
              </w:rPr>
            </w:pPr>
            <w:ins w:id="554" w:author="st1" w:date="2021-05-06T19:08: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7EA837FB" w14:textId="77777777" w:rsidR="00F63C93" w:rsidRPr="00F63C93" w:rsidRDefault="00F63C93" w:rsidP="00F63C93">
            <w:pPr>
              <w:jc w:val="center"/>
              <w:rPr>
                <w:ins w:id="555" w:author="st1" w:date="2021-05-06T19:08:00Z"/>
                <w:rFonts w:ascii="標楷體" w:eastAsia="標楷體" w:hAnsi="標楷體"/>
              </w:rPr>
            </w:pPr>
            <w:ins w:id="556" w:author="st1" w:date="2021-05-06T19:08: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167891DF" w14:textId="77777777" w:rsidR="00F63C93" w:rsidRPr="00F63C93" w:rsidRDefault="00F63C93" w:rsidP="00F63C93">
            <w:pPr>
              <w:jc w:val="center"/>
              <w:rPr>
                <w:ins w:id="557" w:author="st1" w:date="2021-05-06T19:08:00Z"/>
                <w:rFonts w:ascii="標楷體" w:eastAsia="標楷體" w:hAnsi="標楷體"/>
              </w:rPr>
            </w:pPr>
            <w:ins w:id="558" w:author="st1" w:date="2021-05-06T19:08:00Z">
              <w:r w:rsidRPr="00F63C93">
                <w:rPr>
                  <w:rFonts w:ascii="標楷體" w:eastAsia="標楷體" w:hAnsi="標楷體" w:hint="eastAsia"/>
                  <w:lang w:eastAsia="zh-HK"/>
                </w:rPr>
                <w:t>功能說明</w:t>
              </w:r>
            </w:ins>
          </w:p>
        </w:tc>
      </w:tr>
      <w:tr w:rsidR="00F63C93" w:rsidRPr="00F63C93" w14:paraId="003BAE73" w14:textId="77777777" w:rsidTr="00067F94">
        <w:trPr>
          <w:ins w:id="559" w:author="st1" w:date="2021-05-06T19:08:00Z"/>
        </w:trPr>
        <w:tc>
          <w:tcPr>
            <w:tcW w:w="851" w:type="dxa"/>
            <w:tcBorders>
              <w:top w:val="single" w:sz="4" w:space="0" w:color="auto"/>
              <w:left w:val="single" w:sz="4" w:space="0" w:color="auto"/>
              <w:bottom w:val="single" w:sz="4" w:space="0" w:color="auto"/>
              <w:right w:val="single" w:sz="4" w:space="0" w:color="auto"/>
            </w:tcBorders>
            <w:hideMark/>
          </w:tcPr>
          <w:p w14:paraId="29F44D1E" w14:textId="77777777" w:rsidR="00F63C93" w:rsidRPr="00F63C93" w:rsidRDefault="00F63C93" w:rsidP="00F63C93">
            <w:pPr>
              <w:jc w:val="center"/>
              <w:rPr>
                <w:ins w:id="560" w:author="st1" w:date="2021-05-06T19:08:00Z"/>
                <w:rFonts w:ascii="標楷體" w:eastAsia="標楷體" w:hAnsi="標楷體"/>
                <w:lang w:eastAsia="zh-HK"/>
              </w:rPr>
            </w:pPr>
            <w:ins w:id="561" w:author="st1" w:date="2021-05-06T19:08:00Z">
              <w:r w:rsidRPr="00F63C93">
                <w:rPr>
                  <w:rFonts w:ascii="標楷體" w:eastAsia="標楷體" w:hAnsi="標楷體"/>
                </w:rPr>
                <w:t>1</w:t>
              </w:r>
            </w:ins>
          </w:p>
        </w:tc>
        <w:tc>
          <w:tcPr>
            <w:tcW w:w="2126" w:type="dxa"/>
            <w:tcBorders>
              <w:top w:val="single" w:sz="4" w:space="0" w:color="auto"/>
              <w:left w:val="single" w:sz="4" w:space="0" w:color="auto"/>
              <w:bottom w:val="single" w:sz="4" w:space="0" w:color="auto"/>
              <w:right w:val="single" w:sz="4" w:space="0" w:color="auto"/>
            </w:tcBorders>
            <w:hideMark/>
          </w:tcPr>
          <w:p w14:paraId="1C3F4BE5" w14:textId="77777777" w:rsidR="00F63C93" w:rsidRPr="00F63C93" w:rsidRDefault="00F63C93" w:rsidP="00F63C93">
            <w:pPr>
              <w:rPr>
                <w:ins w:id="562" w:author="st1" w:date="2021-05-06T19:08:00Z"/>
                <w:rFonts w:ascii="標楷體" w:eastAsia="標楷體" w:hAnsi="標楷體"/>
                <w:lang w:eastAsia="zh-HK"/>
              </w:rPr>
            </w:pPr>
            <w:ins w:id="563" w:author="st1" w:date="2021-05-06T19:08:00Z">
              <w:r w:rsidRPr="00F63C93">
                <w:rPr>
                  <w:rFonts w:ascii="標楷體" w:eastAsia="標楷體" w:hAnsi="標楷體" w:hint="eastAsia"/>
                  <w:lang w:eastAsia="zh-HK"/>
                </w:rPr>
                <w:t>新增</w:t>
              </w:r>
            </w:ins>
          </w:p>
        </w:tc>
        <w:tc>
          <w:tcPr>
            <w:tcW w:w="7033" w:type="dxa"/>
            <w:tcBorders>
              <w:top w:val="single" w:sz="4" w:space="0" w:color="auto"/>
              <w:left w:val="single" w:sz="4" w:space="0" w:color="auto"/>
              <w:bottom w:val="single" w:sz="4" w:space="0" w:color="auto"/>
              <w:right w:val="single" w:sz="4" w:space="0" w:color="auto"/>
            </w:tcBorders>
            <w:hideMark/>
          </w:tcPr>
          <w:p w14:paraId="434F5B6B" w14:textId="77777777" w:rsidR="00F63C93" w:rsidRPr="00F63C93" w:rsidRDefault="00F63C93" w:rsidP="00F63C93">
            <w:pPr>
              <w:rPr>
                <w:ins w:id="564" w:author="黃梓峻" w:date="2021-06-28T09:45:00Z"/>
                <w:rFonts w:ascii="標楷體" w:eastAsia="標楷體" w:hAnsi="標楷體"/>
                <w:color w:val="000000"/>
              </w:rPr>
            </w:pPr>
            <w:ins w:id="565" w:author="黃梓峻" w:date="2021-06-28T09:45:00Z">
              <w:r w:rsidRPr="00F63C93">
                <w:rPr>
                  <w:rFonts w:ascii="標楷體" w:eastAsia="標楷體" w:hAnsi="標楷體" w:hint="eastAsia"/>
                  <w:color w:val="000000"/>
                </w:rPr>
                <w:t>1.【L5901資金運用概況明細資料查詢】功能點「新增」時顯示</w:t>
              </w:r>
            </w:ins>
          </w:p>
          <w:p w14:paraId="5672FFCC" w14:textId="77777777" w:rsidR="00F63C93" w:rsidRPr="00F63C93" w:rsidRDefault="00F63C93" w:rsidP="00F63C93">
            <w:pPr>
              <w:rPr>
                <w:ins w:id="566" w:author="黃梓峻" w:date="2021-06-28T09:45:00Z"/>
                <w:rFonts w:ascii="標楷體" w:eastAsia="標楷體" w:hAnsi="標楷體"/>
                <w:lang w:eastAsia="zh-HK"/>
              </w:rPr>
            </w:pPr>
            <w:ins w:id="567" w:author="黃梓峻" w:date="2021-06-28T09:45: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14CC0C7B" w14:textId="77777777" w:rsidR="00F63C93" w:rsidRPr="00F63C93" w:rsidRDefault="00F63C93" w:rsidP="00F63C93">
            <w:pPr>
              <w:rPr>
                <w:ins w:id="568" w:author="黃梓峻" w:date="2021-06-28T09:45:00Z"/>
                <w:rFonts w:ascii="標楷體" w:eastAsia="標楷體" w:hAnsi="標楷體"/>
              </w:rPr>
            </w:pPr>
            <w:ins w:id="569" w:author="黃梓峻" w:date="2021-06-28T09:45:00Z">
              <w:r w:rsidRPr="00F63C93">
                <w:rPr>
                  <w:rFonts w:ascii="標楷體" w:eastAsia="標楷體" w:hAnsi="標楷體" w:hint="eastAsia"/>
                  <w:color w:val="000000"/>
                </w:rPr>
                <w:t>2.檢核[資金運用概況檔(InnFundApl)]</w:t>
              </w:r>
              <w:r w:rsidRPr="00F63C93">
                <w:rPr>
                  <w:rFonts w:ascii="標楷體" w:eastAsia="標楷體" w:hAnsi="標楷體" w:hint="eastAsia"/>
                </w:rPr>
                <w:t>該[日期(AcDate)]是否存</w:t>
              </w:r>
            </w:ins>
          </w:p>
          <w:p w14:paraId="73077637" w14:textId="77777777" w:rsidR="00F63C93" w:rsidRPr="00F63C93" w:rsidRDefault="00F63C93" w:rsidP="00F63C93">
            <w:pPr>
              <w:rPr>
                <w:ins w:id="570" w:author="黃梓峻" w:date="2021-06-28T09:45:00Z"/>
                <w:rFonts w:ascii="標楷體" w:eastAsia="標楷體" w:hAnsi="標楷體"/>
                <w:color w:val="000000"/>
                <w:lang w:eastAsia="zh-HK"/>
              </w:rPr>
            </w:pPr>
            <w:ins w:id="571" w:author="黃梓峻" w:date="2021-06-28T09:45:00Z">
              <w:r w:rsidRPr="00F63C93">
                <w:rPr>
                  <w:rFonts w:ascii="標楷體" w:eastAsia="標楷體" w:hAnsi="標楷體" w:hint="eastAsia"/>
                </w:rPr>
                <w:t xml:space="preserve">  在，已存在者</w:t>
              </w:r>
              <w:r w:rsidRPr="00F63C93">
                <w:rPr>
                  <w:rFonts w:ascii="標楷體" w:eastAsia="標楷體" w:hAnsi="標楷體" w:hint="eastAsia"/>
                  <w:color w:val="000000"/>
                  <w:lang w:eastAsia="zh-HK"/>
                </w:rPr>
                <w:t>顯示錯誤訊息"</w:t>
              </w:r>
              <w:r w:rsidRPr="00F63C93">
                <w:rPr>
                  <w:rFonts w:ascii="標楷體" w:eastAsia="標楷體" w:hAnsi="標楷體"/>
                  <w:color w:val="000000"/>
                </w:rPr>
                <w:t xml:space="preserve"> </w:t>
              </w:r>
              <w:r w:rsidRPr="00F63C93">
                <w:rPr>
                  <w:rFonts w:ascii="標楷體" w:eastAsia="標楷體" w:hAnsi="標楷體"/>
                  <w:color w:val="000000"/>
                  <w:lang w:eastAsia="zh-HK"/>
                </w:rPr>
                <w:t>E000</w:t>
              </w:r>
              <w:r w:rsidRPr="00F63C93">
                <w:rPr>
                  <w:rFonts w:ascii="標楷體" w:eastAsia="標楷體" w:hAnsi="標楷體" w:hint="eastAsia"/>
                  <w:color w:val="000000"/>
                </w:rPr>
                <w:t>5:</w:t>
              </w:r>
              <w:r w:rsidRPr="00F63C93">
                <w:rPr>
                  <w:rFonts w:ascii="標楷體" w:eastAsia="標楷體" w:hAnsi="標楷體" w:hint="eastAsia"/>
                  <w:color w:val="000000"/>
                  <w:lang w:eastAsia="zh-HK"/>
                </w:rPr>
                <w:t>新增資料時，發生錯誤</w:t>
              </w:r>
              <w:r w:rsidRPr="00F63C93">
                <w:rPr>
                  <w:rFonts w:ascii="標楷體" w:eastAsia="標楷體" w:hAnsi="標楷體" w:hint="eastAsia"/>
                  <w:color w:val="000000"/>
                </w:rPr>
                <w:t>"</w:t>
              </w:r>
            </w:ins>
          </w:p>
          <w:p w14:paraId="004F0A47" w14:textId="77777777" w:rsidR="00F63C93" w:rsidRPr="00F63C93" w:rsidRDefault="00F63C93" w:rsidP="00F63C93">
            <w:pPr>
              <w:rPr>
                <w:ins w:id="572" w:author="黃梓峻" w:date="2021-06-28T09:45:00Z"/>
                <w:rFonts w:ascii="標楷體" w:eastAsia="標楷體" w:hAnsi="標楷體"/>
                <w:shd w:val="pct15" w:color="auto" w:fill="FFFFFF"/>
                <w:lang w:eastAsia="zh-HK"/>
              </w:rPr>
            </w:pPr>
            <w:ins w:id="573" w:author="黃梓峻" w:date="2021-06-28T09:45: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734A07A7" w14:textId="77777777" w:rsidR="00F63C93" w:rsidRPr="00F63C93" w:rsidDel="007D7B5D" w:rsidRDefault="00F63C93" w:rsidP="00F63C93">
            <w:pPr>
              <w:rPr>
                <w:ins w:id="574" w:author="st1" w:date="2021-05-06T19:08:00Z"/>
                <w:del w:id="575" w:author="黃梓峻" w:date="2021-06-28T09:45:00Z"/>
                <w:rFonts w:ascii="標楷體" w:eastAsia="標楷體" w:hAnsi="標楷體"/>
                <w:color w:val="000000" w:themeColor="text1"/>
                <w:lang w:eastAsia="zh-HK"/>
                <w:rPrChange w:id="576" w:author="黃梓峻" w:date="2021-06-28T09:43:00Z">
                  <w:rPr>
                    <w:ins w:id="577" w:author="st1" w:date="2021-05-06T19:08:00Z"/>
                    <w:del w:id="578" w:author="黃梓峻" w:date="2021-06-28T09:45:00Z"/>
                    <w:rFonts w:eastAsia="標楷體"/>
                    <w:lang w:eastAsia="zh-HK"/>
                  </w:rPr>
                </w:rPrChange>
              </w:rPr>
            </w:pPr>
            <w:ins w:id="579" w:author="黃梓峻" w:date="2021-06-28T09:45:00Z">
              <w:r w:rsidRPr="00F63C93">
                <w:rPr>
                  <w:rFonts w:ascii="標楷體" w:eastAsia="標楷體" w:hAnsi="標楷體" w:hint="eastAsia"/>
                </w:rPr>
                <w:lastRenderedPageBreak/>
                <w:t>3.寫入[資金運用概況檔(InnFundApl)]</w:t>
              </w:r>
              <w:r w:rsidRPr="00F63C93">
                <w:rPr>
                  <w:rFonts w:ascii="標楷體" w:eastAsia="標楷體" w:hAnsi="標楷體"/>
                  <w:color w:val="000000" w:themeColor="text1"/>
                </w:rPr>
                <w:t xml:space="preserve"> </w:t>
              </w:r>
            </w:ins>
            <w:ins w:id="580" w:author="st1" w:date="2021-05-06T19:08:00Z">
              <w:del w:id="581" w:author="黃梓峻" w:date="2021-06-28T09:45:00Z">
                <w:r w:rsidRPr="00F63C93" w:rsidDel="007D7B5D">
                  <w:rPr>
                    <w:rFonts w:ascii="標楷體" w:eastAsia="標楷體" w:hAnsi="標楷體"/>
                    <w:color w:val="000000" w:themeColor="text1"/>
                    <w:rPrChange w:id="582" w:author="黃梓峻" w:date="2021-06-28T09:43:00Z">
                      <w:rPr>
                        <w:rFonts w:eastAsia="標楷體"/>
                        <w:color w:val="FF0000"/>
                      </w:rPr>
                    </w:rPrChange>
                  </w:rPr>
                  <w:delText>1.</w:delText>
                </w:r>
                <w:r w:rsidRPr="00F63C93" w:rsidDel="007D7B5D">
                  <w:rPr>
                    <w:rFonts w:ascii="標楷體" w:eastAsia="標楷體" w:hAnsi="標楷體" w:hint="eastAsia"/>
                    <w:color w:val="000000" w:themeColor="text1"/>
                    <w:rPrChange w:id="583" w:author="黃梓峻" w:date="2021-06-28T09:43:00Z">
                      <w:rPr>
                        <w:rFonts w:eastAsia="標楷體" w:hint="eastAsia"/>
                        <w:color w:val="FF0000"/>
                      </w:rPr>
                    </w:rPrChange>
                  </w:rPr>
                  <w:delText>【</w:delText>
                </w:r>
                <w:r w:rsidRPr="00F63C93" w:rsidDel="007D7B5D">
                  <w:rPr>
                    <w:rFonts w:ascii="標楷體" w:eastAsia="標楷體" w:hAnsi="標楷體"/>
                    <w:color w:val="000000" w:themeColor="text1"/>
                    <w:lang w:eastAsia="zh-HK"/>
                    <w:rPrChange w:id="584" w:author="黃梓峻" w:date="2021-06-28T09:43:00Z">
                      <w:rPr>
                        <w:rFonts w:eastAsia="標楷體"/>
                        <w:color w:val="FF0000"/>
                        <w:lang w:eastAsia="zh-HK"/>
                      </w:rPr>
                    </w:rPrChange>
                  </w:rPr>
                  <w:delText>L</w:delText>
                </w:r>
              </w:del>
            </w:ins>
            <w:ins w:id="585" w:author="st1" w:date="2021-05-06T19:15:00Z">
              <w:del w:id="586" w:author="黃梓峻" w:date="2021-06-28T09:45:00Z">
                <w:r w:rsidRPr="00F63C93" w:rsidDel="007D7B5D">
                  <w:rPr>
                    <w:rFonts w:ascii="標楷體" w:eastAsia="標楷體" w:hAnsi="標楷體"/>
                    <w:color w:val="000000" w:themeColor="text1"/>
                    <w:rPrChange w:id="587" w:author="黃梓峻" w:date="2021-06-28T09:43:00Z">
                      <w:rPr>
                        <w:rFonts w:eastAsia="標楷體"/>
                        <w:color w:val="000000" w:themeColor="text1"/>
                      </w:rPr>
                    </w:rPrChange>
                  </w:rPr>
                  <w:delText>5901</w:delText>
                </w:r>
              </w:del>
            </w:ins>
            <w:ins w:id="588" w:author="st1" w:date="2021-05-06T19:16:00Z">
              <w:del w:id="589" w:author="黃梓峻" w:date="2021-06-28T09:45:00Z">
                <w:r w:rsidRPr="00F63C93" w:rsidDel="007D7B5D">
                  <w:rPr>
                    <w:rFonts w:ascii="標楷體" w:eastAsia="標楷體" w:hAnsi="標楷體" w:hint="eastAsia"/>
                    <w:lang w:eastAsia="x-none"/>
                  </w:rPr>
                  <w:delText>資金運用概況明細資料查詢</w:delText>
                </w:r>
              </w:del>
            </w:ins>
            <w:ins w:id="590" w:author="st1" w:date="2021-05-06T19:08:00Z">
              <w:del w:id="591" w:author="黃梓峻" w:date="2021-06-28T09:45:00Z">
                <w:r w:rsidRPr="00F63C93" w:rsidDel="007D7B5D">
                  <w:rPr>
                    <w:rFonts w:ascii="標楷體" w:eastAsia="標楷體" w:hAnsi="標楷體" w:hint="eastAsia"/>
                    <w:color w:val="000000" w:themeColor="text1"/>
                    <w:rPrChange w:id="592" w:author="黃梓峻" w:date="2021-06-28T09:43:00Z">
                      <w:rPr>
                        <w:rFonts w:eastAsia="標楷體" w:hint="eastAsia"/>
                        <w:color w:val="FF0000"/>
                      </w:rPr>
                    </w:rPrChange>
                  </w:rPr>
                  <w:delText>】</w:delText>
                </w:r>
                <w:r w:rsidRPr="00F63C93" w:rsidDel="007D7B5D">
                  <w:rPr>
                    <w:rFonts w:ascii="標楷體" w:eastAsia="標楷體" w:hAnsi="標楷體" w:hint="eastAsia"/>
                    <w:color w:val="000000" w:themeColor="text1"/>
                    <w:lang w:eastAsia="zh-HK"/>
                    <w:rPrChange w:id="593" w:author="黃梓峻" w:date="2021-06-28T09:43:00Z">
                      <w:rPr>
                        <w:rFonts w:eastAsia="標楷體" w:hint="eastAsia"/>
                        <w:lang w:eastAsia="zh-HK"/>
                      </w:rPr>
                    </w:rPrChange>
                  </w:rPr>
                  <w:delText>功能</w:delText>
                </w:r>
                <w:r w:rsidRPr="00F63C93" w:rsidDel="007D7B5D">
                  <w:rPr>
                    <w:rFonts w:ascii="標楷體" w:eastAsia="標楷體" w:hAnsi="標楷體" w:hint="eastAsia"/>
                    <w:color w:val="000000" w:themeColor="text1"/>
                    <w:rPrChange w:id="594" w:author="黃梓峻" w:date="2021-06-28T09:43:00Z">
                      <w:rPr>
                        <w:rFonts w:eastAsia="標楷體" w:hint="eastAsia"/>
                      </w:rPr>
                    </w:rPrChange>
                  </w:rPr>
                  <w:delText>點「</w:delText>
                </w:r>
                <w:r w:rsidRPr="00F63C93" w:rsidDel="007D7B5D">
                  <w:rPr>
                    <w:rFonts w:ascii="標楷體" w:eastAsia="標楷體" w:hAnsi="標楷體" w:hint="eastAsia"/>
                    <w:color w:val="000000" w:themeColor="text1"/>
                    <w:lang w:eastAsia="zh-HK"/>
                    <w:rPrChange w:id="595" w:author="黃梓峻" w:date="2021-06-28T09:43:00Z">
                      <w:rPr>
                        <w:rFonts w:eastAsia="標楷體" w:hint="eastAsia"/>
                        <w:lang w:eastAsia="zh-HK"/>
                      </w:rPr>
                    </w:rPrChange>
                  </w:rPr>
                  <w:delText>新增</w:delText>
                </w:r>
                <w:r w:rsidRPr="00F63C93" w:rsidDel="007D7B5D">
                  <w:rPr>
                    <w:rFonts w:ascii="標楷體" w:eastAsia="標楷體" w:hAnsi="標楷體" w:hint="eastAsia"/>
                    <w:color w:val="000000" w:themeColor="text1"/>
                    <w:rPrChange w:id="596" w:author="黃梓峻" w:date="2021-06-28T09:43:00Z">
                      <w:rPr>
                        <w:rFonts w:eastAsia="標楷體" w:hint="eastAsia"/>
                      </w:rPr>
                    </w:rPrChange>
                  </w:rPr>
                  <w:delText>」</w:delText>
                </w:r>
                <w:r w:rsidRPr="00F63C93" w:rsidDel="007D7B5D">
                  <w:rPr>
                    <w:rFonts w:ascii="標楷體" w:eastAsia="標楷體" w:hAnsi="標楷體" w:hint="eastAsia"/>
                    <w:color w:val="000000" w:themeColor="text1"/>
                    <w:lang w:eastAsia="zh-HK"/>
                    <w:rPrChange w:id="597" w:author="黃梓峻" w:date="2021-06-28T09:43:00Z">
                      <w:rPr>
                        <w:rFonts w:eastAsia="標楷體" w:hint="eastAsia"/>
                        <w:lang w:eastAsia="zh-HK"/>
                      </w:rPr>
                    </w:rPrChange>
                  </w:rPr>
                  <w:delText>時顯示</w:delText>
                </w:r>
                <w:r w:rsidRPr="00F63C93" w:rsidDel="007D7B5D">
                  <w:rPr>
                    <w:rFonts w:ascii="標楷體" w:eastAsia="標楷體" w:hAnsi="標楷體" w:hint="eastAsia"/>
                    <w:color w:val="000000" w:themeColor="text1"/>
                    <w:rPrChange w:id="598" w:author="黃梓峻" w:date="2021-06-28T09:43:00Z">
                      <w:rPr>
                        <w:rFonts w:eastAsia="標楷體" w:hint="eastAsia"/>
                      </w:rPr>
                    </w:rPrChange>
                  </w:rPr>
                  <w:delText>。</w:delText>
                </w:r>
              </w:del>
            </w:ins>
          </w:p>
          <w:p w14:paraId="7A1484E8" w14:textId="77777777" w:rsidR="00F63C93" w:rsidRPr="00F63C93" w:rsidRDefault="00F63C93" w:rsidP="00F63C93">
            <w:pPr>
              <w:rPr>
                <w:ins w:id="599" w:author="st1" w:date="2021-05-06T19:08:00Z"/>
                <w:rFonts w:ascii="標楷體" w:eastAsia="標楷體" w:hAnsi="標楷體"/>
                <w:color w:val="000000" w:themeColor="text1"/>
                <w:lang w:eastAsia="zh-HK"/>
                <w:rPrChange w:id="600" w:author="黃梓峻" w:date="2021-06-28T09:43:00Z">
                  <w:rPr>
                    <w:ins w:id="601" w:author="st1" w:date="2021-05-06T19:08:00Z"/>
                    <w:rFonts w:eastAsia="標楷體"/>
                    <w:lang w:eastAsia="zh-HK"/>
                  </w:rPr>
                </w:rPrChange>
              </w:rPr>
            </w:pPr>
            <w:ins w:id="602" w:author="st1" w:date="2021-05-06T19:08:00Z">
              <w:del w:id="603" w:author="黃梓峻" w:date="2021-06-28T09:45:00Z">
                <w:r w:rsidRPr="00F63C93" w:rsidDel="007D7B5D">
                  <w:rPr>
                    <w:rFonts w:ascii="標楷體" w:eastAsia="標楷體" w:hAnsi="標楷體"/>
                    <w:color w:val="000000" w:themeColor="text1"/>
                    <w:rPrChange w:id="604" w:author="黃梓峻" w:date="2021-06-28T09:43:00Z">
                      <w:rPr>
                        <w:rFonts w:eastAsia="標楷體"/>
                      </w:rPr>
                    </w:rPrChange>
                  </w:rPr>
                  <w:delText>2.</w:delText>
                </w:r>
                <w:r w:rsidRPr="00F63C93" w:rsidDel="007D7B5D">
                  <w:rPr>
                    <w:rFonts w:ascii="標楷體" w:eastAsia="標楷體" w:hAnsi="標楷體" w:hint="eastAsia"/>
                    <w:color w:val="000000" w:themeColor="text1"/>
                    <w:lang w:eastAsia="zh-HK"/>
                    <w:rPrChange w:id="605" w:author="黃梓峻" w:date="2021-06-28T09:43:00Z">
                      <w:rPr>
                        <w:rFonts w:eastAsia="標楷體" w:hint="eastAsia"/>
                        <w:lang w:eastAsia="zh-HK"/>
                      </w:rPr>
                    </w:rPrChange>
                  </w:rPr>
                  <w:delText>執行新增</w:delText>
                </w:r>
              </w:del>
            </w:ins>
            <w:ins w:id="606" w:author="st1" w:date="2021-05-06T19:16:00Z">
              <w:del w:id="607" w:author="黃梓峻" w:date="2021-06-28T09:45:00Z">
                <w:r w:rsidRPr="00F63C93" w:rsidDel="007D7B5D">
                  <w:rPr>
                    <w:rFonts w:ascii="標楷體" w:eastAsia="標楷體" w:hAnsi="標楷體" w:hint="eastAsia"/>
                    <w:lang w:eastAsia="x-none"/>
                  </w:rPr>
                  <w:delText>資金運用概況明細</w:delText>
                </w:r>
              </w:del>
            </w:ins>
            <w:ins w:id="608" w:author="st1" w:date="2021-05-06T19:08:00Z">
              <w:del w:id="609" w:author="黃梓峻" w:date="2021-06-28T09:45:00Z">
                <w:r w:rsidRPr="00F63C93" w:rsidDel="007D7B5D">
                  <w:rPr>
                    <w:rFonts w:ascii="標楷體" w:eastAsia="標楷體" w:hAnsi="標楷體" w:hint="eastAsia"/>
                    <w:color w:val="000000" w:themeColor="text1"/>
                    <w:lang w:eastAsia="zh-HK"/>
                    <w:rPrChange w:id="610" w:author="黃梓峻" w:date="2021-06-28T09:43:00Z">
                      <w:rPr>
                        <w:rFonts w:ascii="標楷體" w:eastAsia="標楷體" w:hAnsi="標楷體" w:hint="eastAsia"/>
                        <w:lang w:eastAsia="zh-HK"/>
                      </w:rPr>
                    </w:rPrChange>
                  </w:rPr>
                  <w:delText>資料。</w:delText>
                </w:r>
              </w:del>
            </w:ins>
          </w:p>
        </w:tc>
      </w:tr>
      <w:tr w:rsidR="00F63C93" w:rsidRPr="00F63C93" w14:paraId="188B0B66"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11" w:author="黃梓峻" w:date="2021-05-12T13:5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612" w:author="st1" w:date="2021-05-06T19:08:00Z"/>
          <w:trPrChange w:id="613" w:author="黃梓峻" w:date="2021-05-12T13:5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614" w:author="黃梓峻" w:date="2021-05-12T13:5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0CA01020" w14:textId="77777777" w:rsidR="00F63C93" w:rsidRPr="00F63C93" w:rsidRDefault="00F63C93" w:rsidP="00F63C93">
            <w:pPr>
              <w:jc w:val="center"/>
              <w:rPr>
                <w:ins w:id="615" w:author="st1" w:date="2021-05-06T19:08:00Z"/>
                <w:rFonts w:ascii="標楷體" w:eastAsia="標楷體" w:hAnsi="標楷體"/>
              </w:rPr>
            </w:pPr>
            <w:ins w:id="616" w:author="st1" w:date="2021-05-06T19:08:00Z">
              <w:r w:rsidRPr="00F63C93">
                <w:rPr>
                  <w:rFonts w:ascii="標楷體" w:eastAsia="標楷體" w:hAnsi="標楷體"/>
                </w:rPr>
                <w:lastRenderedPageBreak/>
                <w:t>2</w:t>
              </w:r>
            </w:ins>
          </w:p>
        </w:tc>
        <w:tc>
          <w:tcPr>
            <w:tcW w:w="2126" w:type="dxa"/>
            <w:tcBorders>
              <w:top w:val="single" w:sz="4" w:space="0" w:color="auto"/>
              <w:left w:val="single" w:sz="4" w:space="0" w:color="auto"/>
              <w:bottom w:val="single" w:sz="4" w:space="0" w:color="auto"/>
              <w:right w:val="single" w:sz="4" w:space="0" w:color="auto"/>
            </w:tcBorders>
            <w:tcPrChange w:id="617" w:author="黃梓峻" w:date="2021-05-12T13:52:00Z">
              <w:tcPr>
                <w:tcW w:w="2126" w:type="dxa"/>
                <w:gridSpan w:val="2"/>
                <w:tcBorders>
                  <w:top w:val="single" w:sz="4" w:space="0" w:color="auto"/>
                  <w:left w:val="single" w:sz="4" w:space="0" w:color="auto"/>
                  <w:bottom w:val="single" w:sz="4" w:space="0" w:color="auto"/>
                  <w:right w:val="single" w:sz="4" w:space="0" w:color="auto"/>
                </w:tcBorders>
              </w:tcPr>
            </w:tcPrChange>
          </w:tcPr>
          <w:p w14:paraId="739764C1" w14:textId="77777777" w:rsidR="00F63C93" w:rsidRPr="00F63C93" w:rsidRDefault="00F63C93" w:rsidP="00F63C93">
            <w:pPr>
              <w:rPr>
                <w:ins w:id="618" w:author="st1" w:date="2021-05-06T19:08:00Z"/>
                <w:rFonts w:ascii="標楷體" w:eastAsia="標楷體" w:hAnsi="標楷體"/>
                <w:lang w:eastAsia="zh-HK"/>
              </w:rPr>
            </w:pPr>
            <w:ins w:id="619" w:author="黃梓峻" w:date="2021-05-12T13:52:00Z">
              <w:r w:rsidRPr="00F63C93">
                <w:rPr>
                  <w:rFonts w:ascii="標楷體" w:eastAsia="標楷體" w:hAnsi="標楷體" w:hint="eastAsia"/>
                  <w:lang w:eastAsia="zh-HK"/>
                </w:rPr>
                <w:t>離開</w:t>
              </w:r>
            </w:ins>
            <w:ins w:id="620" w:author="st1" w:date="2021-05-06T19:08:00Z">
              <w:del w:id="621" w:author="黃梓峻" w:date="2021-05-12T13:52:00Z">
                <w:r w:rsidRPr="00F63C93" w:rsidDel="00201DCC">
                  <w:rPr>
                    <w:rFonts w:ascii="標楷體" w:eastAsia="標楷體" w:hAnsi="標楷體" w:hint="eastAsia"/>
                    <w:lang w:eastAsia="zh-HK"/>
                  </w:rPr>
                  <w:delText>修改</w:delText>
                </w:r>
              </w:del>
            </w:ins>
          </w:p>
        </w:tc>
        <w:tc>
          <w:tcPr>
            <w:tcW w:w="7033" w:type="dxa"/>
            <w:tcBorders>
              <w:top w:val="single" w:sz="4" w:space="0" w:color="auto"/>
              <w:left w:val="single" w:sz="4" w:space="0" w:color="auto"/>
              <w:bottom w:val="single" w:sz="4" w:space="0" w:color="auto"/>
              <w:right w:val="single" w:sz="4" w:space="0" w:color="auto"/>
            </w:tcBorders>
            <w:tcPrChange w:id="622" w:author="黃梓峻" w:date="2021-05-12T13:52:00Z">
              <w:tcPr>
                <w:tcW w:w="7033" w:type="dxa"/>
                <w:gridSpan w:val="2"/>
                <w:tcBorders>
                  <w:top w:val="single" w:sz="4" w:space="0" w:color="auto"/>
                  <w:left w:val="single" w:sz="4" w:space="0" w:color="auto"/>
                  <w:bottom w:val="single" w:sz="4" w:space="0" w:color="auto"/>
                  <w:right w:val="single" w:sz="4" w:space="0" w:color="auto"/>
                </w:tcBorders>
              </w:tcPr>
            </w:tcPrChange>
          </w:tcPr>
          <w:p w14:paraId="1201331F" w14:textId="77777777" w:rsidR="00F63C93" w:rsidRPr="00F63C93" w:rsidDel="00201DCC" w:rsidRDefault="00F63C93" w:rsidP="00F63C93">
            <w:pPr>
              <w:rPr>
                <w:ins w:id="623" w:author="st1" w:date="2021-05-06T19:08:00Z"/>
                <w:del w:id="624" w:author="黃梓峻" w:date="2021-05-12T13:52:00Z"/>
                <w:rFonts w:ascii="標楷體" w:eastAsia="標楷體" w:hAnsi="標楷體"/>
                <w:color w:val="000000" w:themeColor="text1"/>
                <w:lang w:eastAsia="zh-HK"/>
                <w:rPrChange w:id="625" w:author="黃梓峻" w:date="2021-06-28T09:43:00Z">
                  <w:rPr>
                    <w:ins w:id="626" w:author="st1" w:date="2021-05-06T19:08:00Z"/>
                    <w:del w:id="627" w:author="黃梓峻" w:date="2021-05-12T13:52:00Z"/>
                    <w:rFonts w:eastAsia="標楷體"/>
                    <w:lang w:eastAsia="zh-HK"/>
                  </w:rPr>
                </w:rPrChange>
              </w:rPr>
            </w:pPr>
            <w:ins w:id="628" w:author="黃梓峻" w:date="2021-05-12T13:52:00Z">
              <w:r w:rsidRPr="00F63C93">
                <w:rPr>
                  <w:rFonts w:ascii="標楷體" w:eastAsia="標楷體" w:hAnsi="標楷體" w:hint="eastAsia"/>
                  <w:lang w:eastAsia="zh-HK"/>
                </w:rPr>
                <w:t>關閉此查詢畫面</w:t>
              </w:r>
            </w:ins>
            <w:ins w:id="629" w:author="st1" w:date="2021-05-06T19:08:00Z">
              <w:del w:id="630" w:author="黃梓峻" w:date="2021-05-12T13:52:00Z">
                <w:r w:rsidRPr="00F63C93" w:rsidDel="00201DCC">
                  <w:rPr>
                    <w:rFonts w:ascii="標楷體" w:eastAsia="標楷體" w:hAnsi="標楷體"/>
                    <w:color w:val="000000" w:themeColor="text1"/>
                    <w:rPrChange w:id="631" w:author="黃梓峻" w:date="2021-06-28T09:43:00Z">
                      <w:rPr>
                        <w:rFonts w:eastAsia="標楷體"/>
                        <w:color w:val="FF0000"/>
                      </w:rPr>
                    </w:rPrChange>
                  </w:rPr>
                  <w:delText>1.</w:delText>
                </w:r>
                <w:r w:rsidRPr="00F63C93" w:rsidDel="00201DCC">
                  <w:rPr>
                    <w:rFonts w:ascii="標楷體" w:eastAsia="標楷體" w:hAnsi="標楷體" w:hint="eastAsia"/>
                    <w:color w:val="000000" w:themeColor="text1"/>
                    <w:rPrChange w:id="632" w:author="黃梓峻" w:date="2021-06-28T09:43:00Z">
                      <w:rPr>
                        <w:rFonts w:eastAsia="標楷體" w:hint="eastAsia"/>
                        <w:color w:val="FF0000"/>
                      </w:rPr>
                    </w:rPrChange>
                  </w:rPr>
                  <w:delText>【</w:delText>
                </w:r>
              </w:del>
            </w:ins>
            <w:ins w:id="633" w:author="st1" w:date="2021-05-06T19:16:00Z">
              <w:del w:id="634" w:author="黃梓峻" w:date="2021-05-12T13:52:00Z">
                <w:r w:rsidRPr="00F63C93" w:rsidDel="00201DCC">
                  <w:rPr>
                    <w:rFonts w:ascii="標楷體" w:eastAsia="標楷體" w:hAnsi="標楷體"/>
                    <w:color w:val="000000" w:themeColor="text1"/>
                    <w:lang w:eastAsia="zh-HK"/>
                    <w:rPrChange w:id="635" w:author="黃梓峻" w:date="2021-06-28T09:43:00Z">
                      <w:rPr>
                        <w:rFonts w:eastAsia="標楷體"/>
                        <w:color w:val="000000" w:themeColor="text1"/>
                        <w:lang w:eastAsia="zh-HK"/>
                      </w:rPr>
                    </w:rPrChange>
                  </w:rPr>
                  <w:delText>L</w:delText>
                </w:r>
                <w:r w:rsidRPr="00F63C93" w:rsidDel="00201DCC">
                  <w:rPr>
                    <w:rFonts w:ascii="標楷體" w:eastAsia="標楷體" w:hAnsi="標楷體"/>
                    <w:color w:val="000000" w:themeColor="text1"/>
                    <w:rPrChange w:id="636" w:author="黃梓峻" w:date="2021-06-28T09:43:00Z">
                      <w:rPr>
                        <w:rFonts w:eastAsia="標楷體"/>
                        <w:color w:val="000000" w:themeColor="text1"/>
                      </w:rPr>
                    </w:rPrChange>
                  </w:rPr>
                  <w:delText>5901</w:delText>
                </w:r>
                <w:r w:rsidRPr="00F63C93" w:rsidDel="00201DCC">
                  <w:rPr>
                    <w:rFonts w:ascii="標楷體" w:eastAsia="標楷體" w:hAnsi="標楷體" w:hint="eastAsia"/>
                    <w:lang w:eastAsia="x-none"/>
                  </w:rPr>
                  <w:delText>資金運用概況明細資料查詢</w:delText>
                </w:r>
              </w:del>
            </w:ins>
            <w:ins w:id="637" w:author="st1" w:date="2021-05-06T19:08:00Z">
              <w:del w:id="638" w:author="黃梓峻" w:date="2021-05-12T13:52:00Z">
                <w:r w:rsidRPr="00F63C93" w:rsidDel="00201DCC">
                  <w:rPr>
                    <w:rFonts w:ascii="標楷體" w:eastAsia="標楷體" w:hAnsi="標楷體" w:hint="eastAsia"/>
                    <w:color w:val="000000" w:themeColor="text1"/>
                    <w:rPrChange w:id="639" w:author="黃梓峻" w:date="2021-06-28T09:43:00Z">
                      <w:rPr>
                        <w:rFonts w:eastAsia="標楷體" w:hint="eastAsia"/>
                        <w:color w:val="FF0000"/>
                      </w:rPr>
                    </w:rPrChange>
                  </w:rPr>
                  <w:delText>】</w:delText>
                </w:r>
                <w:r w:rsidRPr="00F63C93" w:rsidDel="00201DCC">
                  <w:rPr>
                    <w:rFonts w:ascii="標楷體" w:eastAsia="標楷體" w:hAnsi="標楷體" w:hint="eastAsia"/>
                    <w:color w:val="000000" w:themeColor="text1"/>
                    <w:lang w:eastAsia="zh-HK"/>
                    <w:rPrChange w:id="640" w:author="黃梓峻" w:date="2021-06-28T09:43:00Z">
                      <w:rPr>
                        <w:rFonts w:eastAsia="標楷體" w:hint="eastAsia"/>
                        <w:lang w:eastAsia="zh-HK"/>
                      </w:rPr>
                    </w:rPrChange>
                  </w:rPr>
                  <w:delText>功能</w:delText>
                </w:r>
                <w:r w:rsidRPr="00F63C93" w:rsidDel="00201DCC">
                  <w:rPr>
                    <w:rFonts w:ascii="標楷體" w:eastAsia="標楷體" w:hAnsi="標楷體" w:hint="eastAsia"/>
                    <w:color w:val="000000" w:themeColor="text1"/>
                    <w:rPrChange w:id="641" w:author="黃梓峻" w:date="2021-06-28T09:43:00Z">
                      <w:rPr>
                        <w:rFonts w:eastAsia="標楷體" w:hint="eastAsia"/>
                      </w:rPr>
                    </w:rPrChange>
                  </w:rPr>
                  <w:delText>點「</w:delText>
                </w:r>
                <w:r w:rsidRPr="00F63C93" w:rsidDel="00201DCC">
                  <w:rPr>
                    <w:rFonts w:ascii="標楷體" w:eastAsia="標楷體" w:hAnsi="標楷體" w:hint="eastAsia"/>
                    <w:color w:val="000000" w:themeColor="text1"/>
                    <w:lang w:eastAsia="zh-HK"/>
                    <w:rPrChange w:id="642" w:author="黃梓峻" w:date="2021-06-28T09:43:00Z">
                      <w:rPr>
                        <w:rFonts w:ascii="標楷體" w:eastAsia="標楷體" w:hAnsi="標楷體" w:hint="eastAsia"/>
                        <w:lang w:eastAsia="zh-HK"/>
                      </w:rPr>
                    </w:rPrChange>
                  </w:rPr>
                  <w:delText>修改</w:delText>
                </w:r>
                <w:r w:rsidRPr="00F63C93" w:rsidDel="00201DCC">
                  <w:rPr>
                    <w:rFonts w:ascii="標楷體" w:eastAsia="標楷體" w:hAnsi="標楷體" w:hint="eastAsia"/>
                    <w:color w:val="000000" w:themeColor="text1"/>
                    <w:rPrChange w:id="643" w:author="黃梓峻" w:date="2021-06-28T09:43:00Z">
                      <w:rPr>
                        <w:rFonts w:eastAsia="標楷體" w:hint="eastAsia"/>
                      </w:rPr>
                    </w:rPrChange>
                  </w:rPr>
                  <w:delText>」</w:delText>
                </w:r>
                <w:r w:rsidRPr="00F63C93" w:rsidDel="00201DCC">
                  <w:rPr>
                    <w:rFonts w:ascii="標楷體" w:eastAsia="標楷體" w:hAnsi="標楷體" w:hint="eastAsia"/>
                    <w:color w:val="000000" w:themeColor="text1"/>
                    <w:lang w:eastAsia="zh-HK"/>
                    <w:rPrChange w:id="644" w:author="黃梓峻" w:date="2021-06-28T09:43:00Z">
                      <w:rPr>
                        <w:rFonts w:eastAsia="標楷體" w:hint="eastAsia"/>
                        <w:lang w:eastAsia="zh-HK"/>
                      </w:rPr>
                    </w:rPrChange>
                  </w:rPr>
                  <w:delText>時顯示</w:delText>
                </w:r>
                <w:r w:rsidRPr="00F63C93" w:rsidDel="00201DCC">
                  <w:rPr>
                    <w:rFonts w:ascii="標楷體" w:eastAsia="標楷體" w:hAnsi="標楷體" w:hint="eastAsia"/>
                    <w:color w:val="000000" w:themeColor="text1"/>
                    <w:rPrChange w:id="645" w:author="黃梓峻" w:date="2021-06-28T09:43:00Z">
                      <w:rPr>
                        <w:rFonts w:eastAsia="標楷體" w:hint="eastAsia"/>
                      </w:rPr>
                    </w:rPrChange>
                  </w:rPr>
                  <w:delText>。</w:delText>
                </w:r>
              </w:del>
            </w:ins>
          </w:p>
          <w:p w14:paraId="5312EFEC" w14:textId="77777777" w:rsidR="00F63C93" w:rsidRPr="00F63C93" w:rsidRDefault="00F63C93" w:rsidP="00F63C93">
            <w:pPr>
              <w:rPr>
                <w:ins w:id="646" w:author="st1" w:date="2021-05-06T19:08:00Z"/>
                <w:rFonts w:ascii="標楷體" w:eastAsia="標楷體" w:hAnsi="標楷體"/>
                <w:color w:val="000000" w:themeColor="text1"/>
                <w:lang w:eastAsia="zh-HK"/>
                <w:rPrChange w:id="647" w:author="黃梓峻" w:date="2021-06-28T09:43:00Z">
                  <w:rPr>
                    <w:ins w:id="648" w:author="st1" w:date="2021-05-06T19:08:00Z"/>
                    <w:rFonts w:ascii="標楷體" w:eastAsia="標楷體" w:hAnsi="標楷體"/>
                    <w:lang w:eastAsia="zh-HK"/>
                  </w:rPr>
                </w:rPrChange>
              </w:rPr>
            </w:pPr>
            <w:ins w:id="649" w:author="st1" w:date="2021-05-06T19:08:00Z">
              <w:del w:id="650" w:author="黃梓峻" w:date="2021-05-12T13:52:00Z">
                <w:r w:rsidRPr="00F63C93" w:rsidDel="00201DCC">
                  <w:rPr>
                    <w:rFonts w:ascii="標楷體" w:eastAsia="標楷體" w:hAnsi="標楷體"/>
                    <w:color w:val="000000" w:themeColor="text1"/>
                    <w:rPrChange w:id="651" w:author="黃梓峻" w:date="2021-06-28T09:43:00Z">
                      <w:rPr>
                        <w:rFonts w:ascii="標楷體" w:eastAsia="標楷體" w:hAnsi="標楷體"/>
                      </w:rPr>
                    </w:rPrChange>
                  </w:rPr>
                  <w:delText>2.</w:delText>
                </w:r>
                <w:r w:rsidRPr="00F63C93" w:rsidDel="00201DCC">
                  <w:rPr>
                    <w:rFonts w:ascii="標楷體" w:eastAsia="標楷體" w:hAnsi="標楷體" w:hint="eastAsia"/>
                    <w:color w:val="000000" w:themeColor="text1"/>
                    <w:lang w:eastAsia="zh-HK"/>
                    <w:rPrChange w:id="652" w:author="黃梓峻" w:date="2021-06-28T09:43:00Z">
                      <w:rPr>
                        <w:rFonts w:ascii="標楷體" w:eastAsia="標楷體" w:hAnsi="標楷體" w:hint="eastAsia"/>
                        <w:lang w:eastAsia="zh-HK"/>
                      </w:rPr>
                    </w:rPrChange>
                  </w:rPr>
                  <w:delText>功能修改時顯示</w:delText>
                </w:r>
                <w:r w:rsidRPr="00F63C93" w:rsidDel="00201DCC">
                  <w:rPr>
                    <w:rFonts w:ascii="標楷體" w:eastAsia="標楷體" w:hAnsi="標楷體"/>
                    <w:color w:val="000000" w:themeColor="text1"/>
                    <w:rPrChange w:id="653" w:author="黃梓峻" w:date="2021-06-28T09:43:00Z">
                      <w:rPr>
                        <w:rFonts w:ascii="標楷體" w:eastAsia="標楷體" w:hAnsi="標楷體"/>
                      </w:rPr>
                    </w:rPrChange>
                  </w:rPr>
                  <w:delText>,</w:delText>
                </w:r>
                <w:r w:rsidRPr="00F63C93" w:rsidDel="00201DCC">
                  <w:rPr>
                    <w:rFonts w:ascii="標楷體" w:eastAsia="標楷體" w:hAnsi="標楷體" w:hint="eastAsia"/>
                    <w:color w:val="000000" w:themeColor="text1"/>
                    <w:lang w:eastAsia="zh-HK"/>
                    <w:rPrChange w:id="654" w:author="黃梓峻" w:date="2021-06-28T09:43:00Z">
                      <w:rPr>
                        <w:rFonts w:ascii="標楷體" w:eastAsia="標楷體" w:hAnsi="標楷體" w:hint="eastAsia"/>
                        <w:lang w:eastAsia="zh-HK"/>
                      </w:rPr>
                    </w:rPrChange>
                  </w:rPr>
                  <w:delText>執行修改</w:delText>
                </w:r>
              </w:del>
            </w:ins>
            <w:ins w:id="655" w:author="st1" w:date="2021-05-06T19:16:00Z">
              <w:del w:id="656" w:author="黃梓峻" w:date="2021-05-12T13:52:00Z">
                <w:r w:rsidRPr="00F63C93" w:rsidDel="00201DCC">
                  <w:rPr>
                    <w:rFonts w:ascii="標楷體" w:eastAsia="標楷體" w:hAnsi="標楷體" w:hint="eastAsia"/>
                    <w:lang w:eastAsia="x-none"/>
                  </w:rPr>
                  <w:delText>資金運用概況明細</w:delText>
                </w:r>
              </w:del>
            </w:ins>
            <w:ins w:id="657" w:author="st1" w:date="2021-05-06T19:08:00Z">
              <w:del w:id="658" w:author="黃梓峻" w:date="2021-05-12T13:52:00Z">
                <w:r w:rsidRPr="00F63C93" w:rsidDel="00201DCC">
                  <w:rPr>
                    <w:rFonts w:ascii="標楷體" w:eastAsia="標楷體" w:hAnsi="標楷體" w:hint="eastAsia"/>
                    <w:color w:val="000000" w:themeColor="text1"/>
                    <w:lang w:eastAsia="zh-HK"/>
                    <w:rPrChange w:id="659" w:author="黃梓峻" w:date="2021-06-28T09:43:00Z">
                      <w:rPr>
                        <w:rFonts w:ascii="標楷體" w:eastAsia="標楷體" w:hAnsi="標楷體" w:hint="eastAsia"/>
                        <w:lang w:eastAsia="zh-HK"/>
                      </w:rPr>
                    </w:rPrChange>
                  </w:rPr>
                  <w:delText>資料</w:delText>
                </w:r>
              </w:del>
            </w:ins>
          </w:p>
        </w:tc>
      </w:tr>
      <w:tr w:rsidR="00F63C93" w:rsidRPr="00F63C93" w14:paraId="51279311"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60" w:author="黃梓峻" w:date="2021-05-12T13:5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661" w:author="st1" w:date="2021-05-06T19:08:00Z"/>
          <w:trPrChange w:id="662" w:author="黃梓峻" w:date="2021-05-12T13:5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663" w:author="黃梓峻" w:date="2021-05-12T13:5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294119A7" w14:textId="77777777" w:rsidR="00F63C93" w:rsidRPr="00F63C93" w:rsidRDefault="00F63C93" w:rsidP="00F63C93">
            <w:pPr>
              <w:jc w:val="center"/>
              <w:rPr>
                <w:ins w:id="664" w:author="st1" w:date="2021-05-06T19:08:00Z"/>
                <w:rFonts w:ascii="標楷體" w:eastAsia="標楷體" w:hAnsi="標楷體"/>
              </w:rPr>
            </w:pPr>
            <w:ins w:id="665" w:author="st1" w:date="2021-05-06T19:08:00Z">
              <w:r w:rsidRPr="00F63C93">
                <w:rPr>
                  <w:rFonts w:ascii="標楷體" w:eastAsia="標楷體" w:hAnsi="標楷體"/>
                </w:rPr>
                <w:t>3</w:t>
              </w:r>
            </w:ins>
          </w:p>
        </w:tc>
        <w:tc>
          <w:tcPr>
            <w:tcW w:w="2126" w:type="dxa"/>
            <w:tcBorders>
              <w:top w:val="single" w:sz="4" w:space="0" w:color="auto"/>
              <w:left w:val="single" w:sz="4" w:space="0" w:color="auto"/>
              <w:bottom w:val="single" w:sz="4" w:space="0" w:color="auto"/>
              <w:right w:val="single" w:sz="4" w:space="0" w:color="auto"/>
            </w:tcBorders>
            <w:tcPrChange w:id="666" w:author="黃梓峻" w:date="2021-05-12T13:52:00Z">
              <w:tcPr>
                <w:tcW w:w="2126" w:type="dxa"/>
                <w:gridSpan w:val="2"/>
                <w:tcBorders>
                  <w:top w:val="single" w:sz="4" w:space="0" w:color="auto"/>
                  <w:left w:val="single" w:sz="4" w:space="0" w:color="auto"/>
                  <w:bottom w:val="single" w:sz="4" w:space="0" w:color="auto"/>
                  <w:right w:val="single" w:sz="4" w:space="0" w:color="auto"/>
                </w:tcBorders>
              </w:tcPr>
            </w:tcPrChange>
          </w:tcPr>
          <w:p w14:paraId="4181EE17" w14:textId="77777777" w:rsidR="00F63C93" w:rsidRPr="00F63C93" w:rsidRDefault="00F63C93" w:rsidP="00F63C93">
            <w:pPr>
              <w:rPr>
                <w:ins w:id="667" w:author="st1" w:date="2021-05-06T19:08:00Z"/>
                <w:rFonts w:ascii="標楷體" w:eastAsia="標楷體" w:hAnsi="標楷體"/>
                <w:lang w:eastAsia="zh-HK"/>
              </w:rPr>
            </w:pPr>
            <w:ins w:id="668" w:author="黃梓峻" w:date="2021-05-12T13:52:00Z">
              <w:r w:rsidRPr="00F63C93">
                <w:rPr>
                  <w:rFonts w:ascii="標楷體" w:eastAsia="標楷體" w:hAnsi="標楷體" w:hint="eastAsia"/>
                  <w:lang w:eastAsia="zh-HK"/>
                </w:rPr>
                <w:t>重新交易</w:t>
              </w:r>
            </w:ins>
            <w:ins w:id="669" w:author="st1" w:date="2021-05-06T19:08:00Z">
              <w:del w:id="670" w:author="黃梓峻" w:date="2021-05-12T13:52:00Z">
                <w:r w:rsidRPr="00F63C93" w:rsidDel="00201DCC">
                  <w:rPr>
                    <w:rFonts w:ascii="標楷體" w:eastAsia="標楷體" w:hAnsi="標楷體" w:hint="eastAsia"/>
                    <w:lang w:eastAsia="zh-HK"/>
                  </w:rPr>
                  <w:delText>刪</w:delText>
                </w:r>
                <w:r w:rsidRPr="00F63C93" w:rsidDel="00201DCC">
                  <w:rPr>
                    <w:rFonts w:ascii="標楷體" w:eastAsia="標楷體" w:hAnsi="標楷體" w:hint="eastAsia"/>
                  </w:rPr>
                  <w:delText>除</w:delText>
                </w:r>
              </w:del>
            </w:ins>
          </w:p>
        </w:tc>
        <w:tc>
          <w:tcPr>
            <w:tcW w:w="7033" w:type="dxa"/>
            <w:tcBorders>
              <w:top w:val="single" w:sz="4" w:space="0" w:color="auto"/>
              <w:left w:val="single" w:sz="4" w:space="0" w:color="auto"/>
              <w:bottom w:val="single" w:sz="4" w:space="0" w:color="auto"/>
              <w:right w:val="single" w:sz="4" w:space="0" w:color="auto"/>
            </w:tcBorders>
            <w:tcPrChange w:id="671" w:author="黃梓峻" w:date="2021-05-12T13:52:00Z">
              <w:tcPr>
                <w:tcW w:w="7033" w:type="dxa"/>
                <w:gridSpan w:val="2"/>
                <w:tcBorders>
                  <w:top w:val="single" w:sz="4" w:space="0" w:color="auto"/>
                  <w:left w:val="single" w:sz="4" w:space="0" w:color="auto"/>
                  <w:bottom w:val="single" w:sz="4" w:space="0" w:color="auto"/>
                  <w:right w:val="single" w:sz="4" w:space="0" w:color="auto"/>
                </w:tcBorders>
              </w:tcPr>
            </w:tcPrChange>
          </w:tcPr>
          <w:p w14:paraId="3097BAB4" w14:textId="77777777" w:rsidR="00F63C93" w:rsidRPr="00F63C93" w:rsidDel="00201DCC" w:rsidRDefault="00F63C93" w:rsidP="00F63C93">
            <w:pPr>
              <w:rPr>
                <w:ins w:id="672" w:author="st1" w:date="2021-05-06T19:08:00Z"/>
                <w:del w:id="673" w:author="黃梓峻" w:date="2021-05-12T13:52:00Z"/>
                <w:rFonts w:ascii="標楷體" w:eastAsia="標楷體" w:hAnsi="標楷體"/>
                <w:color w:val="000000" w:themeColor="text1"/>
                <w:rPrChange w:id="674" w:author="黃梓峻" w:date="2021-06-28T09:43:00Z">
                  <w:rPr>
                    <w:ins w:id="675" w:author="st1" w:date="2021-05-06T19:08:00Z"/>
                    <w:del w:id="676" w:author="黃梓峻" w:date="2021-05-12T13:52:00Z"/>
                    <w:rFonts w:eastAsia="標楷體"/>
                  </w:rPr>
                </w:rPrChange>
              </w:rPr>
            </w:pPr>
            <w:ins w:id="677" w:author="黃梓峻" w:date="2021-05-12T13:52:00Z">
              <w:r w:rsidRPr="00F63C93">
                <w:rPr>
                  <w:rFonts w:ascii="標楷體" w:eastAsia="標楷體" w:hAnsi="標楷體" w:hint="eastAsia"/>
                  <w:lang w:eastAsia="zh-HK"/>
                </w:rPr>
                <w:t>功能新增且交易成功時顯示</w:t>
              </w:r>
              <w:r w:rsidRPr="00F63C93">
                <w:rPr>
                  <w:rFonts w:ascii="標楷體" w:eastAsia="標楷體" w:hAnsi="標楷體"/>
                </w:rPr>
                <w:t>,</w:t>
              </w:r>
              <w:r w:rsidRPr="00F63C93">
                <w:rPr>
                  <w:rFonts w:ascii="標楷體" w:eastAsia="標楷體" w:hAnsi="標楷體" w:hint="eastAsia"/>
                  <w:lang w:eastAsia="zh-HK"/>
                </w:rPr>
                <w:t>重新輸入另一筆新增</w:t>
              </w:r>
              <w:r w:rsidRPr="00F63C93">
                <w:rPr>
                  <w:rFonts w:ascii="標楷體" w:eastAsia="標楷體" w:hAnsi="標楷體" w:hint="eastAsia"/>
                  <w:lang w:eastAsia="x-none"/>
                </w:rPr>
                <w:t>資金運用概況明細</w:t>
              </w:r>
              <w:r w:rsidRPr="00F63C93">
                <w:rPr>
                  <w:rFonts w:ascii="標楷體" w:eastAsia="標楷體" w:hAnsi="標楷體" w:hint="eastAsia"/>
                  <w:lang w:eastAsia="zh-HK"/>
                </w:rPr>
                <w:t>資料</w:t>
              </w:r>
            </w:ins>
            <w:ins w:id="678" w:author="st1" w:date="2021-05-06T19:08:00Z">
              <w:del w:id="679" w:author="黃梓峻" w:date="2021-05-12T13:52:00Z">
                <w:r w:rsidRPr="00F63C93" w:rsidDel="00201DCC">
                  <w:rPr>
                    <w:rFonts w:ascii="標楷體" w:eastAsia="標楷體" w:hAnsi="標楷體"/>
                    <w:color w:val="000000" w:themeColor="text1"/>
                    <w:rPrChange w:id="680" w:author="黃梓峻" w:date="2021-06-28T09:43:00Z">
                      <w:rPr>
                        <w:rFonts w:eastAsia="標楷體"/>
                        <w:color w:val="FF0000"/>
                      </w:rPr>
                    </w:rPrChange>
                  </w:rPr>
                  <w:delText>1.</w:delText>
                </w:r>
                <w:r w:rsidRPr="00F63C93" w:rsidDel="00201DCC">
                  <w:rPr>
                    <w:rFonts w:ascii="標楷體" w:eastAsia="標楷體" w:hAnsi="標楷體" w:hint="eastAsia"/>
                    <w:color w:val="000000" w:themeColor="text1"/>
                    <w:rPrChange w:id="681" w:author="黃梓峻" w:date="2021-06-28T09:43:00Z">
                      <w:rPr>
                        <w:rFonts w:eastAsia="標楷體" w:hint="eastAsia"/>
                        <w:color w:val="FF0000"/>
                      </w:rPr>
                    </w:rPrChange>
                  </w:rPr>
                  <w:delText>【</w:delText>
                </w:r>
              </w:del>
            </w:ins>
            <w:ins w:id="682" w:author="st1" w:date="2021-05-06T19:16:00Z">
              <w:del w:id="683" w:author="黃梓峻" w:date="2021-05-12T13:52:00Z">
                <w:r w:rsidRPr="00F63C93" w:rsidDel="00201DCC">
                  <w:rPr>
                    <w:rFonts w:ascii="標楷體" w:eastAsia="標楷體" w:hAnsi="標楷體"/>
                    <w:color w:val="000000" w:themeColor="text1"/>
                    <w:lang w:eastAsia="zh-HK"/>
                    <w:rPrChange w:id="684" w:author="黃梓峻" w:date="2021-06-28T09:43:00Z">
                      <w:rPr>
                        <w:rFonts w:eastAsia="標楷體"/>
                        <w:color w:val="000000" w:themeColor="text1"/>
                        <w:lang w:eastAsia="zh-HK"/>
                      </w:rPr>
                    </w:rPrChange>
                  </w:rPr>
                  <w:delText>L</w:delText>
                </w:r>
                <w:r w:rsidRPr="00F63C93" w:rsidDel="00201DCC">
                  <w:rPr>
                    <w:rFonts w:ascii="標楷體" w:eastAsia="標楷體" w:hAnsi="標楷體"/>
                    <w:color w:val="000000" w:themeColor="text1"/>
                    <w:rPrChange w:id="685" w:author="黃梓峻" w:date="2021-06-28T09:43:00Z">
                      <w:rPr>
                        <w:rFonts w:eastAsia="標楷體"/>
                        <w:color w:val="000000" w:themeColor="text1"/>
                      </w:rPr>
                    </w:rPrChange>
                  </w:rPr>
                  <w:delText>5901</w:delText>
                </w:r>
                <w:r w:rsidRPr="00F63C93" w:rsidDel="00201DCC">
                  <w:rPr>
                    <w:rFonts w:ascii="標楷體" w:eastAsia="標楷體" w:hAnsi="標楷體" w:hint="eastAsia"/>
                    <w:lang w:eastAsia="x-none"/>
                  </w:rPr>
                  <w:delText>資金運用概況明細資料查詢</w:delText>
                </w:r>
              </w:del>
            </w:ins>
            <w:ins w:id="686" w:author="st1" w:date="2021-05-06T19:08:00Z">
              <w:del w:id="687" w:author="黃梓峻" w:date="2021-05-12T13:52:00Z">
                <w:r w:rsidRPr="00F63C93" w:rsidDel="00201DCC">
                  <w:rPr>
                    <w:rFonts w:ascii="標楷體" w:eastAsia="標楷體" w:hAnsi="標楷體" w:hint="eastAsia"/>
                    <w:color w:val="000000" w:themeColor="text1"/>
                    <w:rPrChange w:id="688" w:author="黃梓峻" w:date="2021-06-28T09:43:00Z">
                      <w:rPr>
                        <w:rFonts w:eastAsia="標楷體" w:hint="eastAsia"/>
                        <w:color w:val="FF0000"/>
                      </w:rPr>
                    </w:rPrChange>
                  </w:rPr>
                  <w:delText>】</w:delText>
                </w:r>
                <w:r w:rsidRPr="00F63C93" w:rsidDel="00201DCC">
                  <w:rPr>
                    <w:rFonts w:ascii="標楷體" w:eastAsia="標楷體" w:hAnsi="標楷體" w:hint="eastAsia"/>
                    <w:color w:val="000000" w:themeColor="text1"/>
                    <w:lang w:eastAsia="zh-HK"/>
                    <w:rPrChange w:id="689" w:author="黃梓峻" w:date="2021-06-28T09:43:00Z">
                      <w:rPr>
                        <w:rFonts w:eastAsia="標楷體" w:hint="eastAsia"/>
                        <w:lang w:eastAsia="zh-HK"/>
                      </w:rPr>
                    </w:rPrChange>
                  </w:rPr>
                  <w:delText>功能</w:delText>
                </w:r>
                <w:r w:rsidRPr="00F63C93" w:rsidDel="00201DCC">
                  <w:rPr>
                    <w:rFonts w:ascii="標楷體" w:eastAsia="標楷體" w:hAnsi="標楷體" w:hint="eastAsia"/>
                    <w:color w:val="000000" w:themeColor="text1"/>
                    <w:rPrChange w:id="690" w:author="黃梓峻" w:date="2021-06-28T09:43:00Z">
                      <w:rPr>
                        <w:rFonts w:eastAsia="標楷體" w:hint="eastAsia"/>
                      </w:rPr>
                    </w:rPrChange>
                  </w:rPr>
                  <w:delText>點「</w:delText>
                </w:r>
                <w:r w:rsidRPr="00F63C93" w:rsidDel="00201DCC">
                  <w:rPr>
                    <w:rFonts w:ascii="標楷體" w:eastAsia="標楷體" w:hAnsi="標楷體" w:hint="eastAsia"/>
                    <w:color w:val="000000" w:themeColor="text1"/>
                    <w:lang w:eastAsia="zh-HK"/>
                    <w:rPrChange w:id="691" w:author="黃梓峻" w:date="2021-06-28T09:43:00Z">
                      <w:rPr>
                        <w:rFonts w:ascii="標楷體" w:eastAsia="標楷體" w:hAnsi="標楷體" w:hint="eastAsia"/>
                        <w:lang w:eastAsia="zh-HK"/>
                      </w:rPr>
                    </w:rPrChange>
                  </w:rPr>
                  <w:delText>刪</w:delText>
                </w:r>
                <w:r w:rsidRPr="00F63C93" w:rsidDel="00201DCC">
                  <w:rPr>
                    <w:rFonts w:ascii="標楷體" w:eastAsia="標楷體" w:hAnsi="標楷體" w:hint="eastAsia"/>
                    <w:color w:val="000000" w:themeColor="text1"/>
                    <w:rPrChange w:id="692" w:author="黃梓峻" w:date="2021-06-28T09:43:00Z">
                      <w:rPr>
                        <w:rFonts w:ascii="標楷體" w:eastAsia="標楷體" w:hAnsi="標楷體" w:hint="eastAsia"/>
                      </w:rPr>
                    </w:rPrChange>
                  </w:rPr>
                  <w:delText>除</w:delText>
                </w:r>
                <w:r w:rsidRPr="00F63C93" w:rsidDel="00201DCC">
                  <w:rPr>
                    <w:rFonts w:ascii="標楷體" w:eastAsia="標楷體" w:hAnsi="標楷體" w:hint="eastAsia"/>
                    <w:color w:val="000000" w:themeColor="text1"/>
                    <w:rPrChange w:id="693" w:author="黃梓峻" w:date="2021-06-28T09:43:00Z">
                      <w:rPr>
                        <w:rFonts w:eastAsia="標楷體" w:hint="eastAsia"/>
                      </w:rPr>
                    </w:rPrChange>
                  </w:rPr>
                  <w:delText>」</w:delText>
                </w:r>
                <w:r w:rsidRPr="00F63C93" w:rsidDel="00201DCC">
                  <w:rPr>
                    <w:rFonts w:ascii="標楷體" w:eastAsia="標楷體" w:hAnsi="標楷體" w:hint="eastAsia"/>
                    <w:color w:val="000000" w:themeColor="text1"/>
                    <w:lang w:eastAsia="zh-HK"/>
                    <w:rPrChange w:id="694" w:author="黃梓峻" w:date="2021-06-28T09:43:00Z">
                      <w:rPr>
                        <w:rFonts w:eastAsia="標楷體" w:hint="eastAsia"/>
                        <w:lang w:eastAsia="zh-HK"/>
                      </w:rPr>
                    </w:rPrChange>
                  </w:rPr>
                  <w:delText>時顯示</w:delText>
                </w:r>
                <w:r w:rsidRPr="00F63C93" w:rsidDel="00201DCC">
                  <w:rPr>
                    <w:rFonts w:ascii="標楷體" w:eastAsia="標楷體" w:hAnsi="標楷體" w:hint="eastAsia"/>
                    <w:color w:val="000000" w:themeColor="text1"/>
                    <w:rPrChange w:id="695" w:author="黃梓峻" w:date="2021-06-28T09:43:00Z">
                      <w:rPr>
                        <w:rFonts w:eastAsia="標楷體" w:hint="eastAsia"/>
                      </w:rPr>
                    </w:rPrChange>
                  </w:rPr>
                  <w:delText>。</w:delText>
                </w:r>
              </w:del>
            </w:ins>
          </w:p>
          <w:p w14:paraId="47E256C5" w14:textId="77777777" w:rsidR="00F63C93" w:rsidRPr="00F63C93" w:rsidRDefault="00F63C93" w:rsidP="00F63C93">
            <w:pPr>
              <w:rPr>
                <w:ins w:id="696" w:author="st1" w:date="2021-05-06T19:08:00Z"/>
                <w:rFonts w:ascii="標楷體" w:eastAsia="標楷體" w:hAnsi="標楷體"/>
                <w:color w:val="000000" w:themeColor="text1"/>
                <w:lang w:eastAsia="zh-HK"/>
                <w:rPrChange w:id="697" w:author="黃梓峻" w:date="2021-06-28T09:43:00Z">
                  <w:rPr>
                    <w:ins w:id="698" w:author="st1" w:date="2021-05-06T19:08:00Z"/>
                    <w:rFonts w:ascii="標楷體" w:eastAsia="標楷體" w:hAnsi="標楷體"/>
                    <w:lang w:eastAsia="zh-HK"/>
                  </w:rPr>
                </w:rPrChange>
              </w:rPr>
            </w:pPr>
            <w:ins w:id="699" w:author="st1" w:date="2021-05-06T19:08:00Z">
              <w:del w:id="700" w:author="黃梓峻" w:date="2021-05-12T13:52:00Z">
                <w:r w:rsidRPr="00F63C93" w:rsidDel="00201DCC">
                  <w:rPr>
                    <w:rFonts w:ascii="標楷體" w:eastAsia="標楷體" w:hAnsi="標楷體"/>
                    <w:color w:val="000000" w:themeColor="text1"/>
                    <w:rPrChange w:id="701" w:author="黃梓峻" w:date="2021-06-28T09:43:00Z">
                      <w:rPr>
                        <w:rFonts w:ascii="標楷體" w:eastAsia="標楷體" w:hAnsi="標楷體"/>
                      </w:rPr>
                    </w:rPrChange>
                  </w:rPr>
                  <w:delText>2.</w:delText>
                </w:r>
                <w:r w:rsidRPr="00F63C93" w:rsidDel="00201DCC">
                  <w:rPr>
                    <w:rFonts w:ascii="標楷體" w:eastAsia="標楷體" w:hAnsi="標楷體" w:hint="eastAsia"/>
                    <w:color w:val="000000" w:themeColor="text1"/>
                    <w:lang w:eastAsia="zh-HK"/>
                    <w:rPrChange w:id="702" w:author="黃梓峻" w:date="2021-06-28T09:43:00Z">
                      <w:rPr>
                        <w:rFonts w:ascii="標楷體" w:eastAsia="標楷體" w:hAnsi="標楷體" w:hint="eastAsia"/>
                        <w:lang w:eastAsia="zh-HK"/>
                      </w:rPr>
                    </w:rPrChange>
                  </w:rPr>
                  <w:delText>功能查詢時顯示</w:delText>
                </w:r>
                <w:r w:rsidRPr="00F63C93" w:rsidDel="00201DCC">
                  <w:rPr>
                    <w:rFonts w:ascii="標楷體" w:eastAsia="標楷體" w:hAnsi="標楷體"/>
                    <w:color w:val="000000" w:themeColor="text1"/>
                    <w:rPrChange w:id="703" w:author="黃梓峻" w:date="2021-06-28T09:43:00Z">
                      <w:rPr>
                        <w:rFonts w:ascii="標楷體" w:eastAsia="標楷體" w:hAnsi="標楷體"/>
                      </w:rPr>
                    </w:rPrChange>
                  </w:rPr>
                  <w:delText>,</w:delText>
                </w:r>
                <w:r w:rsidRPr="00F63C93" w:rsidDel="00201DCC">
                  <w:rPr>
                    <w:rFonts w:ascii="標楷體" w:eastAsia="標楷體" w:hAnsi="標楷體" w:hint="eastAsia"/>
                    <w:color w:val="000000" w:themeColor="text1"/>
                    <w:lang w:eastAsia="zh-HK"/>
                    <w:rPrChange w:id="704" w:author="黃梓峻" w:date="2021-06-28T09:43:00Z">
                      <w:rPr>
                        <w:rFonts w:ascii="標楷體" w:eastAsia="標楷體" w:hAnsi="標楷體" w:hint="eastAsia"/>
                        <w:lang w:eastAsia="zh-HK"/>
                      </w:rPr>
                    </w:rPrChange>
                  </w:rPr>
                  <w:delText>執行刪</w:delText>
                </w:r>
                <w:r w:rsidRPr="00F63C93" w:rsidDel="00201DCC">
                  <w:rPr>
                    <w:rFonts w:ascii="標楷體" w:eastAsia="標楷體" w:hAnsi="標楷體" w:hint="eastAsia"/>
                    <w:color w:val="000000" w:themeColor="text1"/>
                    <w:rPrChange w:id="705" w:author="黃梓峻" w:date="2021-06-28T09:43:00Z">
                      <w:rPr>
                        <w:rFonts w:ascii="標楷體" w:eastAsia="標楷體" w:hAnsi="標楷體" w:hint="eastAsia"/>
                      </w:rPr>
                    </w:rPrChange>
                  </w:rPr>
                  <w:delText>除</w:delText>
                </w:r>
              </w:del>
            </w:ins>
            <w:ins w:id="706" w:author="st1" w:date="2021-05-06T19:16:00Z">
              <w:del w:id="707" w:author="黃梓峻" w:date="2021-05-12T13:52:00Z">
                <w:r w:rsidRPr="00F63C93" w:rsidDel="00201DCC">
                  <w:rPr>
                    <w:rFonts w:ascii="標楷體" w:eastAsia="標楷體" w:hAnsi="標楷體" w:hint="eastAsia"/>
                    <w:lang w:eastAsia="x-none"/>
                  </w:rPr>
                  <w:delText>資金運用概況明細</w:delText>
                </w:r>
              </w:del>
            </w:ins>
            <w:ins w:id="708" w:author="st1" w:date="2021-05-06T19:08:00Z">
              <w:del w:id="709" w:author="黃梓峻" w:date="2021-05-12T13:52:00Z">
                <w:r w:rsidRPr="00F63C93" w:rsidDel="00201DCC">
                  <w:rPr>
                    <w:rFonts w:ascii="標楷體" w:eastAsia="標楷體" w:hAnsi="標楷體" w:hint="eastAsia"/>
                    <w:color w:val="000000" w:themeColor="text1"/>
                    <w:lang w:eastAsia="zh-HK"/>
                    <w:rPrChange w:id="710" w:author="黃梓峻" w:date="2021-06-28T09:43:00Z">
                      <w:rPr>
                        <w:rFonts w:ascii="標楷體" w:eastAsia="標楷體" w:hAnsi="標楷體" w:hint="eastAsia"/>
                        <w:lang w:eastAsia="zh-HK"/>
                      </w:rPr>
                    </w:rPrChange>
                  </w:rPr>
                  <w:delText>資料</w:delText>
                </w:r>
              </w:del>
            </w:ins>
          </w:p>
        </w:tc>
      </w:tr>
      <w:tr w:rsidR="00F63C93" w:rsidRPr="00F63C93" w:rsidDel="00201DCC" w14:paraId="604F6F8D"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11" w:author="黃梓峻" w:date="2021-05-12T13:5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712" w:author="st1" w:date="2021-05-06T19:08:00Z"/>
          <w:del w:id="713" w:author="黃梓峻" w:date="2021-05-12T13:52:00Z"/>
          <w:trPrChange w:id="714" w:author="黃梓峻" w:date="2021-05-12T13:5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715" w:author="黃梓峻" w:date="2021-05-12T13:5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7641C24C" w14:textId="77777777" w:rsidR="00F63C93" w:rsidRPr="00F63C93" w:rsidDel="00201DCC" w:rsidRDefault="00F63C93" w:rsidP="00F63C93">
            <w:pPr>
              <w:adjustRightInd w:val="0"/>
              <w:spacing w:after="48"/>
              <w:rPr>
                <w:ins w:id="716" w:author="st1" w:date="2021-05-06T19:08:00Z"/>
                <w:del w:id="717" w:author="黃梓峻" w:date="2021-05-12T13:52:00Z"/>
                <w:rFonts w:ascii="標楷體" w:eastAsia="標楷體" w:hAnsi="標楷體" w:cs="標楷體"/>
                <w:kern w:val="0"/>
                <w:szCs w:val="28"/>
              </w:rPr>
            </w:pPr>
            <w:ins w:id="718" w:author="st1" w:date="2021-05-06T19:08:00Z">
              <w:del w:id="719" w:author="黃梓峻" w:date="2021-05-12T13:52:00Z">
                <w:r w:rsidRPr="00F63C93" w:rsidDel="00201DCC">
                  <w:rPr>
                    <w:rFonts w:ascii="標楷體" w:eastAsia="標楷體" w:hAnsi="標楷體" w:cs="標楷體"/>
                    <w:kern w:val="0"/>
                    <w:szCs w:val="28"/>
                  </w:rPr>
                  <w:delText>4</w:delText>
                </w:r>
              </w:del>
            </w:ins>
          </w:p>
        </w:tc>
        <w:tc>
          <w:tcPr>
            <w:tcW w:w="2126" w:type="dxa"/>
            <w:tcBorders>
              <w:top w:val="single" w:sz="4" w:space="0" w:color="auto"/>
              <w:left w:val="single" w:sz="4" w:space="0" w:color="auto"/>
              <w:bottom w:val="single" w:sz="4" w:space="0" w:color="auto"/>
              <w:right w:val="single" w:sz="4" w:space="0" w:color="auto"/>
            </w:tcBorders>
            <w:tcPrChange w:id="720" w:author="黃梓峻" w:date="2021-05-12T13:52:00Z">
              <w:tcPr>
                <w:tcW w:w="2126" w:type="dxa"/>
                <w:gridSpan w:val="2"/>
                <w:tcBorders>
                  <w:top w:val="single" w:sz="4" w:space="0" w:color="auto"/>
                  <w:left w:val="single" w:sz="4" w:space="0" w:color="auto"/>
                  <w:bottom w:val="single" w:sz="4" w:space="0" w:color="auto"/>
                  <w:right w:val="single" w:sz="4" w:space="0" w:color="auto"/>
                </w:tcBorders>
              </w:tcPr>
            </w:tcPrChange>
          </w:tcPr>
          <w:p w14:paraId="53C7D69E" w14:textId="77777777" w:rsidR="00F63C93" w:rsidRPr="00F63C93" w:rsidDel="00201DCC" w:rsidRDefault="00F63C93" w:rsidP="00F63C93">
            <w:pPr>
              <w:adjustRightInd w:val="0"/>
              <w:spacing w:after="48"/>
              <w:rPr>
                <w:ins w:id="721" w:author="st1" w:date="2021-05-06T19:08:00Z"/>
                <w:del w:id="722" w:author="黃梓峻" w:date="2021-05-12T13:52:00Z"/>
                <w:rFonts w:ascii="標楷體" w:eastAsia="標楷體" w:hAnsi="標楷體" w:cs="標楷體"/>
                <w:kern w:val="0"/>
                <w:szCs w:val="28"/>
                <w:lang w:eastAsia="zh-HK"/>
              </w:rPr>
            </w:pPr>
            <w:ins w:id="723" w:author="st1" w:date="2021-05-06T19:08:00Z">
              <w:del w:id="724" w:author="黃梓峻" w:date="2021-05-12T13:52:00Z">
                <w:r w:rsidRPr="00F63C93" w:rsidDel="00201DCC">
                  <w:rPr>
                    <w:rFonts w:ascii="標楷體" w:eastAsia="標楷體" w:hAnsi="標楷體" w:cs="標楷體" w:hint="eastAsia"/>
                    <w:kern w:val="0"/>
                    <w:szCs w:val="28"/>
                    <w:lang w:eastAsia="zh-HK"/>
                  </w:rPr>
                  <w:delText>離開</w:delText>
                </w:r>
              </w:del>
            </w:ins>
          </w:p>
        </w:tc>
        <w:tc>
          <w:tcPr>
            <w:tcW w:w="7033" w:type="dxa"/>
            <w:tcBorders>
              <w:top w:val="single" w:sz="4" w:space="0" w:color="auto"/>
              <w:left w:val="single" w:sz="4" w:space="0" w:color="auto"/>
              <w:bottom w:val="single" w:sz="4" w:space="0" w:color="auto"/>
              <w:right w:val="single" w:sz="4" w:space="0" w:color="auto"/>
            </w:tcBorders>
            <w:tcPrChange w:id="725" w:author="黃梓峻" w:date="2021-05-12T13:52:00Z">
              <w:tcPr>
                <w:tcW w:w="7033" w:type="dxa"/>
                <w:gridSpan w:val="2"/>
                <w:tcBorders>
                  <w:top w:val="single" w:sz="4" w:space="0" w:color="auto"/>
                  <w:left w:val="single" w:sz="4" w:space="0" w:color="auto"/>
                  <w:bottom w:val="single" w:sz="4" w:space="0" w:color="auto"/>
                  <w:right w:val="single" w:sz="4" w:space="0" w:color="auto"/>
                </w:tcBorders>
              </w:tcPr>
            </w:tcPrChange>
          </w:tcPr>
          <w:p w14:paraId="348152BA" w14:textId="77777777" w:rsidR="00F63C93" w:rsidRPr="00F63C93" w:rsidDel="00201DCC" w:rsidRDefault="00F63C93" w:rsidP="00F63C93">
            <w:pPr>
              <w:adjustRightInd w:val="0"/>
              <w:spacing w:after="48"/>
              <w:rPr>
                <w:ins w:id="726" w:author="st1" w:date="2021-05-06T19:08:00Z"/>
                <w:del w:id="727" w:author="黃梓峻" w:date="2021-05-12T13:52:00Z"/>
                <w:rFonts w:ascii="標楷體" w:eastAsia="標楷體" w:hAnsi="標楷體" w:cs="標楷體"/>
                <w:kern w:val="0"/>
                <w:szCs w:val="28"/>
                <w:lang w:eastAsia="zh-HK"/>
              </w:rPr>
            </w:pPr>
            <w:ins w:id="728" w:author="st1" w:date="2021-05-06T19:08:00Z">
              <w:del w:id="729" w:author="黃梓峻" w:date="2021-05-12T13:52:00Z">
                <w:r w:rsidRPr="00F63C93" w:rsidDel="00201DCC">
                  <w:rPr>
                    <w:rFonts w:ascii="標楷體" w:eastAsia="標楷體" w:hAnsi="標楷體" w:cs="標楷體" w:hint="eastAsia"/>
                    <w:kern w:val="0"/>
                    <w:szCs w:val="28"/>
                    <w:lang w:eastAsia="zh-HK"/>
                  </w:rPr>
                  <w:delText>關閉此查詢畫面</w:delText>
                </w:r>
              </w:del>
            </w:ins>
          </w:p>
        </w:tc>
      </w:tr>
      <w:tr w:rsidR="00F63C93" w:rsidRPr="00F63C93" w:rsidDel="00201DCC" w14:paraId="5C3EE5A3"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30" w:author="黃梓峻" w:date="2021-05-12T13:5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731" w:author="st1" w:date="2021-05-06T19:08:00Z"/>
          <w:del w:id="732" w:author="黃梓峻" w:date="2021-05-12T13:52:00Z"/>
          <w:trPrChange w:id="733" w:author="黃梓峻" w:date="2021-05-12T13:5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734" w:author="黃梓峻" w:date="2021-05-12T13:5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62776716" w14:textId="77777777" w:rsidR="00F63C93" w:rsidRPr="00F63C93" w:rsidDel="00201DCC" w:rsidRDefault="00F63C93" w:rsidP="00F63C93">
            <w:pPr>
              <w:adjustRightInd w:val="0"/>
              <w:spacing w:after="48"/>
              <w:rPr>
                <w:ins w:id="735" w:author="st1" w:date="2021-05-06T19:08:00Z"/>
                <w:del w:id="736" w:author="黃梓峻" w:date="2021-05-12T13:52:00Z"/>
                <w:rFonts w:ascii="標楷體" w:eastAsia="標楷體" w:hAnsi="標楷體" w:cs="標楷體"/>
                <w:kern w:val="0"/>
                <w:szCs w:val="28"/>
              </w:rPr>
            </w:pPr>
            <w:ins w:id="737" w:author="st1" w:date="2021-05-06T19:08:00Z">
              <w:del w:id="738" w:author="黃梓峻" w:date="2021-05-12T13:52:00Z">
                <w:r w:rsidRPr="00F63C93" w:rsidDel="00201DCC">
                  <w:rPr>
                    <w:rFonts w:ascii="標楷體" w:eastAsia="標楷體" w:hAnsi="標楷體" w:cs="標楷體"/>
                    <w:kern w:val="0"/>
                    <w:szCs w:val="28"/>
                  </w:rPr>
                  <w:delText>5</w:delText>
                </w:r>
              </w:del>
            </w:ins>
          </w:p>
        </w:tc>
        <w:tc>
          <w:tcPr>
            <w:tcW w:w="2126" w:type="dxa"/>
            <w:tcBorders>
              <w:top w:val="single" w:sz="4" w:space="0" w:color="auto"/>
              <w:left w:val="single" w:sz="4" w:space="0" w:color="auto"/>
              <w:bottom w:val="single" w:sz="4" w:space="0" w:color="auto"/>
              <w:right w:val="single" w:sz="4" w:space="0" w:color="auto"/>
            </w:tcBorders>
            <w:tcPrChange w:id="739" w:author="黃梓峻" w:date="2021-05-12T13:52:00Z">
              <w:tcPr>
                <w:tcW w:w="2126" w:type="dxa"/>
                <w:gridSpan w:val="2"/>
                <w:tcBorders>
                  <w:top w:val="single" w:sz="4" w:space="0" w:color="auto"/>
                  <w:left w:val="single" w:sz="4" w:space="0" w:color="auto"/>
                  <w:bottom w:val="single" w:sz="4" w:space="0" w:color="auto"/>
                  <w:right w:val="single" w:sz="4" w:space="0" w:color="auto"/>
                </w:tcBorders>
              </w:tcPr>
            </w:tcPrChange>
          </w:tcPr>
          <w:p w14:paraId="19BAA24B" w14:textId="77777777" w:rsidR="00F63C93" w:rsidRPr="00F63C93" w:rsidDel="00201DCC" w:rsidRDefault="00F63C93" w:rsidP="00F63C93">
            <w:pPr>
              <w:adjustRightInd w:val="0"/>
              <w:spacing w:after="48"/>
              <w:rPr>
                <w:ins w:id="740" w:author="st1" w:date="2021-05-06T19:08:00Z"/>
                <w:del w:id="741" w:author="黃梓峻" w:date="2021-05-12T13:52:00Z"/>
                <w:rFonts w:ascii="標楷體" w:eastAsia="標楷體" w:hAnsi="標楷體" w:cs="標楷體"/>
                <w:kern w:val="0"/>
                <w:szCs w:val="28"/>
                <w:lang w:eastAsia="zh-HK"/>
              </w:rPr>
            </w:pPr>
            <w:ins w:id="742" w:author="st1" w:date="2021-05-06T19:08:00Z">
              <w:del w:id="743" w:author="黃梓峻" w:date="2021-05-12T13:52:00Z">
                <w:r w:rsidRPr="00F63C93" w:rsidDel="00201DCC">
                  <w:rPr>
                    <w:rFonts w:ascii="標楷體" w:eastAsia="標楷體" w:hAnsi="標楷體" w:cs="標楷體" w:hint="eastAsia"/>
                    <w:kern w:val="0"/>
                    <w:szCs w:val="28"/>
                    <w:lang w:eastAsia="zh-HK"/>
                  </w:rPr>
                  <w:delText>重新交易</w:delText>
                </w:r>
              </w:del>
            </w:ins>
          </w:p>
        </w:tc>
        <w:tc>
          <w:tcPr>
            <w:tcW w:w="7033" w:type="dxa"/>
            <w:tcBorders>
              <w:top w:val="single" w:sz="4" w:space="0" w:color="auto"/>
              <w:left w:val="single" w:sz="4" w:space="0" w:color="auto"/>
              <w:bottom w:val="single" w:sz="4" w:space="0" w:color="auto"/>
              <w:right w:val="single" w:sz="4" w:space="0" w:color="auto"/>
            </w:tcBorders>
            <w:tcPrChange w:id="744" w:author="黃梓峻" w:date="2021-05-12T13:52:00Z">
              <w:tcPr>
                <w:tcW w:w="7033" w:type="dxa"/>
                <w:gridSpan w:val="2"/>
                <w:tcBorders>
                  <w:top w:val="single" w:sz="4" w:space="0" w:color="auto"/>
                  <w:left w:val="single" w:sz="4" w:space="0" w:color="auto"/>
                  <w:bottom w:val="single" w:sz="4" w:space="0" w:color="auto"/>
                  <w:right w:val="single" w:sz="4" w:space="0" w:color="auto"/>
                </w:tcBorders>
              </w:tcPr>
            </w:tcPrChange>
          </w:tcPr>
          <w:p w14:paraId="27F0CEEB" w14:textId="77777777" w:rsidR="00F63C93" w:rsidRPr="00F63C93" w:rsidDel="00201DCC" w:rsidRDefault="00F63C93" w:rsidP="00F63C93">
            <w:pPr>
              <w:adjustRightInd w:val="0"/>
              <w:spacing w:after="48"/>
              <w:rPr>
                <w:ins w:id="745" w:author="st1" w:date="2021-05-06T19:08:00Z"/>
                <w:del w:id="746" w:author="黃梓峻" w:date="2021-05-12T13:52:00Z"/>
                <w:rFonts w:ascii="標楷體" w:eastAsia="標楷體" w:hAnsi="標楷體" w:cs="標楷體"/>
                <w:kern w:val="0"/>
                <w:szCs w:val="28"/>
                <w:lang w:eastAsia="zh-HK"/>
              </w:rPr>
            </w:pPr>
            <w:ins w:id="747" w:author="st1" w:date="2021-05-06T19:08:00Z">
              <w:del w:id="748" w:author="黃梓峻" w:date="2021-05-12T13:52:00Z">
                <w:r w:rsidRPr="00F63C93" w:rsidDel="00201DCC">
                  <w:rPr>
                    <w:rFonts w:ascii="標楷體" w:eastAsia="標楷體" w:hAnsi="標楷體" w:cs="標楷體" w:hint="eastAsia"/>
                    <w:kern w:val="0"/>
                    <w:szCs w:val="28"/>
                    <w:lang w:eastAsia="zh-HK"/>
                  </w:rPr>
                  <w:delText>功能新增且交易成功時顯示</w:delText>
                </w:r>
                <w:r w:rsidRPr="00F63C93" w:rsidDel="00201DCC">
                  <w:rPr>
                    <w:rFonts w:ascii="標楷體" w:eastAsia="標楷體" w:hAnsi="標楷體" w:cs="標楷體"/>
                    <w:kern w:val="0"/>
                    <w:szCs w:val="28"/>
                  </w:rPr>
                  <w:delText>,</w:delText>
                </w:r>
                <w:r w:rsidRPr="00F63C93" w:rsidDel="00201DCC">
                  <w:rPr>
                    <w:rFonts w:ascii="標楷體" w:eastAsia="標楷體" w:hAnsi="標楷體" w:cs="標楷體" w:hint="eastAsia"/>
                    <w:kern w:val="0"/>
                    <w:szCs w:val="28"/>
                    <w:lang w:eastAsia="zh-HK"/>
                  </w:rPr>
                  <w:delText>重新輸入另一筆新增</w:delText>
                </w:r>
              </w:del>
            </w:ins>
            <w:ins w:id="749" w:author="st1" w:date="2021-05-06T19:16:00Z">
              <w:del w:id="750" w:author="黃梓峻" w:date="2021-05-12T13:52:00Z">
                <w:r w:rsidRPr="00F63C93" w:rsidDel="00201DCC">
                  <w:rPr>
                    <w:rFonts w:ascii="標楷體" w:eastAsia="標楷體" w:hAnsi="標楷體" w:cs="標楷體" w:hint="eastAsia"/>
                    <w:kern w:val="0"/>
                    <w:szCs w:val="28"/>
                    <w:lang w:eastAsia="x-none"/>
                  </w:rPr>
                  <w:delText>資金運用概況明細</w:delText>
                </w:r>
              </w:del>
            </w:ins>
            <w:ins w:id="751" w:author="st1" w:date="2021-05-06T19:08:00Z">
              <w:del w:id="752" w:author="黃梓峻" w:date="2021-05-12T13:52:00Z">
                <w:r w:rsidRPr="00F63C93" w:rsidDel="00201DCC">
                  <w:rPr>
                    <w:rFonts w:ascii="標楷體" w:eastAsia="標楷體" w:hAnsi="標楷體" w:cs="標楷體" w:hint="eastAsia"/>
                    <w:kern w:val="0"/>
                    <w:szCs w:val="28"/>
                    <w:lang w:eastAsia="zh-HK"/>
                  </w:rPr>
                  <w:delText>資料</w:delText>
                </w:r>
              </w:del>
            </w:ins>
          </w:p>
        </w:tc>
      </w:tr>
    </w:tbl>
    <w:p w14:paraId="73FC7701" w14:textId="77777777" w:rsidR="00F63C93" w:rsidRPr="00F63C93" w:rsidRDefault="00F63C93" w:rsidP="00F63C93">
      <w:pPr>
        <w:adjustRightInd w:val="0"/>
        <w:spacing w:after="48"/>
        <w:rPr>
          <w:ins w:id="753" w:author="st1" w:date="2021-05-06T19:08:00Z"/>
          <w:rFonts w:ascii="Arial" w:eastAsia="標楷體" w:hAnsi="標楷體" w:cs="標楷體"/>
          <w:kern w:val="0"/>
          <w:szCs w:val="28"/>
        </w:rPr>
      </w:pPr>
    </w:p>
    <w:p w14:paraId="376E4492" w14:textId="77777777" w:rsidR="00F63C93" w:rsidRPr="00F63C93" w:rsidRDefault="00F63C93" w:rsidP="00F63C93">
      <w:pPr>
        <w:numPr>
          <w:ilvl w:val="0"/>
          <w:numId w:val="126"/>
        </w:numPr>
        <w:tabs>
          <w:tab w:val="num" w:pos="360"/>
        </w:tabs>
        <w:snapToGrid w:val="0"/>
        <w:ind w:left="1418" w:firstLine="0"/>
        <w:rPr>
          <w:ins w:id="754" w:author="st1" w:date="2021-05-06T19:10:00Z"/>
          <w:rFonts w:eastAsia="標楷體"/>
          <w:sz w:val="26"/>
        </w:rPr>
      </w:pPr>
      <w:ins w:id="755" w:author="st1" w:date="2021-05-06T19:10:00Z">
        <w:r w:rsidRPr="00F63C93">
          <w:rPr>
            <w:rFonts w:eastAsia="標楷體" w:hint="eastAsia"/>
            <w:sz w:val="26"/>
          </w:rPr>
          <w:t>畫面資料說明</w:t>
        </w:r>
      </w:ins>
      <w:ins w:id="756" w:author="黃梓峻" w:date="2021-05-12T13:37:00Z">
        <w:r w:rsidRPr="00F63C93">
          <w:rPr>
            <w:rFonts w:eastAsia="標楷體" w:hint="eastAsia"/>
            <w:sz w:val="26"/>
          </w:rPr>
          <w:t>－新增</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
        <w:gridCol w:w="968"/>
        <w:gridCol w:w="751"/>
        <w:gridCol w:w="791"/>
        <w:gridCol w:w="1129"/>
        <w:gridCol w:w="706"/>
        <w:gridCol w:w="638"/>
        <w:gridCol w:w="4702"/>
      </w:tblGrid>
      <w:tr w:rsidR="00F63C93" w:rsidRPr="00F63C93" w14:paraId="6D299F73" w14:textId="77777777" w:rsidTr="00067F94">
        <w:trPr>
          <w:trHeight w:val="388"/>
          <w:tblHeader/>
          <w:jc w:val="center"/>
          <w:ins w:id="757" w:author="st1" w:date="2021-05-06T19:10:00Z"/>
        </w:trPr>
        <w:tc>
          <w:tcPr>
            <w:tcW w:w="513"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C495B66" w14:textId="77777777" w:rsidR="00F63C93" w:rsidRPr="00F63C93" w:rsidRDefault="00F63C93" w:rsidP="00F63C93">
            <w:pPr>
              <w:rPr>
                <w:ins w:id="758" w:author="st1" w:date="2021-05-06T19:10:00Z"/>
                <w:rFonts w:ascii="標楷體" w:eastAsia="標楷體" w:hAnsi="標楷體"/>
              </w:rPr>
            </w:pPr>
            <w:ins w:id="759" w:author="st1" w:date="2021-05-06T19:10:00Z">
              <w:r w:rsidRPr="00F63C93">
                <w:rPr>
                  <w:rFonts w:ascii="標楷體" w:eastAsia="標楷體" w:hAnsi="標楷體" w:hint="eastAsia"/>
                </w:rPr>
                <w:t>序號</w:t>
              </w:r>
            </w:ins>
          </w:p>
        </w:tc>
        <w:tc>
          <w:tcPr>
            <w:tcW w:w="101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5442109" w14:textId="77777777" w:rsidR="00F63C93" w:rsidRPr="00F63C93" w:rsidRDefault="00F63C93" w:rsidP="00F63C93">
            <w:pPr>
              <w:rPr>
                <w:ins w:id="760" w:author="st1" w:date="2021-05-06T19:10:00Z"/>
                <w:rFonts w:ascii="標楷體" w:eastAsia="標楷體" w:hAnsi="標楷體"/>
              </w:rPr>
            </w:pPr>
            <w:ins w:id="761" w:author="st1" w:date="2021-05-06T19:10:00Z">
              <w:r w:rsidRPr="00F63C93">
                <w:rPr>
                  <w:rFonts w:ascii="標楷體" w:eastAsia="標楷體" w:hAnsi="標楷體" w:hint="eastAsia"/>
                </w:rPr>
                <w:t>欄位</w:t>
              </w:r>
            </w:ins>
          </w:p>
        </w:tc>
        <w:tc>
          <w:tcPr>
            <w:tcW w:w="4120"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61B42CF6" w14:textId="77777777" w:rsidR="00F63C93" w:rsidRPr="00F63C93" w:rsidRDefault="00F63C93" w:rsidP="00F63C93">
            <w:pPr>
              <w:jc w:val="center"/>
              <w:rPr>
                <w:ins w:id="762" w:author="st1" w:date="2021-05-06T19:10:00Z"/>
                <w:rFonts w:ascii="標楷體" w:eastAsia="標楷體" w:hAnsi="標楷體"/>
              </w:rPr>
            </w:pPr>
            <w:ins w:id="763" w:author="st1" w:date="2021-05-06T19:10:00Z">
              <w:r w:rsidRPr="00F63C93">
                <w:rPr>
                  <w:rFonts w:ascii="標楷體" w:eastAsia="標楷體" w:hAnsi="標楷體" w:hint="eastAsia"/>
                </w:rPr>
                <w:t>說明</w:t>
              </w:r>
            </w:ins>
          </w:p>
        </w:tc>
        <w:tc>
          <w:tcPr>
            <w:tcW w:w="477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82DB946" w14:textId="77777777" w:rsidR="00F63C93" w:rsidRPr="00F63C93" w:rsidRDefault="00F63C93" w:rsidP="00F63C93">
            <w:pPr>
              <w:rPr>
                <w:ins w:id="764" w:author="st1" w:date="2021-05-06T19:10:00Z"/>
                <w:rFonts w:ascii="標楷體" w:eastAsia="標楷體" w:hAnsi="標楷體"/>
              </w:rPr>
            </w:pPr>
            <w:ins w:id="765" w:author="st1" w:date="2021-05-06T19:10:00Z">
              <w:r w:rsidRPr="00F63C93">
                <w:rPr>
                  <w:rFonts w:ascii="標楷體" w:eastAsia="標楷體" w:hAnsi="標楷體" w:hint="eastAsia"/>
                </w:rPr>
                <w:t>處理邏輯及注意事項</w:t>
              </w:r>
            </w:ins>
          </w:p>
        </w:tc>
      </w:tr>
      <w:tr w:rsidR="00F63C93" w:rsidRPr="00F63C93" w14:paraId="73CEA10D" w14:textId="77777777" w:rsidTr="00067F94">
        <w:trPr>
          <w:trHeight w:val="244"/>
          <w:tblHeader/>
          <w:jc w:val="center"/>
          <w:ins w:id="766" w:author="st1" w:date="2021-05-06T19: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D6E3A1" w14:textId="77777777" w:rsidR="00F63C93" w:rsidRPr="00F63C93" w:rsidRDefault="00F63C93" w:rsidP="00F63C93">
            <w:pPr>
              <w:widowControl/>
              <w:rPr>
                <w:ins w:id="767" w:author="st1" w:date="2021-05-06T19:10: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E78435" w14:textId="77777777" w:rsidR="00F63C93" w:rsidRPr="00F63C93" w:rsidRDefault="00F63C93" w:rsidP="00F63C93">
            <w:pPr>
              <w:widowControl/>
              <w:rPr>
                <w:ins w:id="768" w:author="st1" w:date="2021-05-06T19:10:00Z"/>
                <w:rFonts w:ascii="標楷體" w:eastAsia="標楷體" w:hAnsi="標楷體"/>
              </w:rPr>
            </w:pPr>
          </w:p>
        </w:tc>
        <w:tc>
          <w:tcPr>
            <w:tcW w:w="766" w:type="dxa"/>
            <w:tcBorders>
              <w:top w:val="single" w:sz="4" w:space="0" w:color="auto"/>
              <w:left w:val="single" w:sz="4" w:space="0" w:color="auto"/>
              <w:bottom w:val="single" w:sz="4" w:space="0" w:color="auto"/>
              <w:right w:val="single" w:sz="4" w:space="0" w:color="auto"/>
            </w:tcBorders>
            <w:shd w:val="clear" w:color="auto" w:fill="D9D9D9"/>
            <w:hideMark/>
          </w:tcPr>
          <w:p w14:paraId="12C7D4AD" w14:textId="77777777" w:rsidR="00F63C93" w:rsidRPr="00F63C93" w:rsidRDefault="00F63C93" w:rsidP="00F63C93">
            <w:pPr>
              <w:jc w:val="right"/>
              <w:rPr>
                <w:ins w:id="769" w:author="st1" w:date="2021-05-06T19:10:00Z"/>
                <w:rFonts w:ascii="標楷體" w:eastAsia="標楷體" w:hAnsi="標楷體"/>
              </w:rPr>
            </w:pPr>
            <w:r w:rsidRPr="00F63C93">
              <w:rPr>
                <w:rFonts w:ascii="標楷體" w:eastAsia="標楷體" w:hAnsi="標楷體" w:hint="eastAsia"/>
              </w:rPr>
              <w:t>資料長度</w:t>
            </w:r>
          </w:p>
        </w:tc>
        <w:tc>
          <w:tcPr>
            <w:tcW w:w="799" w:type="dxa"/>
            <w:tcBorders>
              <w:top w:val="single" w:sz="4" w:space="0" w:color="auto"/>
              <w:left w:val="single" w:sz="4" w:space="0" w:color="auto"/>
              <w:bottom w:val="single" w:sz="4" w:space="0" w:color="auto"/>
              <w:right w:val="single" w:sz="4" w:space="0" w:color="auto"/>
            </w:tcBorders>
            <w:shd w:val="clear" w:color="auto" w:fill="D9D9D9"/>
            <w:hideMark/>
          </w:tcPr>
          <w:p w14:paraId="1736A839" w14:textId="77777777" w:rsidR="00F63C93" w:rsidRPr="00F63C93" w:rsidRDefault="00F63C93" w:rsidP="00F63C93">
            <w:pPr>
              <w:rPr>
                <w:ins w:id="770" w:author="st1" w:date="2021-05-06T19:10:00Z"/>
                <w:rFonts w:ascii="標楷體" w:eastAsia="標楷體" w:hAnsi="標楷體"/>
              </w:rPr>
            </w:pPr>
            <w:ins w:id="771" w:author="st1" w:date="2021-05-06T19:10:00Z">
              <w:r w:rsidRPr="00F63C93">
                <w:rPr>
                  <w:rFonts w:ascii="標楷體" w:eastAsia="標楷體" w:hAnsi="標楷體" w:hint="eastAsia"/>
                </w:rPr>
                <w:t>預設值</w:t>
              </w:r>
            </w:ins>
          </w:p>
        </w:tc>
        <w:tc>
          <w:tcPr>
            <w:tcW w:w="1185" w:type="dxa"/>
            <w:tcBorders>
              <w:top w:val="single" w:sz="4" w:space="0" w:color="auto"/>
              <w:left w:val="single" w:sz="4" w:space="0" w:color="auto"/>
              <w:bottom w:val="single" w:sz="4" w:space="0" w:color="auto"/>
              <w:right w:val="single" w:sz="4" w:space="0" w:color="auto"/>
            </w:tcBorders>
            <w:shd w:val="clear" w:color="auto" w:fill="D9D9D9"/>
            <w:hideMark/>
          </w:tcPr>
          <w:p w14:paraId="26E04F1A" w14:textId="77777777" w:rsidR="00F63C93" w:rsidRPr="00F63C93" w:rsidRDefault="00F63C93" w:rsidP="00F63C93">
            <w:pPr>
              <w:rPr>
                <w:ins w:id="772" w:author="st1" w:date="2021-05-06T19:10:00Z"/>
                <w:rFonts w:ascii="標楷體" w:eastAsia="標楷體" w:hAnsi="標楷體"/>
              </w:rPr>
            </w:pPr>
            <w:ins w:id="773" w:author="st1" w:date="2021-05-06T19:10:00Z">
              <w:r w:rsidRPr="00F63C93">
                <w:rPr>
                  <w:rFonts w:ascii="標楷體" w:eastAsia="標楷體" w:hAnsi="標楷體" w:hint="eastAsia"/>
                </w:rPr>
                <w:t>選單內容</w:t>
              </w:r>
            </w:ins>
          </w:p>
        </w:tc>
        <w:tc>
          <w:tcPr>
            <w:tcW w:w="727" w:type="dxa"/>
            <w:tcBorders>
              <w:top w:val="single" w:sz="4" w:space="0" w:color="auto"/>
              <w:left w:val="single" w:sz="4" w:space="0" w:color="auto"/>
              <w:bottom w:val="single" w:sz="4" w:space="0" w:color="auto"/>
              <w:right w:val="single" w:sz="4" w:space="0" w:color="auto"/>
            </w:tcBorders>
            <w:shd w:val="clear" w:color="auto" w:fill="D9D9D9"/>
            <w:hideMark/>
          </w:tcPr>
          <w:p w14:paraId="06475B5C" w14:textId="77777777" w:rsidR="00F63C93" w:rsidRPr="00F63C93" w:rsidRDefault="00F63C93" w:rsidP="00F63C93">
            <w:pPr>
              <w:rPr>
                <w:ins w:id="774" w:author="st1" w:date="2021-05-06T19:10:00Z"/>
                <w:rFonts w:ascii="標楷體" w:eastAsia="標楷體" w:hAnsi="標楷體"/>
              </w:rPr>
            </w:pPr>
            <w:ins w:id="775" w:author="st1" w:date="2021-05-06T19:10:00Z">
              <w:r w:rsidRPr="00F63C93">
                <w:rPr>
                  <w:rFonts w:ascii="標楷體" w:eastAsia="標楷體" w:hAnsi="標楷體" w:hint="eastAsia"/>
                </w:rPr>
                <w:t>必填</w:t>
              </w:r>
            </w:ins>
          </w:p>
        </w:tc>
        <w:tc>
          <w:tcPr>
            <w:tcW w:w="643" w:type="dxa"/>
            <w:tcBorders>
              <w:top w:val="single" w:sz="4" w:space="0" w:color="auto"/>
              <w:left w:val="single" w:sz="4" w:space="0" w:color="auto"/>
              <w:bottom w:val="single" w:sz="4" w:space="0" w:color="auto"/>
              <w:right w:val="single" w:sz="4" w:space="0" w:color="auto"/>
            </w:tcBorders>
            <w:shd w:val="clear" w:color="auto" w:fill="D9D9D9"/>
            <w:hideMark/>
          </w:tcPr>
          <w:p w14:paraId="7A8893C3" w14:textId="77777777" w:rsidR="00F63C93" w:rsidRPr="00F63C93" w:rsidRDefault="00F63C93" w:rsidP="00F63C93">
            <w:pPr>
              <w:rPr>
                <w:ins w:id="776" w:author="st1" w:date="2021-05-06T19:10:00Z"/>
                <w:rFonts w:ascii="標楷體" w:eastAsia="標楷體" w:hAnsi="標楷體"/>
              </w:rPr>
            </w:pPr>
            <w:ins w:id="777" w:author="st1" w:date="2021-05-06T19:10:00Z">
              <w:r w:rsidRPr="00F63C93">
                <w:rPr>
                  <w:rFonts w:ascii="標楷體" w:eastAsia="標楷體" w:hAnsi="標楷體"/>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999AA5" w14:textId="77777777" w:rsidR="00F63C93" w:rsidRPr="00F63C93" w:rsidRDefault="00F63C93" w:rsidP="00F63C93">
            <w:pPr>
              <w:widowControl/>
              <w:rPr>
                <w:ins w:id="778" w:author="st1" w:date="2021-05-06T19:10:00Z"/>
                <w:rFonts w:ascii="標楷體" w:eastAsia="標楷體" w:hAnsi="標楷體"/>
              </w:rPr>
            </w:pPr>
          </w:p>
        </w:tc>
      </w:tr>
      <w:tr w:rsidR="00F63C93" w:rsidRPr="00F63C93" w14:paraId="3D1DABE7" w14:textId="77777777" w:rsidTr="00067F94">
        <w:trPr>
          <w:trHeight w:val="244"/>
          <w:jc w:val="center"/>
          <w:ins w:id="779" w:author="st1" w:date="2021-05-06T19:10:00Z"/>
        </w:trPr>
        <w:tc>
          <w:tcPr>
            <w:tcW w:w="513" w:type="dxa"/>
            <w:tcBorders>
              <w:top w:val="single" w:sz="4" w:space="0" w:color="auto"/>
              <w:left w:val="single" w:sz="4" w:space="0" w:color="auto"/>
              <w:bottom w:val="single" w:sz="4" w:space="0" w:color="auto"/>
              <w:right w:val="single" w:sz="4" w:space="0" w:color="auto"/>
            </w:tcBorders>
            <w:hideMark/>
          </w:tcPr>
          <w:p w14:paraId="59056C41" w14:textId="77777777" w:rsidR="00F63C93" w:rsidRPr="00F63C93" w:rsidRDefault="00F63C93" w:rsidP="00F63C93">
            <w:pPr>
              <w:rPr>
                <w:ins w:id="780" w:author="st1" w:date="2021-05-06T19:10:00Z"/>
                <w:rFonts w:ascii="標楷體" w:eastAsia="標楷體" w:hAnsi="標楷體"/>
              </w:rPr>
            </w:pPr>
            <w:ins w:id="781" w:author="st1" w:date="2021-05-06T19:10:00Z">
              <w:r w:rsidRPr="00F63C93">
                <w:rPr>
                  <w:rFonts w:ascii="標楷體" w:eastAsia="標楷體" w:hAnsi="標楷體"/>
                </w:rPr>
                <w:t>1</w:t>
              </w:r>
            </w:ins>
          </w:p>
        </w:tc>
        <w:tc>
          <w:tcPr>
            <w:tcW w:w="1011" w:type="dxa"/>
            <w:tcBorders>
              <w:top w:val="single" w:sz="4" w:space="0" w:color="auto"/>
              <w:left w:val="single" w:sz="4" w:space="0" w:color="auto"/>
              <w:bottom w:val="single" w:sz="4" w:space="0" w:color="auto"/>
              <w:right w:val="single" w:sz="4" w:space="0" w:color="auto"/>
            </w:tcBorders>
            <w:hideMark/>
          </w:tcPr>
          <w:p w14:paraId="4016CF42" w14:textId="77777777" w:rsidR="00F63C93" w:rsidRPr="00F63C93" w:rsidRDefault="00F63C93" w:rsidP="00F63C93">
            <w:pPr>
              <w:rPr>
                <w:ins w:id="782" w:author="st1" w:date="2021-05-06T19:10:00Z"/>
                <w:rFonts w:ascii="標楷體" w:eastAsia="標楷體" w:hAnsi="標楷體"/>
                <w:lang w:eastAsia="ja-JP"/>
                <w:rPrChange w:id="783" w:author="黃梓峻" w:date="2021-05-12T13:59:00Z">
                  <w:rPr>
                    <w:ins w:id="784" w:author="st1" w:date="2021-05-06T19:10:00Z"/>
                    <w:rFonts w:ascii="標楷體" w:eastAsia="Yu Mincho" w:hAnsi="標楷體"/>
                    <w:lang w:eastAsia="ja-JP"/>
                  </w:rPr>
                </w:rPrChange>
              </w:rPr>
            </w:pPr>
            <w:ins w:id="785" w:author="st1" w:date="2021-05-06T19:10:00Z">
              <w:r w:rsidRPr="00F63C93">
                <w:rPr>
                  <w:rFonts w:ascii="標楷體" w:eastAsia="標楷體" w:hAnsi="標楷體" w:hint="eastAsia"/>
                </w:rPr>
                <w:t>功能</w:t>
              </w:r>
            </w:ins>
          </w:p>
        </w:tc>
        <w:tc>
          <w:tcPr>
            <w:tcW w:w="766" w:type="dxa"/>
            <w:tcBorders>
              <w:top w:val="single" w:sz="4" w:space="0" w:color="auto"/>
              <w:left w:val="single" w:sz="4" w:space="0" w:color="auto"/>
              <w:bottom w:val="single" w:sz="4" w:space="0" w:color="auto"/>
              <w:right w:val="single" w:sz="4" w:space="0" w:color="auto"/>
            </w:tcBorders>
            <w:hideMark/>
          </w:tcPr>
          <w:p w14:paraId="4619E20E" w14:textId="77777777" w:rsidR="00F63C93" w:rsidRPr="00F63C93" w:rsidRDefault="00F63C93" w:rsidP="00F63C93">
            <w:pPr>
              <w:rPr>
                <w:ins w:id="786" w:author="st1" w:date="2021-05-06T19:10:00Z"/>
                <w:rFonts w:ascii="標楷體" w:eastAsia="標楷體" w:hAnsi="標楷體"/>
              </w:rPr>
            </w:pPr>
          </w:p>
        </w:tc>
        <w:tc>
          <w:tcPr>
            <w:tcW w:w="799" w:type="dxa"/>
            <w:tcBorders>
              <w:top w:val="single" w:sz="4" w:space="0" w:color="auto"/>
              <w:left w:val="single" w:sz="4" w:space="0" w:color="auto"/>
              <w:bottom w:val="single" w:sz="4" w:space="0" w:color="auto"/>
              <w:right w:val="single" w:sz="4" w:space="0" w:color="auto"/>
            </w:tcBorders>
          </w:tcPr>
          <w:p w14:paraId="6A020D13" w14:textId="77777777" w:rsidR="00F63C93" w:rsidRPr="00F63C93" w:rsidRDefault="00F63C93" w:rsidP="00F63C93">
            <w:pPr>
              <w:rPr>
                <w:ins w:id="787" w:author="st1" w:date="2021-05-06T19:10:00Z"/>
                <w:rFonts w:ascii="標楷體" w:eastAsia="標楷體" w:hAnsi="標楷體"/>
              </w:rPr>
            </w:pPr>
            <w:r w:rsidRPr="00F63C93">
              <w:rPr>
                <w:rFonts w:ascii="標楷體" w:eastAsia="標楷體" w:hAnsi="標楷體" w:hint="eastAsia"/>
              </w:rPr>
              <w:t>新增</w:t>
            </w:r>
          </w:p>
        </w:tc>
        <w:tc>
          <w:tcPr>
            <w:tcW w:w="1185" w:type="dxa"/>
            <w:tcBorders>
              <w:top w:val="single" w:sz="4" w:space="0" w:color="auto"/>
              <w:left w:val="single" w:sz="4" w:space="0" w:color="auto"/>
              <w:bottom w:val="single" w:sz="4" w:space="0" w:color="auto"/>
              <w:right w:val="single" w:sz="4" w:space="0" w:color="auto"/>
            </w:tcBorders>
          </w:tcPr>
          <w:p w14:paraId="6BBC7182" w14:textId="77777777" w:rsidR="00F63C93" w:rsidRPr="00F63C93" w:rsidRDefault="00F63C93" w:rsidP="00F63C93">
            <w:pPr>
              <w:rPr>
                <w:ins w:id="788" w:author="st1" w:date="2021-05-06T19:10: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375B7FBD" w14:textId="77777777" w:rsidR="00F63C93" w:rsidRPr="00F63C93" w:rsidRDefault="00F63C93" w:rsidP="00F63C93">
            <w:pPr>
              <w:rPr>
                <w:ins w:id="789" w:author="st1" w:date="2021-05-06T19:10:00Z"/>
                <w:rFonts w:ascii="標楷體" w:eastAsia="標楷體" w:hAnsi="標楷體"/>
              </w:rPr>
            </w:pPr>
          </w:p>
        </w:tc>
        <w:tc>
          <w:tcPr>
            <w:tcW w:w="643" w:type="dxa"/>
            <w:tcBorders>
              <w:top w:val="single" w:sz="4" w:space="0" w:color="auto"/>
              <w:left w:val="single" w:sz="4" w:space="0" w:color="auto"/>
              <w:bottom w:val="single" w:sz="4" w:space="0" w:color="auto"/>
              <w:right w:val="single" w:sz="4" w:space="0" w:color="auto"/>
            </w:tcBorders>
            <w:hideMark/>
          </w:tcPr>
          <w:p w14:paraId="4C4044B6" w14:textId="77777777" w:rsidR="00F63C93" w:rsidRPr="00F63C93" w:rsidRDefault="00F63C93" w:rsidP="00F63C93">
            <w:pPr>
              <w:jc w:val="center"/>
              <w:rPr>
                <w:ins w:id="790" w:author="st1" w:date="2021-05-06T19:10:00Z"/>
                <w:rFonts w:ascii="標楷體" w:eastAsia="標楷體" w:hAnsi="標楷體"/>
              </w:rPr>
            </w:pPr>
            <w:ins w:id="791" w:author="st1" w:date="2021-05-06T19:10:00Z">
              <w:r w:rsidRPr="00F63C93">
                <w:rPr>
                  <w:rFonts w:ascii="標楷體" w:eastAsia="標楷體" w:hAnsi="標楷體"/>
                </w:rPr>
                <w:t>R</w:t>
              </w:r>
            </w:ins>
          </w:p>
        </w:tc>
        <w:tc>
          <w:tcPr>
            <w:tcW w:w="4776" w:type="dxa"/>
            <w:tcBorders>
              <w:top w:val="single" w:sz="4" w:space="0" w:color="auto"/>
              <w:left w:val="single" w:sz="4" w:space="0" w:color="auto"/>
              <w:bottom w:val="single" w:sz="4" w:space="0" w:color="auto"/>
              <w:right w:val="single" w:sz="4" w:space="0" w:color="auto"/>
            </w:tcBorders>
            <w:hideMark/>
          </w:tcPr>
          <w:p w14:paraId="5898C5CB" w14:textId="77777777" w:rsidR="00F63C93" w:rsidRPr="00F63C93" w:rsidDel="0097630A" w:rsidRDefault="00F63C93" w:rsidP="00F63C93">
            <w:pPr>
              <w:rPr>
                <w:ins w:id="792" w:author="st1" w:date="2021-05-06T19:10:00Z"/>
                <w:del w:id="793" w:author="黃梓峻" w:date="2021-05-17T16:07:00Z"/>
                <w:rFonts w:ascii="標楷體" w:eastAsia="標楷體" w:hAnsi="標楷體"/>
              </w:rPr>
            </w:pPr>
            <w:ins w:id="794" w:author="st1" w:date="2021-05-06T19:10:00Z">
              <w:r w:rsidRPr="00F63C93">
                <w:rPr>
                  <w:rFonts w:ascii="標楷體" w:eastAsia="標楷體" w:hAnsi="標楷體" w:hint="eastAsia"/>
                </w:rPr>
                <w:t>自動顯示</w:t>
              </w:r>
            </w:ins>
          </w:p>
          <w:p w14:paraId="77E8E81E" w14:textId="77777777" w:rsidR="00F63C93" w:rsidRPr="00F63C93" w:rsidRDefault="00F63C93" w:rsidP="00F63C93">
            <w:pPr>
              <w:rPr>
                <w:ins w:id="795" w:author="st1" w:date="2021-05-06T19:10:00Z"/>
                <w:rFonts w:ascii="標楷體" w:eastAsia="標楷體" w:hAnsi="標楷體"/>
              </w:rPr>
            </w:pPr>
            <w:ins w:id="796" w:author="st1" w:date="2021-05-06T19:10:00Z">
              <w:del w:id="797" w:author="黃梓峻" w:date="2021-05-17T16:08:00Z">
                <w:r w:rsidRPr="00F63C93" w:rsidDel="0097630A">
                  <w:rPr>
                    <w:rFonts w:ascii="標楷體" w:eastAsia="標楷體" w:hAnsi="標楷體" w:hint="eastAsia"/>
                    <w:lang w:eastAsia="zh-HK"/>
                  </w:rPr>
                  <w:delText>、修改、刪除、查詢</w:delText>
                </w:r>
              </w:del>
            </w:ins>
          </w:p>
        </w:tc>
      </w:tr>
      <w:tr w:rsidR="00F63C93" w:rsidRPr="00F63C93" w14:paraId="7F7183CD" w14:textId="77777777" w:rsidTr="00067F94">
        <w:trPr>
          <w:trHeight w:val="244"/>
          <w:jc w:val="center"/>
          <w:ins w:id="798" w:author="st1" w:date="2021-05-06T19:10:00Z"/>
        </w:trPr>
        <w:tc>
          <w:tcPr>
            <w:tcW w:w="513" w:type="dxa"/>
            <w:tcBorders>
              <w:top w:val="single" w:sz="4" w:space="0" w:color="auto"/>
              <w:left w:val="single" w:sz="4" w:space="0" w:color="auto"/>
              <w:bottom w:val="single" w:sz="4" w:space="0" w:color="auto"/>
              <w:right w:val="single" w:sz="4" w:space="0" w:color="auto"/>
            </w:tcBorders>
            <w:hideMark/>
          </w:tcPr>
          <w:p w14:paraId="36589110" w14:textId="77777777" w:rsidR="00F63C93" w:rsidRPr="00F63C93" w:rsidRDefault="00F63C93" w:rsidP="00F63C93">
            <w:pPr>
              <w:rPr>
                <w:ins w:id="799" w:author="st1" w:date="2021-05-06T19:10:00Z"/>
                <w:rFonts w:ascii="標楷體" w:eastAsia="標楷體" w:hAnsi="標楷體"/>
              </w:rPr>
            </w:pPr>
            <w:ins w:id="800" w:author="st1" w:date="2021-05-06T19:10:00Z">
              <w:r w:rsidRPr="00F63C93">
                <w:rPr>
                  <w:rFonts w:ascii="標楷體" w:eastAsia="標楷體" w:hAnsi="標楷體"/>
                  <w:color w:val="000000"/>
                </w:rPr>
                <w:t>2</w:t>
              </w:r>
            </w:ins>
          </w:p>
        </w:tc>
        <w:tc>
          <w:tcPr>
            <w:tcW w:w="1011" w:type="dxa"/>
            <w:tcBorders>
              <w:top w:val="single" w:sz="4" w:space="0" w:color="auto"/>
              <w:left w:val="single" w:sz="4" w:space="0" w:color="auto"/>
              <w:bottom w:val="single" w:sz="4" w:space="0" w:color="auto"/>
              <w:right w:val="single" w:sz="4" w:space="0" w:color="auto"/>
            </w:tcBorders>
            <w:hideMark/>
          </w:tcPr>
          <w:p w14:paraId="7EC1EBF9" w14:textId="77777777" w:rsidR="00F63C93" w:rsidRPr="00F63C93" w:rsidRDefault="00F63C93" w:rsidP="00F63C93">
            <w:pPr>
              <w:rPr>
                <w:ins w:id="801" w:author="st1" w:date="2021-05-06T19:10:00Z"/>
                <w:rFonts w:ascii="標楷體" w:eastAsia="標楷體" w:hAnsi="標楷體"/>
                <w:rPrChange w:id="802" w:author="黃梓峻" w:date="2021-05-12T13:59:00Z">
                  <w:rPr>
                    <w:ins w:id="803" w:author="st1" w:date="2021-05-06T19:10:00Z"/>
                  </w:rPr>
                </w:rPrChange>
              </w:rPr>
            </w:pPr>
            <w:ins w:id="804" w:author="st1" w:date="2021-05-06T19:17:00Z">
              <w:r w:rsidRPr="00F63C93">
                <w:rPr>
                  <w:rFonts w:ascii="標楷體" w:eastAsia="標楷體" w:hAnsi="標楷體" w:hint="eastAsia"/>
                  <w:rPrChange w:id="805" w:author="黃梓峻" w:date="2021-05-12T13:59:00Z">
                    <w:rPr>
                      <w:rFonts w:hint="eastAsia"/>
                    </w:rPr>
                  </w:rPrChange>
                </w:rPr>
                <w:t>日期</w:t>
              </w:r>
            </w:ins>
          </w:p>
        </w:tc>
        <w:tc>
          <w:tcPr>
            <w:tcW w:w="766" w:type="dxa"/>
            <w:tcBorders>
              <w:top w:val="single" w:sz="4" w:space="0" w:color="auto"/>
              <w:left w:val="single" w:sz="4" w:space="0" w:color="auto"/>
              <w:bottom w:val="single" w:sz="4" w:space="0" w:color="auto"/>
              <w:right w:val="single" w:sz="4" w:space="0" w:color="auto"/>
            </w:tcBorders>
            <w:hideMark/>
          </w:tcPr>
          <w:p w14:paraId="7086B580" w14:textId="77777777" w:rsidR="00F63C93" w:rsidRPr="00F63C93" w:rsidRDefault="00F63C93" w:rsidP="00F63C93">
            <w:pPr>
              <w:rPr>
                <w:ins w:id="806" w:author="st1" w:date="2021-05-06T19:10:00Z"/>
                <w:rFonts w:ascii="標楷體" w:eastAsia="標楷體" w:hAnsi="標楷體"/>
              </w:rPr>
            </w:pPr>
            <w:ins w:id="807" w:author="st1" w:date="2021-05-06T19:10:00Z">
              <w:r w:rsidRPr="00F63C93">
                <w:rPr>
                  <w:rFonts w:ascii="標楷體" w:eastAsia="標楷體" w:hAnsi="標楷體"/>
                </w:rPr>
                <w:t>7</w:t>
              </w:r>
            </w:ins>
          </w:p>
        </w:tc>
        <w:tc>
          <w:tcPr>
            <w:tcW w:w="799" w:type="dxa"/>
            <w:tcBorders>
              <w:top w:val="single" w:sz="4" w:space="0" w:color="auto"/>
              <w:left w:val="single" w:sz="4" w:space="0" w:color="auto"/>
              <w:bottom w:val="single" w:sz="4" w:space="0" w:color="auto"/>
              <w:right w:val="single" w:sz="4" w:space="0" w:color="auto"/>
            </w:tcBorders>
          </w:tcPr>
          <w:p w14:paraId="7AEDEE0D" w14:textId="77777777" w:rsidR="00F63C93" w:rsidRPr="00F63C93" w:rsidRDefault="00F63C93" w:rsidP="00F63C93">
            <w:pPr>
              <w:rPr>
                <w:ins w:id="808" w:author="st1" w:date="2021-05-06T19:10:00Z"/>
                <w:rFonts w:ascii="標楷體" w:eastAsia="標楷體" w:hAnsi="標楷體"/>
              </w:rPr>
            </w:pPr>
          </w:p>
        </w:tc>
        <w:tc>
          <w:tcPr>
            <w:tcW w:w="1185" w:type="dxa"/>
            <w:tcBorders>
              <w:top w:val="single" w:sz="4" w:space="0" w:color="auto"/>
              <w:left w:val="single" w:sz="4" w:space="0" w:color="auto"/>
              <w:bottom w:val="single" w:sz="4" w:space="0" w:color="auto"/>
              <w:right w:val="single" w:sz="4" w:space="0" w:color="auto"/>
            </w:tcBorders>
          </w:tcPr>
          <w:p w14:paraId="14D260FC" w14:textId="77777777" w:rsidR="00F63C93" w:rsidRPr="00F63C93" w:rsidRDefault="00F63C93" w:rsidP="00F63C93">
            <w:pPr>
              <w:rPr>
                <w:ins w:id="809" w:author="st1" w:date="2021-05-06T19:10:00Z"/>
                <w:rFonts w:ascii="標楷體" w:eastAsia="標楷體" w:hAnsi="標楷體"/>
              </w:rPr>
            </w:pPr>
            <w:r w:rsidRPr="00F63C93">
              <w:rPr>
                <w:rFonts w:ascii="標楷體" w:eastAsia="標楷體" w:hAnsi="標楷體" w:hint="eastAsia"/>
              </w:rPr>
              <w:t>日期選單</w:t>
            </w:r>
          </w:p>
        </w:tc>
        <w:tc>
          <w:tcPr>
            <w:tcW w:w="727" w:type="dxa"/>
            <w:tcBorders>
              <w:top w:val="single" w:sz="4" w:space="0" w:color="auto"/>
              <w:left w:val="single" w:sz="4" w:space="0" w:color="auto"/>
              <w:bottom w:val="single" w:sz="4" w:space="0" w:color="auto"/>
              <w:right w:val="single" w:sz="4" w:space="0" w:color="auto"/>
            </w:tcBorders>
            <w:hideMark/>
          </w:tcPr>
          <w:p w14:paraId="65DF6B8D" w14:textId="77777777" w:rsidR="00F63C93" w:rsidRPr="00F63C93" w:rsidRDefault="00F63C93" w:rsidP="00F63C93">
            <w:pPr>
              <w:rPr>
                <w:ins w:id="810" w:author="st1" w:date="2021-05-06T19:10:00Z"/>
                <w:rFonts w:ascii="標楷體" w:eastAsia="標楷體" w:hAnsi="標楷體"/>
              </w:rPr>
            </w:pPr>
            <w:ins w:id="811" w:author="st1" w:date="2021-05-06T19:10:00Z">
              <w:r w:rsidRPr="00F63C93">
                <w:rPr>
                  <w:rFonts w:ascii="標楷體" w:eastAsia="標楷體" w:hAnsi="標楷體"/>
                  <w:color w:val="000000"/>
                </w:rPr>
                <w:t>V</w:t>
              </w:r>
            </w:ins>
          </w:p>
        </w:tc>
        <w:tc>
          <w:tcPr>
            <w:tcW w:w="643" w:type="dxa"/>
            <w:tcBorders>
              <w:top w:val="single" w:sz="4" w:space="0" w:color="auto"/>
              <w:left w:val="single" w:sz="4" w:space="0" w:color="auto"/>
              <w:bottom w:val="single" w:sz="4" w:space="0" w:color="auto"/>
              <w:right w:val="single" w:sz="4" w:space="0" w:color="auto"/>
            </w:tcBorders>
            <w:hideMark/>
          </w:tcPr>
          <w:p w14:paraId="472DEF6B" w14:textId="77777777" w:rsidR="00F63C93" w:rsidRPr="00F63C93" w:rsidRDefault="00F63C93" w:rsidP="00F63C93">
            <w:pPr>
              <w:jc w:val="center"/>
              <w:rPr>
                <w:ins w:id="812" w:author="st1" w:date="2021-05-06T19:10:00Z"/>
                <w:rFonts w:ascii="標楷體" w:eastAsia="標楷體" w:hAnsi="標楷體"/>
              </w:rPr>
            </w:pPr>
            <w:ins w:id="813" w:author="st1" w:date="2021-05-06T19:10:00Z">
              <w:r w:rsidRPr="00F63C93">
                <w:rPr>
                  <w:rFonts w:ascii="標楷體" w:eastAsia="標楷體" w:hAnsi="標楷體"/>
                  <w:color w:val="000000"/>
                </w:rPr>
                <w:t>W</w:t>
              </w:r>
            </w:ins>
          </w:p>
        </w:tc>
        <w:tc>
          <w:tcPr>
            <w:tcW w:w="4776" w:type="dxa"/>
            <w:tcBorders>
              <w:top w:val="single" w:sz="4" w:space="0" w:color="auto"/>
              <w:left w:val="single" w:sz="4" w:space="0" w:color="auto"/>
              <w:bottom w:val="single" w:sz="4" w:space="0" w:color="auto"/>
              <w:right w:val="single" w:sz="4" w:space="0" w:color="auto"/>
            </w:tcBorders>
            <w:hideMark/>
          </w:tcPr>
          <w:p w14:paraId="4846A4A0" w14:textId="77777777" w:rsidR="00F63C93" w:rsidRPr="00F63C93" w:rsidRDefault="00F63C93" w:rsidP="00F63C93">
            <w:pPr>
              <w:snapToGrid w:val="0"/>
              <w:ind w:left="238" w:hangingChars="99" w:hanging="238"/>
              <w:rPr>
                <w:ins w:id="814" w:author="黃梓峻" w:date="2021-06-28T09:46:00Z"/>
                <w:rFonts w:ascii="標楷體" w:eastAsia="標楷體" w:hAnsi="標楷體"/>
                <w:color w:val="000000"/>
              </w:rPr>
            </w:pPr>
            <w:ins w:id="815" w:author="黃梓峻" w:date="2021-06-28T09:46:00Z">
              <w:r w:rsidRPr="00F63C93">
                <w:rPr>
                  <w:rFonts w:ascii="標楷體" w:eastAsia="標楷體" w:hAnsi="標楷體" w:hint="eastAsia"/>
                  <w:color w:val="000000"/>
                </w:rPr>
                <w:t>1.</w:t>
              </w:r>
            </w:ins>
            <w:r w:rsidRPr="00F63C93">
              <w:rPr>
                <w:rFonts w:ascii="標楷體" w:eastAsia="標楷體" w:hAnsi="標楷體" w:hint="eastAsia"/>
                <w:color w:val="000000"/>
              </w:rPr>
              <w:t>限</w:t>
            </w:r>
            <w:ins w:id="816" w:author="黃梓峻" w:date="2021-06-28T09:46:00Z">
              <w:r w:rsidRPr="00F63C93">
                <w:rPr>
                  <w:rFonts w:ascii="標楷體" w:eastAsia="標楷體" w:hAnsi="標楷體" w:hint="eastAsia"/>
                  <w:color w:val="000000"/>
                </w:rPr>
                <w:t>輸入日期，檢核條件:</w:t>
              </w:r>
            </w:ins>
          </w:p>
          <w:p w14:paraId="59267646" w14:textId="77777777" w:rsidR="00F63C93" w:rsidRPr="00F63C93" w:rsidRDefault="00F63C93" w:rsidP="00F63C93">
            <w:pPr>
              <w:snapToGrid w:val="0"/>
              <w:ind w:left="238" w:hangingChars="99" w:hanging="238"/>
              <w:rPr>
                <w:ins w:id="817" w:author="黃梓峻" w:date="2021-06-28T09:46:00Z"/>
                <w:rFonts w:ascii="標楷體" w:eastAsia="標楷體" w:hAnsi="標楷體"/>
                <w:color w:val="000000"/>
              </w:rPr>
            </w:pPr>
            <w:ins w:id="818" w:author="黃梓峻" w:date="2021-06-28T09:46:00Z">
              <w:r w:rsidRPr="00F63C93">
                <w:rPr>
                  <w:rFonts w:ascii="標楷體" w:eastAsia="標楷體" w:hAnsi="標楷體" w:hint="eastAsia"/>
                  <w:color w:val="000000"/>
                </w:rPr>
                <w:t xml:space="preserve">  (1).不可空白</w:t>
              </w:r>
              <w:r w:rsidRPr="00F63C93">
                <w:rPr>
                  <w:rFonts w:ascii="標楷體" w:eastAsia="標楷體" w:hAnsi="標楷體"/>
                  <w:color w:val="000000"/>
                </w:rPr>
                <w:t>V(7)</w:t>
              </w:r>
            </w:ins>
          </w:p>
          <w:p w14:paraId="339447B4" w14:textId="77777777" w:rsidR="00F63C93" w:rsidRPr="00F63C93" w:rsidRDefault="00F63C93" w:rsidP="00F63C93">
            <w:pPr>
              <w:snapToGrid w:val="0"/>
              <w:ind w:left="238" w:hangingChars="99" w:hanging="238"/>
              <w:rPr>
                <w:ins w:id="819" w:author="黃梓峻" w:date="2021-06-28T09:46:00Z"/>
                <w:rFonts w:ascii="標楷體" w:eastAsia="標楷體" w:hAnsi="標楷體"/>
                <w:color w:val="000000"/>
              </w:rPr>
            </w:pPr>
            <w:ins w:id="820" w:author="黃梓峻" w:date="2021-06-28T09:46:00Z">
              <w:r w:rsidRPr="00F63C93">
                <w:rPr>
                  <w:rFonts w:ascii="標楷體" w:eastAsia="標楷體" w:hAnsi="標楷體" w:hint="eastAsia"/>
                  <w:color w:val="000000"/>
                </w:rPr>
                <w:t xml:space="preserve">  (2).日期格式/</w:t>
              </w:r>
              <w:r w:rsidRPr="00F63C93">
                <w:rPr>
                  <w:rFonts w:ascii="標楷體" w:eastAsia="標楷體" w:hAnsi="標楷體"/>
                  <w:color w:val="000000"/>
                </w:rPr>
                <w:t>A(DATE,0</w:t>
              </w:r>
              <w:r w:rsidRPr="00F63C93">
                <w:rPr>
                  <w:rFonts w:ascii="標楷體" w:eastAsia="標楷體" w:hAnsi="標楷體" w:hint="eastAsia"/>
                  <w:color w:val="000000"/>
                </w:rPr>
                <w:t>)</w:t>
              </w:r>
            </w:ins>
          </w:p>
          <w:p w14:paraId="5A8F89EC" w14:textId="77777777" w:rsidR="00F63C93" w:rsidRPr="00F63C93" w:rsidDel="00D76558" w:rsidRDefault="00F63C93" w:rsidP="00F63C93">
            <w:pPr>
              <w:rPr>
                <w:ins w:id="821" w:author="st1" w:date="2021-05-06T19:10:00Z"/>
                <w:del w:id="822" w:author="黃梓峻" w:date="2021-06-28T09:46:00Z"/>
                <w:rFonts w:ascii="標楷體" w:eastAsia="標楷體" w:hAnsi="標楷體"/>
                <w:rPrChange w:id="823" w:author="黃梓峻" w:date="2021-05-12T13:59:00Z">
                  <w:rPr>
                    <w:ins w:id="824" w:author="st1" w:date="2021-05-06T19:10:00Z"/>
                    <w:del w:id="825" w:author="黃梓峻" w:date="2021-06-28T09:46:00Z"/>
                    <w:rFonts w:ascii="標楷體" w:eastAsia="標楷體" w:hAnsi="標楷體"/>
                    <w:color w:val="000000"/>
                  </w:rPr>
                </w:rPrChange>
              </w:rPr>
              <w:pPrChange w:id="826" w:author="st1" w:date="2021-05-07T12:11:00Z">
                <w:pPr>
                  <w:snapToGrid w:val="0"/>
                  <w:ind w:left="238" w:hangingChars="99" w:hanging="238"/>
                </w:pPr>
              </w:pPrChange>
            </w:pPr>
            <w:ins w:id="827" w:author="黃梓峻" w:date="2021-06-28T09:46:00Z">
              <w:r w:rsidRPr="00F63C93">
                <w:rPr>
                  <w:rFonts w:ascii="標楷體" w:eastAsia="標楷體" w:hAnsi="標楷體" w:hint="eastAsia"/>
                  <w:color w:val="000000"/>
                </w:rPr>
                <w:t>2.</w:t>
              </w:r>
              <w:r w:rsidRPr="00F63C93">
                <w:rPr>
                  <w:rFonts w:ascii="標楷體" w:eastAsia="標楷體" w:hAnsi="標楷體"/>
                  <w:color w:val="000000"/>
                </w:rPr>
                <w:t>InnFundApl.AcDate</w:t>
              </w:r>
            </w:ins>
            <w:ins w:id="828" w:author="st1" w:date="2021-05-06T19:10:00Z">
              <w:del w:id="829" w:author="黃梓峻" w:date="2021-06-28T09:46:00Z">
                <w:r w:rsidRPr="00F63C93" w:rsidDel="00D76558">
                  <w:rPr>
                    <w:rFonts w:ascii="標楷體" w:eastAsia="標楷體" w:hAnsi="標楷體"/>
                    <w:rPrChange w:id="830" w:author="黃梓峻" w:date="2021-05-12T13:59:00Z">
                      <w:rPr>
                        <w:rFonts w:ascii="標楷體" w:eastAsia="標楷體" w:hAnsi="標楷體"/>
                        <w:color w:val="000000"/>
                      </w:rPr>
                    </w:rPrChange>
                  </w:rPr>
                  <w:delText>1.</w:delText>
                </w:r>
              </w:del>
              <w:del w:id="831" w:author="黃梓峻" w:date="2021-05-12T13:53:00Z">
                <w:r w:rsidRPr="00F63C93" w:rsidDel="000B4F62">
                  <w:rPr>
                    <w:rFonts w:ascii="標楷體" w:eastAsia="標楷體" w:hAnsi="標楷體"/>
                    <w:rPrChange w:id="832" w:author="黃梓峻" w:date="2021-05-12T13:59:00Z">
                      <w:rPr>
                        <w:rFonts w:ascii="標楷體" w:eastAsia="標楷體" w:hAnsi="標楷體"/>
                        <w:color w:val="000000"/>
                      </w:rPr>
                    </w:rPrChange>
                  </w:rPr>
                  <w:delText>「新增」時,</w:delText>
                </w:r>
              </w:del>
              <w:del w:id="833" w:author="黃梓峻" w:date="2021-06-28T09:46:00Z">
                <w:r w:rsidRPr="00F63C93" w:rsidDel="00D76558">
                  <w:rPr>
                    <w:rFonts w:ascii="標楷體" w:eastAsia="標楷體" w:hAnsi="標楷體"/>
                    <w:rPrChange w:id="834" w:author="黃梓峻" w:date="2021-05-12T13:59:00Z">
                      <w:rPr>
                        <w:rFonts w:ascii="標楷體" w:eastAsia="標楷體" w:hAnsi="標楷體"/>
                        <w:color w:val="000000"/>
                      </w:rPr>
                    </w:rPrChange>
                  </w:rPr>
                  <w:delText>必須輸入</w:delText>
                </w:r>
              </w:del>
            </w:ins>
          </w:p>
          <w:p w14:paraId="4FAB1227" w14:textId="77777777" w:rsidR="00F63C93" w:rsidRPr="00F63C93" w:rsidDel="000B4F62" w:rsidRDefault="00F63C93" w:rsidP="00F63C93">
            <w:pPr>
              <w:rPr>
                <w:ins w:id="835" w:author="st1" w:date="2021-05-06T19:10:00Z"/>
                <w:del w:id="836" w:author="黃梓峻" w:date="2021-05-12T13:52:00Z"/>
                <w:rFonts w:ascii="標楷體" w:eastAsia="標楷體" w:hAnsi="標楷體"/>
                <w:rPrChange w:id="837" w:author="黃梓峻" w:date="2021-05-12T13:59:00Z">
                  <w:rPr>
                    <w:ins w:id="838" w:author="st1" w:date="2021-05-06T19:10:00Z"/>
                    <w:del w:id="839" w:author="黃梓峻" w:date="2021-05-12T13:52:00Z"/>
                    <w:rFonts w:ascii="標楷體" w:eastAsia="標楷體" w:hAnsi="標楷體"/>
                    <w:color w:val="000000"/>
                  </w:rPr>
                </w:rPrChange>
              </w:rPr>
              <w:pPrChange w:id="840" w:author="黃梓峻" w:date="2021-05-12T13:52:00Z">
                <w:pPr>
                  <w:snapToGrid w:val="0"/>
                  <w:ind w:left="238" w:hangingChars="99" w:hanging="238"/>
                </w:pPr>
              </w:pPrChange>
            </w:pPr>
            <w:ins w:id="841" w:author="st1" w:date="2021-05-06T19:10:00Z">
              <w:del w:id="842" w:author="黃梓峻" w:date="2021-06-28T09:46:00Z">
                <w:r w:rsidRPr="00F63C93" w:rsidDel="00D76558">
                  <w:rPr>
                    <w:rFonts w:ascii="標楷體" w:eastAsia="標楷體" w:hAnsi="標楷體"/>
                    <w:rPrChange w:id="843" w:author="黃梓峻" w:date="2021-05-12T13:59:00Z">
                      <w:rPr>
                        <w:rFonts w:ascii="標楷體" w:eastAsia="標楷體" w:hAnsi="標楷體"/>
                        <w:color w:val="000000"/>
                      </w:rPr>
                    </w:rPrChange>
                  </w:rPr>
                  <w:delText>2.</w:delText>
                </w:r>
              </w:del>
              <w:del w:id="844" w:author="黃梓峻" w:date="2021-05-12T13:52:00Z">
                <w:r w:rsidRPr="00F63C93" w:rsidDel="000B4F62">
                  <w:rPr>
                    <w:rFonts w:ascii="標楷體" w:eastAsia="標楷體" w:hAnsi="標楷體"/>
                    <w:rPrChange w:id="845" w:author="黃梓峻" w:date="2021-05-12T13:59:00Z">
                      <w:rPr>
                        <w:rFonts w:ascii="標楷體" w:eastAsia="標楷體" w:hAnsi="標楷體"/>
                        <w:color w:val="000000"/>
                      </w:rPr>
                    </w:rPrChange>
                  </w:rPr>
                  <w:delText>其他功能時,自動顯示</w:delText>
                </w:r>
                <w:r w:rsidRPr="00F63C93" w:rsidDel="000B4F62">
                  <w:rPr>
                    <w:rFonts w:ascii="標楷體" w:eastAsia="標楷體" w:hAnsi="標楷體" w:hint="eastAsia"/>
                    <w:rPrChange w:id="846" w:author="黃梓峻" w:date="2021-05-12T13:59:00Z">
                      <w:rPr>
                        <w:rFonts w:ascii="標楷體" w:eastAsia="標楷體" w:hAnsi="標楷體" w:hint="eastAsia"/>
                        <w:color w:val="000000"/>
                        <w:lang w:eastAsia="zh-HK"/>
                      </w:rPr>
                    </w:rPrChange>
                  </w:rPr>
                  <w:delText>原值</w:delText>
                </w:r>
                <w:r w:rsidRPr="00F63C93" w:rsidDel="000B4F62">
                  <w:rPr>
                    <w:rFonts w:ascii="標楷體" w:eastAsia="標楷體" w:hAnsi="標楷體"/>
                    <w:rPrChange w:id="847" w:author="黃梓峻" w:date="2021-05-12T13:59:00Z">
                      <w:rPr>
                        <w:rFonts w:ascii="標楷體" w:eastAsia="標楷體" w:hAnsi="標楷體"/>
                        <w:color w:val="000000"/>
                      </w:rPr>
                    </w:rPrChange>
                  </w:rPr>
                  <w:delText>,不可修改</w:delText>
                </w:r>
              </w:del>
            </w:ins>
          </w:p>
          <w:p w14:paraId="70E43FD3" w14:textId="77777777" w:rsidR="00F63C93" w:rsidRPr="00F63C93" w:rsidRDefault="00F63C93" w:rsidP="00F63C93">
            <w:pPr>
              <w:rPr>
                <w:ins w:id="848" w:author="st1" w:date="2021-05-06T19:10:00Z"/>
                <w:rFonts w:ascii="標楷體" w:eastAsia="標楷體" w:hAnsi="標楷體"/>
                <w:rPrChange w:id="849" w:author="黃梓峻" w:date="2021-05-12T13:59:00Z">
                  <w:rPr>
                    <w:ins w:id="850" w:author="st1" w:date="2021-05-06T19:10:00Z"/>
                    <w:rFonts w:ascii="標楷體" w:eastAsia="標楷體" w:hAnsi="標楷體"/>
                    <w:color w:val="000000"/>
                  </w:rPr>
                </w:rPrChange>
              </w:rPr>
            </w:pPr>
            <w:ins w:id="851" w:author="st1" w:date="2021-05-07T12:17:00Z">
              <w:del w:id="852" w:author="黃梓峻" w:date="2021-05-12T13:52:00Z">
                <w:r w:rsidRPr="00F63C93" w:rsidDel="000B4F62">
                  <w:rPr>
                    <w:rFonts w:ascii="標楷體" w:eastAsia="標楷體" w:hAnsi="標楷體"/>
                  </w:rPr>
                  <w:delText>3</w:delText>
                </w:r>
              </w:del>
            </w:ins>
            <w:ins w:id="853" w:author="st1" w:date="2021-05-06T19:10:00Z">
              <w:del w:id="854" w:author="黃梓峻" w:date="2021-05-12T13:52:00Z">
                <w:r w:rsidRPr="00F63C93" w:rsidDel="000B4F62">
                  <w:rPr>
                    <w:rFonts w:ascii="標楷體" w:eastAsia="標楷體" w:hAnsi="標楷體"/>
                    <w:rPrChange w:id="855" w:author="黃梓峻" w:date="2021-05-12T13:59:00Z">
                      <w:rPr>
                        <w:rFonts w:ascii="標楷體" w:eastAsia="標楷體" w:hAnsi="標楷體"/>
                        <w:color w:val="000000"/>
                      </w:rPr>
                    </w:rPrChange>
                  </w:rPr>
                  <w:delText>.</w:delText>
                </w:r>
              </w:del>
            </w:ins>
            <w:ins w:id="856" w:author="st1" w:date="2021-05-07T12:17:00Z">
              <w:del w:id="857" w:author="黃梓峻" w:date="2021-06-28T09:46:00Z">
                <w:r w:rsidRPr="00F63C93" w:rsidDel="00D76558">
                  <w:rPr>
                    <w:rFonts w:ascii="標楷體" w:eastAsia="標楷體" w:hAnsi="標楷體"/>
                    <w:color w:val="000000"/>
                  </w:rPr>
                  <w:delText>InnFundApl</w:delText>
                </w:r>
              </w:del>
            </w:ins>
            <w:ins w:id="858" w:author="st1" w:date="2021-05-06T19:10:00Z">
              <w:del w:id="859" w:author="黃梓峻" w:date="2021-06-28T09:46:00Z">
                <w:r w:rsidRPr="00F63C93" w:rsidDel="00D76558">
                  <w:rPr>
                    <w:rFonts w:ascii="標楷體" w:eastAsia="標楷體" w:hAnsi="標楷體"/>
                    <w:rPrChange w:id="860" w:author="黃梓峻" w:date="2021-05-12T13:59:00Z">
                      <w:rPr>
                        <w:rFonts w:ascii="標楷體" w:eastAsia="標楷體" w:hAnsi="標楷體"/>
                        <w:color w:val="000000"/>
                      </w:rPr>
                    </w:rPrChange>
                  </w:rPr>
                  <w:delText>.</w:delText>
                </w:r>
              </w:del>
            </w:ins>
            <w:ins w:id="861" w:author="st1" w:date="2021-05-07T12:18:00Z">
              <w:del w:id="862" w:author="黃梓峻" w:date="2021-06-28T09:46:00Z">
                <w:r w:rsidRPr="00F63C93" w:rsidDel="00D76558">
                  <w:rPr>
                    <w:rFonts w:ascii="標楷體" w:eastAsia="標楷體" w:hAnsi="標楷體"/>
                  </w:rPr>
                  <w:delText>AcDate</w:delText>
                </w:r>
              </w:del>
            </w:ins>
          </w:p>
        </w:tc>
      </w:tr>
      <w:tr w:rsidR="00F63C93" w:rsidRPr="00F63C93" w14:paraId="0BDEE842" w14:textId="77777777" w:rsidTr="00067F94">
        <w:trPr>
          <w:trHeight w:val="244"/>
          <w:jc w:val="center"/>
          <w:ins w:id="863" w:author="st1" w:date="2021-05-06T19:17:00Z"/>
        </w:trPr>
        <w:tc>
          <w:tcPr>
            <w:tcW w:w="513" w:type="dxa"/>
            <w:tcBorders>
              <w:top w:val="single" w:sz="4" w:space="0" w:color="auto"/>
              <w:left w:val="single" w:sz="4" w:space="0" w:color="auto"/>
              <w:bottom w:val="single" w:sz="4" w:space="0" w:color="auto"/>
              <w:right w:val="single" w:sz="4" w:space="0" w:color="auto"/>
            </w:tcBorders>
          </w:tcPr>
          <w:p w14:paraId="40DA3CF1" w14:textId="77777777" w:rsidR="00F63C93" w:rsidRPr="00F63C93" w:rsidRDefault="00F63C93" w:rsidP="00F63C93">
            <w:pPr>
              <w:rPr>
                <w:ins w:id="864" w:author="st1" w:date="2021-05-06T19:17:00Z"/>
                <w:rFonts w:ascii="標楷體" w:eastAsia="標楷體" w:hAnsi="標楷體"/>
                <w:color w:val="000000"/>
              </w:rPr>
            </w:pPr>
            <w:ins w:id="865" w:author="st1" w:date="2021-05-06T19:17:00Z">
              <w:r w:rsidRPr="00F63C93">
                <w:rPr>
                  <w:rFonts w:ascii="標楷體" w:eastAsia="標楷體" w:hAnsi="標楷體"/>
                  <w:color w:val="000000"/>
                </w:rPr>
                <w:t>3</w:t>
              </w:r>
            </w:ins>
          </w:p>
        </w:tc>
        <w:tc>
          <w:tcPr>
            <w:tcW w:w="1011" w:type="dxa"/>
            <w:tcBorders>
              <w:top w:val="single" w:sz="4" w:space="0" w:color="auto"/>
              <w:left w:val="single" w:sz="4" w:space="0" w:color="auto"/>
              <w:bottom w:val="single" w:sz="4" w:space="0" w:color="auto"/>
              <w:right w:val="single" w:sz="4" w:space="0" w:color="auto"/>
            </w:tcBorders>
          </w:tcPr>
          <w:p w14:paraId="0F60D1EE" w14:textId="77777777" w:rsidR="00F63C93" w:rsidRPr="00F63C93" w:rsidRDefault="00F63C93" w:rsidP="00F63C93">
            <w:pPr>
              <w:rPr>
                <w:ins w:id="866" w:author="st1" w:date="2021-05-06T19:17:00Z"/>
                <w:rFonts w:ascii="標楷體" w:eastAsia="標楷體" w:hAnsi="標楷體"/>
              </w:rPr>
            </w:pPr>
            <w:ins w:id="867" w:author="st1" w:date="2021-05-06T19:17:00Z">
              <w:r w:rsidRPr="00F63C93">
                <w:rPr>
                  <w:rFonts w:ascii="標楷體" w:eastAsia="標楷體" w:hAnsi="標楷體" w:hint="eastAsia"/>
                </w:rPr>
                <w:t>責任準備金</w:t>
              </w:r>
            </w:ins>
          </w:p>
        </w:tc>
        <w:tc>
          <w:tcPr>
            <w:tcW w:w="766" w:type="dxa"/>
            <w:tcBorders>
              <w:top w:val="single" w:sz="4" w:space="0" w:color="auto"/>
              <w:left w:val="single" w:sz="4" w:space="0" w:color="auto"/>
              <w:bottom w:val="single" w:sz="4" w:space="0" w:color="auto"/>
              <w:right w:val="single" w:sz="4" w:space="0" w:color="auto"/>
            </w:tcBorders>
          </w:tcPr>
          <w:p w14:paraId="10624BEA" w14:textId="77777777" w:rsidR="00F63C93" w:rsidRPr="00F63C93" w:rsidRDefault="00F63C93" w:rsidP="00F63C93">
            <w:pPr>
              <w:rPr>
                <w:ins w:id="868" w:author="st1" w:date="2021-05-06T19:17:00Z"/>
                <w:rFonts w:ascii="標楷體" w:eastAsia="標楷體" w:hAnsi="標楷體"/>
              </w:rPr>
            </w:pPr>
            <w:ins w:id="869" w:author="st1" w:date="2021-05-06T19:18:00Z">
              <w:r w:rsidRPr="00F63C93">
                <w:rPr>
                  <w:rFonts w:ascii="標楷體" w:eastAsia="標楷體" w:hAnsi="標楷體"/>
                </w:rPr>
                <w:t>14</w:t>
              </w:r>
            </w:ins>
          </w:p>
        </w:tc>
        <w:tc>
          <w:tcPr>
            <w:tcW w:w="799" w:type="dxa"/>
            <w:tcBorders>
              <w:top w:val="single" w:sz="4" w:space="0" w:color="auto"/>
              <w:left w:val="single" w:sz="4" w:space="0" w:color="auto"/>
              <w:bottom w:val="single" w:sz="4" w:space="0" w:color="auto"/>
              <w:right w:val="single" w:sz="4" w:space="0" w:color="auto"/>
            </w:tcBorders>
          </w:tcPr>
          <w:p w14:paraId="2607092E" w14:textId="77777777" w:rsidR="00F63C93" w:rsidRPr="00F63C93" w:rsidRDefault="00F63C93" w:rsidP="00F63C93">
            <w:pPr>
              <w:rPr>
                <w:ins w:id="870" w:author="st1" w:date="2021-05-06T19:17:00Z"/>
                <w:rFonts w:ascii="標楷體" w:eastAsia="標楷體" w:hAnsi="標楷體"/>
              </w:rPr>
            </w:pPr>
          </w:p>
        </w:tc>
        <w:tc>
          <w:tcPr>
            <w:tcW w:w="1185" w:type="dxa"/>
            <w:tcBorders>
              <w:top w:val="single" w:sz="4" w:space="0" w:color="auto"/>
              <w:left w:val="single" w:sz="4" w:space="0" w:color="auto"/>
              <w:bottom w:val="single" w:sz="4" w:space="0" w:color="auto"/>
              <w:right w:val="single" w:sz="4" w:space="0" w:color="auto"/>
            </w:tcBorders>
          </w:tcPr>
          <w:p w14:paraId="76F7F3E3" w14:textId="77777777" w:rsidR="00F63C93" w:rsidRPr="00F63C93" w:rsidRDefault="00F63C93" w:rsidP="00F63C93">
            <w:pPr>
              <w:rPr>
                <w:ins w:id="871" w:author="st1" w:date="2021-05-06T19:17: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215444ED" w14:textId="77777777" w:rsidR="00F63C93" w:rsidRPr="00F63C93" w:rsidRDefault="00F63C93" w:rsidP="00F63C93">
            <w:pPr>
              <w:rPr>
                <w:ins w:id="872" w:author="st1" w:date="2021-05-06T19:17:00Z"/>
                <w:rFonts w:ascii="標楷體" w:eastAsia="標楷體" w:hAnsi="標楷體"/>
                <w:color w:val="000000"/>
              </w:rPr>
            </w:pPr>
            <w:ins w:id="873" w:author="st1" w:date="2021-05-06T19:19:00Z">
              <w:r w:rsidRPr="00F63C93">
                <w:rPr>
                  <w:rFonts w:ascii="標楷體" w:eastAsia="標楷體" w:hAnsi="標楷體"/>
                  <w:color w:val="000000"/>
                </w:rPr>
                <w:t>V</w:t>
              </w:r>
            </w:ins>
          </w:p>
        </w:tc>
        <w:tc>
          <w:tcPr>
            <w:tcW w:w="643" w:type="dxa"/>
            <w:tcBorders>
              <w:top w:val="single" w:sz="4" w:space="0" w:color="auto"/>
              <w:left w:val="single" w:sz="4" w:space="0" w:color="auto"/>
              <w:bottom w:val="single" w:sz="4" w:space="0" w:color="auto"/>
              <w:right w:val="single" w:sz="4" w:space="0" w:color="auto"/>
            </w:tcBorders>
          </w:tcPr>
          <w:p w14:paraId="38E4FC82" w14:textId="77777777" w:rsidR="00F63C93" w:rsidRPr="00F63C93" w:rsidRDefault="00F63C93" w:rsidP="00F63C93">
            <w:pPr>
              <w:jc w:val="center"/>
              <w:rPr>
                <w:ins w:id="874" w:author="st1" w:date="2021-05-06T19:17:00Z"/>
                <w:rFonts w:ascii="標楷體" w:eastAsia="標楷體" w:hAnsi="標楷體"/>
                <w:color w:val="000000"/>
              </w:rPr>
            </w:pPr>
            <w:ins w:id="875" w:author="st1" w:date="2021-05-06T19:19:00Z">
              <w:r w:rsidRPr="00F63C93">
                <w:rPr>
                  <w:rFonts w:ascii="標楷體" w:eastAsia="標楷體" w:hAnsi="標楷體"/>
                  <w:color w:val="000000"/>
                </w:rPr>
                <w:t>W</w:t>
              </w:r>
            </w:ins>
          </w:p>
        </w:tc>
        <w:tc>
          <w:tcPr>
            <w:tcW w:w="4776" w:type="dxa"/>
            <w:tcBorders>
              <w:top w:val="single" w:sz="4" w:space="0" w:color="auto"/>
              <w:left w:val="single" w:sz="4" w:space="0" w:color="auto"/>
              <w:bottom w:val="single" w:sz="4" w:space="0" w:color="auto"/>
              <w:right w:val="single" w:sz="4" w:space="0" w:color="auto"/>
            </w:tcBorders>
          </w:tcPr>
          <w:p w14:paraId="43B7DAD9" w14:textId="77777777" w:rsidR="00F63C93" w:rsidRPr="00F63C93" w:rsidRDefault="00F63C93" w:rsidP="00F63C93">
            <w:pPr>
              <w:rPr>
                <w:ins w:id="876" w:author="黃梓峻" w:date="2021-06-28T09:47:00Z"/>
                <w:rFonts w:ascii="標楷體" w:eastAsia="標楷體" w:hAnsi="標楷體"/>
                <w:color w:val="000000"/>
              </w:rPr>
            </w:pPr>
            <w:ins w:id="877" w:author="黃梓峻" w:date="2021-05-12T14:04:00Z">
              <w:r w:rsidRPr="00F63C93">
                <w:rPr>
                  <w:rFonts w:ascii="標楷體" w:eastAsia="標楷體" w:hAnsi="標楷體" w:hint="eastAsia"/>
                  <w:color w:val="000000"/>
                </w:rPr>
                <w:t>1.</w:t>
              </w:r>
            </w:ins>
            <w:r w:rsidRPr="00F63C93">
              <w:rPr>
                <w:rFonts w:ascii="標楷體" w:eastAsia="標楷體" w:hAnsi="標楷體" w:hint="eastAsia"/>
                <w:color w:val="000000"/>
              </w:rPr>
              <w:t>限</w:t>
            </w:r>
            <w:ins w:id="878" w:author="黃梓峻" w:date="2021-06-28T09:47:00Z">
              <w:r w:rsidRPr="00F63C93">
                <w:rPr>
                  <w:rFonts w:ascii="標楷體" w:eastAsia="標楷體" w:hAnsi="標楷體" w:hint="eastAsia"/>
                  <w:color w:val="000000"/>
                </w:rPr>
                <w:t>輸入數字，檢核條件：不可為</w:t>
              </w:r>
            </w:ins>
          </w:p>
          <w:p w14:paraId="7F538594" w14:textId="77777777" w:rsidR="00F63C93" w:rsidRPr="00F63C93" w:rsidRDefault="00F63C93" w:rsidP="00F63C93">
            <w:pPr>
              <w:rPr>
                <w:ins w:id="879" w:author="黃梓峻" w:date="2021-05-12T13:51:00Z"/>
                <w:rFonts w:ascii="標楷體" w:eastAsia="標楷體" w:hAnsi="標楷體"/>
              </w:rPr>
            </w:pPr>
            <w:ins w:id="880" w:author="黃梓峻" w:date="2021-06-28T09:47:00Z">
              <w:r w:rsidRPr="00F63C93">
                <w:rPr>
                  <w:rFonts w:ascii="標楷體" w:eastAsia="標楷體" w:hAnsi="標楷體" w:hint="eastAsia"/>
                  <w:color w:val="000000"/>
                </w:rPr>
                <w:t xml:space="preserve">  0/V(2,0)</w:t>
              </w:r>
            </w:ins>
            <w:ins w:id="881" w:author="st1" w:date="2021-05-07T12:18:00Z">
              <w:del w:id="882" w:author="黃梓峻" w:date="2021-06-28T09:46:00Z">
                <w:r w:rsidRPr="00F63C93" w:rsidDel="004C5A6E">
                  <w:rPr>
                    <w:rFonts w:ascii="標楷體" w:eastAsia="標楷體" w:hAnsi="標楷體"/>
                    <w:color w:val="000000"/>
                  </w:rPr>
                  <w:delText>InnFundApl</w:delText>
                </w:r>
                <w:r w:rsidRPr="00F63C93" w:rsidDel="004C5A6E">
                  <w:rPr>
                    <w:rFonts w:ascii="標楷體" w:eastAsia="標楷體" w:hAnsi="標楷體"/>
                  </w:rPr>
                  <w:delText>.ResrvStndrd</w:delText>
                </w:r>
              </w:del>
            </w:ins>
          </w:p>
          <w:p w14:paraId="42387B4C" w14:textId="77777777" w:rsidR="00F63C93" w:rsidRPr="00F63C93" w:rsidRDefault="00F63C93" w:rsidP="00F63C93">
            <w:pPr>
              <w:rPr>
                <w:ins w:id="883" w:author="st1" w:date="2021-05-06T19:17:00Z"/>
                <w:rFonts w:ascii="標楷體" w:eastAsia="標楷體" w:hAnsi="標楷體"/>
                <w:rPrChange w:id="884" w:author="黃梓峻" w:date="2021-05-12T13:59:00Z">
                  <w:rPr>
                    <w:ins w:id="885" w:author="st1" w:date="2021-05-06T19:17:00Z"/>
                    <w:rFonts w:ascii="標楷體" w:eastAsia="標楷體" w:hAnsi="標楷體"/>
                    <w:color w:val="000000"/>
                  </w:rPr>
                </w:rPrChange>
              </w:rPr>
              <w:pPrChange w:id="886" w:author="st1" w:date="2021-05-07T12:11:00Z">
                <w:pPr>
                  <w:snapToGrid w:val="0"/>
                  <w:ind w:left="238" w:hangingChars="99" w:hanging="238"/>
                </w:pPr>
              </w:pPrChange>
            </w:pPr>
            <w:ins w:id="887" w:author="黃梓峻" w:date="2021-05-12T14:04:00Z">
              <w:r w:rsidRPr="00F63C93">
                <w:rPr>
                  <w:rFonts w:ascii="標楷體" w:eastAsia="標楷體" w:hAnsi="標楷體" w:hint="eastAsia"/>
                </w:rPr>
                <w:t>2.</w:t>
              </w:r>
            </w:ins>
            <w:ins w:id="888" w:author="黃梓峻" w:date="2021-06-28T09:46:00Z">
              <w:r w:rsidRPr="00F63C93">
                <w:rPr>
                  <w:rFonts w:ascii="標楷體" w:eastAsia="標楷體" w:hAnsi="標楷體"/>
                </w:rPr>
                <w:t>InnFundApl.ResrvStndrd</w:t>
              </w:r>
            </w:ins>
          </w:p>
        </w:tc>
      </w:tr>
      <w:tr w:rsidR="00F63C93" w:rsidRPr="00F63C93" w14:paraId="1CA138A5" w14:textId="77777777" w:rsidTr="00067F94">
        <w:trPr>
          <w:trHeight w:val="244"/>
          <w:jc w:val="center"/>
          <w:ins w:id="889" w:author="st1" w:date="2021-05-06T19:17:00Z"/>
        </w:trPr>
        <w:tc>
          <w:tcPr>
            <w:tcW w:w="513" w:type="dxa"/>
            <w:tcBorders>
              <w:top w:val="single" w:sz="4" w:space="0" w:color="auto"/>
              <w:left w:val="single" w:sz="4" w:space="0" w:color="auto"/>
              <w:bottom w:val="single" w:sz="4" w:space="0" w:color="auto"/>
              <w:right w:val="single" w:sz="4" w:space="0" w:color="auto"/>
            </w:tcBorders>
          </w:tcPr>
          <w:p w14:paraId="0180D0B2" w14:textId="77777777" w:rsidR="00F63C93" w:rsidRPr="00F63C93" w:rsidRDefault="00F63C93" w:rsidP="00F63C93">
            <w:pPr>
              <w:rPr>
                <w:ins w:id="890" w:author="st1" w:date="2021-05-06T19:17:00Z"/>
                <w:rFonts w:ascii="標楷體" w:eastAsia="標楷體" w:hAnsi="標楷體"/>
                <w:color w:val="000000"/>
              </w:rPr>
            </w:pPr>
            <w:ins w:id="891" w:author="st1" w:date="2021-05-06T19:17:00Z">
              <w:r w:rsidRPr="00F63C93">
                <w:rPr>
                  <w:rFonts w:ascii="標楷體" w:eastAsia="標楷體" w:hAnsi="標楷體"/>
                  <w:color w:val="000000"/>
                </w:rPr>
                <w:t>4</w:t>
              </w:r>
            </w:ins>
          </w:p>
        </w:tc>
        <w:tc>
          <w:tcPr>
            <w:tcW w:w="1011" w:type="dxa"/>
            <w:tcBorders>
              <w:top w:val="single" w:sz="4" w:space="0" w:color="auto"/>
              <w:left w:val="single" w:sz="4" w:space="0" w:color="auto"/>
              <w:bottom w:val="single" w:sz="4" w:space="0" w:color="auto"/>
              <w:right w:val="single" w:sz="4" w:space="0" w:color="auto"/>
            </w:tcBorders>
          </w:tcPr>
          <w:p w14:paraId="45D2F04A" w14:textId="77777777" w:rsidR="00F63C93" w:rsidRPr="00F63C93" w:rsidRDefault="00F63C93" w:rsidP="00F63C93">
            <w:pPr>
              <w:rPr>
                <w:ins w:id="892" w:author="st1" w:date="2021-05-06T19:17:00Z"/>
                <w:rFonts w:ascii="標楷體" w:eastAsia="標楷體" w:hAnsi="標楷體"/>
              </w:rPr>
            </w:pPr>
            <w:ins w:id="893" w:author="st1" w:date="2021-05-06T19:18:00Z">
              <w:r w:rsidRPr="00F63C93">
                <w:rPr>
                  <w:rFonts w:ascii="標楷體" w:eastAsia="標楷體" w:hAnsi="標楷體" w:hint="eastAsia"/>
                </w:rPr>
                <w:t>可放款比率</w:t>
              </w:r>
              <w:r w:rsidRPr="00F63C93">
                <w:rPr>
                  <w:rFonts w:ascii="標楷體" w:eastAsia="標楷體" w:hAnsi="標楷體"/>
                </w:rPr>
                <w:t>%</w:t>
              </w:r>
            </w:ins>
          </w:p>
        </w:tc>
        <w:tc>
          <w:tcPr>
            <w:tcW w:w="766" w:type="dxa"/>
            <w:tcBorders>
              <w:top w:val="single" w:sz="4" w:space="0" w:color="auto"/>
              <w:left w:val="single" w:sz="4" w:space="0" w:color="auto"/>
              <w:bottom w:val="single" w:sz="4" w:space="0" w:color="auto"/>
              <w:right w:val="single" w:sz="4" w:space="0" w:color="auto"/>
            </w:tcBorders>
          </w:tcPr>
          <w:p w14:paraId="4859267E" w14:textId="77777777" w:rsidR="00F63C93" w:rsidRPr="00F63C93" w:rsidRDefault="00F63C93" w:rsidP="00F63C93">
            <w:pPr>
              <w:rPr>
                <w:ins w:id="894" w:author="st1" w:date="2021-05-06T19:17:00Z"/>
                <w:rFonts w:ascii="標楷體" w:eastAsia="標楷體" w:hAnsi="標楷體"/>
              </w:rPr>
            </w:pPr>
            <w:ins w:id="895" w:author="st1" w:date="2021-05-06T19:18:00Z">
              <w:r w:rsidRPr="00F63C93">
                <w:rPr>
                  <w:rFonts w:ascii="標楷體" w:eastAsia="標楷體" w:hAnsi="標楷體"/>
                </w:rPr>
                <w:t>2.2</w:t>
              </w:r>
            </w:ins>
          </w:p>
        </w:tc>
        <w:tc>
          <w:tcPr>
            <w:tcW w:w="799" w:type="dxa"/>
            <w:tcBorders>
              <w:top w:val="single" w:sz="4" w:space="0" w:color="auto"/>
              <w:left w:val="single" w:sz="4" w:space="0" w:color="auto"/>
              <w:bottom w:val="single" w:sz="4" w:space="0" w:color="auto"/>
              <w:right w:val="single" w:sz="4" w:space="0" w:color="auto"/>
            </w:tcBorders>
          </w:tcPr>
          <w:p w14:paraId="1F268C63" w14:textId="77777777" w:rsidR="00F63C93" w:rsidRPr="00F63C93" w:rsidRDefault="00F63C93" w:rsidP="00F63C93">
            <w:pPr>
              <w:rPr>
                <w:ins w:id="896" w:author="st1" w:date="2021-05-06T19:17:00Z"/>
                <w:rFonts w:ascii="標楷體" w:eastAsia="標楷體" w:hAnsi="標楷體"/>
              </w:rPr>
            </w:pPr>
          </w:p>
        </w:tc>
        <w:tc>
          <w:tcPr>
            <w:tcW w:w="1185" w:type="dxa"/>
            <w:tcBorders>
              <w:top w:val="single" w:sz="4" w:space="0" w:color="auto"/>
              <w:left w:val="single" w:sz="4" w:space="0" w:color="auto"/>
              <w:bottom w:val="single" w:sz="4" w:space="0" w:color="auto"/>
              <w:right w:val="single" w:sz="4" w:space="0" w:color="auto"/>
            </w:tcBorders>
          </w:tcPr>
          <w:p w14:paraId="24E478ED" w14:textId="77777777" w:rsidR="00F63C93" w:rsidRPr="00F63C93" w:rsidRDefault="00F63C93" w:rsidP="00F63C93">
            <w:pPr>
              <w:rPr>
                <w:ins w:id="897" w:author="st1" w:date="2021-05-06T19:17: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6BFFD018" w14:textId="77777777" w:rsidR="00F63C93" w:rsidRPr="00F63C93" w:rsidRDefault="00F63C93" w:rsidP="00F63C93">
            <w:pPr>
              <w:rPr>
                <w:ins w:id="898" w:author="st1" w:date="2021-05-06T19:17:00Z"/>
                <w:rFonts w:ascii="標楷體" w:eastAsia="標楷體" w:hAnsi="標楷體"/>
                <w:color w:val="000000"/>
              </w:rPr>
            </w:pPr>
            <w:ins w:id="899" w:author="st1" w:date="2021-05-06T19:19:00Z">
              <w:r w:rsidRPr="00F63C93">
                <w:rPr>
                  <w:rFonts w:ascii="標楷體" w:eastAsia="標楷體" w:hAnsi="標楷體"/>
                  <w:color w:val="000000"/>
                </w:rPr>
                <w:t>V</w:t>
              </w:r>
            </w:ins>
          </w:p>
        </w:tc>
        <w:tc>
          <w:tcPr>
            <w:tcW w:w="643" w:type="dxa"/>
            <w:tcBorders>
              <w:top w:val="single" w:sz="4" w:space="0" w:color="auto"/>
              <w:left w:val="single" w:sz="4" w:space="0" w:color="auto"/>
              <w:bottom w:val="single" w:sz="4" w:space="0" w:color="auto"/>
              <w:right w:val="single" w:sz="4" w:space="0" w:color="auto"/>
            </w:tcBorders>
          </w:tcPr>
          <w:p w14:paraId="4FDF2B2B" w14:textId="77777777" w:rsidR="00F63C93" w:rsidRPr="00F63C93" w:rsidRDefault="00F63C93" w:rsidP="00F63C93">
            <w:pPr>
              <w:jc w:val="center"/>
              <w:rPr>
                <w:ins w:id="900" w:author="st1" w:date="2021-05-06T19:17:00Z"/>
                <w:rFonts w:ascii="標楷體" w:eastAsia="標楷體" w:hAnsi="標楷體"/>
                <w:color w:val="000000"/>
              </w:rPr>
            </w:pPr>
            <w:ins w:id="901" w:author="st1" w:date="2021-05-06T19:19:00Z">
              <w:r w:rsidRPr="00F63C93">
                <w:rPr>
                  <w:rFonts w:ascii="標楷體" w:eastAsia="標楷體" w:hAnsi="標楷體"/>
                  <w:color w:val="000000"/>
                </w:rPr>
                <w:t>W</w:t>
              </w:r>
            </w:ins>
          </w:p>
        </w:tc>
        <w:tc>
          <w:tcPr>
            <w:tcW w:w="4776" w:type="dxa"/>
            <w:tcBorders>
              <w:top w:val="single" w:sz="4" w:space="0" w:color="auto"/>
              <w:left w:val="single" w:sz="4" w:space="0" w:color="auto"/>
              <w:bottom w:val="single" w:sz="4" w:space="0" w:color="auto"/>
              <w:right w:val="single" w:sz="4" w:space="0" w:color="auto"/>
            </w:tcBorders>
          </w:tcPr>
          <w:p w14:paraId="3F87F39A" w14:textId="77777777" w:rsidR="00F63C93" w:rsidRPr="00F63C93" w:rsidRDefault="00F63C93" w:rsidP="00F63C93">
            <w:pPr>
              <w:rPr>
                <w:ins w:id="902" w:author="黃梓峻" w:date="2021-06-28T10:00:00Z"/>
                <w:rFonts w:ascii="標楷體" w:eastAsia="標楷體" w:hAnsi="標楷體"/>
                <w:color w:val="000000"/>
              </w:rPr>
            </w:pPr>
            <w:ins w:id="903" w:author="黃梓峻" w:date="2021-06-28T10:00:00Z">
              <w:r w:rsidRPr="00F63C93">
                <w:rPr>
                  <w:rFonts w:ascii="標楷體" w:eastAsia="標楷體" w:hAnsi="標楷體" w:hint="eastAsia"/>
                  <w:color w:val="000000"/>
                </w:rPr>
                <w:t>1.</w:t>
              </w:r>
            </w:ins>
            <w:r w:rsidRPr="00F63C93">
              <w:rPr>
                <w:rFonts w:ascii="標楷體" w:eastAsia="標楷體" w:hAnsi="標楷體" w:hint="eastAsia"/>
                <w:color w:val="000000"/>
              </w:rPr>
              <w:t>限輸入數字</w:t>
            </w:r>
            <w:ins w:id="904" w:author="黃梓峻" w:date="2021-06-28T10:00:00Z">
              <w:r w:rsidRPr="00F63C93">
                <w:rPr>
                  <w:rFonts w:ascii="標楷體" w:eastAsia="標楷體" w:hAnsi="標楷體" w:hint="eastAsia"/>
                  <w:color w:val="000000"/>
                </w:rPr>
                <w:t>，檢核條件：不可為</w:t>
              </w:r>
            </w:ins>
          </w:p>
          <w:p w14:paraId="5D9932C3" w14:textId="77777777" w:rsidR="00F63C93" w:rsidRPr="00F63C93" w:rsidRDefault="00F63C93" w:rsidP="00F63C93">
            <w:pPr>
              <w:rPr>
                <w:ins w:id="905" w:author="黃梓峻" w:date="2021-06-28T09:54:00Z"/>
                <w:rFonts w:ascii="標楷體" w:eastAsia="標楷體" w:hAnsi="標楷體"/>
                <w:color w:val="000000"/>
              </w:rPr>
            </w:pPr>
            <w:ins w:id="906" w:author="黃梓峻" w:date="2021-06-28T10:00:00Z">
              <w:r w:rsidRPr="00F63C93">
                <w:rPr>
                  <w:rFonts w:ascii="標楷體" w:eastAsia="標楷體" w:hAnsi="標楷體"/>
                  <w:color w:val="000000"/>
                </w:rPr>
                <w:t xml:space="preserve">  0/V(2,0)</w:t>
              </w:r>
            </w:ins>
          </w:p>
          <w:p w14:paraId="593D382F" w14:textId="77777777" w:rsidR="00F63C93" w:rsidRPr="00F63C93" w:rsidRDefault="00F63C93" w:rsidP="00F63C93">
            <w:pPr>
              <w:rPr>
                <w:ins w:id="907" w:author="st1" w:date="2021-05-06T19:17:00Z"/>
                <w:rFonts w:ascii="標楷體" w:eastAsia="標楷體" w:hAnsi="標楷體"/>
                <w:rPrChange w:id="908" w:author="黃梓峻" w:date="2021-05-12T13:59:00Z">
                  <w:rPr>
                    <w:ins w:id="909" w:author="st1" w:date="2021-05-06T19:17:00Z"/>
                    <w:rFonts w:ascii="標楷體" w:eastAsia="標楷體" w:hAnsi="標楷體"/>
                    <w:color w:val="000000"/>
                  </w:rPr>
                </w:rPrChange>
              </w:rPr>
              <w:pPrChange w:id="910" w:author="st1" w:date="2021-05-07T12:11:00Z">
                <w:pPr>
                  <w:snapToGrid w:val="0"/>
                  <w:ind w:left="238" w:hangingChars="99" w:hanging="238"/>
                </w:pPr>
              </w:pPrChange>
            </w:pPr>
            <w:ins w:id="911" w:author="黃梓峻" w:date="2021-06-28T10:00:00Z">
              <w:r w:rsidRPr="00F63C93">
                <w:rPr>
                  <w:rFonts w:ascii="標楷體" w:eastAsia="標楷體" w:hAnsi="標楷體" w:hint="eastAsia"/>
                  <w:color w:val="000000"/>
                </w:rPr>
                <w:t>2</w:t>
              </w:r>
            </w:ins>
            <w:ins w:id="912" w:author="黃梓峻" w:date="2021-05-12T14:04:00Z">
              <w:r w:rsidRPr="00F63C93">
                <w:rPr>
                  <w:rFonts w:ascii="標楷體" w:eastAsia="標楷體" w:hAnsi="標楷體" w:hint="eastAsia"/>
                  <w:color w:val="000000"/>
                </w:rPr>
                <w:t>.</w:t>
              </w:r>
            </w:ins>
            <w:ins w:id="913" w:author="st1" w:date="2021-05-07T12:18:00Z">
              <w:r w:rsidRPr="00F63C93">
                <w:rPr>
                  <w:rFonts w:ascii="標楷體" w:eastAsia="標楷體" w:hAnsi="標楷體"/>
                  <w:color w:val="000000"/>
                </w:rPr>
                <w:t>InnFundApl</w:t>
              </w:r>
              <w:r w:rsidRPr="00F63C93">
                <w:rPr>
                  <w:rFonts w:ascii="標楷體" w:eastAsia="標楷體" w:hAnsi="標楷體"/>
                </w:rPr>
                <w:t>.</w:t>
              </w:r>
            </w:ins>
            <w:ins w:id="914" w:author="st1" w:date="2021-05-07T12:19:00Z">
              <w:r w:rsidRPr="00F63C93">
                <w:rPr>
                  <w:rFonts w:ascii="標楷體" w:eastAsia="標楷體" w:hAnsi="標楷體"/>
                </w:rPr>
                <w:t>PosbleBorPsn</w:t>
              </w:r>
            </w:ins>
          </w:p>
        </w:tc>
      </w:tr>
      <w:tr w:rsidR="00F63C93" w:rsidRPr="00F63C93" w14:paraId="6FDE0416" w14:textId="77777777" w:rsidTr="00067F94">
        <w:trPr>
          <w:trHeight w:val="244"/>
          <w:jc w:val="center"/>
          <w:ins w:id="915" w:author="st1" w:date="2021-05-06T19:18:00Z"/>
        </w:trPr>
        <w:tc>
          <w:tcPr>
            <w:tcW w:w="513" w:type="dxa"/>
            <w:tcBorders>
              <w:top w:val="single" w:sz="4" w:space="0" w:color="auto"/>
              <w:left w:val="single" w:sz="4" w:space="0" w:color="auto"/>
              <w:bottom w:val="single" w:sz="4" w:space="0" w:color="auto"/>
              <w:right w:val="single" w:sz="4" w:space="0" w:color="auto"/>
            </w:tcBorders>
          </w:tcPr>
          <w:p w14:paraId="7006D60C" w14:textId="77777777" w:rsidR="00F63C93" w:rsidRPr="00F63C93" w:rsidRDefault="00F63C93" w:rsidP="00F63C93">
            <w:pPr>
              <w:rPr>
                <w:ins w:id="916" w:author="st1" w:date="2021-05-06T19:18:00Z"/>
                <w:rFonts w:ascii="標楷體" w:eastAsia="標楷體" w:hAnsi="標楷體"/>
                <w:color w:val="000000"/>
              </w:rPr>
            </w:pPr>
            <w:ins w:id="917" w:author="st1" w:date="2021-05-06T19:18:00Z">
              <w:r w:rsidRPr="00F63C93">
                <w:rPr>
                  <w:rFonts w:ascii="標楷體" w:eastAsia="標楷體" w:hAnsi="標楷體"/>
                  <w:color w:val="000000"/>
                </w:rPr>
                <w:t>5</w:t>
              </w:r>
            </w:ins>
          </w:p>
        </w:tc>
        <w:tc>
          <w:tcPr>
            <w:tcW w:w="1011" w:type="dxa"/>
            <w:tcBorders>
              <w:top w:val="single" w:sz="4" w:space="0" w:color="auto"/>
              <w:left w:val="single" w:sz="4" w:space="0" w:color="auto"/>
              <w:bottom w:val="single" w:sz="4" w:space="0" w:color="auto"/>
              <w:right w:val="single" w:sz="4" w:space="0" w:color="auto"/>
            </w:tcBorders>
          </w:tcPr>
          <w:p w14:paraId="514E8ED5" w14:textId="77777777" w:rsidR="00F63C93" w:rsidRPr="00F63C93" w:rsidRDefault="00F63C93" w:rsidP="00F63C93">
            <w:pPr>
              <w:rPr>
                <w:ins w:id="918" w:author="st1" w:date="2021-05-06T19:18:00Z"/>
                <w:rFonts w:ascii="標楷體" w:eastAsia="標楷體" w:hAnsi="標楷體"/>
              </w:rPr>
            </w:pPr>
            <w:ins w:id="919" w:author="st1" w:date="2021-05-06T19:18:00Z">
              <w:r w:rsidRPr="00F63C93">
                <w:rPr>
                  <w:rFonts w:ascii="標楷體" w:eastAsia="標楷體" w:hAnsi="標楷體" w:hint="eastAsia"/>
                </w:rPr>
                <w:t>可放款金額</w:t>
              </w:r>
            </w:ins>
          </w:p>
        </w:tc>
        <w:tc>
          <w:tcPr>
            <w:tcW w:w="766" w:type="dxa"/>
            <w:tcBorders>
              <w:top w:val="single" w:sz="4" w:space="0" w:color="auto"/>
              <w:left w:val="single" w:sz="4" w:space="0" w:color="auto"/>
              <w:bottom w:val="single" w:sz="4" w:space="0" w:color="auto"/>
              <w:right w:val="single" w:sz="4" w:space="0" w:color="auto"/>
            </w:tcBorders>
          </w:tcPr>
          <w:p w14:paraId="4DCA609D" w14:textId="77777777" w:rsidR="00F63C93" w:rsidRPr="00F63C93" w:rsidRDefault="00F63C93" w:rsidP="00F63C93">
            <w:pPr>
              <w:rPr>
                <w:ins w:id="920" w:author="st1" w:date="2021-05-06T19:18:00Z"/>
                <w:rFonts w:ascii="標楷體" w:eastAsia="標楷體" w:hAnsi="標楷體"/>
              </w:rPr>
            </w:pPr>
            <w:ins w:id="921" w:author="st1" w:date="2021-05-06T19:18:00Z">
              <w:r w:rsidRPr="00F63C93">
                <w:rPr>
                  <w:rFonts w:ascii="標楷體" w:eastAsia="標楷體" w:hAnsi="標楷體"/>
                </w:rPr>
                <w:t>14</w:t>
              </w:r>
            </w:ins>
          </w:p>
        </w:tc>
        <w:tc>
          <w:tcPr>
            <w:tcW w:w="799" w:type="dxa"/>
            <w:tcBorders>
              <w:top w:val="single" w:sz="4" w:space="0" w:color="auto"/>
              <w:left w:val="single" w:sz="4" w:space="0" w:color="auto"/>
              <w:bottom w:val="single" w:sz="4" w:space="0" w:color="auto"/>
              <w:right w:val="single" w:sz="4" w:space="0" w:color="auto"/>
            </w:tcBorders>
          </w:tcPr>
          <w:p w14:paraId="67E93BB4" w14:textId="77777777" w:rsidR="00F63C93" w:rsidRPr="00F63C93" w:rsidRDefault="00F63C93" w:rsidP="00F63C93">
            <w:pPr>
              <w:rPr>
                <w:ins w:id="922" w:author="st1" w:date="2021-05-06T19:18:00Z"/>
                <w:rFonts w:ascii="標楷體" w:eastAsia="標楷體" w:hAnsi="標楷體"/>
              </w:rPr>
            </w:pPr>
            <w:ins w:id="923" w:author="黃梓峻" w:date="2021-06-28T10:08:00Z">
              <w:r w:rsidRPr="00F63C93">
                <w:rPr>
                  <w:rFonts w:ascii="標楷體" w:eastAsia="標楷體" w:hAnsi="標楷體" w:hint="eastAsia"/>
                </w:rPr>
                <w:t>[</w:t>
              </w:r>
            </w:ins>
            <w:ins w:id="924" w:author="黃梓峻" w:date="2021-06-28T10:07:00Z">
              <w:r w:rsidRPr="00F63C93">
                <w:rPr>
                  <w:rFonts w:ascii="標楷體" w:eastAsia="標楷體" w:hAnsi="標楷體" w:hint="eastAsia"/>
                </w:rPr>
                <w:t>責任準備金</w:t>
              </w:r>
            </w:ins>
            <w:ins w:id="925" w:author="黃梓峻" w:date="2021-06-28T10:08:00Z">
              <w:r w:rsidRPr="00F63C93">
                <w:rPr>
                  <w:rFonts w:ascii="標楷體" w:eastAsia="標楷體" w:hAnsi="標楷體"/>
                </w:rPr>
                <w:t>]</w:t>
              </w:r>
            </w:ins>
            <w:ins w:id="926" w:author="黃梓峻" w:date="2021-06-28T10:07:00Z">
              <w:r w:rsidRPr="00F63C93">
                <w:rPr>
                  <w:rFonts w:ascii="標楷體" w:eastAsia="標楷體" w:hAnsi="標楷體" w:hint="eastAsia"/>
                </w:rPr>
                <w:t xml:space="preserve">* </w:t>
              </w:r>
            </w:ins>
            <w:ins w:id="927" w:author="黃梓峻" w:date="2021-06-28T10:08:00Z">
              <w:r w:rsidRPr="00F63C93">
                <w:rPr>
                  <w:rFonts w:ascii="標楷體" w:eastAsia="標楷體" w:hAnsi="標楷體"/>
                </w:rPr>
                <w:t>[</w:t>
              </w:r>
            </w:ins>
            <w:ins w:id="928" w:author="黃梓峻" w:date="2021-06-28T10:07:00Z">
              <w:r w:rsidRPr="00F63C93">
                <w:rPr>
                  <w:rFonts w:ascii="標楷體" w:eastAsia="標楷體" w:hAnsi="標楷體" w:hint="eastAsia"/>
                </w:rPr>
                <w:t>可放款比</w:t>
              </w:r>
            </w:ins>
            <w:r w:rsidRPr="00F63C93">
              <w:rPr>
                <w:rFonts w:ascii="標楷體" w:eastAsia="標楷體" w:hAnsi="標楷體" w:hint="eastAsia"/>
              </w:rPr>
              <w:t>率</w:t>
            </w:r>
            <w:ins w:id="929" w:author="黃梓峻" w:date="2021-06-28T10:08:00Z">
              <w:r w:rsidRPr="00F63C93">
                <w:rPr>
                  <w:rFonts w:ascii="標楷體" w:eastAsia="標楷體" w:hAnsi="標楷體" w:hint="eastAsia"/>
                </w:rPr>
                <w:t>]</w:t>
              </w:r>
            </w:ins>
          </w:p>
        </w:tc>
        <w:tc>
          <w:tcPr>
            <w:tcW w:w="1185" w:type="dxa"/>
            <w:tcBorders>
              <w:top w:val="single" w:sz="4" w:space="0" w:color="auto"/>
              <w:left w:val="single" w:sz="4" w:space="0" w:color="auto"/>
              <w:bottom w:val="single" w:sz="4" w:space="0" w:color="auto"/>
              <w:right w:val="single" w:sz="4" w:space="0" w:color="auto"/>
            </w:tcBorders>
          </w:tcPr>
          <w:p w14:paraId="79A44BF8" w14:textId="77777777" w:rsidR="00F63C93" w:rsidRPr="00F63C93" w:rsidRDefault="00F63C93" w:rsidP="00F63C93">
            <w:pPr>
              <w:rPr>
                <w:ins w:id="930" w:author="st1" w:date="2021-05-06T19:18: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2F03524B" w14:textId="77777777" w:rsidR="00F63C93" w:rsidRPr="00F63C93" w:rsidRDefault="00F63C93" w:rsidP="00F63C93">
            <w:pPr>
              <w:rPr>
                <w:ins w:id="931" w:author="st1" w:date="2021-05-06T19:18:00Z"/>
                <w:rFonts w:ascii="標楷體" w:eastAsia="標楷體" w:hAnsi="標楷體"/>
                <w:color w:val="000000"/>
              </w:rPr>
            </w:pPr>
            <w:ins w:id="932" w:author="st1" w:date="2021-05-06T19:19:00Z">
              <w:r w:rsidRPr="00F63C93">
                <w:rPr>
                  <w:rFonts w:ascii="標楷體" w:eastAsia="標楷體" w:hAnsi="標楷體"/>
                  <w:color w:val="000000"/>
                </w:rPr>
                <w:t>V</w:t>
              </w:r>
            </w:ins>
          </w:p>
        </w:tc>
        <w:tc>
          <w:tcPr>
            <w:tcW w:w="643" w:type="dxa"/>
            <w:tcBorders>
              <w:top w:val="single" w:sz="4" w:space="0" w:color="auto"/>
              <w:left w:val="single" w:sz="4" w:space="0" w:color="auto"/>
              <w:bottom w:val="single" w:sz="4" w:space="0" w:color="auto"/>
              <w:right w:val="single" w:sz="4" w:space="0" w:color="auto"/>
            </w:tcBorders>
          </w:tcPr>
          <w:p w14:paraId="2D78E1FC" w14:textId="77777777" w:rsidR="00F63C93" w:rsidRPr="00F63C93" w:rsidRDefault="00F63C93" w:rsidP="00F63C93">
            <w:pPr>
              <w:jc w:val="center"/>
              <w:rPr>
                <w:ins w:id="933" w:author="st1" w:date="2021-05-06T19:18:00Z"/>
                <w:rFonts w:ascii="標楷體" w:eastAsia="標楷體" w:hAnsi="標楷體"/>
                <w:color w:val="000000"/>
              </w:rPr>
            </w:pPr>
            <w:ins w:id="934" w:author="st1" w:date="2021-05-06T19:19:00Z">
              <w:r w:rsidRPr="00F63C93">
                <w:rPr>
                  <w:rFonts w:ascii="標楷體" w:eastAsia="標楷體" w:hAnsi="標楷體"/>
                  <w:color w:val="000000"/>
                </w:rPr>
                <w:t>W</w:t>
              </w:r>
            </w:ins>
          </w:p>
        </w:tc>
        <w:tc>
          <w:tcPr>
            <w:tcW w:w="4776" w:type="dxa"/>
            <w:tcBorders>
              <w:top w:val="single" w:sz="4" w:space="0" w:color="auto"/>
              <w:left w:val="single" w:sz="4" w:space="0" w:color="auto"/>
              <w:bottom w:val="single" w:sz="4" w:space="0" w:color="auto"/>
              <w:right w:val="single" w:sz="4" w:space="0" w:color="auto"/>
            </w:tcBorders>
          </w:tcPr>
          <w:p w14:paraId="1182591E" w14:textId="77777777" w:rsidR="00F63C93" w:rsidRPr="00F63C93" w:rsidRDefault="00F63C93" w:rsidP="00F63C93">
            <w:pPr>
              <w:rPr>
                <w:ins w:id="935" w:author="黃梓峻" w:date="2021-06-28T10:07:00Z"/>
                <w:rFonts w:ascii="標楷體" w:eastAsia="標楷體" w:hAnsi="標楷體"/>
              </w:rPr>
            </w:pPr>
            <w:ins w:id="936" w:author="黃梓峻" w:date="2021-05-12T14:05:00Z">
              <w:r w:rsidRPr="00F63C93">
                <w:rPr>
                  <w:rFonts w:ascii="標楷體" w:eastAsia="標楷體" w:hAnsi="標楷體" w:hint="eastAsia"/>
                </w:rPr>
                <w:t>1.</w:t>
              </w:r>
            </w:ins>
            <w:r w:rsidRPr="00F63C93">
              <w:rPr>
                <w:rFonts w:ascii="標楷體" w:eastAsia="標楷體" w:hAnsi="標楷體" w:hint="eastAsia"/>
              </w:rPr>
              <w:t>限輸入數字</w:t>
            </w:r>
            <w:ins w:id="937" w:author="黃梓峻" w:date="2021-06-28T10:07:00Z">
              <w:r w:rsidRPr="00F63C93">
                <w:rPr>
                  <w:rFonts w:ascii="標楷體" w:eastAsia="標楷體" w:hAnsi="標楷體" w:hint="eastAsia"/>
                </w:rPr>
                <w:t>，檢核條件：輸入金額不可</w:t>
              </w:r>
            </w:ins>
          </w:p>
          <w:p w14:paraId="50A17BD6" w14:textId="77777777" w:rsidR="00F63C93" w:rsidRPr="00F63C93" w:rsidRDefault="00F63C93" w:rsidP="00F63C93">
            <w:pPr>
              <w:ind w:firstLineChars="100" w:firstLine="240"/>
              <w:rPr>
                <w:ins w:id="938" w:author="st1" w:date="2021-05-07T12:18:00Z"/>
                <w:rFonts w:ascii="標楷體" w:eastAsia="標楷體" w:hAnsi="標楷體"/>
              </w:rPr>
              <w:pPrChange w:id="939" w:author="黃梓峻" w:date="2021-06-28T10:08:00Z">
                <w:pPr/>
              </w:pPrChange>
            </w:pPr>
            <w:ins w:id="940" w:author="黃梓峻" w:date="2021-06-28T10:07:00Z">
              <w:r w:rsidRPr="00F63C93">
                <w:rPr>
                  <w:rFonts w:ascii="標楷體" w:eastAsia="標楷體" w:hAnsi="標楷體" w:hint="eastAsia"/>
                </w:rPr>
                <w:t>大於[責任準備金] * [可放款比</w:t>
              </w:r>
            </w:ins>
            <w:r w:rsidRPr="00F63C93">
              <w:rPr>
                <w:rFonts w:ascii="標楷體" w:eastAsia="標楷體" w:hAnsi="標楷體" w:hint="eastAsia"/>
              </w:rPr>
              <w:t>率</w:t>
            </w:r>
            <w:ins w:id="941" w:author="黃梓峻" w:date="2021-06-28T10:07:00Z">
              <w:r w:rsidRPr="00F63C93">
                <w:rPr>
                  <w:rFonts w:ascii="標楷體" w:eastAsia="標楷體" w:hAnsi="標楷體" w:hint="eastAsia"/>
                </w:rPr>
                <w:t>]</w:t>
              </w:r>
            </w:ins>
            <w:ins w:id="942" w:author="st1" w:date="2021-05-07T11:26:00Z">
              <w:del w:id="943" w:author="黃梓峻" w:date="2021-06-28T10:07:00Z">
                <w:r w:rsidRPr="00F63C93" w:rsidDel="00182EDD">
                  <w:rPr>
                    <w:rFonts w:ascii="標楷體" w:eastAsia="標楷體" w:hAnsi="標楷體" w:hint="eastAsia"/>
                    <w:rPrChange w:id="944" w:author="黃梓峻" w:date="2021-05-12T13:59:00Z">
                      <w:rPr>
                        <w:rFonts w:ascii="標楷體" w:eastAsia="標楷體" w:hAnsi="標楷體" w:hint="eastAsia"/>
                        <w:lang w:eastAsia="x-none"/>
                      </w:rPr>
                    </w:rPrChange>
                  </w:rPr>
                  <w:delText>可放款金額</w:delText>
                </w:r>
                <w:r w:rsidRPr="00F63C93" w:rsidDel="00182EDD">
                  <w:rPr>
                    <w:rFonts w:ascii="標楷體" w:eastAsia="標楷體" w:hAnsi="標楷體"/>
                    <w:rPrChange w:id="945" w:author="黃梓峻" w:date="2021-05-12T13:59:00Z">
                      <w:rPr>
                        <w:rFonts w:ascii="標楷體" w:eastAsia="標楷體" w:hAnsi="標楷體"/>
                        <w:lang w:eastAsia="x-none"/>
                      </w:rPr>
                    </w:rPrChange>
                  </w:rPr>
                  <w:delText xml:space="preserve">=責任準備金 * </w:delText>
                </w:r>
                <w:r w:rsidRPr="00F63C93" w:rsidDel="00182EDD">
                  <w:rPr>
                    <w:rFonts w:ascii="標楷體" w:eastAsia="標楷體" w:hAnsi="標楷體" w:hint="eastAsia"/>
                    <w:rPrChange w:id="946" w:author="黃梓峻" w:date="2021-05-12T13:59:00Z">
                      <w:rPr>
                        <w:rFonts w:ascii="標楷體" w:eastAsia="標楷體" w:hAnsi="標楷體" w:hint="eastAsia"/>
                        <w:lang w:eastAsia="x-none"/>
                      </w:rPr>
                    </w:rPrChange>
                  </w:rPr>
                  <w:delText>可放款比例</w:delText>
                </w:r>
              </w:del>
            </w:ins>
          </w:p>
          <w:p w14:paraId="5E189376" w14:textId="77777777" w:rsidR="00F63C93" w:rsidRPr="00F63C93" w:rsidRDefault="00F63C93" w:rsidP="00F63C93">
            <w:pPr>
              <w:rPr>
                <w:ins w:id="947" w:author="st1" w:date="2021-05-06T19:18:00Z"/>
                <w:rFonts w:ascii="標楷體" w:eastAsia="標楷體" w:hAnsi="標楷體"/>
                <w:rPrChange w:id="948" w:author="黃梓峻" w:date="2021-05-12T13:59:00Z">
                  <w:rPr>
                    <w:ins w:id="949" w:author="st1" w:date="2021-05-06T19:18:00Z"/>
                    <w:rFonts w:ascii="標楷體" w:eastAsia="標楷體" w:hAnsi="標楷體"/>
                    <w:color w:val="000000"/>
                  </w:rPr>
                </w:rPrChange>
              </w:rPr>
              <w:pPrChange w:id="950" w:author="st1" w:date="2021-05-07T12:11:00Z">
                <w:pPr>
                  <w:snapToGrid w:val="0"/>
                  <w:ind w:left="238" w:hangingChars="99" w:hanging="238"/>
                </w:pPr>
              </w:pPrChange>
            </w:pPr>
            <w:ins w:id="951" w:author="黃梓峻" w:date="2021-05-12T14:04:00Z">
              <w:r w:rsidRPr="00F63C93">
                <w:rPr>
                  <w:rFonts w:ascii="標楷體" w:eastAsia="標楷體" w:hAnsi="標楷體" w:hint="eastAsia"/>
                  <w:color w:val="000000"/>
                </w:rPr>
                <w:t>2.</w:t>
              </w:r>
            </w:ins>
            <w:ins w:id="952" w:author="st1" w:date="2021-05-07T12:18:00Z">
              <w:r w:rsidRPr="00F63C93">
                <w:rPr>
                  <w:rFonts w:ascii="標楷體" w:eastAsia="標楷體" w:hAnsi="標楷體"/>
                  <w:color w:val="000000"/>
                </w:rPr>
                <w:t>InnFundApl</w:t>
              </w:r>
              <w:r w:rsidRPr="00F63C93">
                <w:rPr>
                  <w:rFonts w:ascii="標楷體" w:eastAsia="標楷體" w:hAnsi="標楷體"/>
                </w:rPr>
                <w:t>.</w:t>
              </w:r>
            </w:ins>
            <w:ins w:id="953" w:author="st1" w:date="2021-05-07T12:19:00Z">
              <w:r w:rsidRPr="00F63C93">
                <w:rPr>
                  <w:rFonts w:ascii="標楷體" w:eastAsia="標楷體" w:hAnsi="標楷體"/>
                </w:rPr>
                <w:t>PosbleBorAmt</w:t>
              </w:r>
            </w:ins>
          </w:p>
        </w:tc>
      </w:tr>
      <w:tr w:rsidR="00F63C93" w:rsidRPr="00F63C93" w14:paraId="039C399F" w14:textId="77777777" w:rsidTr="00067F94">
        <w:trPr>
          <w:trHeight w:val="244"/>
          <w:jc w:val="center"/>
          <w:ins w:id="954" w:author="黃梓峻" w:date="2021-06-28T10:01:00Z"/>
        </w:trPr>
        <w:tc>
          <w:tcPr>
            <w:tcW w:w="513" w:type="dxa"/>
            <w:tcBorders>
              <w:top w:val="single" w:sz="4" w:space="0" w:color="auto"/>
              <w:left w:val="single" w:sz="4" w:space="0" w:color="auto"/>
              <w:bottom w:val="single" w:sz="4" w:space="0" w:color="auto"/>
              <w:right w:val="single" w:sz="4" w:space="0" w:color="auto"/>
            </w:tcBorders>
          </w:tcPr>
          <w:p w14:paraId="334FA140" w14:textId="77777777" w:rsidR="00F63C93" w:rsidRPr="00F63C93" w:rsidRDefault="00F63C93" w:rsidP="00F63C93">
            <w:pPr>
              <w:rPr>
                <w:ins w:id="955" w:author="黃梓峻" w:date="2021-06-28T10:01:00Z"/>
                <w:rFonts w:ascii="標楷體" w:eastAsia="標楷體" w:hAnsi="標楷體"/>
                <w:color w:val="000000"/>
              </w:rPr>
            </w:pPr>
          </w:p>
        </w:tc>
        <w:tc>
          <w:tcPr>
            <w:tcW w:w="9907" w:type="dxa"/>
            <w:gridSpan w:val="7"/>
            <w:tcBorders>
              <w:top w:val="single" w:sz="4" w:space="0" w:color="auto"/>
              <w:left w:val="single" w:sz="4" w:space="0" w:color="auto"/>
              <w:bottom w:val="single" w:sz="4" w:space="0" w:color="auto"/>
              <w:right w:val="single" w:sz="4" w:space="0" w:color="auto"/>
            </w:tcBorders>
          </w:tcPr>
          <w:p w14:paraId="10E9E567" w14:textId="77777777" w:rsidR="00F63C93" w:rsidRPr="00F63C93" w:rsidRDefault="00F63C93" w:rsidP="00F63C93">
            <w:pPr>
              <w:rPr>
                <w:ins w:id="956" w:author="黃梓峻" w:date="2021-06-28T10:02:00Z"/>
                <w:rFonts w:ascii="標楷體" w:eastAsia="標楷體" w:hAnsi="標楷體"/>
              </w:rPr>
            </w:pPr>
            <w:ins w:id="957" w:author="黃梓峻" w:date="2021-06-28T10:05:00Z">
              <w:r w:rsidRPr="00F63C93">
                <w:rPr>
                  <w:rFonts w:ascii="標楷體" w:eastAsia="標楷體" w:hAnsi="標楷體" w:hint="eastAsia"/>
                </w:rPr>
                <w:t>[已放款金額]</w:t>
              </w:r>
            </w:ins>
            <w:ins w:id="958" w:author="黃梓峻" w:date="2021-06-28T10:01:00Z">
              <w:r w:rsidRPr="00F63C93">
                <w:rPr>
                  <w:rFonts w:ascii="標楷體" w:eastAsia="標楷體" w:hAnsi="標楷體" w:hint="eastAsia"/>
                </w:rPr>
                <w:t>帶入</w:t>
              </w:r>
            </w:ins>
            <w:ins w:id="959" w:author="黃梓峻" w:date="2021-06-28T10:04:00Z">
              <w:r w:rsidRPr="00F63C93">
                <w:rPr>
                  <w:rFonts w:ascii="標楷體" w:eastAsia="標楷體" w:hAnsi="標楷體" w:hint="eastAsia"/>
                </w:rPr>
                <w:t>[會計總帳檔(AcMain)]下列條件之[本日餘額(TdBal)]總和</w:t>
              </w:r>
            </w:ins>
          </w:p>
          <w:p w14:paraId="78124907" w14:textId="77777777" w:rsidR="00F63C93" w:rsidRPr="00F63C93" w:rsidRDefault="00F63C93" w:rsidP="00F63C93">
            <w:pPr>
              <w:rPr>
                <w:ins w:id="960" w:author="黃梓峻" w:date="2021-06-28T10:03:00Z"/>
                <w:rFonts w:ascii="標楷體" w:eastAsia="標楷體" w:hAnsi="標楷體"/>
              </w:rPr>
            </w:pPr>
            <w:ins w:id="961" w:author="黃梓峻" w:date="2021-06-28T10:02:00Z">
              <w:r w:rsidRPr="00F63C93">
                <w:rPr>
                  <w:rFonts w:ascii="標楷體" w:eastAsia="標楷體" w:hAnsi="標楷體" w:hint="eastAsia"/>
                </w:rPr>
                <w:t>1.</w:t>
              </w:r>
            </w:ins>
            <w:ins w:id="962" w:author="黃梓峻" w:date="2021-06-28T10:01:00Z">
              <w:r w:rsidRPr="00F63C93">
                <w:rPr>
                  <w:rFonts w:ascii="標楷體" w:eastAsia="標楷體" w:hAnsi="標楷體" w:hint="eastAsia"/>
                </w:rPr>
                <w:t>[業務科目代號(AcctCode)]=</w:t>
              </w:r>
            </w:ins>
            <w:ins w:id="963" w:author="黃梓峻" w:date="2021-06-28T10:02:00Z">
              <w:r w:rsidRPr="00F63C93">
                <w:t xml:space="preserve"> </w:t>
              </w:r>
              <w:r w:rsidRPr="00F63C93">
                <w:rPr>
                  <w:rFonts w:ascii="標楷體" w:eastAsia="標楷體" w:hAnsi="標楷體"/>
                </w:rPr>
                <w:t>"</w:t>
              </w:r>
            </w:ins>
            <w:ins w:id="964" w:author="黃梓峻" w:date="2021-06-28T10:01:00Z">
              <w:r w:rsidRPr="00F63C93">
                <w:rPr>
                  <w:rFonts w:ascii="標楷體" w:eastAsia="標楷體" w:hAnsi="標楷體" w:hint="eastAsia"/>
                </w:rPr>
                <w:t>310</w:t>
              </w:r>
            </w:ins>
            <w:ins w:id="965" w:author="黃梓峻" w:date="2021-06-28T10:02:00Z">
              <w:r w:rsidRPr="00F63C93">
                <w:t xml:space="preserve"> </w:t>
              </w:r>
              <w:r w:rsidRPr="00F63C93">
                <w:rPr>
                  <w:rFonts w:ascii="標楷體" w:eastAsia="標楷體" w:hAnsi="標楷體"/>
                </w:rPr>
                <w:t>"</w:t>
              </w:r>
              <w:r w:rsidRPr="00F63C93">
                <w:rPr>
                  <w:rFonts w:ascii="標楷體" w:eastAsia="標楷體" w:hAnsi="標楷體" w:hint="eastAsia"/>
                </w:rPr>
                <w:t>、</w:t>
              </w:r>
              <w:r w:rsidRPr="00F63C93">
                <w:rPr>
                  <w:rFonts w:ascii="標楷體" w:eastAsia="標楷體" w:hAnsi="標楷體"/>
                </w:rPr>
                <w:t>"</w:t>
              </w:r>
              <w:r w:rsidRPr="00F63C93">
                <w:rPr>
                  <w:rFonts w:ascii="標楷體" w:eastAsia="標楷體" w:hAnsi="標楷體" w:hint="eastAsia"/>
                </w:rPr>
                <w:t xml:space="preserve"> </w:t>
              </w:r>
            </w:ins>
            <w:ins w:id="966" w:author="黃梓峻" w:date="2021-06-28T10:01:00Z">
              <w:r w:rsidRPr="00F63C93">
                <w:rPr>
                  <w:rFonts w:ascii="標楷體" w:eastAsia="標楷體" w:hAnsi="標楷體" w:hint="eastAsia"/>
                </w:rPr>
                <w:t>320</w:t>
              </w:r>
            </w:ins>
            <w:ins w:id="967" w:author="黃梓峻" w:date="2021-06-28T10:02:00Z">
              <w:r w:rsidRPr="00F63C93">
                <w:t xml:space="preserve"> </w:t>
              </w:r>
              <w:r w:rsidRPr="00F63C93">
                <w:rPr>
                  <w:rFonts w:ascii="標楷體" w:eastAsia="標楷體" w:hAnsi="標楷體"/>
                </w:rPr>
                <w:t>"</w:t>
              </w:r>
              <w:r w:rsidRPr="00F63C93">
                <w:rPr>
                  <w:rFonts w:ascii="標楷體" w:eastAsia="標楷體" w:hAnsi="標楷體" w:hint="eastAsia"/>
                </w:rPr>
                <w:t>、</w:t>
              </w:r>
              <w:r w:rsidRPr="00F63C93">
                <w:rPr>
                  <w:rFonts w:ascii="標楷體" w:eastAsia="標楷體" w:hAnsi="標楷體"/>
                </w:rPr>
                <w:t>"</w:t>
              </w:r>
            </w:ins>
            <w:ins w:id="968" w:author="黃梓峻" w:date="2021-06-28T10:01:00Z">
              <w:r w:rsidRPr="00F63C93">
                <w:rPr>
                  <w:rFonts w:ascii="標楷體" w:eastAsia="標楷體" w:hAnsi="標楷體" w:hint="eastAsia"/>
                </w:rPr>
                <w:t>330</w:t>
              </w:r>
            </w:ins>
            <w:ins w:id="969" w:author="黃梓峻" w:date="2021-06-28T10:02:00Z">
              <w:r w:rsidRPr="00F63C93">
                <w:t xml:space="preserve"> </w:t>
              </w:r>
              <w:r w:rsidRPr="00F63C93">
                <w:rPr>
                  <w:rFonts w:ascii="標楷體" w:eastAsia="標楷體" w:hAnsi="標楷體"/>
                </w:rPr>
                <w:t>"</w:t>
              </w:r>
              <w:r w:rsidRPr="00F63C93">
                <w:rPr>
                  <w:rFonts w:ascii="標楷體" w:eastAsia="標楷體" w:hAnsi="標楷體" w:hint="eastAsia"/>
                </w:rPr>
                <w:t>、</w:t>
              </w:r>
              <w:r w:rsidRPr="00F63C93">
                <w:rPr>
                  <w:rFonts w:ascii="標楷體" w:eastAsia="標楷體" w:hAnsi="標楷體"/>
                </w:rPr>
                <w:t>"</w:t>
              </w:r>
            </w:ins>
            <w:ins w:id="970" w:author="黃梓峻" w:date="2021-06-28T10:01:00Z">
              <w:r w:rsidRPr="00F63C93">
                <w:rPr>
                  <w:rFonts w:ascii="標楷體" w:eastAsia="標楷體" w:hAnsi="標楷體" w:hint="eastAsia"/>
                </w:rPr>
                <w:t xml:space="preserve">340 </w:t>
              </w:r>
            </w:ins>
            <w:ins w:id="971" w:author="黃梓峻" w:date="2021-06-28T10:02:00Z">
              <w:r w:rsidRPr="00F63C93">
                <w:rPr>
                  <w:rFonts w:ascii="標楷體" w:eastAsia="標楷體" w:hAnsi="標楷體"/>
                </w:rPr>
                <w:t>"</w:t>
              </w:r>
              <w:r w:rsidRPr="00F63C93">
                <w:rPr>
                  <w:rFonts w:ascii="標楷體" w:eastAsia="標楷體" w:hAnsi="標楷體" w:hint="eastAsia"/>
                </w:rPr>
                <w:t>、</w:t>
              </w:r>
              <w:r w:rsidRPr="00F63C93">
                <w:rPr>
                  <w:rFonts w:ascii="標楷體" w:eastAsia="標楷體" w:hAnsi="標楷體"/>
                </w:rPr>
                <w:t>"</w:t>
              </w:r>
            </w:ins>
            <w:ins w:id="972" w:author="黃梓峻" w:date="2021-06-28T10:01:00Z">
              <w:r w:rsidRPr="00F63C93">
                <w:rPr>
                  <w:rFonts w:ascii="標楷體" w:eastAsia="標楷體" w:hAnsi="標楷體" w:hint="eastAsia"/>
                </w:rPr>
                <w:t>990</w:t>
              </w:r>
            </w:ins>
            <w:ins w:id="973" w:author="黃梓峻" w:date="2021-06-28T10:02:00Z">
              <w:r w:rsidRPr="00F63C93">
                <w:t xml:space="preserve"> </w:t>
              </w:r>
              <w:r w:rsidRPr="00F63C93">
                <w:rPr>
                  <w:rFonts w:ascii="標楷體" w:eastAsia="標楷體" w:hAnsi="標楷體"/>
                </w:rPr>
                <w:t>"</w:t>
              </w:r>
            </w:ins>
          </w:p>
          <w:p w14:paraId="70887C9D" w14:textId="77777777" w:rsidR="00F63C93" w:rsidRPr="00F63C93" w:rsidRDefault="00F63C93" w:rsidP="00F63C93">
            <w:pPr>
              <w:rPr>
                <w:ins w:id="974" w:author="黃梓峻" w:date="2021-06-28T10:03:00Z"/>
                <w:rFonts w:ascii="標楷體" w:eastAsia="標楷體" w:hAnsi="標楷體"/>
              </w:rPr>
            </w:pPr>
            <w:ins w:id="975" w:author="黃梓峻" w:date="2021-06-28T10:03:00Z">
              <w:r w:rsidRPr="00F63C93">
                <w:rPr>
                  <w:rFonts w:ascii="標楷體" w:eastAsia="標楷體" w:hAnsi="標楷體" w:hint="eastAsia"/>
                </w:rPr>
                <w:t>2.[</w:t>
              </w:r>
            </w:ins>
            <w:ins w:id="976" w:author="黃梓峻" w:date="2021-06-28T10:01:00Z">
              <w:r w:rsidRPr="00F63C93">
                <w:rPr>
                  <w:rFonts w:ascii="標楷體" w:eastAsia="標楷體" w:hAnsi="標楷體" w:hint="eastAsia"/>
                </w:rPr>
                <w:t>帳冊別(AcBookCode)</w:t>
              </w:r>
            </w:ins>
            <w:ins w:id="977" w:author="黃梓峻" w:date="2021-06-28T10:03:00Z">
              <w:r w:rsidRPr="00F63C93">
                <w:rPr>
                  <w:rFonts w:ascii="標楷體" w:eastAsia="標楷體" w:hAnsi="標楷體" w:hint="eastAsia"/>
                </w:rPr>
                <w:t>]</w:t>
              </w:r>
            </w:ins>
            <w:ins w:id="978" w:author="黃梓峻" w:date="2021-06-28T10:01:00Z">
              <w:r w:rsidRPr="00F63C93">
                <w:rPr>
                  <w:rFonts w:ascii="標楷體" w:eastAsia="標楷體" w:hAnsi="標楷體" w:hint="eastAsia"/>
                </w:rPr>
                <w:t>=</w:t>
              </w:r>
            </w:ins>
            <w:ins w:id="979" w:author="黃梓峻" w:date="2021-06-28T10:03:00Z">
              <w:r w:rsidRPr="00F63C93">
                <w:t xml:space="preserve"> </w:t>
              </w:r>
              <w:r w:rsidRPr="00F63C93">
                <w:rPr>
                  <w:rFonts w:ascii="標楷體" w:eastAsia="標楷體" w:hAnsi="標楷體"/>
                </w:rPr>
                <w:t>"</w:t>
              </w:r>
            </w:ins>
            <w:ins w:id="980" w:author="黃梓峻" w:date="2021-06-28T10:01:00Z">
              <w:r w:rsidRPr="00F63C93">
                <w:rPr>
                  <w:rFonts w:ascii="標楷體" w:eastAsia="標楷體" w:hAnsi="標楷體" w:hint="eastAsia"/>
                </w:rPr>
                <w:t>000</w:t>
              </w:r>
            </w:ins>
            <w:ins w:id="981" w:author="黃梓峻" w:date="2021-06-28T10:03:00Z">
              <w:r w:rsidRPr="00F63C93">
                <w:rPr>
                  <w:rFonts w:ascii="標楷體" w:eastAsia="標楷體" w:hAnsi="標楷體"/>
                </w:rPr>
                <w:t>"</w:t>
              </w:r>
            </w:ins>
          </w:p>
          <w:p w14:paraId="3F21829B" w14:textId="77777777" w:rsidR="00F63C93" w:rsidRPr="00F63C93" w:rsidRDefault="00F63C93" w:rsidP="00F63C93">
            <w:pPr>
              <w:rPr>
                <w:ins w:id="982" w:author="黃梓峻" w:date="2021-06-28T10:01:00Z"/>
                <w:rFonts w:ascii="標楷體" w:eastAsia="標楷體" w:hAnsi="標楷體"/>
              </w:rPr>
            </w:pPr>
            <w:ins w:id="983" w:author="黃梓峻" w:date="2021-06-28T10:03:00Z">
              <w:r w:rsidRPr="00F63C93">
                <w:rPr>
                  <w:rFonts w:ascii="標楷體" w:eastAsia="標楷體" w:hAnsi="標楷體" w:hint="eastAsia"/>
                </w:rPr>
                <w:t>3.[</w:t>
              </w:r>
            </w:ins>
            <w:ins w:id="984" w:author="黃梓峻" w:date="2021-06-28T10:01:00Z">
              <w:r w:rsidRPr="00F63C93">
                <w:rPr>
                  <w:rFonts w:ascii="標楷體" w:eastAsia="標楷體" w:hAnsi="標楷體" w:hint="eastAsia"/>
                </w:rPr>
                <w:t>會計日期(AcDate)</w:t>
              </w:r>
            </w:ins>
            <w:ins w:id="985" w:author="黃梓峻" w:date="2021-06-28T10:03:00Z">
              <w:r w:rsidRPr="00F63C93">
                <w:rPr>
                  <w:rFonts w:ascii="標楷體" w:eastAsia="標楷體" w:hAnsi="標楷體" w:hint="eastAsia"/>
                </w:rPr>
                <w:t>]</w:t>
              </w:r>
            </w:ins>
            <w:ins w:id="986" w:author="黃梓峻" w:date="2021-06-28T10:01:00Z">
              <w:r w:rsidRPr="00F63C93">
                <w:rPr>
                  <w:rFonts w:ascii="標楷體" w:eastAsia="標楷體" w:hAnsi="標楷體" w:hint="eastAsia"/>
                </w:rPr>
                <w:t>= 畫面輸入</w:t>
              </w:r>
            </w:ins>
            <w:ins w:id="987" w:author="黃梓峻" w:date="2021-06-28T10:04:00Z">
              <w:r w:rsidRPr="00F63C93">
                <w:rPr>
                  <w:rFonts w:ascii="標楷體" w:eastAsia="標楷體" w:hAnsi="標楷體" w:hint="eastAsia"/>
                </w:rPr>
                <w:t>欄位[</w:t>
              </w:r>
            </w:ins>
            <w:ins w:id="988" w:author="黃梓峻" w:date="2021-06-28T10:01:00Z">
              <w:r w:rsidRPr="00F63C93">
                <w:rPr>
                  <w:rFonts w:ascii="標楷體" w:eastAsia="標楷體" w:hAnsi="標楷體" w:hint="eastAsia"/>
                </w:rPr>
                <w:t>日期</w:t>
              </w:r>
            </w:ins>
            <w:ins w:id="989" w:author="黃梓峻" w:date="2021-06-28T10:05:00Z">
              <w:r w:rsidRPr="00F63C93">
                <w:rPr>
                  <w:rFonts w:ascii="標楷體" w:eastAsia="標楷體" w:hAnsi="標楷體" w:hint="eastAsia"/>
                </w:rPr>
                <w:t>]</w:t>
              </w:r>
            </w:ins>
          </w:p>
        </w:tc>
      </w:tr>
      <w:tr w:rsidR="00F63C93" w:rsidRPr="00F63C93" w14:paraId="518826BD" w14:textId="77777777" w:rsidTr="00067F94">
        <w:trPr>
          <w:trHeight w:val="244"/>
          <w:jc w:val="center"/>
          <w:ins w:id="990" w:author="st1" w:date="2021-05-06T19:18:00Z"/>
        </w:trPr>
        <w:tc>
          <w:tcPr>
            <w:tcW w:w="513" w:type="dxa"/>
            <w:tcBorders>
              <w:top w:val="single" w:sz="4" w:space="0" w:color="auto"/>
              <w:left w:val="single" w:sz="4" w:space="0" w:color="auto"/>
              <w:bottom w:val="single" w:sz="4" w:space="0" w:color="auto"/>
              <w:right w:val="single" w:sz="4" w:space="0" w:color="auto"/>
            </w:tcBorders>
          </w:tcPr>
          <w:p w14:paraId="1B5B3CEA" w14:textId="77777777" w:rsidR="00F63C93" w:rsidRPr="00F63C93" w:rsidRDefault="00F63C93" w:rsidP="00F63C93">
            <w:pPr>
              <w:rPr>
                <w:ins w:id="991" w:author="st1" w:date="2021-05-06T19:18:00Z"/>
                <w:rFonts w:ascii="標楷體" w:eastAsia="標楷體" w:hAnsi="標楷體"/>
                <w:color w:val="000000"/>
              </w:rPr>
            </w:pPr>
            <w:ins w:id="992" w:author="st1" w:date="2021-05-06T19:18:00Z">
              <w:r w:rsidRPr="00F63C93">
                <w:rPr>
                  <w:rFonts w:ascii="標楷體" w:eastAsia="標楷體" w:hAnsi="標楷體"/>
                  <w:color w:val="000000"/>
                </w:rPr>
                <w:t>6</w:t>
              </w:r>
            </w:ins>
          </w:p>
        </w:tc>
        <w:tc>
          <w:tcPr>
            <w:tcW w:w="1011" w:type="dxa"/>
            <w:tcBorders>
              <w:top w:val="single" w:sz="4" w:space="0" w:color="auto"/>
              <w:left w:val="single" w:sz="4" w:space="0" w:color="auto"/>
              <w:bottom w:val="single" w:sz="4" w:space="0" w:color="auto"/>
              <w:right w:val="single" w:sz="4" w:space="0" w:color="auto"/>
            </w:tcBorders>
          </w:tcPr>
          <w:p w14:paraId="163CA0AC" w14:textId="77777777" w:rsidR="00F63C93" w:rsidRPr="00F63C93" w:rsidRDefault="00F63C93" w:rsidP="00F63C93">
            <w:pPr>
              <w:rPr>
                <w:ins w:id="993" w:author="st1" w:date="2021-05-06T19:18:00Z"/>
                <w:rFonts w:ascii="標楷體" w:eastAsia="標楷體" w:hAnsi="標楷體"/>
              </w:rPr>
            </w:pPr>
            <w:ins w:id="994" w:author="st1" w:date="2021-05-06T19:18:00Z">
              <w:r w:rsidRPr="00F63C93">
                <w:rPr>
                  <w:rFonts w:ascii="標楷體" w:eastAsia="標楷體" w:hAnsi="標楷體" w:hint="eastAsia"/>
                </w:rPr>
                <w:t>已放款金額</w:t>
              </w:r>
            </w:ins>
          </w:p>
        </w:tc>
        <w:tc>
          <w:tcPr>
            <w:tcW w:w="766" w:type="dxa"/>
            <w:tcBorders>
              <w:top w:val="single" w:sz="4" w:space="0" w:color="auto"/>
              <w:left w:val="single" w:sz="4" w:space="0" w:color="auto"/>
              <w:bottom w:val="single" w:sz="4" w:space="0" w:color="auto"/>
              <w:right w:val="single" w:sz="4" w:space="0" w:color="auto"/>
            </w:tcBorders>
          </w:tcPr>
          <w:p w14:paraId="2EEC9AC9" w14:textId="77777777" w:rsidR="00F63C93" w:rsidRPr="00F63C93" w:rsidRDefault="00F63C93" w:rsidP="00F63C93">
            <w:pPr>
              <w:rPr>
                <w:ins w:id="995" w:author="st1" w:date="2021-05-06T19:18:00Z"/>
                <w:rFonts w:ascii="標楷體" w:eastAsia="標楷體" w:hAnsi="標楷體"/>
              </w:rPr>
            </w:pPr>
          </w:p>
        </w:tc>
        <w:tc>
          <w:tcPr>
            <w:tcW w:w="799" w:type="dxa"/>
            <w:tcBorders>
              <w:top w:val="single" w:sz="4" w:space="0" w:color="auto"/>
              <w:left w:val="single" w:sz="4" w:space="0" w:color="auto"/>
              <w:bottom w:val="single" w:sz="4" w:space="0" w:color="auto"/>
              <w:right w:val="single" w:sz="4" w:space="0" w:color="auto"/>
            </w:tcBorders>
          </w:tcPr>
          <w:p w14:paraId="45FAE29E" w14:textId="77777777" w:rsidR="00F63C93" w:rsidRPr="00F63C93" w:rsidRDefault="00F63C93" w:rsidP="00F63C93">
            <w:pPr>
              <w:rPr>
                <w:ins w:id="996" w:author="st1" w:date="2021-05-06T19:18:00Z"/>
                <w:rFonts w:ascii="標楷體" w:eastAsia="標楷體" w:hAnsi="標楷體"/>
              </w:rPr>
            </w:pPr>
          </w:p>
        </w:tc>
        <w:tc>
          <w:tcPr>
            <w:tcW w:w="1185" w:type="dxa"/>
            <w:tcBorders>
              <w:top w:val="single" w:sz="4" w:space="0" w:color="auto"/>
              <w:left w:val="single" w:sz="4" w:space="0" w:color="auto"/>
              <w:bottom w:val="single" w:sz="4" w:space="0" w:color="auto"/>
              <w:right w:val="single" w:sz="4" w:space="0" w:color="auto"/>
            </w:tcBorders>
          </w:tcPr>
          <w:p w14:paraId="44D499D2" w14:textId="77777777" w:rsidR="00F63C93" w:rsidRPr="00F63C93" w:rsidRDefault="00F63C93" w:rsidP="00F63C93">
            <w:pPr>
              <w:rPr>
                <w:ins w:id="997" w:author="st1" w:date="2021-05-06T19:18: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2B1DDFA3" w14:textId="77777777" w:rsidR="00F63C93" w:rsidRPr="00F63C93" w:rsidRDefault="00F63C93" w:rsidP="00F63C93">
            <w:pPr>
              <w:rPr>
                <w:ins w:id="998" w:author="st1" w:date="2021-05-06T19:18:00Z"/>
                <w:rFonts w:ascii="標楷體" w:eastAsia="標楷體" w:hAnsi="標楷體"/>
                <w:color w:val="000000"/>
              </w:rPr>
            </w:pPr>
          </w:p>
        </w:tc>
        <w:tc>
          <w:tcPr>
            <w:tcW w:w="643" w:type="dxa"/>
            <w:tcBorders>
              <w:top w:val="single" w:sz="4" w:space="0" w:color="auto"/>
              <w:left w:val="single" w:sz="4" w:space="0" w:color="auto"/>
              <w:bottom w:val="single" w:sz="4" w:space="0" w:color="auto"/>
              <w:right w:val="single" w:sz="4" w:space="0" w:color="auto"/>
            </w:tcBorders>
          </w:tcPr>
          <w:p w14:paraId="34193B98" w14:textId="77777777" w:rsidR="00F63C93" w:rsidRPr="00F63C93" w:rsidRDefault="00F63C93" w:rsidP="00F63C93">
            <w:pPr>
              <w:jc w:val="center"/>
              <w:rPr>
                <w:ins w:id="999" w:author="st1" w:date="2021-05-06T19:18:00Z"/>
                <w:rFonts w:ascii="標楷體" w:eastAsia="標楷體" w:hAnsi="標楷體"/>
                <w:color w:val="000000"/>
              </w:rPr>
            </w:pPr>
            <w:ins w:id="1000" w:author="st1" w:date="2021-05-06T19:19:00Z">
              <w:r w:rsidRPr="00F63C93">
                <w:rPr>
                  <w:rFonts w:ascii="標楷體" w:eastAsia="標楷體" w:hAnsi="標楷體"/>
                </w:rPr>
                <w:t>R</w:t>
              </w:r>
            </w:ins>
          </w:p>
        </w:tc>
        <w:tc>
          <w:tcPr>
            <w:tcW w:w="4776" w:type="dxa"/>
            <w:tcBorders>
              <w:top w:val="single" w:sz="4" w:space="0" w:color="auto"/>
              <w:left w:val="single" w:sz="4" w:space="0" w:color="auto"/>
              <w:bottom w:val="single" w:sz="4" w:space="0" w:color="auto"/>
              <w:right w:val="single" w:sz="4" w:space="0" w:color="auto"/>
            </w:tcBorders>
          </w:tcPr>
          <w:p w14:paraId="471005B8" w14:textId="77777777" w:rsidR="00F63C93" w:rsidRPr="00F63C93" w:rsidDel="00182EDD" w:rsidRDefault="00F63C93" w:rsidP="00F63C93">
            <w:pPr>
              <w:rPr>
                <w:ins w:id="1001" w:author="st1" w:date="2021-05-07T12:18:00Z"/>
                <w:del w:id="1002" w:author="黃梓峻" w:date="2021-06-28T10:05:00Z"/>
                <w:rFonts w:ascii="標楷體" w:eastAsia="標楷體" w:hAnsi="標楷體"/>
              </w:rPr>
            </w:pPr>
            <w:ins w:id="1003" w:author="st1" w:date="2021-05-07T12:18:00Z">
              <w:del w:id="1004" w:author="黃梓峻" w:date="2021-06-28T10:05:00Z">
                <w:r w:rsidRPr="00F63C93" w:rsidDel="00182EDD">
                  <w:rPr>
                    <w:rFonts w:ascii="標楷體" w:eastAsia="標楷體" w:hAnsi="標楷體"/>
                  </w:rPr>
                  <w:delText>1.</w:delText>
                </w:r>
              </w:del>
            </w:ins>
            <w:ins w:id="1005" w:author="st1" w:date="2021-05-07T12:15:00Z">
              <w:del w:id="1006" w:author="黃梓峻" w:date="2021-06-28T10:01:00Z">
                <w:r w:rsidRPr="00F63C93" w:rsidDel="00182EDD">
                  <w:rPr>
                    <w:rFonts w:ascii="標楷體" w:eastAsia="標楷體" w:hAnsi="標楷體" w:hint="eastAsia"/>
                  </w:rPr>
                  <w:delText>帶入</w:delText>
                </w:r>
              </w:del>
            </w:ins>
            <w:ins w:id="1007" w:author="st1" w:date="2021-05-06T19:19:00Z">
              <w:del w:id="1008" w:author="黃梓峻" w:date="2021-06-28T10:01:00Z">
                <w:r w:rsidRPr="00F63C93" w:rsidDel="00182EDD">
                  <w:rPr>
                    <w:rFonts w:ascii="標楷體" w:eastAsia="標楷體" w:hAnsi="標楷體" w:hint="eastAsia"/>
                    <w:rPrChange w:id="1009" w:author="黃梓峻" w:date="2021-05-12T13:59:00Z">
                      <w:rPr>
                        <w:rFonts w:ascii="標楷體" w:eastAsia="標楷體" w:hAnsi="標楷體" w:hint="eastAsia"/>
                        <w:color w:val="000000"/>
                      </w:rPr>
                    </w:rPrChange>
                  </w:rPr>
                  <w:delText>當前會計總帳檔</w:delText>
                </w:r>
                <w:r w:rsidRPr="00F63C93" w:rsidDel="00182EDD">
                  <w:rPr>
                    <w:rFonts w:ascii="標楷體" w:eastAsia="標楷體" w:hAnsi="標楷體"/>
                    <w:rPrChange w:id="1010" w:author="黃梓峻" w:date="2021-05-12T13:59:00Z">
                      <w:rPr>
                        <w:rFonts w:ascii="標楷體" w:eastAsia="標楷體" w:hAnsi="標楷體"/>
                        <w:color w:val="000000"/>
                      </w:rPr>
                    </w:rPrChange>
                  </w:rPr>
                  <w:delText>(</w:delText>
                </w:r>
              </w:del>
            </w:ins>
            <w:ins w:id="1011" w:author="st1" w:date="2021-05-07T12:10:00Z">
              <w:del w:id="1012" w:author="黃梓峻" w:date="2021-06-28T10:01:00Z">
                <w:r w:rsidRPr="00F63C93" w:rsidDel="00182EDD">
                  <w:rPr>
                    <w:rFonts w:ascii="標楷體" w:eastAsia="標楷體" w:hAnsi="標楷體"/>
                    <w:rPrChange w:id="1013" w:author="黃梓峻" w:date="2021-05-12T13:59:00Z">
                      <w:rPr>
                        <w:rFonts w:ascii="標楷體" w:eastAsia="標楷體" w:hAnsi="標楷體"/>
                        <w:color w:val="000000"/>
                      </w:rPr>
                    </w:rPrChange>
                  </w:rPr>
                  <w:delText>AcMain</w:delText>
                </w:r>
              </w:del>
            </w:ins>
            <w:ins w:id="1014" w:author="st1" w:date="2021-05-06T19:19:00Z">
              <w:del w:id="1015" w:author="黃梓峻" w:date="2021-06-28T10:01:00Z">
                <w:r w:rsidRPr="00F63C93" w:rsidDel="00182EDD">
                  <w:rPr>
                    <w:rFonts w:ascii="標楷體" w:eastAsia="標楷體" w:hAnsi="標楷體"/>
                    <w:rPrChange w:id="1016" w:author="黃梓峻" w:date="2021-05-12T13:59:00Z">
                      <w:rPr>
                        <w:rFonts w:ascii="標楷體" w:eastAsia="標楷體" w:hAnsi="標楷體"/>
                        <w:color w:val="000000"/>
                      </w:rPr>
                    </w:rPrChange>
                  </w:rPr>
                  <w:delText>)</w:delText>
                </w:r>
              </w:del>
            </w:ins>
            <w:ins w:id="1017" w:author="st1" w:date="2021-05-07T12:15:00Z">
              <w:del w:id="1018" w:author="黃梓峻" w:date="2021-06-28T10:01:00Z">
                <w:r w:rsidRPr="00F63C93" w:rsidDel="00182EDD">
                  <w:rPr>
                    <w:rFonts w:ascii="標楷體" w:eastAsia="標楷體" w:hAnsi="標楷體" w:hint="eastAsia"/>
                  </w:rPr>
                  <w:delText>裡業務科目代號</w:delText>
                </w:r>
                <w:r w:rsidRPr="00F63C93" w:rsidDel="00182EDD">
                  <w:rPr>
                    <w:rFonts w:ascii="標楷體" w:eastAsia="標楷體" w:hAnsi="標楷體"/>
                  </w:rPr>
                  <w:delText xml:space="preserve">(AcctCode)=310 320 330 340 990、帳冊別(AcBookCode) = 000 </w:delText>
                </w:r>
                <w:r w:rsidRPr="00F63C93" w:rsidDel="00182EDD">
                  <w:rPr>
                    <w:rFonts w:ascii="標楷體" w:eastAsia="標楷體" w:hAnsi="標楷體" w:hint="eastAsia"/>
                  </w:rPr>
                  <w:delText>且會計日期</w:delText>
                </w:r>
                <w:r w:rsidRPr="00F63C93" w:rsidDel="00182EDD">
                  <w:rPr>
                    <w:rFonts w:ascii="標楷體" w:eastAsia="標楷體" w:hAnsi="標楷體"/>
                  </w:rPr>
                  <w:delText xml:space="preserve">(AcDate) = </w:delText>
                </w:r>
                <w:r w:rsidRPr="00F63C93" w:rsidDel="00182EDD">
                  <w:rPr>
                    <w:rFonts w:ascii="標楷體" w:eastAsia="標楷體" w:hAnsi="標楷體" w:hint="eastAsia"/>
                  </w:rPr>
                  <w:delText>畫面輸入日期</w:delText>
                </w:r>
              </w:del>
            </w:ins>
            <w:ins w:id="1019" w:author="st1" w:date="2021-05-07T12:16:00Z">
              <w:del w:id="1020" w:author="黃梓峻" w:date="2021-06-28T10:01:00Z">
                <w:r w:rsidRPr="00F63C93" w:rsidDel="00182EDD">
                  <w:rPr>
                    <w:rFonts w:ascii="標楷體" w:eastAsia="標楷體" w:hAnsi="標楷體" w:hint="eastAsia"/>
                  </w:rPr>
                  <w:delText>之本日餘額</w:delText>
                </w:r>
                <w:r w:rsidRPr="00F63C93" w:rsidDel="00182EDD">
                  <w:rPr>
                    <w:rFonts w:ascii="標楷體" w:eastAsia="標楷體" w:hAnsi="標楷體"/>
                  </w:rPr>
                  <w:delText>(TdBal)總和</w:delText>
                </w:r>
              </w:del>
            </w:ins>
          </w:p>
          <w:p w14:paraId="4CB832F8" w14:textId="77777777" w:rsidR="00F63C93" w:rsidRPr="00F63C93" w:rsidRDefault="00F63C93" w:rsidP="00F63C93">
            <w:pPr>
              <w:rPr>
                <w:ins w:id="1021" w:author="st1" w:date="2021-05-06T19:18:00Z"/>
                <w:rFonts w:ascii="標楷體" w:eastAsia="標楷體" w:hAnsi="標楷體"/>
                <w:rPrChange w:id="1022" w:author="黃梓峻" w:date="2021-05-12T13:59:00Z">
                  <w:rPr>
                    <w:ins w:id="1023" w:author="st1" w:date="2021-05-06T19:18:00Z"/>
                    <w:rFonts w:ascii="標楷體" w:eastAsia="標楷體" w:hAnsi="標楷體"/>
                    <w:color w:val="000000"/>
                  </w:rPr>
                </w:rPrChange>
              </w:rPr>
              <w:pPrChange w:id="1024" w:author="st1" w:date="2021-05-07T12:11:00Z">
                <w:pPr>
                  <w:snapToGrid w:val="0"/>
                  <w:ind w:left="238" w:hangingChars="99" w:hanging="238"/>
                </w:pPr>
              </w:pPrChange>
            </w:pPr>
            <w:ins w:id="1025" w:author="st1" w:date="2021-05-07T12:18:00Z">
              <w:del w:id="1026" w:author="黃梓峻" w:date="2021-06-28T10:05:00Z">
                <w:r w:rsidRPr="00F63C93" w:rsidDel="00182EDD">
                  <w:rPr>
                    <w:rFonts w:ascii="標楷體" w:eastAsia="標楷體" w:hAnsi="標楷體"/>
                    <w:color w:val="000000"/>
                  </w:rPr>
                  <w:delText>2.</w:delText>
                </w:r>
              </w:del>
              <w:r w:rsidRPr="00F63C93">
                <w:rPr>
                  <w:rFonts w:ascii="標楷體" w:eastAsia="標楷體" w:hAnsi="標楷體"/>
                  <w:color w:val="000000"/>
                </w:rPr>
                <w:t>InnFundApl</w:t>
              </w:r>
              <w:r w:rsidRPr="00F63C93">
                <w:rPr>
                  <w:rFonts w:ascii="標楷體" w:eastAsia="標楷體" w:hAnsi="標楷體"/>
                </w:rPr>
                <w:t>.</w:t>
              </w:r>
            </w:ins>
            <w:ins w:id="1027" w:author="st1" w:date="2021-05-07T12:19:00Z">
              <w:r w:rsidRPr="00F63C93">
                <w:rPr>
                  <w:rFonts w:ascii="標楷體" w:eastAsia="標楷體" w:hAnsi="標楷體"/>
                </w:rPr>
                <w:t>AlrdyBorAmt</w:t>
              </w:r>
            </w:ins>
          </w:p>
        </w:tc>
      </w:tr>
      <w:tr w:rsidR="00F63C93" w:rsidRPr="00F63C93" w14:paraId="1B375829" w14:textId="77777777" w:rsidTr="00067F94">
        <w:trPr>
          <w:trHeight w:val="244"/>
          <w:jc w:val="center"/>
          <w:ins w:id="1028" w:author="st1" w:date="2021-05-06T19:18:00Z"/>
        </w:trPr>
        <w:tc>
          <w:tcPr>
            <w:tcW w:w="513" w:type="dxa"/>
            <w:tcBorders>
              <w:top w:val="single" w:sz="4" w:space="0" w:color="auto"/>
              <w:left w:val="single" w:sz="4" w:space="0" w:color="auto"/>
              <w:bottom w:val="single" w:sz="4" w:space="0" w:color="auto"/>
              <w:right w:val="single" w:sz="4" w:space="0" w:color="auto"/>
            </w:tcBorders>
          </w:tcPr>
          <w:p w14:paraId="6F4307E9" w14:textId="77777777" w:rsidR="00F63C93" w:rsidRPr="00F63C93" w:rsidRDefault="00F63C93" w:rsidP="00F63C93">
            <w:pPr>
              <w:rPr>
                <w:ins w:id="1029" w:author="st1" w:date="2021-05-06T19:18:00Z"/>
                <w:rFonts w:ascii="標楷體" w:eastAsia="標楷體" w:hAnsi="標楷體"/>
                <w:color w:val="000000"/>
              </w:rPr>
            </w:pPr>
            <w:ins w:id="1030" w:author="st1" w:date="2021-05-06T19:18:00Z">
              <w:r w:rsidRPr="00F63C93">
                <w:rPr>
                  <w:rFonts w:ascii="標楷體" w:eastAsia="標楷體" w:hAnsi="標楷體"/>
                  <w:color w:val="000000"/>
                </w:rPr>
                <w:t>7</w:t>
              </w:r>
            </w:ins>
          </w:p>
        </w:tc>
        <w:tc>
          <w:tcPr>
            <w:tcW w:w="1011" w:type="dxa"/>
            <w:tcBorders>
              <w:top w:val="single" w:sz="4" w:space="0" w:color="auto"/>
              <w:left w:val="single" w:sz="4" w:space="0" w:color="auto"/>
              <w:bottom w:val="single" w:sz="4" w:space="0" w:color="auto"/>
              <w:right w:val="single" w:sz="4" w:space="0" w:color="auto"/>
            </w:tcBorders>
          </w:tcPr>
          <w:p w14:paraId="79935B05" w14:textId="77777777" w:rsidR="00F63C93" w:rsidRPr="00F63C93" w:rsidRDefault="00F63C93" w:rsidP="00F63C93">
            <w:pPr>
              <w:rPr>
                <w:ins w:id="1031" w:author="st1" w:date="2021-05-06T19:18:00Z"/>
                <w:rFonts w:ascii="標楷體" w:eastAsia="標楷體" w:hAnsi="標楷體"/>
              </w:rPr>
            </w:pPr>
            <w:ins w:id="1032" w:author="st1" w:date="2021-05-06T19:18:00Z">
              <w:r w:rsidRPr="00F63C93">
                <w:rPr>
                  <w:rFonts w:ascii="標楷體" w:eastAsia="標楷體" w:hAnsi="標楷體" w:hint="eastAsia"/>
                </w:rPr>
                <w:t>股東權益</w:t>
              </w:r>
            </w:ins>
          </w:p>
        </w:tc>
        <w:tc>
          <w:tcPr>
            <w:tcW w:w="766" w:type="dxa"/>
            <w:tcBorders>
              <w:top w:val="single" w:sz="4" w:space="0" w:color="auto"/>
              <w:left w:val="single" w:sz="4" w:space="0" w:color="auto"/>
              <w:bottom w:val="single" w:sz="4" w:space="0" w:color="auto"/>
              <w:right w:val="single" w:sz="4" w:space="0" w:color="auto"/>
            </w:tcBorders>
          </w:tcPr>
          <w:p w14:paraId="2517C5E1" w14:textId="77777777" w:rsidR="00F63C93" w:rsidRPr="00F63C93" w:rsidRDefault="00F63C93" w:rsidP="00F63C93">
            <w:pPr>
              <w:rPr>
                <w:ins w:id="1033" w:author="st1" w:date="2021-05-06T19:18:00Z"/>
                <w:rFonts w:ascii="標楷體" w:eastAsia="標楷體" w:hAnsi="標楷體"/>
              </w:rPr>
            </w:pPr>
            <w:ins w:id="1034" w:author="st1" w:date="2021-05-06T19:18:00Z">
              <w:r w:rsidRPr="00F63C93">
                <w:rPr>
                  <w:rFonts w:ascii="標楷體" w:eastAsia="標楷體" w:hAnsi="標楷體"/>
                </w:rPr>
                <w:t>14</w:t>
              </w:r>
            </w:ins>
          </w:p>
        </w:tc>
        <w:tc>
          <w:tcPr>
            <w:tcW w:w="799" w:type="dxa"/>
            <w:tcBorders>
              <w:top w:val="single" w:sz="4" w:space="0" w:color="auto"/>
              <w:left w:val="single" w:sz="4" w:space="0" w:color="auto"/>
              <w:bottom w:val="single" w:sz="4" w:space="0" w:color="auto"/>
              <w:right w:val="single" w:sz="4" w:space="0" w:color="auto"/>
            </w:tcBorders>
          </w:tcPr>
          <w:p w14:paraId="1C0F1458" w14:textId="77777777" w:rsidR="00F63C93" w:rsidRPr="00F63C93" w:rsidRDefault="00F63C93" w:rsidP="00F63C93">
            <w:pPr>
              <w:rPr>
                <w:ins w:id="1035" w:author="st1" w:date="2021-05-06T19:18:00Z"/>
                <w:rFonts w:ascii="標楷體" w:eastAsia="標楷體" w:hAnsi="標楷體"/>
              </w:rPr>
            </w:pPr>
          </w:p>
        </w:tc>
        <w:tc>
          <w:tcPr>
            <w:tcW w:w="1185" w:type="dxa"/>
            <w:tcBorders>
              <w:top w:val="single" w:sz="4" w:space="0" w:color="auto"/>
              <w:left w:val="single" w:sz="4" w:space="0" w:color="auto"/>
              <w:bottom w:val="single" w:sz="4" w:space="0" w:color="auto"/>
              <w:right w:val="single" w:sz="4" w:space="0" w:color="auto"/>
            </w:tcBorders>
          </w:tcPr>
          <w:p w14:paraId="098C3203" w14:textId="77777777" w:rsidR="00F63C93" w:rsidRPr="00F63C93" w:rsidRDefault="00F63C93" w:rsidP="00F63C93">
            <w:pPr>
              <w:rPr>
                <w:ins w:id="1036" w:author="st1" w:date="2021-05-06T19:18: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62675FD9" w14:textId="77777777" w:rsidR="00F63C93" w:rsidRPr="00F63C93" w:rsidRDefault="00F63C93" w:rsidP="00F63C93">
            <w:pPr>
              <w:rPr>
                <w:ins w:id="1037" w:author="st1" w:date="2021-05-06T19:18:00Z"/>
                <w:rFonts w:ascii="標楷體" w:eastAsia="標楷體" w:hAnsi="標楷體"/>
                <w:color w:val="000000"/>
              </w:rPr>
            </w:pPr>
            <w:ins w:id="1038" w:author="st1" w:date="2021-05-06T19:19:00Z">
              <w:r w:rsidRPr="00F63C93">
                <w:rPr>
                  <w:rFonts w:ascii="標楷體" w:eastAsia="標楷體" w:hAnsi="標楷體"/>
                  <w:color w:val="000000"/>
                </w:rPr>
                <w:t>V</w:t>
              </w:r>
            </w:ins>
          </w:p>
        </w:tc>
        <w:tc>
          <w:tcPr>
            <w:tcW w:w="643" w:type="dxa"/>
            <w:tcBorders>
              <w:top w:val="single" w:sz="4" w:space="0" w:color="auto"/>
              <w:left w:val="single" w:sz="4" w:space="0" w:color="auto"/>
              <w:bottom w:val="single" w:sz="4" w:space="0" w:color="auto"/>
              <w:right w:val="single" w:sz="4" w:space="0" w:color="auto"/>
            </w:tcBorders>
          </w:tcPr>
          <w:p w14:paraId="32D501F7" w14:textId="77777777" w:rsidR="00F63C93" w:rsidRPr="00F63C93" w:rsidRDefault="00F63C93" w:rsidP="00F63C93">
            <w:pPr>
              <w:jc w:val="center"/>
              <w:rPr>
                <w:ins w:id="1039" w:author="st1" w:date="2021-05-06T19:18:00Z"/>
                <w:rFonts w:ascii="標楷體" w:eastAsia="標楷體" w:hAnsi="標楷體"/>
                <w:color w:val="000000"/>
              </w:rPr>
            </w:pPr>
            <w:ins w:id="1040" w:author="st1" w:date="2021-05-06T19:19:00Z">
              <w:r w:rsidRPr="00F63C93">
                <w:rPr>
                  <w:rFonts w:ascii="標楷體" w:eastAsia="標楷體" w:hAnsi="標楷體"/>
                  <w:color w:val="000000"/>
                </w:rPr>
                <w:t>W</w:t>
              </w:r>
            </w:ins>
          </w:p>
        </w:tc>
        <w:tc>
          <w:tcPr>
            <w:tcW w:w="4776" w:type="dxa"/>
            <w:tcBorders>
              <w:top w:val="single" w:sz="4" w:space="0" w:color="auto"/>
              <w:left w:val="single" w:sz="4" w:space="0" w:color="auto"/>
              <w:bottom w:val="single" w:sz="4" w:space="0" w:color="auto"/>
              <w:right w:val="single" w:sz="4" w:space="0" w:color="auto"/>
            </w:tcBorders>
          </w:tcPr>
          <w:p w14:paraId="30B93D6B" w14:textId="77777777" w:rsidR="00F63C93" w:rsidRPr="00F63C93" w:rsidRDefault="00F63C93" w:rsidP="00F63C93">
            <w:pPr>
              <w:rPr>
                <w:ins w:id="1041" w:author="黃梓峻" w:date="2021-06-28T10:09:00Z"/>
                <w:rFonts w:ascii="標楷體" w:eastAsia="標楷體" w:hAnsi="標楷體"/>
                <w:color w:val="000000"/>
              </w:rPr>
            </w:pPr>
            <w:ins w:id="1042" w:author="黃梓峻" w:date="2021-06-28T10:08:00Z">
              <w:r w:rsidRPr="00F63C93">
                <w:rPr>
                  <w:rFonts w:ascii="標楷體" w:eastAsia="標楷體" w:hAnsi="標楷體" w:hint="eastAsia"/>
                  <w:color w:val="000000"/>
                </w:rPr>
                <w:t>1</w:t>
              </w:r>
              <w:r w:rsidRPr="00F63C93">
                <w:rPr>
                  <w:rFonts w:ascii="標楷體" w:eastAsia="標楷體" w:hAnsi="標楷體"/>
                  <w:color w:val="000000"/>
                </w:rPr>
                <w:t>.</w:t>
              </w:r>
            </w:ins>
            <w:r w:rsidRPr="00F63C93">
              <w:rPr>
                <w:rFonts w:ascii="標楷體" w:eastAsia="標楷體" w:hAnsi="標楷體" w:hint="eastAsia"/>
                <w:color w:val="000000"/>
              </w:rPr>
              <w:t>限輸入數字</w:t>
            </w:r>
            <w:ins w:id="1043" w:author="黃梓峻" w:date="2021-06-28T10:09:00Z">
              <w:r w:rsidRPr="00F63C93">
                <w:rPr>
                  <w:rFonts w:ascii="標楷體" w:eastAsia="標楷體" w:hAnsi="標楷體" w:hint="eastAsia"/>
                  <w:color w:val="000000"/>
                </w:rPr>
                <w:t>，檢核條件：不可為</w:t>
              </w:r>
            </w:ins>
          </w:p>
          <w:p w14:paraId="4D75FFCC" w14:textId="77777777" w:rsidR="00F63C93" w:rsidRPr="00F63C93" w:rsidRDefault="00F63C93" w:rsidP="00F63C93">
            <w:pPr>
              <w:rPr>
                <w:ins w:id="1044" w:author="黃梓峻" w:date="2021-06-28T10:08:00Z"/>
                <w:rFonts w:ascii="標楷體" w:eastAsia="標楷體" w:hAnsi="標楷體"/>
                <w:color w:val="000000"/>
              </w:rPr>
            </w:pPr>
            <w:ins w:id="1045" w:author="黃梓峻" w:date="2021-06-28T10:09:00Z">
              <w:r w:rsidRPr="00F63C93">
                <w:rPr>
                  <w:rFonts w:ascii="標楷體" w:eastAsia="標楷體" w:hAnsi="標楷體"/>
                  <w:color w:val="000000"/>
                </w:rPr>
                <w:t xml:space="preserve">  0/V(2,0)</w:t>
              </w:r>
            </w:ins>
          </w:p>
          <w:p w14:paraId="42E30B5A" w14:textId="77777777" w:rsidR="00F63C93" w:rsidRPr="00F63C93" w:rsidRDefault="00F63C93" w:rsidP="00F63C93">
            <w:pPr>
              <w:rPr>
                <w:ins w:id="1046" w:author="st1" w:date="2021-05-06T19:18:00Z"/>
                <w:rFonts w:ascii="標楷體" w:eastAsia="標楷體" w:hAnsi="標楷體"/>
                <w:rPrChange w:id="1047" w:author="黃梓峻" w:date="2021-05-12T13:59:00Z">
                  <w:rPr>
                    <w:ins w:id="1048" w:author="st1" w:date="2021-05-06T19:18:00Z"/>
                    <w:rFonts w:ascii="標楷體" w:eastAsia="標楷體" w:hAnsi="標楷體"/>
                    <w:color w:val="000000"/>
                  </w:rPr>
                </w:rPrChange>
              </w:rPr>
              <w:pPrChange w:id="1049" w:author="黃梓峻" w:date="2021-06-28T10:08:00Z">
                <w:pPr>
                  <w:snapToGrid w:val="0"/>
                  <w:ind w:left="238" w:hangingChars="99" w:hanging="238"/>
                </w:pPr>
              </w:pPrChange>
            </w:pPr>
            <w:ins w:id="1050" w:author="黃梓峻" w:date="2021-06-28T10:08:00Z">
              <w:r w:rsidRPr="00F63C93">
                <w:rPr>
                  <w:rFonts w:ascii="標楷體" w:eastAsia="標楷體" w:hAnsi="標楷體"/>
                  <w:color w:val="000000"/>
                </w:rPr>
                <w:t>2</w:t>
              </w:r>
            </w:ins>
            <w:ins w:id="1051" w:author="黃梓峻" w:date="2021-05-12T14:05:00Z">
              <w:r w:rsidRPr="00F63C93">
                <w:rPr>
                  <w:rFonts w:ascii="標楷體" w:eastAsia="標楷體" w:hAnsi="標楷體" w:hint="eastAsia"/>
                  <w:color w:val="000000"/>
                </w:rPr>
                <w:t>.</w:t>
              </w:r>
            </w:ins>
            <w:ins w:id="1052" w:author="st1" w:date="2021-05-07T12:18:00Z">
              <w:r w:rsidRPr="00F63C93">
                <w:rPr>
                  <w:rFonts w:ascii="標楷體" w:eastAsia="標楷體" w:hAnsi="標楷體"/>
                  <w:color w:val="000000"/>
                </w:rPr>
                <w:t>InnFundApl</w:t>
              </w:r>
              <w:r w:rsidRPr="00F63C93">
                <w:rPr>
                  <w:rFonts w:ascii="標楷體" w:eastAsia="標楷體" w:hAnsi="標楷體"/>
                </w:rPr>
                <w:t>.StockHoldersEqt</w:t>
              </w:r>
            </w:ins>
          </w:p>
        </w:tc>
      </w:tr>
    </w:tbl>
    <w:p w14:paraId="353DD5EA" w14:textId="77777777" w:rsidR="00F63C93" w:rsidRPr="00F63C93" w:rsidRDefault="00F63C93" w:rsidP="00F63C93">
      <w:pPr>
        <w:rPr>
          <w:rFonts w:ascii="標楷體" w:eastAsia="標楷體" w:hAnsi="標楷體"/>
        </w:rPr>
      </w:pPr>
    </w:p>
    <w:p w14:paraId="2044549E" w14:textId="77777777" w:rsidR="00F63C93" w:rsidRPr="00F63C93" w:rsidRDefault="00F63C93" w:rsidP="00F63C93">
      <w:pPr>
        <w:widowControl/>
        <w:rPr>
          <w:ins w:id="1053" w:author="黃梓峻" w:date="2021-05-12T13:52:00Z"/>
          <w:rFonts w:ascii="標楷體" w:eastAsia="標楷體" w:hAnsi="標楷體"/>
        </w:rPr>
      </w:pPr>
    </w:p>
    <w:p w14:paraId="786EE65F" w14:textId="77777777" w:rsidR="00F63C93" w:rsidRPr="00F63C93" w:rsidRDefault="00F63C93" w:rsidP="00F63C93">
      <w:pPr>
        <w:numPr>
          <w:ilvl w:val="0"/>
          <w:numId w:val="126"/>
        </w:numPr>
        <w:tabs>
          <w:tab w:val="num" w:pos="360"/>
        </w:tabs>
        <w:snapToGrid w:val="0"/>
        <w:ind w:left="1418" w:firstLine="0"/>
        <w:rPr>
          <w:ins w:id="1054" w:author="黃梓峻" w:date="2021-05-12T13:52:00Z"/>
          <w:rFonts w:eastAsia="標楷體"/>
          <w:sz w:val="26"/>
        </w:rPr>
      </w:pPr>
      <w:ins w:id="1055" w:author="黃梓峻" w:date="2021-05-12T13:52:00Z">
        <w:r w:rsidRPr="00F63C93">
          <w:rPr>
            <w:rFonts w:eastAsia="標楷體"/>
            <w:sz w:val="26"/>
          </w:rPr>
          <w:lastRenderedPageBreak/>
          <w:t>UI</w:t>
        </w:r>
        <w:r w:rsidRPr="00F63C93">
          <w:rPr>
            <w:rFonts w:eastAsia="標楷體"/>
            <w:sz w:val="26"/>
          </w:rPr>
          <w:t>畫面</w:t>
        </w:r>
        <w:r w:rsidRPr="00F63C93">
          <w:rPr>
            <w:rFonts w:eastAsia="標楷體" w:hint="eastAsia"/>
            <w:sz w:val="26"/>
          </w:rPr>
          <w:t>－</w:t>
        </w:r>
      </w:ins>
      <w:ins w:id="1056" w:author="黃梓峻" w:date="2021-05-12T13:59:00Z">
        <w:r w:rsidRPr="00F63C93">
          <w:rPr>
            <w:rFonts w:eastAsia="標楷體" w:hint="eastAsia"/>
            <w:sz w:val="26"/>
          </w:rPr>
          <w:t>修改</w:t>
        </w:r>
      </w:ins>
    </w:p>
    <w:p w14:paraId="5188B476" w14:textId="77777777" w:rsidR="00F63C93" w:rsidRPr="00F63C93" w:rsidRDefault="00F63C93" w:rsidP="00F63C93">
      <w:pPr>
        <w:rPr>
          <w:ins w:id="1057" w:author="黃梓峻" w:date="2021-05-12T13:52:00Z"/>
          <w:rFonts w:ascii="標楷體" w:eastAsia="標楷體" w:hAnsi="標楷體"/>
          <w:lang w:eastAsia="x-none"/>
        </w:rPr>
      </w:pPr>
      <w:ins w:id="1058" w:author="黃梓峻" w:date="2021-05-12T13:52:00Z">
        <w:r w:rsidRPr="00F63C93">
          <w:rPr>
            <w:noProof/>
          </w:rPr>
          <w:t xml:space="preserve"> </w:t>
        </w:r>
        <w:r w:rsidRPr="00F63C93">
          <w:rPr>
            <w:rFonts w:ascii="標楷體" w:eastAsia="標楷體" w:hAnsi="標楷體"/>
            <w:noProof/>
          </w:rPr>
          <w:drawing>
            <wp:inline distT="0" distB="0" distL="0" distR="0" wp14:anchorId="09663255" wp14:editId="30A59137">
              <wp:extent cx="6479540" cy="2385695"/>
              <wp:effectExtent l="0" t="0" r="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2385695"/>
                      </a:xfrm>
                      <a:prstGeom prst="rect">
                        <a:avLst/>
                      </a:prstGeom>
                    </pic:spPr>
                  </pic:pic>
                </a:graphicData>
              </a:graphic>
            </wp:inline>
          </w:drawing>
        </w:r>
      </w:ins>
    </w:p>
    <w:p w14:paraId="047FE6B7" w14:textId="77777777" w:rsidR="00F63C93" w:rsidRPr="00F63C93" w:rsidRDefault="00F63C93" w:rsidP="00F63C93">
      <w:pPr>
        <w:numPr>
          <w:ilvl w:val="0"/>
          <w:numId w:val="126"/>
        </w:numPr>
        <w:tabs>
          <w:tab w:val="num" w:pos="360"/>
        </w:tabs>
        <w:snapToGrid w:val="0"/>
        <w:ind w:left="1418" w:firstLine="0"/>
        <w:rPr>
          <w:ins w:id="1059" w:author="黃梓峻" w:date="2021-05-12T13:52:00Z"/>
          <w:rFonts w:eastAsia="標楷體"/>
          <w:sz w:val="26"/>
        </w:rPr>
      </w:pPr>
      <w:ins w:id="1060" w:author="黃梓峻" w:date="2021-05-12T13:52: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ins w:id="1061" w:author="黃梓峻" w:date="2021-05-12T14:13:00Z">
        <w:r w:rsidRPr="00F63C93">
          <w:rPr>
            <w:rFonts w:eastAsia="標楷體" w:hint="eastAsia"/>
            <w:sz w:val="26"/>
          </w:rPr>
          <w:t>修改</w:t>
        </w:r>
      </w:ins>
    </w:p>
    <w:p w14:paraId="39C2B7C6" w14:textId="77777777" w:rsidR="00F63C93" w:rsidRPr="00F63C93" w:rsidRDefault="00F63C93" w:rsidP="00F63C93">
      <w:pPr>
        <w:rPr>
          <w:ins w:id="1062" w:author="黃梓峻" w:date="2021-05-12T13:52: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Change w:id="1063">
          <w:tblGrid>
            <w:gridCol w:w="113"/>
            <w:gridCol w:w="738"/>
            <w:gridCol w:w="109"/>
            <w:gridCol w:w="2017"/>
            <w:gridCol w:w="94"/>
            <w:gridCol w:w="6939"/>
            <w:gridCol w:w="47"/>
          </w:tblGrid>
        </w:tblGridChange>
      </w:tblGrid>
      <w:tr w:rsidR="00F63C93" w:rsidRPr="00F63C93" w14:paraId="31B01C22" w14:textId="77777777" w:rsidTr="00067F94">
        <w:trPr>
          <w:ins w:id="1064" w:author="黃梓峻" w:date="2021-05-12T13:52: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7E10F0BB" w14:textId="77777777" w:rsidR="00F63C93" w:rsidRPr="00F63C93" w:rsidRDefault="00F63C93" w:rsidP="00F63C93">
            <w:pPr>
              <w:jc w:val="center"/>
              <w:rPr>
                <w:ins w:id="1065" w:author="黃梓峻" w:date="2021-05-12T13:52:00Z"/>
                <w:rFonts w:ascii="標楷體" w:eastAsia="標楷體" w:hAnsi="標楷體"/>
              </w:rPr>
            </w:pPr>
            <w:ins w:id="1066" w:author="黃梓峻" w:date="2021-05-12T13:52: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6AF032E9" w14:textId="77777777" w:rsidR="00F63C93" w:rsidRPr="00F63C93" w:rsidRDefault="00F63C93" w:rsidP="00F63C93">
            <w:pPr>
              <w:jc w:val="center"/>
              <w:rPr>
                <w:ins w:id="1067" w:author="黃梓峻" w:date="2021-05-12T13:52:00Z"/>
                <w:rFonts w:ascii="標楷體" w:eastAsia="標楷體" w:hAnsi="標楷體"/>
              </w:rPr>
            </w:pPr>
            <w:ins w:id="1068" w:author="黃梓峻" w:date="2021-05-12T13:52: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1BDE13F3" w14:textId="77777777" w:rsidR="00F63C93" w:rsidRPr="00F63C93" w:rsidRDefault="00F63C93" w:rsidP="00F63C93">
            <w:pPr>
              <w:jc w:val="center"/>
              <w:rPr>
                <w:ins w:id="1069" w:author="黃梓峻" w:date="2021-05-12T13:52:00Z"/>
                <w:rFonts w:ascii="標楷體" w:eastAsia="標楷體" w:hAnsi="標楷體"/>
              </w:rPr>
            </w:pPr>
            <w:ins w:id="1070" w:author="黃梓峻" w:date="2021-05-12T13:52:00Z">
              <w:r w:rsidRPr="00F63C93">
                <w:rPr>
                  <w:rFonts w:ascii="標楷體" w:eastAsia="標楷體" w:hAnsi="標楷體" w:hint="eastAsia"/>
                  <w:lang w:eastAsia="zh-HK"/>
                </w:rPr>
                <w:t>功能說明</w:t>
              </w:r>
            </w:ins>
          </w:p>
        </w:tc>
      </w:tr>
      <w:tr w:rsidR="00F63C93" w:rsidRPr="00F63C93" w14:paraId="65CF733D"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71" w:author="黃梓峻" w:date="2021-05-12T14:1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72" w:author="黃梓峻" w:date="2021-05-12T13:52:00Z"/>
          <w:trPrChange w:id="1073" w:author="黃梓峻" w:date="2021-05-12T14:1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1074" w:author="黃梓峻" w:date="2021-05-12T14:1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4C34096F" w14:textId="77777777" w:rsidR="00F63C93" w:rsidRPr="00F63C93" w:rsidRDefault="00F63C93" w:rsidP="00F63C93">
            <w:pPr>
              <w:jc w:val="center"/>
              <w:rPr>
                <w:ins w:id="1075" w:author="黃梓峻" w:date="2021-05-12T13:52:00Z"/>
                <w:rFonts w:ascii="標楷體" w:eastAsia="標楷體" w:hAnsi="標楷體"/>
                <w:lang w:eastAsia="zh-HK"/>
              </w:rPr>
            </w:pPr>
            <w:ins w:id="1076" w:author="黃梓峻" w:date="2021-05-12T13:52:00Z">
              <w:r w:rsidRPr="00F63C93">
                <w:rPr>
                  <w:rFonts w:ascii="標楷體" w:eastAsia="標楷體" w:hAnsi="標楷體" w:hint="eastAsia"/>
                </w:rPr>
                <w:t>1</w:t>
              </w:r>
            </w:ins>
          </w:p>
        </w:tc>
        <w:tc>
          <w:tcPr>
            <w:tcW w:w="2126" w:type="dxa"/>
            <w:tcBorders>
              <w:top w:val="single" w:sz="4" w:space="0" w:color="auto"/>
              <w:left w:val="single" w:sz="4" w:space="0" w:color="auto"/>
              <w:bottom w:val="single" w:sz="4" w:space="0" w:color="auto"/>
              <w:right w:val="single" w:sz="4" w:space="0" w:color="auto"/>
            </w:tcBorders>
            <w:tcPrChange w:id="1077" w:author="黃梓峻" w:date="2021-05-12T14:12:00Z">
              <w:tcPr>
                <w:tcW w:w="2126" w:type="dxa"/>
                <w:gridSpan w:val="2"/>
                <w:tcBorders>
                  <w:top w:val="single" w:sz="4" w:space="0" w:color="auto"/>
                  <w:left w:val="single" w:sz="4" w:space="0" w:color="auto"/>
                  <w:bottom w:val="single" w:sz="4" w:space="0" w:color="auto"/>
                  <w:right w:val="single" w:sz="4" w:space="0" w:color="auto"/>
                </w:tcBorders>
              </w:tcPr>
            </w:tcPrChange>
          </w:tcPr>
          <w:p w14:paraId="035AD34D" w14:textId="77777777" w:rsidR="00F63C93" w:rsidRPr="00F63C93" w:rsidRDefault="00F63C93" w:rsidP="00F63C93">
            <w:pPr>
              <w:rPr>
                <w:ins w:id="1078" w:author="黃梓峻" w:date="2021-05-12T13:52:00Z"/>
                <w:rFonts w:ascii="標楷體" w:eastAsia="標楷體" w:hAnsi="標楷體"/>
                <w:lang w:eastAsia="zh-HK"/>
              </w:rPr>
            </w:pPr>
            <w:ins w:id="1079" w:author="黃梓峻" w:date="2021-05-12T14:12:00Z">
              <w:r w:rsidRPr="00F63C93">
                <w:rPr>
                  <w:rFonts w:ascii="標楷體" w:eastAsia="標楷體" w:hAnsi="標楷體" w:hint="eastAsia"/>
                  <w:lang w:eastAsia="zh-HK"/>
                </w:rPr>
                <w:t>修改</w:t>
              </w:r>
            </w:ins>
          </w:p>
        </w:tc>
        <w:tc>
          <w:tcPr>
            <w:tcW w:w="7033" w:type="dxa"/>
            <w:tcBorders>
              <w:top w:val="single" w:sz="4" w:space="0" w:color="auto"/>
              <w:left w:val="single" w:sz="4" w:space="0" w:color="auto"/>
              <w:bottom w:val="single" w:sz="4" w:space="0" w:color="auto"/>
              <w:right w:val="single" w:sz="4" w:space="0" w:color="auto"/>
            </w:tcBorders>
            <w:tcPrChange w:id="1080" w:author="黃梓峻" w:date="2021-05-12T14:12:00Z">
              <w:tcPr>
                <w:tcW w:w="7033" w:type="dxa"/>
                <w:gridSpan w:val="2"/>
                <w:tcBorders>
                  <w:top w:val="single" w:sz="4" w:space="0" w:color="auto"/>
                  <w:left w:val="single" w:sz="4" w:space="0" w:color="auto"/>
                  <w:bottom w:val="single" w:sz="4" w:space="0" w:color="auto"/>
                  <w:right w:val="single" w:sz="4" w:space="0" w:color="auto"/>
                </w:tcBorders>
              </w:tcPr>
            </w:tcPrChange>
          </w:tcPr>
          <w:p w14:paraId="4E68DAA2" w14:textId="77777777" w:rsidR="00F63C93" w:rsidRPr="00F63C93" w:rsidRDefault="00F63C93" w:rsidP="00F63C93">
            <w:pPr>
              <w:rPr>
                <w:ins w:id="1081" w:author="黃梓峻" w:date="2021-06-28T11:00:00Z"/>
                <w:rFonts w:ascii="標楷體" w:eastAsia="標楷體" w:hAnsi="標楷體"/>
                <w:color w:val="000000"/>
              </w:rPr>
            </w:pPr>
            <w:ins w:id="1082" w:author="黃梓峻" w:date="2021-06-28T11:00:00Z">
              <w:r w:rsidRPr="00F63C93">
                <w:rPr>
                  <w:rFonts w:ascii="標楷體" w:eastAsia="標楷體" w:hAnsi="標楷體" w:hint="eastAsia"/>
                  <w:color w:val="000000"/>
                </w:rPr>
                <w:t>1.【L5901資金運用概況明細資料查詢】功能點「</w:t>
              </w:r>
            </w:ins>
            <w:ins w:id="1083" w:author="黃梓峻" w:date="2021-06-28T11:01:00Z">
              <w:r w:rsidRPr="00F63C93">
                <w:rPr>
                  <w:rFonts w:ascii="標楷體" w:eastAsia="標楷體" w:hAnsi="標楷體" w:hint="eastAsia"/>
                  <w:color w:val="000000"/>
                </w:rPr>
                <w:t>修改</w:t>
              </w:r>
            </w:ins>
            <w:ins w:id="1084" w:author="黃梓峻" w:date="2021-06-28T11:00:00Z">
              <w:r w:rsidRPr="00F63C93">
                <w:rPr>
                  <w:rFonts w:ascii="標楷體" w:eastAsia="標楷體" w:hAnsi="標楷體" w:hint="eastAsia"/>
                  <w:color w:val="000000"/>
                </w:rPr>
                <w:t>」時顯示</w:t>
              </w:r>
            </w:ins>
          </w:p>
          <w:p w14:paraId="27985265" w14:textId="77777777" w:rsidR="00F63C93" w:rsidRPr="00F63C93" w:rsidRDefault="00F63C93" w:rsidP="00F63C93">
            <w:pPr>
              <w:rPr>
                <w:ins w:id="1085" w:author="黃梓峻" w:date="2021-06-28T11:00:00Z"/>
                <w:rFonts w:ascii="標楷體" w:eastAsia="標楷體" w:hAnsi="標楷體"/>
                <w:lang w:eastAsia="zh-HK"/>
              </w:rPr>
            </w:pPr>
            <w:ins w:id="1086" w:author="黃梓峻" w:date="2021-06-28T11:00: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199DA27E" w14:textId="77777777" w:rsidR="00F63C93" w:rsidRPr="00F63C93" w:rsidRDefault="00F63C93" w:rsidP="00F63C93">
            <w:pPr>
              <w:rPr>
                <w:ins w:id="1087" w:author="黃梓峻" w:date="2021-06-28T11:00:00Z"/>
                <w:rFonts w:ascii="標楷體" w:eastAsia="標楷體" w:hAnsi="標楷體"/>
              </w:rPr>
            </w:pPr>
            <w:ins w:id="1088" w:author="黃梓峻" w:date="2021-06-28T11:00:00Z">
              <w:r w:rsidRPr="00F63C93">
                <w:rPr>
                  <w:rFonts w:ascii="標楷體" w:eastAsia="標楷體" w:hAnsi="標楷體" w:hint="eastAsia"/>
                  <w:color w:val="000000"/>
                </w:rPr>
                <w:t>2.檢核[資金運用概況檔(InnFundApl)]</w:t>
              </w:r>
              <w:r w:rsidRPr="00F63C93">
                <w:rPr>
                  <w:rFonts w:ascii="標楷體" w:eastAsia="標楷體" w:hAnsi="標楷體" w:hint="eastAsia"/>
                </w:rPr>
                <w:t>該[日期(AcDate)]是否存</w:t>
              </w:r>
            </w:ins>
          </w:p>
          <w:p w14:paraId="4F6F7F49" w14:textId="77777777" w:rsidR="00F63C93" w:rsidRPr="00F63C93" w:rsidRDefault="00F63C93" w:rsidP="00F63C93">
            <w:pPr>
              <w:rPr>
                <w:ins w:id="1089" w:author="黃梓峻" w:date="2021-06-28T11:00:00Z"/>
                <w:rFonts w:ascii="標楷體" w:eastAsia="標楷體" w:hAnsi="標楷體"/>
                <w:color w:val="000000"/>
                <w:lang w:eastAsia="zh-HK"/>
              </w:rPr>
            </w:pPr>
            <w:ins w:id="1090" w:author="黃梓峻" w:date="2021-06-28T11:00:00Z">
              <w:r w:rsidRPr="00F63C93">
                <w:rPr>
                  <w:rFonts w:ascii="標楷體" w:eastAsia="標楷體" w:hAnsi="標楷體" w:hint="eastAsia"/>
                </w:rPr>
                <w:t xml:space="preserve">  在，</w:t>
              </w:r>
            </w:ins>
            <w:ins w:id="1091" w:author="黃梓峻" w:date="2021-06-28T11:01:00Z">
              <w:r w:rsidRPr="00F63C93">
                <w:rPr>
                  <w:rFonts w:ascii="標楷體" w:eastAsia="標楷體" w:hAnsi="標楷體" w:hint="eastAsia"/>
                </w:rPr>
                <w:t>不</w:t>
              </w:r>
            </w:ins>
            <w:ins w:id="1092" w:author="黃梓峻" w:date="2021-06-28T11:00:00Z">
              <w:r w:rsidRPr="00F63C93">
                <w:rPr>
                  <w:rFonts w:ascii="標楷體" w:eastAsia="標楷體" w:hAnsi="標楷體" w:hint="eastAsia"/>
                </w:rPr>
                <w:t>存在者</w:t>
              </w:r>
              <w:r w:rsidRPr="00F63C93">
                <w:rPr>
                  <w:rFonts w:ascii="標楷體" w:eastAsia="標楷體" w:hAnsi="標楷體" w:hint="eastAsia"/>
                  <w:color w:val="000000"/>
                  <w:lang w:eastAsia="zh-HK"/>
                </w:rPr>
                <w:t>顯示錯誤訊息"</w:t>
              </w:r>
              <w:r w:rsidRPr="00F63C93">
                <w:rPr>
                  <w:rFonts w:ascii="標楷體" w:eastAsia="標楷體" w:hAnsi="標楷體"/>
                  <w:color w:val="000000"/>
                </w:rPr>
                <w:t xml:space="preserve"> </w:t>
              </w:r>
              <w:r w:rsidRPr="00F63C93">
                <w:rPr>
                  <w:rFonts w:ascii="標楷體" w:eastAsia="標楷體" w:hAnsi="標楷體"/>
                  <w:color w:val="000000"/>
                  <w:lang w:eastAsia="zh-HK"/>
                </w:rPr>
                <w:t>E0007</w:t>
              </w:r>
              <w:r w:rsidRPr="00F63C93">
                <w:rPr>
                  <w:rFonts w:ascii="標楷體" w:eastAsia="標楷體" w:hAnsi="標楷體" w:hint="eastAsia"/>
                  <w:color w:val="000000"/>
                </w:rPr>
                <w:t>:</w:t>
              </w:r>
            </w:ins>
            <w:ins w:id="1093" w:author="黃梓峻" w:date="2021-06-28T11:01:00Z">
              <w:r w:rsidRPr="00F63C93">
                <w:rPr>
                  <w:rFonts w:ascii="標楷體" w:eastAsia="標楷體" w:hAnsi="標楷體" w:hint="eastAsia"/>
                  <w:color w:val="000000"/>
                </w:rPr>
                <w:t>修改</w:t>
              </w:r>
            </w:ins>
            <w:ins w:id="1094" w:author="黃梓峻" w:date="2021-06-28T11:00:00Z">
              <w:r w:rsidRPr="00F63C93">
                <w:rPr>
                  <w:rFonts w:ascii="標楷體" w:eastAsia="標楷體" w:hAnsi="標楷體" w:hint="eastAsia"/>
                  <w:color w:val="000000"/>
                  <w:lang w:eastAsia="zh-HK"/>
                </w:rPr>
                <w:t>資料時，發生錯誤</w:t>
              </w:r>
              <w:r w:rsidRPr="00F63C93">
                <w:rPr>
                  <w:rFonts w:ascii="標楷體" w:eastAsia="標楷體" w:hAnsi="標楷體" w:hint="eastAsia"/>
                  <w:color w:val="000000"/>
                </w:rPr>
                <w:t>"</w:t>
              </w:r>
            </w:ins>
          </w:p>
          <w:p w14:paraId="0372E040" w14:textId="77777777" w:rsidR="00F63C93" w:rsidRPr="00F63C93" w:rsidRDefault="00F63C93" w:rsidP="00F63C93">
            <w:pPr>
              <w:rPr>
                <w:ins w:id="1095" w:author="黃梓峻" w:date="2021-06-28T11:00:00Z"/>
                <w:rFonts w:ascii="標楷體" w:eastAsia="標楷體" w:hAnsi="標楷體"/>
                <w:shd w:val="pct15" w:color="auto" w:fill="FFFFFF"/>
                <w:lang w:eastAsia="zh-HK"/>
              </w:rPr>
            </w:pPr>
            <w:ins w:id="1096" w:author="黃梓峻" w:date="2021-06-28T11:00: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6911AAB9" w14:textId="77777777" w:rsidR="00F63C93" w:rsidRPr="00F63C93" w:rsidRDefault="00F63C93" w:rsidP="00F63C93">
            <w:pPr>
              <w:rPr>
                <w:ins w:id="1097" w:author="黃梓峻" w:date="2021-05-12T13:52:00Z"/>
                <w:rFonts w:eastAsia="標楷體"/>
                <w:color w:val="000000" w:themeColor="text1"/>
                <w:lang w:eastAsia="zh-HK"/>
              </w:rPr>
            </w:pPr>
            <w:ins w:id="1098" w:author="黃梓峻" w:date="2021-06-28T11:00:00Z">
              <w:r w:rsidRPr="00F63C93">
                <w:rPr>
                  <w:rFonts w:ascii="標楷體" w:eastAsia="標楷體" w:hAnsi="標楷體" w:hint="eastAsia"/>
                </w:rPr>
                <w:t>3.</w:t>
              </w:r>
            </w:ins>
            <w:r w:rsidRPr="00F63C93">
              <w:rPr>
                <w:rFonts w:ascii="標楷體" w:eastAsia="標楷體" w:hAnsi="標楷體" w:hint="eastAsia"/>
              </w:rPr>
              <w:t>修改</w:t>
            </w:r>
            <w:ins w:id="1099" w:author="黃梓峻" w:date="2021-06-28T11:00:00Z">
              <w:r w:rsidRPr="00F63C93">
                <w:rPr>
                  <w:rFonts w:ascii="標楷體" w:eastAsia="標楷體" w:hAnsi="標楷體" w:hint="eastAsia"/>
                </w:rPr>
                <w:t>[資金運用概況檔(InnFundApl)]</w:t>
              </w:r>
              <w:r w:rsidRPr="00F63C93">
                <w:rPr>
                  <w:rFonts w:ascii="標楷體" w:eastAsia="標楷體" w:hAnsi="標楷體"/>
                  <w:color w:val="000000" w:themeColor="text1"/>
                </w:rPr>
                <w:t xml:space="preserve"> </w:t>
              </w:r>
            </w:ins>
          </w:p>
        </w:tc>
      </w:tr>
      <w:tr w:rsidR="00F63C93" w:rsidRPr="00F63C93" w14:paraId="60839B33"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00" w:author="黃梓峻" w:date="2021-05-12T14:1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01" w:author="黃梓峻" w:date="2021-05-12T13:52:00Z"/>
          <w:trPrChange w:id="1102" w:author="黃梓峻" w:date="2021-05-12T14:1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1103" w:author="黃梓峻" w:date="2021-05-12T14:1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6284EAE9" w14:textId="77777777" w:rsidR="00F63C93" w:rsidRPr="00F63C93" w:rsidRDefault="00F63C93" w:rsidP="00F63C93">
            <w:pPr>
              <w:jc w:val="center"/>
              <w:rPr>
                <w:ins w:id="1104" w:author="黃梓峻" w:date="2021-05-12T13:52:00Z"/>
                <w:rFonts w:ascii="標楷體" w:eastAsia="標楷體" w:hAnsi="標楷體"/>
              </w:rPr>
            </w:pPr>
            <w:ins w:id="1105" w:author="黃梓峻" w:date="2021-05-12T13:52:00Z">
              <w:r w:rsidRPr="00F63C93">
                <w:rPr>
                  <w:rFonts w:ascii="標楷體" w:eastAsia="標楷體" w:hAnsi="標楷體" w:hint="eastAsia"/>
                </w:rPr>
                <w:t>2</w:t>
              </w:r>
            </w:ins>
          </w:p>
        </w:tc>
        <w:tc>
          <w:tcPr>
            <w:tcW w:w="2126" w:type="dxa"/>
            <w:tcBorders>
              <w:top w:val="single" w:sz="4" w:space="0" w:color="auto"/>
              <w:left w:val="single" w:sz="4" w:space="0" w:color="auto"/>
              <w:bottom w:val="single" w:sz="4" w:space="0" w:color="auto"/>
              <w:right w:val="single" w:sz="4" w:space="0" w:color="auto"/>
            </w:tcBorders>
            <w:tcPrChange w:id="1106" w:author="黃梓峻" w:date="2021-05-12T14:12:00Z">
              <w:tcPr>
                <w:tcW w:w="2126" w:type="dxa"/>
                <w:gridSpan w:val="2"/>
                <w:tcBorders>
                  <w:top w:val="single" w:sz="4" w:space="0" w:color="auto"/>
                  <w:left w:val="single" w:sz="4" w:space="0" w:color="auto"/>
                  <w:bottom w:val="single" w:sz="4" w:space="0" w:color="auto"/>
                  <w:right w:val="single" w:sz="4" w:space="0" w:color="auto"/>
                </w:tcBorders>
              </w:tcPr>
            </w:tcPrChange>
          </w:tcPr>
          <w:p w14:paraId="2034E13C" w14:textId="77777777" w:rsidR="00F63C93" w:rsidRPr="00F63C93" w:rsidRDefault="00F63C93" w:rsidP="00F63C93">
            <w:pPr>
              <w:rPr>
                <w:ins w:id="1107" w:author="黃梓峻" w:date="2021-05-12T13:52:00Z"/>
                <w:rFonts w:ascii="標楷體" w:eastAsia="標楷體" w:hAnsi="標楷體"/>
                <w:lang w:eastAsia="zh-HK"/>
              </w:rPr>
            </w:pPr>
            <w:ins w:id="1108" w:author="黃梓峻" w:date="2021-05-12T14:12:00Z">
              <w:r w:rsidRPr="00F63C93">
                <w:rPr>
                  <w:rFonts w:ascii="標楷體" w:eastAsia="標楷體" w:hAnsi="標楷體" w:hint="eastAsia"/>
                  <w:lang w:eastAsia="zh-HK"/>
                </w:rPr>
                <w:t>離開</w:t>
              </w:r>
            </w:ins>
          </w:p>
        </w:tc>
        <w:tc>
          <w:tcPr>
            <w:tcW w:w="7033" w:type="dxa"/>
            <w:tcBorders>
              <w:top w:val="single" w:sz="4" w:space="0" w:color="auto"/>
              <w:left w:val="single" w:sz="4" w:space="0" w:color="auto"/>
              <w:bottom w:val="single" w:sz="4" w:space="0" w:color="auto"/>
              <w:right w:val="single" w:sz="4" w:space="0" w:color="auto"/>
            </w:tcBorders>
            <w:tcPrChange w:id="1109" w:author="黃梓峻" w:date="2021-05-12T14:12:00Z">
              <w:tcPr>
                <w:tcW w:w="7033" w:type="dxa"/>
                <w:gridSpan w:val="2"/>
                <w:tcBorders>
                  <w:top w:val="single" w:sz="4" w:space="0" w:color="auto"/>
                  <w:left w:val="single" w:sz="4" w:space="0" w:color="auto"/>
                  <w:bottom w:val="single" w:sz="4" w:space="0" w:color="auto"/>
                  <w:right w:val="single" w:sz="4" w:space="0" w:color="auto"/>
                </w:tcBorders>
              </w:tcPr>
            </w:tcPrChange>
          </w:tcPr>
          <w:p w14:paraId="27B1868D" w14:textId="77777777" w:rsidR="00F63C93" w:rsidRPr="00F63C93" w:rsidRDefault="00F63C93" w:rsidP="00F63C93">
            <w:pPr>
              <w:rPr>
                <w:ins w:id="1110" w:author="黃梓峻" w:date="2021-05-12T13:52:00Z"/>
                <w:rFonts w:ascii="標楷體" w:eastAsia="標楷體" w:hAnsi="標楷體"/>
                <w:color w:val="000000" w:themeColor="text1"/>
                <w:lang w:eastAsia="zh-HK"/>
              </w:rPr>
            </w:pPr>
            <w:ins w:id="1111" w:author="黃梓峻" w:date="2021-05-12T14:12:00Z">
              <w:r w:rsidRPr="00F63C93">
                <w:rPr>
                  <w:rFonts w:ascii="標楷體" w:eastAsia="標楷體" w:hAnsi="標楷體" w:hint="eastAsia"/>
                  <w:lang w:eastAsia="zh-HK"/>
                </w:rPr>
                <w:t>關閉此查詢畫面</w:t>
              </w:r>
            </w:ins>
          </w:p>
        </w:tc>
      </w:tr>
    </w:tbl>
    <w:p w14:paraId="33E5D469" w14:textId="77777777" w:rsidR="00F63C93" w:rsidRPr="00F63C93" w:rsidRDefault="00F63C93" w:rsidP="00F63C93">
      <w:pPr>
        <w:adjustRightInd w:val="0"/>
        <w:spacing w:after="48"/>
        <w:rPr>
          <w:ins w:id="1112" w:author="黃梓峻" w:date="2021-05-12T13:52:00Z"/>
          <w:rFonts w:ascii="Arial" w:eastAsia="標楷體" w:hAnsi="標楷體" w:cs="標楷體"/>
          <w:kern w:val="0"/>
          <w:szCs w:val="28"/>
        </w:rPr>
      </w:pPr>
    </w:p>
    <w:p w14:paraId="131294AB" w14:textId="77777777" w:rsidR="00F63C93" w:rsidRPr="00F63C93" w:rsidRDefault="00F63C93" w:rsidP="00F63C93">
      <w:pPr>
        <w:numPr>
          <w:ilvl w:val="0"/>
          <w:numId w:val="126"/>
        </w:numPr>
        <w:tabs>
          <w:tab w:val="num" w:pos="360"/>
        </w:tabs>
        <w:snapToGrid w:val="0"/>
        <w:ind w:left="1418" w:firstLine="0"/>
        <w:rPr>
          <w:ins w:id="1113" w:author="黃梓峻" w:date="2021-05-12T13:52:00Z"/>
          <w:rFonts w:eastAsia="標楷體"/>
          <w:sz w:val="26"/>
        </w:rPr>
      </w:pPr>
      <w:ins w:id="1114" w:author="黃梓峻" w:date="2021-05-12T13:52:00Z">
        <w:r w:rsidRPr="00F63C93">
          <w:rPr>
            <w:rFonts w:eastAsia="標楷體" w:hint="eastAsia"/>
            <w:sz w:val="26"/>
          </w:rPr>
          <w:t>畫面資料說明－</w:t>
        </w:r>
      </w:ins>
      <w:ins w:id="1115" w:author="黃梓峻" w:date="2021-05-12T14:13:00Z">
        <w:r w:rsidRPr="00F63C93">
          <w:rPr>
            <w:rFonts w:eastAsia="標楷體" w:hint="eastAsia"/>
            <w:sz w:val="26"/>
          </w:rPr>
          <w:t>修改</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
        <w:gridCol w:w="971"/>
        <w:gridCol w:w="752"/>
        <w:gridCol w:w="792"/>
        <w:gridCol w:w="1133"/>
        <w:gridCol w:w="708"/>
        <w:gridCol w:w="638"/>
        <w:gridCol w:w="4691"/>
        <w:tblGridChange w:id="1116">
          <w:tblGrid>
            <w:gridCol w:w="113"/>
            <w:gridCol w:w="400"/>
            <w:gridCol w:w="109"/>
            <w:gridCol w:w="902"/>
            <w:gridCol w:w="69"/>
            <w:gridCol w:w="697"/>
            <w:gridCol w:w="55"/>
            <w:gridCol w:w="744"/>
            <w:gridCol w:w="48"/>
            <w:gridCol w:w="1133"/>
            <w:gridCol w:w="4"/>
            <w:gridCol w:w="704"/>
            <w:gridCol w:w="23"/>
            <w:gridCol w:w="615"/>
            <w:gridCol w:w="28"/>
            <w:gridCol w:w="4663"/>
            <w:gridCol w:w="113"/>
          </w:tblGrid>
        </w:tblGridChange>
      </w:tblGrid>
      <w:tr w:rsidR="00F63C93" w:rsidRPr="00F63C93" w14:paraId="3F9504F2" w14:textId="77777777" w:rsidTr="00067F94">
        <w:trPr>
          <w:trHeight w:val="388"/>
          <w:tblHeader/>
          <w:jc w:val="center"/>
          <w:ins w:id="1117" w:author="黃梓峻" w:date="2021-06-28T11:02:00Z"/>
        </w:trPr>
        <w:tc>
          <w:tcPr>
            <w:tcW w:w="513"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ADE1367" w14:textId="77777777" w:rsidR="00F63C93" w:rsidRPr="00F63C93" w:rsidRDefault="00F63C93" w:rsidP="00F63C93">
            <w:pPr>
              <w:rPr>
                <w:ins w:id="1118" w:author="黃梓峻" w:date="2021-06-28T11:02:00Z"/>
                <w:rFonts w:ascii="標楷體" w:eastAsia="標楷體" w:hAnsi="標楷體"/>
              </w:rPr>
            </w:pPr>
            <w:ins w:id="1119" w:author="黃梓峻" w:date="2021-06-28T11:02:00Z">
              <w:r w:rsidRPr="00F63C93">
                <w:rPr>
                  <w:rFonts w:ascii="標楷體" w:eastAsia="標楷體" w:hAnsi="標楷體" w:hint="eastAsia"/>
                </w:rPr>
                <w:t>序號</w:t>
              </w:r>
            </w:ins>
          </w:p>
        </w:tc>
        <w:tc>
          <w:tcPr>
            <w:tcW w:w="101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49B217F" w14:textId="77777777" w:rsidR="00F63C93" w:rsidRPr="00F63C93" w:rsidRDefault="00F63C93" w:rsidP="00F63C93">
            <w:pPr>
              <w:rPr>
                <w:ins w:id="1120" w:author="黃梓峻" w:date="2021-06-28T11:02:00Z"/>
                <w:rFonts w:ascii="標楷體" w:eastAsia="標楷體" w:hAnsi="標楷體"/>
              </w:rPr>
            </w:pPr>
            <w:ins w:id="1121" w:author="黃梓峻" w:date="2021-06-28T11:02:00Z">
              <w:r w:rsidRPr="00F63C93">
                <w:rPr>
                  <w:rFonts w:ascii="標楷體" w:eastAsia="標楷體" w:hAnsi="標楷體" w:hint="eastAsia"/>
                </w:rPr>
                <w:t>欄位</w:t>
              </w:r>
            </w:ins>
          </w:p>
        </w:tc>
        <w:tc>
          <w:tcPr>
            <w:tcW w:w="4120"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0E60DF21" w14:textId="77777777" w:rsidR="00F63C93" w:rsidRPr="00F63C93" w:rsidRDefault="00F63C93" w:rsidP="00F63C93">
            <w:pPr>
              <w:jc w:val="center"/>
              <w:rPr>
                <w:ins w:id="1122" w:author="黃梓峻" w:date="2021-06-28T11:02:00Z"/>
                <w:rFonts w:ascii="標楷體" w:eastAsia="標楷體" w:hAnsi="標楷體"/>
              </w:rPr>
            </w:pPr>
            <w:ins w:id="1123" w:author="黃梓峻" w:date="2021-06-28T11:02:00Z">
              <w:r w:rsidRPr="00F63C93">
                <w:rPr>
                  <w:rFonts w:ascii="標楷體" w:eastAsia="標楷體" w:hAnsi="標楷體" w:hint="eastAsia"/>
                </w:rPr>
                <w:t>說明</w:t>
              </w:r>
            </w:ins>
          </w:p>
        </w:tc>
        <w:tc>
          <w:tcPr>
            <w:tcW w:w="477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55CAE3C" w14:textId="77777777" w:rsidR="00F63C93" w:rsidRPr="00F63C93" w:rsidRDefault="00F63C93" w:rsidP="00F63C93">
            <w:pPr>
              <w:rPr>
                <w:ins w:id="1124" w:author="黃梓峻" w:date="2021-06-28T11:02:00Z"/>
                <w:rFonts w:ascii="標楷體" w:eastAsia="標楷體" w:hAnsi="標楷體"/>
              </w:rPr>
            </w:pPr>
            <w:ins w:id="1125" w:author="黃梓峻" w:date="2021-06-28T11:02:00Z">
              <w:r w:rsidRPr="00F63C93">
                <w:rPr>
                  <w:rFonts w:ascii="標楷體" w:eastAsia="標楷體" w:hAnsi="標楷體" w:hint="eastAsia"/>
                </w:rPr>
                <w:t>處理邏輯及注意事項</w:t>
              </w:r>
            </w:ins>
          </w:p>
        </w:tc>
      </w:tr>
      <w:tr w:rsidR="00F63C93" w:rsidRPr="00F63C93" w14:paraId="15A71E32" w14:textId="77777777" w:rsidTr="00067F94">
        <w:trPr>
          <w:trHeight w:val="244"/>
          <w:tblHeader/>
          <w:jc w:val="center"/>
          <w:ins w:id="1126" w:author="黃梓峻" w:date="2021-06-28T11:02: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B86E3" w14:textId="77777777" w:rsidR="00F63C93" w:rsidRPr="00F63C93" w:rsidRDefault="00F63C93" w:rsidP="00F63C93">
            <w:pPr>
              <w:widowControl/>
              <w:rPr>
                <w:ins w:id="1127" w:author="黃梓峻" w:date="2021-06-28T11:02: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A29D8A" w14:textId="77777777" w:rsidR="00F63C93" w:rsidRPr="00F63C93" w:rsidRDefault="00F63C93" w:rsidP="00F63C93">
            <w:pPr>
              <w:widowControl/>
              <w:rPr>
                <w:ins w:id="1128" w:author="黃梓峻" w:date="2021-06-28T11:02:00Z"/>
                <w:rFonts w:ascii="標楷體" w:eastAsia="標楷體" w:hAnsi="標楷體"/>
              </w:rPr>
            </w:pPr>
          </w:p>
        </w:tc>
        <w:tc>
          <w:tcPr>
            <w:tcW w:w="766" w:type="dxa"/>
            <w:tcBorders>
              <w:top w:val="single" w:sz="4" w:space="0" w:color="auto"/>
              <w:left w:val="single" w:sz="4" w:space="0" w:color="auto"/>
              <w:bottom w:val="single" w:sz="4" w:space="0" w:color="auto"/>
              <w:right w:val="single" w:sz="4" w:space="0" w:color="auto"/>
            </w:tcBorders>
            <w:shd w:val="clear" w:color="auto" w:fill="D9D9D9"/>
            <w:hideMark/>
          </w:tcPr>
          <w:p w14:paraId="69828043" w14:textId="77777777" w:rsidR="00F63C93" w:rsidRPr="00F63C93" w:rsidRDefault="00F63C93" w:rsidP="00F63C93">
            <w:pPr>
              <w:rPr>
                <w:ins w:id="1129" w:author="黃梓峻" w:date="2021-06-28T11:02:00Z"/>
                <w:rFonts w:ascii="標楷體" w:eastAsia="標楷體" w:hAnsi="標楷體"/>
              </w:rPr>
            </w:pPr>
            <w:r w:rsidRPr="00F63C93">
              <w:rPr>
                <w:rFonts w:ascii="標楷體" w:eastAsia="標楷體" w:hAnsi="標楷體" w:hint="eastAsia"/>
              </w:rPr>
              <w:t>資料長度</w:t>
            </w:r>
          </w:p>
        </w:tc>
        <w:tc>
          <w:tcPr>
            <w:tcW w:w="799" w:type="dxa"/>
            <w:tcBorders>
              <w:top w:val="single" w:sz="4" w:space="0" w:color="auto"/>
              <w:left w:val="single" w:sz="4" w:space="0" w:color="auto"/>
              <w:bottom w:val="single" w:sz="4" w:space="0" w:color="auto"/>
              <w:right w:val="single" w:sz="4" w:space="0" w:color="auto"/>
            </w:tcBorders>
            <w:shd w:val="clear" w:color="auto" w:fill="D9D9D9"/>
            <w:hideMark/>
          </w:tcPr>
          <w:p w14:paraId="4E7F6EF8" w14:textId="77777777" w:rsidR="00F63C93" w:rsidRPr="00F63C93" w:rsidRDefault="00F63C93" w:rsidP="00F63C93">
            <w:pPr>
              <w:rPr>
                <w:ins w:id="1130" w:author="黃梓峻" w:date="2021-06-28T11:02:00Z"/>
                <w:rFonts w:ascii="標楷體" w:eastAsia="標楷體" w:hAnsi="標楷體"/>
              </w:rPr>
            </w:pPr>
            <w:ins w:id="1131" w:author="黃梓峻" w:date="2021-06-28T11:02:00Z">
              <w:r w:rsidRPr="00F63C93">
                <w:rPr>
                  <w:rFonts w:ascii="標楷體" w:eastAsia="標楷體" w:hAnsi="標楷體" w:hint="eastAsia"/>
                </w:rPr>
                <w:t>預設值</w:t>
              </w:r>
            </w:ins>
          </w:p>
        </w:tc>
        <w:tc>
          <w:tcPr>
            <w:tcW w:w="1185" w:type="dxa"/>
            <w:tcBorders>
              <w:top w:val="single" w:sz="4" w:space="0" w:color="auto"/>
              <w:left w:val="single" w:sz="4" w:space="0" w:color="auto"/>
              <w:bottom w:val="single" w:sz="4" w:space="0" w:color="auto"/>
              <w:right w:val="single" w:sz="4" w:space="0" w:color="auto"/>
            </w:tcBorders>
            <w:shd w:val="clear" w:color="auto" w:fill="D9D9D9"/>
            <w:hideMark/>
          </w:tcPr>
          <w:p w14:paraId="09D0F7C3" w14:textId="77777777" w:rsidR="00F63C93" w:rsidRPr="00F63C93" w:rsidRDefault="00F63C93" w:rsidP="00F63C93">
            <w:pPr>
              <w:rPr>
                <w:ins w:id="1132" w:author="黃梓峻" w:date="2021-06-28T11:02:00Z"/>
                <w:rFonts w:ascii="標楷體" w:eastAsia="標楷體" w:hAnsi="標楷體"/>
              </w:rPr>
            </w:pPr>
            <w:ins w:id="1133" w:author="黃梓峻" w:date="2021-06-28T11:02:00Z">
              <w:r w:rsidRPr="00F63C93">
                <w:rPr>
                  <w:rFonts w:ascii="標楷體" w:eastAsia="標楷體" w:hAnsi="標楷體" w:hint="eastAsia"/>
                </w:rPr>
                <w:t>選單內容</w:t>
              </w:r>
            </w:ins>
          </w:p>
        </w:tc>
        <w:tc>
          <w:tcPr>
            <w:tcW w:w="727" w:type="dxa"/>
            <w:tcBorders>
              <w:top w:val="single" w:sz="4" w:space="0" w:color="auto"/>
              <w:left w:val="single" w:sz="4" w:space="0" w:color="auto"/>
              <w:bottom w:val="single" w:sz="4" w:space="0" w:color="auto"/>
              <w:right w:val="single" w:sz="4" w:space="0" w:color="auto"/>
            </w:tcBorders>
            <w:shd w:val="clear" w:color="auto" w:fill="D9D9D9"/>
            <w:hideMark/>
          </w:tcPr>
          <w:p w14:paraId="30BDBB3F" w14:textId="77777777" w:rsidR="00F63C93" w:rsidRPr="00F63C93" w:rsidRDefault="00F63C93" w:rsidP="00F63C93">
            <w:pPr>
              <w:rPr>
                <w:ins w:id="1134" w:author="黃梓峻" w:date="2021-06-28T11:02:00Z"/>
                <w:rFonts w:ascii="標楷體" w:eastAsia="標楷體" w:hAnsi="標楷體"/>
              </w:rPr>
            </w:pPr>
            <w:ins w:id="1135" w:author="黃梓峻" w:date="2021-06-28T11:02:00Z">
              <w:r w:rsidRPr="00F63C93">
                <w:rPr>
                  <w:rFonts w:ascii="標楷體" w:eastAsia="標楷體" w:hAnsi="標楷體" w:hint="eastAsia"/>
                </w:rPr>
                <w:t>必填</w:t>
              </w:r>
            </w:ins>
          </w:p>
        </w:tc>
        <w:tc>
          <w:tcPr>
            <w:tcW w:w="643" w:type="dxa"/>
            <w:tcBorders>
              <w:top w:val="single" w:sz="4" w:space="0" w:color="auto"/>
              <w:left w:val="single" w:sz="4" w:space="0" w:color="auto"/>
              <w:bottom w:val="single" w:sz="4" w:space="0" w:color="auto"/>
              <w:right w:val="single" w:sz="4" w:space="0" w:color="auto"/>
            </w:tcBorders>
            <w:shd w:val="clear" w:color="auto" w:fill="D9D9D9"/>
            <w:hideMark/>
          </w:tcPr>
          <w:p w14:paraId="79C53DB2" w14:textId="77777777" w:rsidR="00F63C93" w:rsidRPr="00F63C93" w:rsidRDefault="00F63C93" w:rsidP="00F63C93">
            <w:pPr>
              <w:rPr>
                <w:ins w:id="1136" w:author="黃梓峻" w:date="2021-06-28T11:02:00Z"/>
                <w:rFonts w:ascii="標楷體" w:eastAsia="標楷體" w:hAnsi="標楷體"/>
              </w:rPr>
            </w:pPr>
            <w:ins w:id="1137" w:author="黃梓峻" w:date="2021-06-28T11:02:00Z">
              <w:r w:rsidRPr="00F63C93">
                <w:rPr>
                  <w:rFonts w:ascii="標楷體" w:eastAsia="標楷體" w:hAnsi="標楷體"/>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DCBF64" w14:textId="77777777" w:rsidR="00F63C93" w:rsidRPr="00F63C93" w:rsidRDefault="00F63C93" w:rsidP="00F63C93">
            <w:pPr>
              <w:widowControl/>
              <w:rPr>
                <w:ins w:id="1138" w:author="黃梓峻" w:date="2021-06-28T11:02:00Z"/>
                <w:rFonts w:ascii="標楷體" w:eastAsia="標楷體" w:hAnsi="標楷體"/>
              </w:rPr>
            </w:pPr>
          </w:p>
        </w:tc>
      </w:tr>
      <w:tr w:rsidR="00F63C93" w:rsidRPr="00F63C93" w14:paraId="05B83B87" w14:textId="77777777" w:rsidTr="00067F94">
        <w:trPr>
          <w:trHeight w:val="244"/>
          <w:jc w:val="center"/>
          <w:ins w:id="1139" w:author="黃梓峻" w:date="2021-06-28T11:02:00Z"/>
        </w:trPr>
        <w:tc>
          <w:tcPr>
            <w:tcW w:w="513" w:type="dxa"/>
            <w:tcBorders>
              <w:top w:val="single" w:sz="4" w:space="0" w:color="auto"/>
              <w:left w:val="single" w:sz="4" w:space="0" w:color="auto"/>
              <w:bottom w:val="single" w:sz="4" w:space="0" w:color="auto"/>
              <w:right w:val="single" w:sz="4" w:space="0" w:color="auto"/>
            </w:tcBorders>
            <w:hideMark/>
          </w:tcPr>
          <w:p w14:paraId="473E26DA" w14:textId="77777777" w:rsidR="00F63C93" w:rsidRPr="00F63C93" w:rsidRDefault="00F63C93" w:rsidP="00F63C93">
            <w:pPr>
              <w:rPr>
                <w:ins w:id="1140" w:author="黃梓峻" w:date="2021-06-28T11:02:00Z"/>
                <w:rFonts w:ascii="標楷體" w:eastAsia="標楷體" w:hAnsi="標楷體"/>
              </w:rPr>
            </w:pPr>
            <w:ins w:id="1141" w:author="黃梓峻" w:date="2021-06-28T11:02:00Z">
              <w:r w:rsidRPr="00F63C93">
                <w:rPr>
                  <w:rFonts w:ascii="標楷體" w:eastAsia="標楷體" w:hAnsi="標楷體"/>
                </w:rPr>
                <w:t>1</w:t>
              </w:r>
            </w:ins>
          </w:p>
        </w:tc>
        <w:tc>
          <w:tcPr>
            <w:tcW w:w="1011" w:type="dxa"/>
            <w:tcBorders>
              <w:top w:val="single" w:sz="4" w:space="0" w:color="auto"/>
              <w:left w:val="single" w:sz="4" w:space="0" w:color="auto"/>
              <w:bottom w:val="single" w:sz="4" w:space="0" w:color="auto"/>
              <w:right w:val="single" w:sz="4" w:space="0" w:color="auto"/>
            </w:tcBorders>
            <w:hideMark/>
          </w:tcPr>
          <w:p w14:paraId="366545FF" w14:textId="77777777" w:rsidR="00F63C93" w:rsidRPr="00F63C93" w:rsidRDefault="00F63C93" w:rsidP="00F63C93">
            <w:pPr>
              <w:rPr>
                <w:ins w:id="1142" w:author="黃梓峻" w:date="2021-06-28T11:02:00Z"/>
                <w:rFonts w:ascii="標楷體" w:eastAsia="標楷體" w:hAnsi="標楷體"/>
                <w:lang w:eastAsia="ja-JP"/>
              </w:rPr>
            </w:pPr>
            <w:ins w:id="1143" w:author="黃梓峻" w:date="2021-06-28T11:02:00Z">
              <w:r w:rsidRPr="00F63C93">
                <w:rPr>
                  <w:rFonts w:ascii="標楷體" w:eastAsia="標楷體" w:hAnsi="標楷體" w:hint="eastAsia"/>
                </w:rPr>
                <w:t>功能</w:t>
              </w:r>
            </w:ins>
          </w:p>
        </w:tc>
        <w:tc>
          <w:tcPr>
            <w:tcW w:w="766" w:type="dxa"/>
            <w:tcBorders>
              <w:top w:val="single" w:sz="4" w:space="0" w:color="auto"/>
              <w:left w:val="single" w:sz="4" w:space="0" w:color="auto"/>
              <w:bottom w:val="single" w:sz="4" w:space="0" w:color="auto"/>
              <w:right w:val="single" w:sz="4" w:space="0" w:color="auto"/>
            </w:tcBorders>
            <w:hideMark/>
          </w:tcPr>
          <w:p w14:paraId="663B2871" w14:textId="77777777" w:rsidR="00F63C93" w:rsidRPr="00F63C93" w:rsidRDefault="00F63C93" w:rsidP="00F63C93">
            <w:pPr>
              <w:rPr>
                <w:ins w:id="1144" w:author="黃梓峻" w:date="2021-06-28T11:02:00Z"/>
                <w:rFonts w:ascii="標楷體" w:eastAsia="標楷體" w:hAnsi="標楷體"/>
              </w:rPr>
            </w:pPr>
          </w:p>
        </w:tc>
        <w:tc>
          <w:tcPr>
            <w:tcW w:w="799" w:type="dxa"/>
            <w:tcBorders>
              <w:top w:val="single" w:sz="4" w:space="0" w:color="auto"/>
              <w:left w:val="single" w:sz="4" w:space="0" w:color="auto"/>
              <w:bottom w:val="single" w:sz="4" w:space="0" w:color="auto"/>
              <w:right w:val="single" w:sz="4" w:space="0" w:color="auto"/>
            </w:tcBorders>
          </w:tcPr>
          <w:p w14:paraId="068B6AF8" w14:textId="77777777" w:rsidR="00F63C93" w:rsidRPr="00F63C93" w:rsidRDefault="00F63C93" w:rsidP="00F63C93">
            <w:pPr>
              <w:rPr>
                <w:ins w:id="1145" w:author="黃梓峻" w:date="2021-06-28T11:02:00Z"/>
                <w:rFonts w:ascii="標楷體" w:eastAsia="標楷體" w:hAnsi="標楷體"/>
              </w:rPr>
            </w:pPr>
            <w:r w:rsidRPr="00F63C93">
              <w:rPr>
                <w:rFonts w:ascii="標楷體" w:eastAsia="標楷體" w:hAnsi="標楷體" w:hint="eastAsia"/>
              </w:rPr>
              <w:t>修改</w:t>
            </w:r>
          </w:p>
        </w:tc>
        <w:tc>
          <w:tcPr>
            <w:tcW w:w="1185" w:type="dxa"/>
            <w:tcBorders>
              <w:top w:val="single" w:sz="4" w:space="0" w:color="auto"/>
              <w:left w:val="single" w:sz="4" w:space="0" w:color="auto"/>
              <w:bottom w:val="single" w:sz="4" w:space="0" w:color="auto"/>
              <w:right w:val="single" w:sz="4" w:space="0" w:color="auto"/>
            </w:tcBorders>
          </w:tcPr>
          <w:p w14:paraId="2D935F7F" w14:textId="77777777" w:rsidR="00F63C93" w:rsidRPr="00F63C93" w:rsidRDefault="00F63C93" w:rsidP="00F63C93">
            <w:pPr>
              <w:rPr>
                <w:ins w:id="1146" w:author="黃梓峻" w:date="2021-06-28T11:02: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09C355D8" w14:textId="77777777" w:rsidR="00F63C93" w:rsidRPr="00F63C93" w:rsidRDefault="00F63C93" w:rsidP="00F63C93">
            <w:pPr>
              <w:rPr>
                <w:ins w:id="1147" w:author="黃梓峻" w:date="2021-06-28T11:02:00Z"/>
                <w:rFonts w:ascii="標楷體" w:eastAsia="標楷體" w:hAnsi="標楷體"/>
              </w:rPr>
            </w:pPr>
          </w:p>
        </w:tc>
        <w:tc>
          <w:tcPr>
            <w:tcW w:w="643" w:type="dxa"/>
            <w:tcBorders>
              <w:top w:val="single" w:sz="4" w:space="0" w:color="auto"/>
              <w:left w:val="single" w:sz="4" w:space="0" w:color="auto"/>
              <w:bottom w:val="single" w:sz="4" w:space="0" w:color="auto"/>
              <w:right w:val="single" w:sz="4" w:space="0" w:color="auto"/>
            </w:tcBorders>
            <w:hideMark/>
          </w:tcPr>
          <w:p w14:paraId="25C0F69E" w14:textId="77777777" w:rsidR="00F63C93" w:rsidRPr="00F63C93" w:rsidRDefault="00F63C93" w:rsidP="00F63C93">
            <w:pPr>
              <w:jc w:val="center"/>
              <w:rPr>
                <w:ins w:id="1148" w:author="黃梓峻" w:date="2021-06-28T11:02:00Z"/>
                <w:rFonts w:ascii="標楷體" w:eastAsia="標楷體" w:hAnsi="標楷體"/>
              </w:rPr>
            </w:pPr>
            <w:ins w:id="1149" w:author="黃梓峻" w:date="2021-06-28T11:02:00Z">
              <w:r w:rsidRPr="00F63C93">
                <w:rPr>
                  <w:rFonts w:ascii="標楷體" w:eastAsia="標楷體" w:hAnsi="標楷體"/>
                </w:rPr>
                <w:t>R</w:t>
              </w:r>
            </w:ins>
          </w:p>
        </w:tc>
        <w:tc>
          <w:tcPr>
            <w:tcW w:w="4776" w:type="dxa"/>
            <w:tcBorders>
              <w:top w:val="single" w:sz="4" w:space="0" w:color="auto"/>
              <w:left w:val="single" w:sz="4" w:space="0" w:color="auto"/>
              <w:bottom w:val="single" w:sz="4" w:space="0" w:color="auto"/>
              <w:right w:val="single" w:sz="4" w:space="0" w:color="auto"/>
            </w:tcBorders>
            <w:hideMark/>
          </w:tcPr>
          <w:p w14:paraId="76C1D93F" w14:textId="77777777" w:rsidR="00F63C93" w:rsidRPr="00F63C93" w:rsidRDefault="00F63C93" w:rsidP="00F63C93">
            <w:pPr>
              <w:rPr>
                <w:ins w:id="1150" w:author="黃梓峻" w:date="2021-06-28T11:02:00Z"/>
                <w:rFonts w:ascii="標楷體" w:eastAsia="標楷體" w:hAnsi="標楷體"/>
              </w:rPr>
            </w:pPr>
            <w:ins w:id="1151" w:author="黃梓峻" w:date="2021-06-28T11:02:00Z">
              <w:r w:rsidRPr="00F63C93">
                <w:rPr>
                  <w:rFonts w:ascii="標楷體" w:eastAsia="標楷體" w:hAnsi="標楷體" w:hint="eastAsia"/>
                </w:rPr>
                <w:t>自動顯示</w:t>
              </w:r>
            </w:ins>
          </w:p>
        </w:tc>
      </w:tr>
      <w:tr w:rsidR="00F63C93" w:rsidRPr="00F63C93" w14:paraId="06A04258" w14:textId="77777777" w:rsidTr="00067F94">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1152" w:author="黃梓峻" w:date="2021-06-28T11:03: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trHeight w:val="244"/>
          <w:jc w:val="center"/>
          <w:ins w:id="1153" w:author="黃梓峻" w:date="2021-06-28T11:02:00Z"/>
          <w:trPrChange w:id="1154" w:author="黃梓峻" w:date="2021-06-28T11:03:00Z">
            <w:trPr>
              <w:trHeight w:val="244"/>
              <w:jc w:val="center"/>
            </w:trPr>
          </w:trPrChange>
        </w:trPr>
        <w:tc>
          <w:tcPr>
            <w:tcW w:w="513" w:type="dxa"/>
            <w:tcBorders>
              <w:top w:val="single" w:sz="4" w:space="0" w:color="auto"/>
              <w:left w:val="single" w:sz="4" w:space="0" w:color="auto"/>
              <w:bottom w:val="single" w:sz="4" w:space="0" w:color="auto"/>
              <w:right w:val="single" w:sz="4" w:space="0" w:color="auto"/>
            </w:tcBorders>
            <w:hideMark/>
            <w:tcPrChange w:id="1155" w:author="黃梓峻" w:date="2021-06-28T11:03:00Z">
              <w:tcPr>
                <w:tcW w:w="513" w:type="dxa"/>
                <w:gridSpan w:val="2"/>
                <w:tcBorders>
                  <w:top w:val="single" w:sz="4" w:space="0" w:color="auto"/>
                  <w:left w:val="single" w:sz="4" w:space="0" w:color="auto"/>
                  <w:bottom w:val="single" w:sz="4" w:space="0" w:color="auto"/>
                  <w:right w:val="single" w:sz="4" w:space="0" w:color="auto"/>
                </w:tcBorders>
                <w:hideMark/>
              </w:tcPr>
            </w:tcPrChange>
          </w:tcPr>
          <w:p w14:paraId="07D0646A" w14:textId="77777777" w:rsidR="00F63C93" w:rsidRPr="00F63C93" w:rsidRDefault="00F63C93" w:rsidP="00F63C93">
            <w:pPr>
              <w:rPr>
                <w:ins w:id="1156" w:author="黃梓峻" w:date="2021-06-28T11:02:00Z"/>
                <w:rFonts w:ascii="標楷體" w:eastAsia="標楷體" w:hAnsi="標楷體"/>
              </w:rPr>
            </w:pPr>
            <w:ins w:id="1157" w:author="黃梓峻" w:date="2021-06-28T11:02:00Z">
              <w:r w:rsidRPr="00F63C93">
                <w:rPr>
                  <w:rFonts w:ascii="標楷體" w:eastAsia="標楷體" w:hAnsi="標楷體"/>
                  <w:color w:val="000000"/>
                </w:rPr>
                <w:t>2</w:t>
              </w:r>
            </w:ins>
          </w:p>
        </w:tc>
        <w:tc>
          <w:tcPr>
            <w:tcW w:w="1011" w:type="dxa"/>
            <w:tcBorders>
              <w:top w:val="single" w:sz="4" w:space="0" w:color="auto"/>
              <w:left w:val="single" w:sz="4" w:space="0" w:color="auto"/>
              <w:bottom w:val="single" w:sz="4" w:space="0" w:color="auto"/>
              <w:right w:val="single" w:sz="4" w:space="0" w:color="auto"/>
            </w:tcBorders>
            <w:hideMark/>
            <w:tcPrChange w:id="1158" w:author="黃梓峻" w:date="2021-06-28T11:03:00Z">
              <w:tcPr>
                <w:tcW w:w="1011" w:type="dxa"/>
                <w:gridSpan w:val="2"/>
                <w:tcBorders>
                  <w:top w:val="single" w:sz="4" w:space="0" w:color="auto"/>
                  <w:left w:val="single" w:sz="4" w:space="0" w:color="auto"/>
                  <w:bottom w:val="single" w:sz="4" w:space="0" w:color="auto"/>
                  <w:right w:val="single" w:sz="4" w:space="0" w:color="auto"/>
                </w:tcBorders>
                <w:hideMark/>
              </w:tcPr>
            </w:tcPrChange>
          </w:tcPr>
          <w:p w14:paraId="60A8FD17" w14:textId="77777777" w:rsidR="00F63C93" w:rsidRPr="00F63C93" w:rsidRDefault="00F63C93" w:rsidP="00F63C93">
            <w:pPr>
              <w:rPr>
                <w:ins w:id="1159" w:author="黃梓峻" w:date="2021-06-28T11:02:00Z"/>
                <w:rFonts w:ascii="標楷體" w:eastAsia="標楷體" w:hAnsi="標楷體"/>
              </w:rPr>
            </w:pPr>
            <w:ins w:id="1160" w:author="黃梓峻" w:date="2021-06-28T11:02:00Z">
              <w:r w:rsidRPr="00F63C93">
                <w:rPr>
                  <w:rFonts w:ascii="標楷體" w:eastAsia="標楷體" w:hAnsi="標楷體" w:hint="eastAsia"/>
                </w:rPr>
                <w:t>日期</w:t>
              </w:r>
            </w:ins>
          </w:p>
        </w:tc>
        <w:tc>
          <w:tcPr>
            <w:tcW w:w="766" w:type="dxa"/>
            <w:tcBorders>
              <w:top w:val="single" w:sz="4" w:space="0" w:color="auto"/>
              <w:left w:val="single" w:sz="4" w:space="0" w:color="auto"/>
              <w:bottom w:val="single" w:sz="4" w:space="0" w:color="auto"/>
              <w:right w:val="single" w:sz="4" w:space="0" w:color="auto"/>
            </w:tcBorders>
            <w:hideMark/>
            <w:tcPrChange w:id="1161" w:author="黃梓峻" w:date="2021-06-28T11:03:00Z">
              <w:tcPr>
                <w:tcW w:w="766" w:type="dxa"/>
                <w:gridSpan w:val="2"/>
                <w:tcBorders>
                  <w:top w:val="single" w:sz="4" w:space="0" w:color="auto"/>
                  <w:left w:val="single" w:sz="4" w:space="0" w:color="auto"/>
                  <w:bottom w:val="single" w:sz="4" w:space="0" w:color="auto"/>
                  <w:right w:val="single" w:sz="4" w:space="0" w:color="auto"/>
                </w:tcBorders>
                <w:hideMark/>
              </w:tcPr>
            </w:tcPrChange>
          </w:tcPr>
          <w:p w14:paraId="4E02393D" w14:textId="77777777" w:rsidR="00F63C93" w:rsidRPr="00F63C93" w:rsidRDefault="00F63C93" w:rsidP="00F63C93">
            <w:pPr>
              <w:rPr>
                <w:ins w:id="1162" w:author="黃梓峻" w:date="2021-06-28T11:02:00Z"/>
                <w:rFonts w:ascii="標楷體" w:eastAsia="標楷體" w:hAnsi="標楷體"/>
              </w:rPr>
            </w:pPr>
          </w:p>
        </w:tc>
        <w:tc>
          <w:tcPr>
            <w:tcW w:w="799" w:type="dxa"/>
            <w:tcBorders>
              <w:top w:val="single" w:sz="4" w:space="0" w:color="auto"/>
              <w:left w:val="single" w:sz="4" w:space="0" w:color="auto"/>
              <w:bottom w:val="single" w:sz="4" w:space="0" w:color="auto"/>
              <w:right w:val="single" w:sz="4" w:space="0" w:color="auto"/>
            </w:tcBorders>
            <w:tcPrChange w:id="1163" w:author="黃梓峻" w:date="2021-06-28T11:03:00Z">
              <w:tcPr>
                <w:tcW w:w="799" w:type="dxa"/>
                <w:gridSpan w:val="2"/>
                <w:tcBorders>
                  <w:top w:val="single" w:sz="4" w:space="0" w:color="auto"/>
                  <w:left w:val="single" w:sz="4" w:space="0" w:color="auto"/>
                  <w:bottom w:val="single" w:sz="4" w:space="0" w:color="auto"/>
                  <w:right w:val="single" w:sz="4" w:space="0" w:color="auto"/>
                </w:tcBorders>
              </w:tcPr>
            </w:tcPrChange>
          </w:tcPr>
          <w:p w14:paraId="465AC9DA" w14:textId="77777777" w:rsidR="00F63C93" w:rsidRPr="00F63C93" w:rsidRDefault="00F63C93" w:rsidP="00F63C93">
            <w:pPr>
              <w:rPr>
                <w:ins w:id="1164" w:author="黃梓峻" w:date="2021-06-28T11:02:00Z"/>
                <w:rFonts w:ascii="標楷體" w:eastAsia="標楷體" w:hAnsi="標楷體"/>
              </w:rPr>
            </w:pPr>
          </w:p>
        </w:tc>
        <w:tc>
          <w:tcPr>
            <w:tcW w:w="1185" w:type="dxa"/>
            <w:tcBorders>
              <w:top w:val="single" w:sz="4" w:space="0" w:color="auto"/>
              <w:left w:val="single" w:sz="4" w:space="0" w:color="auto"/>
              <w:bottom w:val="single" w:sz="4" w:space="0" w:color="auto"/>
              <w:right w:val="single" w:sz="4" w:space="0" w:color="auto"/>
            </w:tcBorders>
            <w:tcPrChange w:id="1165" w:author="黃梓峻" w:date="2021-06-28T11:03:00Z">
              <w:tcPr>
                <w:tcW w:w="1185" w:type="dxa"/>
                <w:gridSpan w:val="3"/>
                <w:tcBorders>
                  <w:top w:val="single" w:sz="4" w:space="0" w:color="auto"/>
                  <w:left w:val="single" w:sz="4" w:space="0" w:color="auto"/>
                  <w:bottom w:val="single" w:sz="4" w:space="0" w:color="auto"/>
                  <w:right w:val="single" w:sz="4" w:space="0" w:color="auto"/>
                </w:tcBorders>
              </w:tcPr>
            </w:tcPrChange>
          </w:tcPr>
          <w:p w14:paraId="23FE913B" w14:textId="77777777" w:rsidR="00F63C93" w:rsidRPr="00F63C93" w:rsidRDefault="00F63C93" w:rsidP="00F63C93">
            <w:pPr>
              <w:rPr>
                <w:ins w:id="1166" w:author="黃梓峻" w:date="2021-06-28T11:02: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Change w:id="1167" w:author="黃梓峻" w:date="2021-06-28T11:03:00Z">
              <w:tcPr>
                <w:tcW w:w="727" w:type="dxa"/>
                <w:gridSpan w:val="2"/>
                <w:tcBorders>
                  <w:top w:val="single" w:sz="4" w:space="0" w:color="auto"/>
                  <w:left w:val="single" w:sz="4" w:space="0" w:color="auto"/>
                  <w:bottom w:val="single" w:sz="4" w:space="0" w:color="auto"/>
                  <w:right w:val="single" w:sz="4" w:space="0" w:color="auto"/>
                </w:tcBorders>
              </w:tcPr>
            </w:tcPrChange>
          </w:tcPr>
          <w:p w14:paraId="78164086" w14:textId="77777777" w:rsidR="00F63C93" w:rsidRPr="00F63C93" w:rsidRDefault="00F63C93" w:rsidP="00F63C93">
            <w:pPr>
              <w:rPr>
                <w:ins w:id="1168" w:author="黃梓峻" w:date="2021-06-28T11:02:00Z"/>
                <w:rFonts w:ascii="標楷體" w:eastAsia="標楷體" w:hAnsi="標楷體"/>
              </w:rPr>
            </w:pPr>
          </w:p>
        </w:tc>
        <w:tc>
          <w:tcPr>
            <w:tcW w:w="643" w:type="dxa"/>
            <w:tcBorders>
              <w:top w:val="single" w:sz="4" w:space="0" w:color="auto"/>
              <w:left w:val="single" w:sz="4" w:space="0" w:color="auto"/>
              <w:bottom w:val="single" w:sz="4" w:space="0" w:color="auto"/>
              <w:right w:val="single" w:sz="4" w:space="0" w:color="auto"/>
            </w:tcBorders>
            <w:tcPrChange w:id="1169" w:author="黃梓峻" w:date="2021-06-28T11:03:00Z">
              <w:tcPr>
                <w:tcW w:w="643" w:type="dxa"/>
                <w:gridSpan w:val="2"/>
                <w:tcBorders>
                  <w:top w:val="single" w:sz="4" w:space="0" w:color="auto"/>
                  <w:left w:val="single" w:sz="4" w:space="0" w:color="auto"/>
                  <w:bottom w:val="single" w:sz="4" w:space="0" w:color="auto"/>
                  <w:right w:val="single" w:sz="4" w:space="0" w:color="auto"/>
                </w:tcBorders>
              </w:tcPr>
            </w:tcPrChange>
          </w:tcPr>
          <w:p w14:paraId="08B64873" w14:textId="77777777" w:rsidR="00F63C93" w:rsidRPr="00F63C93" w:rsidRDefault="00F63C93" w:rsidP="00F63C93">
            <w:pPr>
              <w:jc w:val="center"/>
              <w:rPr>
                <w:ins w:id="1170" w:author="黃梓峻" w:date="2021-06-28T11:02:00Z"/>
                <w:rFonts w:ascii="標楷體" w:eastAsia="標楷體" w:hAnsi="標楷體"/>
              </w:rPr>
            </w:pPr>
            <w:ins w:id="1171" w:author="黃梓峻" w:date="2021-06-28T11:03:00Z">
              <w:r w:rsidRPr="00F63C93">
                <w:rPr>
                  <w:rFonts w:ascii="標楷體" w:eastAsia="標楷體" w:hAnsi="標楷體" w:hint="eastAsia"/>
                </w:rPr>
                <w:t>R</w:t>
              </w:r>
            </w:ins>
          </w:p>
        </w:tc>
        <w:tc>
          <w:tcPr>
            <w:tcW w:w="4776" w:type="dxa"/>
            <w:tcBorders>
              <w:top w:val="single" w:sz="4" w:space="0" w:color="auto"/>
              <w:left w:val="single" w:sz="4" w:space="0" w:color="auto"/>
              <w:bottom w:val="single" w:sz="4" w:space="0" w:color="auto"/>
              <w:right w:val="single" w:sz="4" w:space="0" w:color="auto"/>
            </w:tcBorders>
            <w:hideMark/>
            <w:tcPrChange w:id="1172" w:author="黃梓峻" w:date="2021-06-28T11:03:00Z">
              <w:tcPr>
                <w:tcW w:w="4776" w:type="dxa"/>
                <w:gridSpan w:val="2"/>
                <w:tcBorders>
                  <w:top w:val="single" w:sz="4" w:space="0" w:color="auto"/>
                  <w:left w:val="single" w:sz="4" w:space="0" w:color="auto"/>
                  <w:bottom w:val="single" w:sz="4" w:space="0" w:color="auto"/>
                  <w:right w:val="single" w:sz="4" w:space="0" w:color="auto"/>
                </w:tcBorders>
                <w:hideMark/>
              </w:tcPr>
            </w:tcPrChange>
          </w:tcPr>
          <w:p w14:paraId="54060951" w14:textId="77777777" w:rsidR="00F63C93" w:rsidRPr="00F63C93" w:rsidRDefault="00F63C93" w:rsidP="00F63C93">
            <w:pPr>
              <w:rPr>
                <w:ins w:id="1173" w:author="黃梓峻" w:date="2021-06-28T11:02:00Z"/>
                <w:rFonts w:ascii="標楷體" w:eastAsia="標楷體" w:hAnsi="標楷體"/>
              </w:rPr>
            </w:pPr>
            <w:ins w:id="1174" w:author="黃梓峻" w:date="2021-06-28T11:02:00Z">
              <w:r w:rsidRPr="00F63C93">
                <w:rPr>
                  <w:rFonts w:ascii="標楷體" w:eastAsia="標楷體" w:hAnsi="標楷體"/>
                  <w:color w:val="000000"/>
                </w:rPr>
                <w:t>InnFundApl.AcDate</w:t>
              </w:r>
            </w:ins>
          </w:p>
        </w:tc>
      </w:tr>
      <w:tr w:rsidR="00F63C93" w:rsidRPr="00F63C93" w14:paraId="5D90C47F" w14:textId="77777777" w:rsidTr="00067F94">
        <w:trPr>
          <w:trHeight w:val="244"/>
          <w:jc w:val="center"/>
          <w:ins w:id="1175" w:author="黃梓峻" w:date="2021-06-28T11:02:00Z"/>
        </w:trPr>
        <w:tc>
          <w:tcPr>
            <w:tcW w:w="513" w:type="dxa"/>
            <w:tcBorders>
              <w:top w:val="single" w:sz="4" w:space="0" w:color="auto"/>
              <w:left w:val="single" w:sz="4" w:space="0" w:color="auto"/>
              <w:bottom w:val="single" w:sz="4" w:space="0" w:color="auto"/>
              <w:right w:val="single" w:sz="4" w:space="0" w:color="auto"/>
            </w:tcBorders>
          </w:tcPr>
          <w:p w14:paraId="4D1DDC3F" w14:textId="77777777" w:rsidR="00F63C93" w:rsidRPr="00F63C93" w:rsidRDefault="00F63C93" w:rsidP="00F63C93">
            <w:pPr>
              <w:rPr>
                <w:ins w:id="1176" w:author="黃梓峻" w:date="2021-06-28T11:02:00Z"/>
                <w:rFonts w:ascii="標楷體" w:eastAsia="標楷體" w:hAnsi="標楷體"/>
                <w:color w:val="000000"/>
              </w:rPr>
            </w:pPr>
            <w:ins w:id="1177" w:author="黃梓峻" w:date="2021-06-28T11:02:00Z">
              <w:r w:rsidRPr="00F63C93">
                <w:rPr>
                  <w:rFonts w:ascii="標楷體" w:eastAsia="標楷體" w:hAnsi="標楷體"/>
                  <w:color w:val="000000"/>
                </w:rPr>
                <w:t>3</w:t>
              </w:r>
            </w:ins>
          </w:p>
        </w:tc>
        <w:tc>
          <w:tcPr>
            <w:tcW w:w="1011" w:type="dxa"/>
            <w:tcBorders>
              <w:top w:val="single" w:sz="4" w:space="0" w:color="auto"/>
              <w:left w:val="single" w:sz="4" w:space="0" w:color="auto"/>
              <w:bottom w:val="single" w:sz="4" w:space="0" w:color="auto"/>
              <w:right w:val="single" w:sz="4" w:space="0" w:color="auto"/>
            </w:tcBorders>
          </w:tcPr>
          <w:p w14:paraId="0D973229" w14:textId="77777777" w:rsidR="00F63C93" w:rsidRPr="00F63C93" w:rsidRDefault="00F63C93" w:rsidP="00F63C93">
            <w:pPr>
              <w:rPr>
                <w:ins w:id="1178" w:author="黃梓峻" w:date="2021-06-28T11:02:00Z"/>
                <w:rFonts w:ascii="標楷體" w:eastAsia="標楷體" w:hAnsi="標楷體"/>
              </w:rPr>
            </w:pPr>
            <w:ins w:id="1179" w:author="黃梓峻" w:date="2021-06-28T11:02:00Z">
              <w:r w:rsidRPr="00F63C93">
                <w:rPr>
                  <w:rFonts w:ascii="標楷體" w:eastAsia="標楷體" w:hAnsi="標楷體" w:hint="eastAsia"/>
                </w:rPr>
                <w:t>責任準備金</w:t>
              </w:r>
            </w:ins>
          </w:p>
        </w:tc>
        <w:tc>
          <w:tcPr>
            <w:tcW w:w="766" w:type="dxa"/>
            <w:tcBorders>
              <w:top w:val="single" w:sz="4" w:space="0" w:color="auto"/>
              <w:left w:val="single" w:sz="4" w:space="0" w:color="auto"/>
              <w:bottom w:val="single" w:sz="4" w:space="0" w:color="auto"/>
              <w:right w:val="single" w:sz="4" w:space="0" w:color="auto"/>
            </w:tcBorders>
          </w:tcPr>
          <w:p w14:paraId="7C6BF721" w14:textId="77777777" w:rsidR="00F63C93" w:rsidRPr="00F63C93" w:rsidRDefault="00F63C93" w:rsidP="00F63C93">
            <w:pPr>
              <w:rPr>
                <w:ins w:id="1180" w:author="黃梓峻" w:date="2021-06-28T11:02:00Z"/>
                <w:rFonts w:ascii="標楷體" w:eastAsia="標楷體" w:hAnsi="標楷體"/>
              </w:rPr>
            </w:pPr>
            <w:ins w:id="1181" w:author="黃梓峻" w:date="2021-06-28T11:02:00Z">
              <w:r w:rsidRPr="00F63C93">
                <w:rPr>
                  <w:rFonts w:ascii="標楷體" w:eastAsia="標楷體" w:hAnsi="標楷體"/>
                </w:rPr>
                <w:t>14</w:t>
              </w:r>
            </w:ins>
          </w:p>
        </w:tc>
        <w:tc>
          <w:tcPr>
            <w:tcW w:w="799" w:type="dxa"/>
            <w:tcBorders>
              <w:top w:val="single" w:sz="4" w:space="0" w:color="auto"/>
              <w:left w:val="single" w:sz="4" w:space="0" w:color="auto"/>
              <w:bottom w:val="single" w:sz="4" w:space="0" w:color="auto"/>
              <w:right w:val="single" w:sz="4" w:space="0" w:color="auto"/>
            </w:tcBorders>
          </w:tcPr>
          <w:p w14:paraId="54F49B95" w14:textId="77777777" w:rsidR="00F63C93" w:rsidRPr="00F63C93" w:rsidRDefault="00F63C93" w:rsidP="00F63C93">
            <w:pPr>
              <w:rPr>
                <w:ins w:id="1182" w:author="黃梓峻" w:date="2021-06-28T11:02:00Z"/>
                <w:rFonts w:ascii="標楷體" w:eastAsia="標楷體" w:hAnsi="標楷體"/>
              </w:rPr>
            </w:pPr>
          </w:p>
        </w:tc>
        <w:tc>
          <w:tcPr>
            <w:tcW w:w="1185" w:type="dxa"/>
            <w:tcBorders>
              <w:top w:val="single" w:sz="4" w:space="0" w:color="auto"/>
              <w:left w:val="single" w:sz="4" w:space="0" w:color="auto"/>
              <w:bottom w:val="single" w:sz="4" w:space="0" w:color="auto"/>
              <w:right w:val="single" w:sz="4" w:space="0" w:color="auto"/>
            </w:tcBorders>
          </w:tcPr>
          <w:p w14:paraId="470180DD" w14:textId="77777777" w:rsidR="00F63C93" w:rsidRPr="00F63C93" w:rsidRDefault="00F63C93" w:rsidP="00F63C93">
            <w:pPr>
              <w:rPr>
                <w:ins w:id="1183" w:author="黃梓峻" w:date="2021-06-28T11:02: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1FB9810B" w14:textId="77777777" w:rsidR="00F63C93" w:rsidRPr="00F63C93" w:rsidRDefault="00F63C93" w:rsidP="00F63C93">
            <w:pPr>
              <w:rPr>
                <w:ins w:id="1184" w:author="黃梓峻" w:date="2021-06-28T11:02:00Z"/>
                <w:rFonts w:ascii="標楷體" w:eastAsia="標楷體" w:hAnsi="標楷體"/>
                <w:color w:val="000000"/>
              </w:rPr>
            </w:pPr>
            <w:ins w:id="1185" w:author="黃梓峻" w:date="2021-06-28T11:02:00Z">
              <w:r w:rsidRPr="00F63C93">
                <w:rPr>
                  <w:rFonts w:ascii="標楷體" w:eastAsia="標楷體" w:hAnsi="標楷體"/>
                  <w:color w:val="000000"/>
                </w:rPr>
                <w:t>V</w:t>
              </w:r>
            </w:ins>
          </w:p>
        </w:tc>
        <w:tc>
          <w:tcPr>
            <w:tcW w:w="643" w:type="dxa"/>
            <w:tcBorders>
              <w:top w:val="single" w:sz="4" w:space="0" w:color="auto"/>
              <w:left w:val="single" w:sz="4" w:space="0" w:color="auto"/>
              <w:bottom w:val="single" w:sz="4" w:space="0" w:color="auto"/>
              <w:right w:val="single" w:sz="4" w:space="0" w:color="auto"/>
            </w:tcBorders>
          </w:tcPr>
          <w:p w14:paraId="2A9845E9" w14:textId="77777777" w:rsidR="00F63C93" w:rsidRPr="00F63C93" w:rsidRDefault="00F63C93" w:rsidP="00F63C93">
            <w:pPr>
              <w:jc w:val="center"/>
              <w:rPr>
                <w:ins w:id="1186" w:author="黃梓峻" w:date="2021-06-28T11:02:00Z"/>
                <w:rFonts w:ascii="標楷體" w:eastAsia="標楷體" w:hAnsi="標楷體"/>
                <w:color w:val="000000"/>
              </w:rPr>
            </w:pPr>
            <w:ins w:id="1187" w:author="黃梓峻" w:date="2021-06-28T11:02:00Z">
              <w:r w:rsidRPr="00F63C93">
                <w:rPr>
                  <w:rFonts w:ascii="標楷體" w:eastAsia="標楷體" w:hAnsi="標楷體"/>
                  <w:color w:val="000000"/>
                </w:rPr>
                <w:t>W</w:t>
              </w:r>
            </w:ins>
          </w:p>
        </w:tc>
        <w:tc>
          <w:tcPr>
            <w:tcW w:w="4776" w:type="dxa"/>
            <w:tcBorders>
              <w:top w:val="single" w:sz="4" w:space="0" w:color="auto"/>
              <w:left w:val="single" w:sz="4" w:space="0" w:color="auto"/>
              <w:bottom w:val="single" w:sz="4" w:space="0" w:color="auto"/>
              <w:right w:val="single" w:sz="4" w:space="0" w:color="auto"/>
            </w:tcBorders>
          </w:tcPr>
          <w:p w14:paraId="2EBEB6FD" w14:textId="77777777" w:rsidR="00F63C93" w:rsidRPr="00F63C93" w:rsidRDefault="00F63C93" w:rsidP="00F63C93">
            <w:pPr>
              <w:rPr>
                <w:ins w:id="1188" w:author="黃梓峻" w:date="2021-06-28T11:02:00Z"/>
                <w:rFonts w:ascii="標楷體" w:eastAsia="標楷體" w:hAnsi="標楷體"/>
                <w:color w:val="000000"/>
              </w:rPr>
            </w:pPr>
            <w:ins w:id="1189" w:author="黃梓峻" w:date="2021-06-28T11:02:00Z">
              <w:r w:rsidRPr="00F63C93">
                <w:rPr>
                  <w:rFonts w:ascii="標楷體" w:eastAsia="標楷體" w:hAnsi="標楷體" w:hint="eastAsia"/>
                  <w:color w:val="000000"/>
                </w:rPr>
                <w:t>1.</w:t>
              </w:r>
            </w:ins>
            <w:r w:rsidRPr="00F63C93">
              <w:rPr>
                <w:rFonts w:ascii="標楷體" w:eastAsia="標楷體" w:hAnsi="標楷體" w:hint="eastAsia"/>
                <w:color w:val="000000"/>
              </w:rPr>
              <w:t>限輸入數字</w:t>
            </w:r>
            <w:ins w:id="1190" w:author="黃梓峻" w:date="2021-06-28T11:02:00Z">
              <w:r w:rsidRPr="00F63C93">
                <w:rPr>
                  <w:rFonts w:ascii="標楷體" w:eastAsia="標楷體" w:hAnsi="標楷體" w:hint="eastAsia"/>
                  <w:color w:val="000000"/>
                </w:rPr>
                <w:t>，檢核條件：不可為</w:t>
              </w:r>
            </w:ins>
          </w:p>
          <w:p w14:paraId="657EDC5A" w14:textId="77777777" w:rsidR="00F63C93" w:rsidRPr="00F63C93" w:rsidRDefault="00F63C93" w:rsidP="00F63C93">
            <w:pPr>
              <w:rPr>
                <w:ins w:id="1191" w:author="黃梓峻" w:date="2021-06-28T11:02:00Z"/>
                <w:rFonts w:ascii="標楷體" w:eastAsia="標楷體" w:hAnsi="標楷體"/>
              </w:rPr>
            </w:pPr>
            <w:ins w:id="1192" w:author="黃梓峻" w:date="2021-06-28T11:02:00Z">
              <w:r w:rsidRPr="00F63C93">
                <w:rPr>
                  <w:rFonts w:ascii="標楷體" w:eastAsia="標楷體" w:hAnsi="標楷體" w:hint="eastAsia"/>
                  <w:color w:val="000000"/>
                </w:rPr>
                <w:t xml:space="preserve">  0/V(2,0)</w:t>
              </w:r>
            </w:ins>
          </w:p>
          <w:p w14:paraId="4ED85DBC" w14:textId="77777777" w:rsidR="00F63C93" w:rsidRPr="00F63C93" w:rsidRDefault="00F63C93" w:rsidP="00F63C93">
            <w:pPr>
              <w:rPr>
                <w:ins w:id="1193" w:author="黃梓峻" w:date="2021-06-28T11:02:00Z"/>
                <w:rFonts w:ascii="標楷體" w:eastAsia="標楷體" w:hAnsi="標楷體"/>
              </w:rPr>
            </w:pPr>
            <w:ins w:id="1194" w:author="黃梓峻" w:date="2021-06-28T11:02:00Z">
              <w:r w:rsidRPr="00F63C93">
                <w:rPr>
                  <w:rFonts w:ascii="標楷體" w:eastAsia="標楷體" w:hAnsi="標楷體" w:hint="eastAsia"/>
                </w:rPr>
                <w:t>2.</w:t>
              </w:r>
              <w:r w:rsidRPr="00F63C93">
                <w:rPr>
                  <w:rFonts w:ascii="標楷體" w:eastAsia="標楷體" w:hAnsi="標楷體"/>
                </w:rPr>
                <w:t>InnFundApl.ResrvStndrd</w:t>
              </w:r>
            </w:ins>
          </w:p>
        </w:tc>
      </w:tr>
      <w:tr w:rsidR="00F63C93" w:rsidRPr="00F63C93" w14:paraId="2D45915C" w14:textId="77777777" w:rsidTr="00067F94">
        <w:trPr>
          <w:trHeight w:val="244"/>
          <w:jc w:val="center"/>
          <w:ins w:id="1195" w:author="黃梓峻" w:date="2021-06-28T11:02:00Z"/>
        </w:trPr>
        <w:tc>
          <w:tcPr>
            <w:tcW w:w="513" w:type="dxa"/>
            <w:tcBorders>
              <w:top w:val="single" w:sz="4" w:space="0" w:color="auto"/>
              <w:left w:val="single" w:sz="4" w:space="0" w:color="auto"/>
              <w:bottom w:val="single" w:sz="4" w:space="0" w:color="auto"/>
              <w:right w:val="single" w:sz="4" w:space="0" w:color="auto"/>
            </w:tcBorders>
          </w:tcPr>
          <w:p w14:paraId="15CF15C1" w14:textId="77777777" w:rsidR="00F63C93" w:rsidRPr="00F63C93" w:rsidRDefault="00F63C93" w:rsidP="00F63C93">
            <w:pPr>
              <w:rPr>
                <w:ins w:id="1196" w:author="黃梓峻" w:date="2021-06-28T11:02:00Z"/>
                <w:rFonts w:ascii="標楷體" w:eastAsia="標楷體" w:hAnsi="標楷體"/>
                <w:color w:val="000000"/>
              </w:rPr>
            </w:pPr>
            <w:ins w:id="1197" w:author="黃梓峻" w:date="2021-06-28T11:02:00Z">
              <w:r w:rsidRPr="00F63C93">
                <w:rPr>
                  <w:rFonts w:ascii="標楷體" w:eastAsia="標楷體" w:hAnsi="標楷體"/>
                  <w:color w:val="000000"/>
                </w:rPr>
                <w:t>4</w:t>
              </w:r>
            </w:ins>
          </w:p>
        </w:tc>
        <w:tc>
          <w:tcPr>
            <w:tcW w:w="1011" w:type="dxa"/>
            <w:tcBorders>
              <w:top w:val="single" w:sz="4" w:space="0" w:color="auto"/>
              <w:left w:val="single" w:sz="4" w:space="0" w:color="auto"/>
              <w:bottom w:val="single" w:sz="4" w:space="0" w:color="auto"/>
              <w:right w:val="single" w:sz="4" w:space="0" w:color="auto"/>
            </w:tcBorders>
          </w:tcPr>
          <w:p w14:paraId="448249E1" w14:textId="77777777" w:rsidR="00F63C93" w:rsidRPr="00F63C93" w:rsidRDefault="00F63C93" w:rsidP="00F63C93">
            <w:pPr>
              <w:rPr>
                <w:ins w:id="1198" w:author="黃梓峻" w:date="2021-06-28T11:02:00Z"/>
                <w:rFonts w:ascii="標楷體" w:eastAsia="標楷體" w:hAnsi="標楷體"/>
              </w:rPr>
            </w:pPr>
            <w:ins w:id="1199" w:author="黃梓峻" w:date="2021-06-28T11:02:00Z">
              <w:r w:rsidRPr="00F63C93">
                <w:rPr>
                  <w:rFonts w:ascii="標楷體" w:eastAsia="標楷體" w:hAnsi="標楷體" w:hint="eastAsia"/>
                </w:rPr>
                <w:t>可放款比率</w:t>
              </w:r>
              <w:r w:rsidRPr="00F63C93">
                <w:rPr>
                  <w:rFonts w:ascii="標楷體" w:eastAsia="標楷體" w:hAnsi="標楷體"/>
                </w:rPr>
                <w:t>%</w:t>
              </w:r>
            </w:ins>
          </w:p>
        </w:tc>
        <w:tc>
          <w:tcPr>
            <w:tcW w:w="766" w:type="dxa"/>
            <w:tcBorders>
              <w:top w:val="single" w:sz="4" w:space="0" w:color="auto"/>
              <w:left w:val="single" w:sz="4" w:space="0" w:color="auto"/>
              <w:bottom w:val="single" w:sz="4" w:space="0" w:color="auto"/>
              <w:right w:val="single" w:sz="4" w:space="0" w:color="auto"/>
            </w:tcBorders>
          </w:tcPr>
          <w:p w14:paraId="5559227D" w14:textId="77777777" w:rsidR="00F63C93" w:rsidRPr="00F63C93" w:rsidRDefault="00F63C93" w:rsidP="00F63C93">
            <w:pPr>
              <w:rPr>
                <w:ins w:id="1200" w:author="黃梓峻" w:date="2021-06-28T11:02:00Z"/>
                <w:rFonts w:ascii="標楷體" w:eastAsia="標楷體" w:hAnsi="標楷體"/>
              </w:rPr>
            </w:pPr>
            <w:ins w:id="1201" w:author="黃梓峻" w:date="2021-06-28T11:02:00Z">
              <w:r w:rsidRPr="00F63C93">
                <w:rPr>
                  <w:rFonts w:ascii="標楷體" w:eastAsia="標楷體" w:hAnsi="標楷體"/>
                </w:rPr>
                <w:t>2.2</w:t>
              </w:r>
            </w:ins>
          </w:p>
        </w:tc>
        <w:tc>
          <w:tcPr>
            <w:tcW w:w="799" w:type="dxa"/>
            <w:tcBorders>
              <w:top w:val="single" w:sz="4" w:space="0" w:color="auto"/>
              <w:left w:val="single" w:sz="4" w:space="0" w:color="auto"/>
              <w:bottom w:val="single" w:sz="4" w:space="0" w:color="auto"/>
              <w:right w:val="single" w:sz="4" w:space="0" w:color="auto"/>
            </w:tcBorders>
          </w:tcPr>
          <w:p w14:paraId="578D08E0" w14:textId="77777777" w:rsidR="00F63C93" w:rsidRPr="00F63C93" w:rsidRDefault="00F63C93" w:rsidP="00F63C93">
            <w:pPr>
              <w:rPr>
                <w:ins w:id="1202" w:author="黃梓峻" w:date="2021-06-28T11:02:00Z"/>
                <w:rFonts w:ascii="標楷體" w:eastAsia="標楷體" w:hAnsi="標楷體"/>
              </w:rPr>
            </w:pPr>
          </w:p>
        </w:tc>
        <w:tc>
          <w:tcPr>
            <w:tcW w:w="1185" w:type="dxa"/>
            <w:tcBorders>
              <w:top w:val="single" w:sz="4" w:space="0" w:color="auto"/>
              <w:left w:val="single" w:sz="4" w:space="0" w:color="auto"/>
              <w:bottom w:val="single" w:sz="4" w:space="0" w:color="auto"/>
              <w:right w:val="single" w:sz="4" w:space="0" w:color="auto"/>
            </w:tcBorders>
          </w:tcPr>
          <w:p w14:paraId="589A4FB1" w14:textId="77777777" w:rsidR="00F63C93" w:rsidRPr="00F63C93" w:rsidRDefault="00F63C93" w:rsidP="00F63C93">
            <w:pPr>
              <w:rPr>
                <w:ins w:id="1203" w:author="黃梓峻" w:date="2021-06-28T11:02: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32F01CBB" w14:textId="77777777" w:rsidR="00F63C93" w:rsidRPr="00F63C93" w:rsidRDefault="00F63C93" w:rsidP="00F63C93">
            <w:pPr>
              <w:rPr>
                <w:ins w:id="1204" w:author="黃梓峻" w:date="2021-06-28T11:02:00Z"/>
                <w:rFonts w:ascii="標楷體" w:eastAsia="標楷體" w:hAnsi="標楷體"/>
                <w:color w:val="000000"/>
              </w:rPr>
            </w:pPr>
            <w:ins w:id="1205" w:author="黃梓峻" w:date="2021-06-28T11:02:00Z">
              <w:r w:rsidRPr="00F63C93">
                <w:rPr>
                  <w:rFonts w:ascii="標楷體" w:eastAsia="標楷體" w:hAnsi="標楷體"/>
                  <w:color w:val="000000"/>
                </w:rPr>
                <w:t>V</w:t>
              </w:r>
            </w:ins>
          </w:p>
        </w:tc>
        <w:tc>
          <w:tcPr>
            <w:tcW w:w="643" w:type="dxa"/>
            <w:tcBorders>
              <w:top w:val="single" w:sz="4" w:space="0" w:color="auto"/>
              <w:left w:val="single" w:sz="4" w:space="0" w:color="auto"/>
              <w:bottom w:val="single" w:sz="4" w:space="0" w:color="auto"/>
              <w:right w:val="single" w:sz="4" w:space="0" w:color="auto"/>
            </w:tcBorders>
          </w:tcPr>
          <w:p w14:paraId="408B0D32" w14:textId="77777777" w:rsidR="00F63C93" w:rsidRPr="00F63C93" w:rsidRDefault="00F63C93" w:rsidP="00F63C93">
            <w:pPr>
              <w:jc w:val="center"/>
              <w:rPr>
                <w:ins w:id="1206" w:author="黃梓峻" w:date="2021-06-28T11:02:00Z"/>
                <w:rFonts w:ascii="標楷體" w:eastAsia="標楷體" w:hAnsi="標楷體"/>
                <w:color w:val="000000"/>
              </w:rPr>
            </w:pPr>
            <w:ins w:id="1207" w:author="黃梓峻" w:date="2021-06-28T11:02:00Z">
              <w:r w:rsidRPr="00F63C93">
                <w:rPr>
                  <w:rFonts w:ascii="標楷體" w:eastAsia="標楷體" w:hAnsi="標楷體"/>
                  <w:color w:val="000000"/>
                </w:rPr>
                <w:t>W</w:t>
              </w:r>
            </w:ins>
          </w:p>
        </w:tc>
        <w:tc>
          <w:tcPr>
            <w:tcW w:w="4776" w:type="dxa"/>
            <w:tcBorders>
              <w:top w:val="single" w:sz="4" w:space="0" w:color="auto"/>
              <w:left w:val="single" w:sz="4" w:space="0" w:color="auto"/>
              <w:bottom w:val="single" w:sz="4" w:space="0" w:color="auto"/>
              <w:right w:val="single" w:sz="4" w:space="0" w:color="auto"/>
            </w:tcBorders>
          </w:tcPr>
          <w:p w14:paraId="31861A25" w14:textId="77777777" w:rsidR="00F63C93" w:rsidRPr="00F63C93" w:rsidRDefault="00F63C93" w:rsidP="00F63C93">
            <w:pPr>
              <w:rPr>
                <w:ins w:id="1208" w:author="黃梓峻" w:date="2021-06-28T11:02:00Z"/>
                <w:rFonts w:ascii="標楷體" w:eastAsia="標楷體" w:hAnsi="標楷體"/>
                <w:color w:val="000000"/>
              </w:rPr>
            </w:pPr>
            <w:ins w:id="1209" w:author="黃梓峻" w:date="2021-06-28T11:02:00Z">
              <w:r w:rsidRPr="00F63C93">
                <w:rPr>
                  <w:rFonts w:ascii="標楷體" w:eastAsia="標楷體" w:hAnsi="標楷體" w:hint="eastAsia"/>
                  <w:color w:val="000000"/>
                </w:rPr>
                <w:t>1.</w:t>
              </w:r>
            </w:ins>
            <w:r w:rsidRPr="00F63C93">
              <w:rPr>
                <w:rFonts w:ascii="標楷體" w:eastAsia="標楷體" w:hAnsi="標楷體" w:hint="eastAsia"/>
                <w:color w:val="000000"/>
              </w:rPr>
              <w:t>限輸入數字</w:t>
            </w:r>
            <w:ins w:id="1210" w:author="黃梓峻" w:date="2021-06-28T11:02:00Z">
              <w:r w:rsidRPr="00F63C93">
                <w:rPr>
                  <w:rFonts w:ascii="標楷體" w:eastAsia="標楷體" w:hAnsi="標楷體" w:hint="eastAsia"/>
                  <w:color w:val="000000"/>
                </w:rPr>
                <w:t>，檢核條件：不可為</w:t>
              </w:r>
            </w:ins>
          </w:p>
          <w:p w14:paraId="00A5D543" w14:textId="77777777" w:rsidR="00F63C93" w:rsidRPr="00F63C93" w:rsidRDefault="00F63C93" w:rsidP="00F63C93">
            <w:pPr>
              <w:rPr>
                <w:ins w:id="1211" w:author="黃梓峻" w:date="2021-06-28T11:02:00Z"/>
                <w:rFonts w:ascii="標楷體" w:eastAsia="標楷體" w:hAnsi="標楷體"/>
                <w:color w:val="000000"/>
              </w:rPr>
            </w:pPr>
            <w:ins w:id="1212" w:author="黃梓峻" w:date="2021-06-28T11:02:00Z">
              <w:r w:rsidRPr="00F63C93">
                <w:rPr>
                  <w:rFonts w:ascii="標楷體" w:eastAsia="標楷體" w:hAnsi="標楷體"/>
                  <w:color w:val="000000"/>
                </w:rPr>
                <w:t xml:space="preserve">  0/V(2,0)</w:t>
              </w:r>
            </w:ins>
          </w:p>
          <w:p w14:paraId="74F31A51" w14:textId="77777777" w:rsidR="00F63C93" w:rsidRPr="00F63C93" w:rsidRDefault="00F63C93" w:rsidP="00F63C93">
            <w:pPr>
              <w:rPr>
                <w:ins w:id="1213" w:author="黃梓峻" w:date="2021-06-28T11:02:00Z"/>
                <w:rFonts w:ascii="標楷體" w:eastAsia="標楷體" w:hAnsi="標楷體"/>
              </w:rPr>
            </w:pPr>
            <w:ins w:id="1214" w:author="黃梓峻" w:date="2021-06-28T11:02:00Z">
              <w:r w:rsidRPr="00F63C93">
                <w:rPr>
                  <w:rFonts w:ascii="標楷體" w:eastAsia="標楷體" w:hAnsi="標楷體" w:hint="eastAsia"/>
                  <w:color w:val="000000"/>
                </w:rPr>
                <w:t>2.</w:t>
              </w:r>
              <w:r w:rsidRPr="00F63C93">
                <w:rPr>
                  <w:rFonts w:ascii="標楷體" w:eastAsia="標楷體" w:hAnsi="標楷體"/>
                  <w:color w:val="000000"/>
                </w:rPr>
                <w:t>InnFundApl</w:t>
              </w:r>
              <w:r w:rsidRPr="00F63C93">
                <w:rPr>
                  <w:rFonts w:ascii="標楷體" w:eastAsia="標楷體" w:hAnsi="標楷體"/>
                </w:rPr>
                <w:t>.PosbleBorPsn</w:t>
              </w:r>
            </w:ins>
          </w:p>
        </w:tc>
      </w:tr>
      <w:tr w:rsidR="00F63C93" w:rsidRPr="00F63C93" w14:paraId="2C209D4C" w14:textId="77777777" w:rsidTr="00067F94">
        <w:trPr>
          <w:trHeight w:val="244"/>
          <w:jc w:val="center"/>
          <w:ins w:id="1215" w:author="黃梓峻" w:date="2021-06-28T11:02:00Z"/>
        </w:trPr>
        <w:tc>
          <w:tcPr>
            <w:tcW w:w="513" w:type="dxa"/>
            <w:tcBorders>
              <w:top w:val="single" w:sz="4" w:space="0" w:color="auto"/>
              <w:left w:val="single" w:sz="4" w:space="0" w:color="auto"/>
              <w:bottom w:val="single" w:sz="4" w:space="0" w:color="auto"/>
              <w:right w:val="single" w:sz="4" w:space="0" w:color="auto"/>
            </w:tcBorders>
          </w:tcPr>
          <w:p w14:paraId="60E64612" w14:textId="77777777" w:rsidR="00F63C93" w:rsidRPr="00F63C93" w:rsidRDefault="00F63C93" w:rsidP="00F63C93">
            <w:pPr>
              <w:rPr>
                <w:ins w:id="1216" w:author="黃梓峻" w:date="2021-06-28T11:02:00Z"/>
                <w:rFonts w:ascii="標楷體" w:eastAsia="標楷體" w:hAnsi="標楷體"/>
                <w:color w:val="000000"/>
              </w:rPr>
            </w:pPr>
            <w:ins w:id="1217" w:author="黃梓峻" w:date="2021-06-28T11:02:00Z">
              <w:r w:rsidRPr="00F63C93">
                <w:rPr>
                  <w:rFonts w:ascii="標楷體" w:eastAsia="標楷體" w:hAnsi="標楷體"/>
                  <w:color w:val="000000"/>
                </w:rPr>
                <w:t>5</w:t>
              </w:r>
            </w:ins>
          </w:p>
        </w:tc>
        <w:tc>
          <w:tcPr>
            <w:tcW w:w="1011" w:type="dxa"/>
            <w:tcBorders>
              <w:top w:val="single" w:sz="4" w:space="0" w:color="auto"/>
              <w:left w:val="single" w:sz="4" w:space="0" w:color="auto"/>
              <w:bottom w:val="single" w:sz="4" w:space="0" w:color="auto"/>
              <w:right w:val="single" w:sz="4" w:space="0" w:color="auto"/>
            </w:tcBorders>
          </w:tcPr>
          <w:p w14:paraId="7D1AFD99" w14:textId="77777777" w:rsidR="00F63C93" w:rsidRPr="00F63C93" w:rsidRDefault="00F63C93" w:rsidP="00F63C93">
            <w:pPr>
              <w:rPr>
                <w:ins w:id="1218" w:author="黃梓峻" w:date="2021-06-28T11:02:00Z"/>
                <w:rFonts w:ascii="標楷體" w:eastAsia="標楷體" w:hAnsi="標楷體"/>
              </w:rPr>
            </w:pPr>
            <w:ins w:id="1219" w:author="黃梓峻" w:date="2021-06-28T11:02:00Z">
              <w:r w:rsidRPr="00F63C93">
                <w:rPr>
                  <w:rFonts w:ascii="標楷體" w:eastAsia="標楷體" w:hAnsi="標楷體" w:hint="eastAsia"/>
                </w:rPr>
                <w:t>可放款金額</w:t>
              </w:r>
            </w:ins>
          </w:p>
        </w:tc>
        <w:tc>
          <w:tcPr>
            <w:tcW w:w="766" w:type="dxa"/>
            <w:tcBorders>
              <w:top w:val="single" w:sz="4" w:space="0" w:color="auto"/>
              <w:left w:val="single" w:sz="4" w:space="0" w:color="auto"/>
              <w:bottom w:val="single" w:sz="4" w:space="0" w:color="auto"/>
              <w:right w:val="single" w:sz="4" w:space="0" w:color="auto"/>
            </w:tcBorders>
          </w:tcPr>
          <w:p w14:paraId="0F7FC75A" w14:textId="77777777" w:rsidR="00F63C93" w:rsidRPr="00F63C93" w:rsidRDefault="00F63C93" w:rsidP="00F63C93">
            <w:pPr>
              <w:rPr>
                <w:ins w:id="1220" w:author="黃梓峻" w:date="2021-06-28T11:02:00Z"/>
                <w:rFonts w:ascii="標楷體" w:eastAsia="標楷體" w:hAnsi="標楷體"/>
              </w:rPr>
            </w:pPr>
            <w:ins w:id="1221" w:author="黃梓峻" w:date="2021-06-28T11:02:00Z">
              <w:r w:rsidRPr="00F63C93">
                <w:rPr>
                  <w:rFonts w:ascii="標楷體" w:eastAsia="標楷體" w:hAnsi="標楷體"/>
                </w:rPr>
                <w:t>14</w:t>
              </w:r>
            </w:ins>
          </w:p>
        </w:tc>
        <w:tc>
          <w:tcPr>
            <w:tcW w:w="799" w:type="dxa"/>
            <w:tcBorders>
              <w:top w:val="single" w:sz="4" w:space="0" w:color="auto"/>
              <w:left w:val="single" w:sz="4" w:space="0" w:color="auto"/>
              <w:bottom w:val="single" w:sz="4" w:space="0" w:color="auto"/>
              <w:right w:val="single" w:sz="4" w:space="0" w:color="auto"/>
            </w:tcBorders>
          </w:tcPr>
          <w:p w14:paraId="340F8969" w14:textId="77777777" w:rsidR="00F63C93" w:rsidRPr="00F63C93" w:rsidRDefault="00F63C93" w:rsidP="00F63C93">
            <w:pPr>
              <w:rPr>
                <w:ins w:id="1222" w:author="黃梓峻" w:date="2021-06-28T11:02:00Z"/>
                <w:rFonts w:ascii="標楷體" w:eastAsia="標楷體" w:hAnsi="標楷體"/>
              </w:rPr>
            </w:pPr>
            <w:ins w:id="1223" w:author="黃梓峻" w:date="2021-06-28T11:02:00Z">
              <w:r w:rsidRPr="00F63C93">
                <w:rPr>
                  <w:rFonts w:ascii="標楷體" w:eastAsia="標楷體" w:hAnsi="標楷體" w:hint="eastAsia"/>
                </w:rPr>
                <w:t>[責任準</w:t>
              </w:r>
              <w:r w:rsidRPr="00F63C93">
                <w:rPr>
                  <w:rFonts w:ascii="標楷體" w:eastAsia="標楷體" w:hAnsi="標楷體" w:hint="eastAsia"/>
                </w:rPr>
                <w:lastRenderedPageBreak/>
                <w:t>備金</w:t>
              </w:r>
              <w:r w:rsidRPr="00F63C93">
                <w:rPr>
                  <w:rFonts w:ascii="標楷體" w:eastAsia="標楷體" w:hAnsi="標楷體"/>
                </w:rPr>
                <w:t>]</w:t>
              </w:r>
              <w:r w:rsidRPr="00F63C93">
                <w:rPr>
                  <w:rFonts w:ascii="標楷體" w:eastAsia="標楷體" w:hAnsi="標楷體" w:hint="eastAsia"/>
                </w:rPr>
                <w:t xml:space="preserve">* </w:t>
              </w:r>
              <w:r w:rsidRPr="00F63C93">
                <w:rPr>
                  <w:rFonts w:ascii="標楷體" w:eastAsia="標楷體" w:hAnsi="標楷體"/>
                </w:rPr>
                <w:t>[</w:t>
              </w:r>
              <w:r w:rsidRPr="00F63C93">
                <w:rPr>
                  <w:rFonts w:ascii="標楷體" w:eastAsia="標楷體" w:hAnsi="標楷體" w:hint="eastAsia"/>
                </w:rPr>
                <w:t>可放款比</w:t>
              </w:r>
            </w:ins>
            <w:r w:rsidRPr="00F63C93">
              <w:rPr>
                <w:rFonts w:ascii="標楷體" w:eastAsia="標楷體" w:hAnsi="標楷體" w:hint="eastAsia"/>
              </w:rPr>
              <w:t>率</w:t>
            </w:r>
            <w:ins w:id="1224" w:author="黃梓峻" w:date="2021-06-28T11:02:00Z">
              <w:r w:rsidRPr="00F63C93">
                <w:rPr>
                  <w:rFonts w:ascii="標楷體" w:eastAsia="標楷體" w:hAnsi="標楷體" w:hint="eastAsia"/>
                </w:rPr>
                <w:t>]</w:t>
              </w:r>
            </w:ins>
          </w:p>
        </w:tc>
        <w:tc>
          <w:tcPr>
            <w:tcW w:w="1185" w:type="dxa"/>
            <w:tcBorders>
              <w:top w:val="single" w:sz="4" w:space="0" w:color="auto"/>
              <w:left w:val="single" w:sz="4" w:space="0" w:color="auto"/>
              <w:bottom w:val="single" w:sz="4" w:space="0" w:color="auto"/>
              <w:right w:val="single" w:sz="4" w:space="0" w:color="auto"/>
            </w:tcBorders>
          </w:tcPr>
          <w:p w14:paraId="53174015" w14:textId="77777777" w:rsidR="00F63C93" w:rsidRPr="00F63C93" w:rsidRDefault="00F63C93" w:rsidP="00F63C93">
            <w:pPr>
              <w:rPr>
                <w:ins w:id="1225" w:author="黃梓峻" w:date="2021-06-28T11:02: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3E0255A6" w14:textId="77777777" w:rsidR="00F63C93" w:rsidRPr="00F63C93" w:rsidRDefault="00F63C93" w:rsidP="00F63C93">
            <w:pPr>
              <w:rPr>
                <w:ins w:id="1226" w:author="黃梓峻" w:date="2021-06-28T11:02:00Z"/>
                <w:rFonts w:ascii="標楷體" w:eastAsia="標楷體" w:hAnsi="標楷體"/>
                <w:color w:val="000000"/>
              </w:rPr>
            </w:pPr>
            <w:ins w:id="1227" w:author="黃梓峻" w:date="2021-06-28T11:02:00Z">
              <w:r w:rsidRPr="00F63C93">
                <w:rPr>
                  <w:rFonts w:ascii="標楷體" w:eastAsia="標楷體" w:hAnsi="標楷體"/>
                  <w:color w:val="000000"/>
                </w:rPr>
                <w:t>V</w:t>
              </w:r>
            </w:ins>
          </w:p>
        </w:tc>
        <w:tc>
          <w:tcPr>
            <w:tcW w:w="643" w:type="dxa"/>
            <w:tcBorders>
              <w:top w:val="single" w:sz="4" w:space="0" w:color="auto"/>
              <w:left w:val="single" w:sz="4" w:space="0" w:color="auto"/>
              <w:bottom w:val="single" w:sz="4" w:space="0" w:color="auto"/>
              <w:right w:val="single" w:sz="4" w:space="0" w:color="auto"/>
            </w:tcBorders>
          </w:tcPr>
          <w:p w14:paraId="7A9C89FB" w14:textId="77777777" w:rsidR="00F63C93" w:rsidRPr="00F63C93" w:rsidRDefault="00F63C93" w:rsidP="00F63C93">
            <w:pPr>
              <w:jc w:val="center"/>
              <w:rPr>
                <w:ins w:id="1228" w:author="黃梓峻" w:date="2021-06-28T11:02:00Z"/>
                <w:rFonts w:ascii="標楷體" w:eastAsia="標楷體" w:hAnsi="標楷體"/>
                <w:color w:val="000000"/>
              </w:rPr>
            </w:pPr>
            <w:ins w:id="1229" w:author="黃梓峻" w:date="2021-06-28T11:02:00Z">
              <w:r w:rsidRPr="00F63C93">
                <w:rPr>
                  <w:rFonts w:ascii="標楷體" w:eastAsia="標楷體" w:hAnsi="標楷體"/>
                  <w:color w:val="000000"/>
                </w:rPr>
                <w:t>W</w:t>
              </w:r>
            </w:ins>
          </w:p>
        </w:tc>
        <w:tc>
          <w:tcPr>
            <w:tcW w:w="4776" w:type="dxa"/>
            <w:tcBorders>
              <w:top w:val="single" w:sz="4" w:space="0" w:color="auto"/>
              <w:left w:val="single" w:sz="4" w:space="0" w:color="auto"/>
              <w:bottom w:val="single" w:sz="4" w:space="0" w:color="auto"/>
              <w:right w:val="single" w:sz="4" w:space="0" w:color="auto"/>
            </w:tcBorders>
          </w:tcPr>
          <w:p w14:paraId="626669BA" w14:textId="77777777" w:rsidR="00F63C93" w:rsidRPr="00F63C93" w:rsidRDefault="00F63C93" w:rsidP="00F63C93">
            <w:pPr>
              <w:rPr>
                <w:ins w:id="1230" w:author="黃梓峻" w:date="2021-06-28T11:02:00Z"/>
                <w:rFonts w:ascii="標楷體" w:eastAsia="標楷體" w:hAnsi="標楷體"/>
              </w:rPr>
            </w:pPr>
            <w:ins w:id="1231" w:author="黃梓峻" w:date="2021-06-28T11:02:00Z">
              <w:r w:rsidRPr="00F63C93">
                <w:rPr>
                  <w:rFonts w:ascii="標楷體" w:eastAsia="標楷體" w:hAnsi="標楷體" w:hint="eastAsia"/>
                </w:rPr>
                <w:t>1.</w:t>
              </w:r>
            </w:ins>
            <w:r w:rsidRPr="00F63C93">
              <w:rPr>
                <w:rFonts w:ascii="標楷體" w:eastAsia="標楷體" w:hAnsi="標楷體" w:hint="eastAsia"/>
              </w:rPr>
              <w:t>限輸入數字</w:t>
            </w:r>
            <w:ins w:id="1232" w:author="黃梓峻" w:date="2021-06-28T11:02:00Z">
              <w:r w:rsidRPr="00F63C93">
                <w:rPr>
                  <w:rFonts w:ascii="標楷體" w:eastAsia="標楷體" w:hAnsi="標楷體" w:hint="eastAsia"/>
                </w:rPr>
                <w:t>，檢核條件：輸入金額不可</w:t>
              </w:r>
            </w:ins>
          </w:p>
          <w:p w14:paraId="0DF2F50B" w14:textId="77777777" w:rsidR="00F63C93" w:rsidRPr="00F63C93" w:rsidRDefault="00F63C93" w:rsidP="00F63C93">
            <w:pPr>
              <w:ind w:firstLineChars="100" w:firstLine="240"/>
              <w:rPr>
                <w:ins w:id="1233" w:author="黃梓峻" w:date="2021-06-28T11:02:00Z"/>
                <w:rFonts w:ascii="標楷體" w:eastAsia="標楷體" w:hAnsi="標楷體"/>
              </w:rPr>
            </w:pPr>
            <w:ins w:id="1234" w:author="黃梓峻" w:date="2021-06-28T11:02:00Z">
              <w:r w:rsidRPr="00F63C93">
                <w:rPr>
                  <w:rFonts w:ascii="標楷體" w:eastAsia="標楷體" w:hAnsi="標楷體" w:hint="eastAsia"/>
                </w:rPr>
                <w:t>大於[責任準備金] * [可放款比</w:t>
              </w:r>
            </w:ins>
            <w:r w:rsidRPr="00F63C93">
              <w:rPr>
                <w:rFonts w:ascii="標楷體" w:eastAsia="標楷體" w:hAnsi="標楷體" w:hint="eastAsia"/>
              </w:rPr>
              <w:t>率</w:t>
            </w:r>
            <w:ins w:id="1235" w:author="黃梓峻" w:date="2021-06-28T11:02:00Z">
              <w:r w:rsidRPr="00F63C93">
                <w:rPr>
                  <w:rFonts w:ascii="標楷體" w:eastAsia="標楷體" w:hAnsi="標楷體" w:hint="eastAsia"/>
                </w:rPr>
                <w:t>]</w:t>
              </w:r>
            </w:ins>
          </w:p>
          <w:p w14:paraId="3CAF4CC3" w14:textId="77777777" w:rsidR="00F63C93" w:rsidRPr="00F63C93" w:rsidRDefault="00F63C93" w:rsidP="00F63C93">
            <w:pPr>
              <w:rPr>
                <w:ins w:id="1236" w:author="黃梓峻" w:date="2021-06-28T11:02:00Z"/>
                <w:rFonts w:ascii="標楷體" w:eastAsia="標楷體" w:hAnsi="標楷體"/>
              </w:rPr>
            </w:pPr>
            <w:ins w:id="1237" w:author="黃梓峻" w:date="2021-06-28T11:02:00Z">
              <w:r w:rsidRPr="00F63C93">
                <w:rPr>
                  <w:rFonts w:ascii="標楷體" w:eastAsia="標楷體" w:hAnsi="標楷體" w:hint="eastAsia"/>
                  <w:color w:val="000000"/>
                </w:rPr>
                <w:lastRenderedPageBreak/>
                <w:t>2.</w:t>
              </w:r>
              <w:r w:rsidRPr="00F63C93">
                <w:rPr>
                  <w:rFonts w:ascii="標楷體" w:eastAsia="標楷體" w:hAnsi="標楷體"/>
                  <w:color w:val="000000"/>
                </w:rPr>
                <w:t>InnFundApl</w:t>
              </w:r>
              <w:r w:rsidRPr="00F63C93">
                <w:rPr>
                  <w:rFonts w:ascii="標楷體" w:eastAsia="標楷體" w:hAnsi="標楷體"/>
                </w:rPr>
                <w:t>.PosbleBorAmt</w:t>
              </w:r>
            </w:ins>
          </w:p>
        </w:tc>
      </w:tr>
      <w:tr w:rsidR="00F63C93" w:rsidRPr="00F63C93" w14:paraId="69D5A39B" w14:textId="77777777" w:rsidTr="00067F94">
        <w:trPr>
          <w:trHeight w:val="244"/>
          <w:jc w:val="center"/>
          <w:ins w:id="1238" w:author="黃梓峻" w:date="2021-06-28T11:02:00Z"/>
        </w:trPr>
        <w:tc>
          <w:tcPr>
            <w:tcW w:w="513" w:type="dxa"/>
            <w:tcBorders>
              <w:top w:val="single" w:sz="4" w:space="0" w:color="auto"/>
              <w:left w:val="single" w:sz="4" w:space="0" w:color="auto"/>
              <w:bottom w:val="single" w:sz="4" w:space="0" w:color="auto"/>
              <w:right w:val="single" w:sz="4" w:space="0" w:color="auto"/>
            </w:tcBorders>
          </w:tcPr>
          <w:p w14:paraId="7A3F38E2" w14:textId="77777777" w:rsidR="00F63C93" w:rsidRPr="00F63C93" w:rsidRDefault="00F63C93" w:rsidP="00F63C93">
            <w:pPr>
              <w:rPr>
                <w:ins w:id="1239" w:author="黃梓峻" w:date="2021-06-28T11:02:00Z"/>
                <w:rFonts w:ascii="標楷體" w:eastAsia="標楷體" w:hAnsi="標楷體"/>
                <w:color w:val="000000"/>
              </w:rPr>
            </w:pPr>
          </w:p>
        </w:tc>
        <w:tc>
          <w:tcPr>
            <w:tcW w:w="9907" w:type="dxa"/>
            <w:gridSpan w:val="7"/>
            <w:tcBorders>
              <w:top w:val="single" w:sz="4" w:space="0" w:color="auto"/>
              <w:left w:val="single" w:sz="4" w:space="0" w:color="auto"/>
              <w:bottom w:val="single" w:sz="4" w:space="0" w:color="auto"/>
              <w:right w:val="single" w:sz="4" w:space="0" w:color="auto"/>
            </w:tcBorders>
          </w:tcPr>
          <w:p w14:paraId="667632DB" w14:textId="77777777" w:rsidR="00F63C93" w:rsidRPr="00F63C93" w:rsidRDefault="00F63C93" w:rsidP="00F63C93">
            <w:pPr>
              <w:rPr>
                <w:ins w:id="1240" w:author="黃梓峻" w:date="2021-06-28T11:02:00Z"/>
                <w:rFonts w:ascii="標楷體" w:eastAsia="標楷體" w:hAnsi="標楷體"/>
              </w:rPr>
            </w:pPr>
            <w:ins w:id="1241" w:author="黃梓峻" w:date="2021-06-28T11:02:00Z">
              <w:r w:rsidRPr="00F63C93">
                <w:rPr>
                  <w:rFonts w:ascii="標楷體" w:eastAsia="標楷體" w:hAnsi="標楷體" w:hint="eastAsia"/>
                </w:rPr>
                <w:t>[已放款金額]帶入[會計總帳檔(AcMain)]下列條件之[本日餘額(TdBal)]總和</w:t>
              </w:r>
            </w:ins>
          </w:p>
          <w:p w14:paraId="5F89E608" w14:textId="77777777" w:rsidR="00F63C93" w:rsidRPr="00F63C93" w:rsidRDefault="00F63C93" w:rsidP="00F63C93">
            <w:pPr>
              <w:rPr>
                <w:ins w:id="1242" w:author="黃梓峻" w:date="2021-06-28T11:02:00Z"/>
                <w:rFonts w:ascii="標楷體" w:eastAsia="標楷體" w:hAnsi="標楷體"/>
              </w:rPr>
            </w:pPr>
            <w:ins w:id="1243" w:author="黃梓峻" w:date="2021-06-28T11:02:00Z">
              <w:r w:rsidRPr="00F63C93">
                <w:rPr>
                  <w:rFonts w:ascii="標楷體" w:eastAsia="標楷體" w:hAnsi="標楷體" w:hint="eastAsia"/>
                </w:rPr>
                <w:t>1.[業務科目代號(AcctCode)]=</w:t>
              </w:r>
              <w:r w:rsidRPr="00F63C93">
                <w:t xml:space="preserve"> </w:t>
              </w:r>
              <w:r w:rsidRPr="00F63C93">
                <w:rPr>
                  <w:rFonts w:ascii="標楷體" w:eastAsia="標楷體" w:hAnsi="標楷體"/>
                </w:rPr>
                <w:t>"</w:t>
              </w:r>
              <w:r w:rsidRPr="00F63C93">
                <w:rPr>
                  <w:rFonts w:ascii="標楷體" w:eastAsia="標楷體" w:hAnsi="標楷體" w:hint="eastAsia"/>
                </w:rPr>
                <w:t>310</w:t>
              </w:r>
              <w:r w:rsidRPr="00F63C93">
                <w:t xml:space="preserve"> </w:t>
              </w:r>
              <w:r w:rsidRPr="00F63C93">
                <w:rPr>
                  <w:rFonts w:ascii="標楷體" w:eastAsia="標楷體" w:hAnsi="標楷體"/>
                </w:rPr>
                <w:t>"</w:t>
              </w:r>
              <w:r w:rsidRPr="00F63C93">
                <w:rPr>
                  <w:rFonts w:ascii="標楷體" w:eastAsia="標楷體" w:hAnsi="標楷體" w:hint="eastAsia"/>
                </w:rPr>
                <w:t>、</w:t>
              </w:r>
              <w:r w:rsidRPr="00F63C93">
                <w:rPr>
                  <w:rFonts w:ascii="標楷體" w:eastAsia="標楷體" w:hAnsi="標楷體"/>
                </w:rPr>
                <w:t>"</w:t>
              </w:r>
              <w:r w:rsidRPr="00F63C93">
                <w:rPr>
                  <w:rFonts w:ascii="標楷體" w:eastAsia="標楷體" w:hAnsi="標楷體" w:hint="eastAsia"/>
                </w:rPr>
                <w:t xml:space="preserve"> 320</w:t>
              </w:r>
              <w:r w:rsidRPr="00F63C93">
                <w:t xml:space="preserve"> </w:t>
              </w:r>
              <w:r w:rsidRPr="00F63C93">
                <w:rPr>
                  <w:rFonts w:ascii="標楷體" w:eastAsia="標楷體" w:hAnsi="標楷體"/>
                </w:rPr>
                <w:t>"</w:t>
              </w:r>
              <w:r w:rsidRPr="00F63C93">
                <w:rPr>
                  <w:rFonts w:ascii="標楷體" w:eastAsia="標楷體" w:hAnsi="標楷體" w:hint="eastAsia"/>
                </w:rPr>
                <w:t>、</w:t>
              </w:r>
              <w:r w:rsidRPr="00F63C93">
                <w:rPr>
                  <w:rFonts w:ascii="標楷體" w:eastAsia="標楷體" w:hAnsi="標楷體"/>
                </w:rPr>
                <w:t>"</w:t>
              </w:r>
              <w:r w:rsidRPr="00F63C93">
                <w:rPr>
                  <w:rFonts w:ascii="標楷體" w:eastAsia="標楷體" w:hAnsi="標楷體" w:hint="eastAsia"/>
                </w:rPr>
                <w:t>330</w:t>
              </w:r>
              <w:r w:rsidRPr="00F63C93">
                <w:t xml:space="preserve"> </w:t>
              </w:r>
              <w:r w:rsidRPr="00F63C93">
                <w:rPr>
                  <w:rFonts w:ascii="標楷體" w:eastAsia="標楷體" w:hAnsi="標楷體"/>
                </w:rPr>
                <w:t>"</w:t>
              </w:r>
              <w:r w:rsidRPr="00F63C93">
                <w:rPr>
                  <w:rFonts w:ascii="標楷體" w:eastAsia="標楷體" w:hAnsi="標楷體" w:hint="eastAsia"/>
                </w:rPr>
                <w:t>、</w:t>
              </w:r>
              <w:r w:rsidRPr="00F63C93">
                <w:rPr>
                  <w:rFonts w:ascii="標楷體" w:eastAsia="標楷體" w:hAnsi="標楷體"/>
                </w:rPr>
                <w:t>"</w:t>
              </w:r>
              <w:r w:rsidRPr="00F63C93">
                <w:rPr>
                  <w:rFonts w:ascii="標楷體" w:eastAsia="標楷體" w:hAnsi="標楷體" w:hint="eastAsia"/>
                </w:rPr>
                <w:t xml:space="preserve">340 </w:t>
              </w:r>
              <w:r w:rsidRPr="00F63C93">
                <w:rPr>
                  <w:rFonts w:ascii="標楷體" w:eastAsia="標楷體" w:hAnsi="標楷體"/>
                </w:rPr>
                <w:t>"</w:t>
              </w:r>
              <w:r w:rsidRPr="00F63C93">
                <w:rPr>
                  <w:rFonts w:ascii="標楷體" w:eastAsia="標楷體" w:hAnsi="標楷體" w:hint="eastAsia"/>
                </w:rPr>
                <w:t>、</w:t>
              </w:r>
              <w:r w:rsidRPr="00F63C93">
                <w:rPr>
                  <w:rFonts w:ascii="標楷體" w:eastAsia="標楷體" w:hAnsi="標楷體"/>
                </w:rPr>
                <w:t>"</w:t>
              </w:r>
              <w:r w:rsidRPr="00F63C93">
                <w:rPr>
                  <w:rFonts w:ascii="標楷體" w:eastAsia="標楷體" w:hAnsi="標楷體" w:hint="eastAsia"/>
                </w:rPr>
                <w:t>990</w:t>
              </w:r>
              <w:r w:rsidRPr="00F63C93">
                <w:t xml:space="preserve"> </w:t>
              </w:r>
              <w:r w:rsidRPr="00F63C93">
                <w:rPr>
                  <w:rFonts w:ascii="標楷體" w:eastAsia="標楷體" w:hAnsi="標楷體"/>
                </w:rPr>
                <w:t>"</w:t>
              </w:r>
            </w:ins>
          </w:p>
          <w:p w14:paraId="484A9F04" w14:textId="77777777" w:rsidR="00F63C93" w:rsidRPr="00F63C93" w:rsidRDefault="00F63C93" w:rsidP="00F63C93">
            <w:pPr>
              <w:rPr>
                <w:ins w:id="1244" w:author="黃梓峻" w:date="2021-06-28T11:02:00Z"/>
                <w:rFonts w:ascii="標楷體" w:eastAsia="標楷體" w:hAnsi="標楷體"/>
              </w:rPr>
            </w:pPr>
            <w:ins w:id="1245" w:author="黃梓峻" w:date="2021-06-28T11:02:00Z">
              <w:r w:rsidRPr="00F63C93">
                <w:rPr>
                  <w:rFonts w:ascii="標楷體" w:eastAsia="標楷體" w:hAnsi="標楷體" w:hint="eastAsia"/>
                </w:rPr>
                <w:t>2.[帳冊別(AcBookCode)]=</w:t>
              </w:r>
              <w:r w:rsidRPr="00F63C93">
                <w:t xml:space="preserve"> </w:t>
              </w:r>
              <w:r w:rsidRPr="00F63C93">
                <w:rPr>
                  <w:rFonts w:ascii="標楷體" w:eastAsia="標楷體" w:hAnsi="標楷體"/>
                </w:rPr>
                <w:t>"</w:t>
              </w:r>
              <w:r w:rsidRPr="00F63C93">
                <w:rPr>
                  <w:rFonts w:ascii="標楷體" w:eastAsia="標楷體" w:hAnsi="標楷體" w:hint="eastAsia"/>
                </w:rPr>
                <w:t>000</w:t>
              </w:r>
              <w:r w:rsidRPr="00F63C93">
                <w:rPr>
                  <w:rFonts w:ascii="標楷體" w:eastAsia="標楷體" w:hAnsi="標楷體"/>
                </w:rPr>
                <w:t>"</w:t>
              </w:r>
            </w:ins>
          </w:p>
          <w:p w14:paraId="71C33BAF" w14:textId="77777777" w:rsidR="00F63C93" w:rsidRPr="00F63C93" w:rsidRDefault="00F63C93" w:rsidP="00F63C93">
            <w:pPr>
              <w:rPr>
                <w:ins w:id="1246" w:author="黃梓峻" w:date="2021-06-28T11:02:00Z"/>
                <w:rFonts w:ascii="標楷體" w:eastAsia="標楷體" w:hAnsi="標楷體"/>
              </w:rPr>
            </w:pPr>
            <w:ins w:id="1247" w:author="黃梓峻" w:date="2021-06-28T11:02:00Z">
              <w:r w:rsidRPr="00F63C93">
                <w:rPr>
                  <w:rFonts w:ascii="標楷體" w:eastAsia="標楷體" w:hAnsi="標楷體" w:hint="eastAsia"/>
                </w:rPr>
                <w:t>3.[會計日期(AcDate)]= 畫面輸入欄位[日期]</w:t>
              </w:r>
            </w:ins>
          </w:p>
        </w:tc>
      </w:tr>
      <w:tr w:rsidR="00F63C93" w:rsidRPr="00F63C93" w14:paraId="62F094A2" w14:textId="77777777" w:rsidTr="00067F94">
        <w:trPr>
          <w:trHeight w:val="244"/>
          <w:jc w:val="center"/>
          <w:ins w:id="1248" w:author="黃梓峻" w:date="2021-06-28T11:02:00Z"/>
        </w:trPr>
        <w:tc>
          <w:tcPr>
            <w:tcW w:w="513" w:type="dxa"/>
            <w:tcBorders>
              <w:top w:val="single" w:sz="4" w:space="0" w:color="auto"/>
              <w:left w:val="single" w:sz="4" w:space="0" w:color="auto"/>
              <w:bottom w:val="single" w:sz="4" w:space="0" w:color="auto"/>
              <w:right w:val="single" w:sz="4" w:space="0" w:color="auto"/>
            </w:tcBorders>
          </w:tcPr>
          <w:p w14:paraId="43F2550A" w14:textId="77777777" w:rsidR="00F63C93" w:rsidRPr="00F63C93" w:rsidRDefault="00F63C93" w:rsidP="00F63C93">
            <w:pPr>
              <w:rPr>
                <w:ins w:id="1249" w:author="黃梓峻" w:date="2021-06-28T11:02:00Z"/>
                <w:rFonts w:ascii="標楷體" w:eastAsia="標楷體" w:hAnsi="標楷體"/>
                <w:color w:val="000000"/>
              </w:rPr>
            </w:pPr>
            <w:ins w:id="1250" w:author="黃梓峻" w:date="2021-06-28T11:02:00Z">
              <w:r w:rsidRPr="00F63C93">
                <w:rPr>
                  <w:rFonts w:ascii="標楷體" w:eastAsia="標楷體" w:hAnsi="標楷體"/>
                  <w:color w:val="000000"/>
                </w:rPr>
                <w:t>6</w:t>
              </w:r>
            </w:ins>
          </w:p>
        </w:tc>
        <w:tc>
          <w:tcPr>
            <w:tcW w:w="1011" w:type="dxa"/>
            <w:tcBorders>
              <w:top w:val="single" w:sz="4" w:space="0" w:color="auto"/>
              <w:left w:val="single" w:sz="4" w:space="0" w:color="auto"/>
              <w:bottom w:val="single" w:sz="4" w:space="0" w:color="auto"/>
              <w:right w:val="single" w:sz="4" w:space="0" w:color="auto"/>
            </w:tcBorders>
          </w:tcPr>
          <w:p w14:paraId="42B53168" w14:textId="77777777" w:rsidR="00F63C93" w:rsidRPr="00F63C93" w:rsidRDefault="00F63C93" w:rsidP="00F63C93">
            <w:pPr>
              <w:rPr>
                <w:ins w:id="1251" w:author="黃梓峻" w:date="2021-06-28T11:02:00Z"/>
                <w:rFonts w:ascii="標楷體" w:eastAsia="標楷體" w:hAnsi="標楷體"/>
              </w:rPr>
            </w:pPr>
            <w:ins w:id="1252" w:author="黃梓峻" w:date="2021-06-28T11:02:00Z">
              <w:r w:rsidRPr="00F63C93">
                <w:rPr>
                  <w:rFonts w:ascii="標楷體" w:eastAsia="標楷體" w:hAnsi="標楷體" w:hint="eastAsia"/>
                </w:rPr>
                <w:t>已放款金額</w:t>
              </w:r>
            </w:ins>
          </w:p>
        </w:tc>
        <w:tc>
          <w:tcPr>
            <w:tcW w:w="766" w:type="dxa"/>
            <w:tcBorders>
              <w:top w:val="single" w:sz="4" w:space="0" w:color="auto"/>
              <w:left w:val="single" w:sz="4" w:space="0" w:color="auto"/>
              <w:bottom w:val="single" w:sz="4" w:space="0" w:color="auto"/>
              <w:right w:val="single" w:sz="4" w:space="0" w:color="auto"/>
            </w:tcBorders>
          </w:tcPr>
          <w:p w14:paraId="3C353547" w14:textId="77777777" w:rsidR="00F63C93" w:rsidRPr="00F63C93" w:rsidRDefault="00F63C93" w:rsidP="00F63C93">
            <w:pPr>
              <w:rPr>
                <w:ins w:id="1253" w:author="黃梓峻" w:date="2021-06-28T11:02:00Z"/>
                <w:rFonts w:ascii="標楷體" w:eastAsia="標楷體" w:hAnsi="標楷體"/>
              </w:rPr>
            </w:pPr>
          </w:p>
        </w:tc>
        <w:tc>
          <w:tcPr>
            <w:tcW w:w="799" w:type="dxa"/>
            <w:tcBorders>
              <w:top w:val="single" w:sz="4" w:space="0" w:color="auto"/>
              <w:left w:val="single" w:sz="4" w:space="0" w:color="auto"/>
              <w:bottom w:val="single" w:sz="4" w:space="0" w:color="auto"/>
              <w:right w:val="single" w:sz="4" w:space="0" w:color="auto"/>
            </w:tcBorders>
          </w:tcPr>
          <w:p w14:paraId="6049BE1B" w14:textId="77777777" w:rsidR="00F63C93" w:rsidRPr="00F63C93" w:rsidRDefault="00F63C93" w:rsidP="00F63C93">
            <w:pPr>
              <w:rPr>
                <w:ins w:id="1254" w:author="黃梓峻" w:date="2021-06-28T11:02:00Z"/>
                <w:rFonts w:ascii="標楷體" w:eastAsia="標楷體" w:hAnsi="標楷體"/>
              </w:rPr>
            </w:pPr>
          </w:p>
        </w:tc>
        <w:tc>
          <w:tcPr>
            <w:tcW w:w="1185" w:type="dxa"/>
            <w:tcBorders>
              <w:top w:val="single" w:sz="4" w:space="0" w:color="auto"/>
              <w:left w:val="single" w:sz="4" w:space="0" w:color="auto"/>
              <w:bottom w:val="single" w:sz="4" w:space="0" w:color="auto"/>
              <w:right w:val="single" w:sz="4" w:space="0" w:color="auto"/>
            </w:tcBorders>
          </w:tcPr>
          <w:p w14:paraId="080EFF6F" w14:textId="77777777" w:rsidR="00F63C93" w:rsidRPr="00F63C93" w:rsidRDefault="00F63C93" w:rsidP="00F63C93">
            <w:pPr>
              <w:rPr>
                <w:ins w:id="1255" w:author="黃梓峻" w:date="2021-06-28T11:02: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4269EED6" w14:textId="77777777" w:rsidR="00F63C93" w:rsidRPr="00F63C93" w:rsidRDefault="00F63C93" w:rsidP="00F63C93">
            <w:pPr>
              <w:rPr>
                <w:ins w:id="1256" w:author="黃梓峻" w:date="2021-06-28T11:02:00Z"/>
                <w:rFonts w:ascii="標楷體" w:eastAsia="標楷體" w:hAnsi="標楷體"/>
                <w:color w:val="000000"/>
              </w:rPr>
            </w:pPr>
          </w:p>
        </w:tc>
        <w:tc>
          <w:tcPr>
            <w:tcW w:w="643" w:type="dxa"/>
            <w:tcBorders>
              <w:top w:val="single" w:sz="4" w:space="0" w:color="auto"/>
              <w:left w:val="single" w:sz="4" w:space="0" w:color="auto"/>
              <w:bottom w:val="single" w:sz="4" w:space="0" w:color="auto"/>
              <w:right w:val="single" w:sz="4" w:space="0" w:color="auto"/>
            </w:tcBorders>
          </w:tcPr>
          <w:p w14:paraId="74FC5358" w14:textId="77777777" w:rsidR="00F63C93" w:rsidRPr="00F63C93" w:rsidRDefault="00F63C93" w:rsidP="00F63C93">
            <w:pPr>
              <w:jc w:val="center"/>
              <w:rPr>
                <w:ins w:id="1257" w:author="黃梓峻" w:date="2021-06-28T11:02:00Z"/>
                <w:rFonts w:ascii="標楷體" w:eastAsia="標楷體" w:hAnsi="標楷體"/>
                <w:color w:val="000000"/>
              </w:rPr>
            </w:pPr>
            <w:ins w:id="1258" w:author="黃梓峻" w:date="2021-06-28T11:02:00Z">
              <w:r w:rsidRPr="00F63C93">
                <w:rPr>
                  <w:rFonts w:ascii="標楷體" w:eastAsia="標楷體" w:hAnsi="標楷體"/>
                </w:rPr>
                <w:t>R</w:t>
              </w:r>
            </w:ins>
          </w:p>
        </w:tc>
        <w:tc>
          <w:tcPr>
            <w:tcW w:w="4776" w:type="dxa"/>
            <w:tcBorders>
              <w:top w:val="single" w:sz="4" w:space="0" w:color="auto"/>
              <w:left w:val="single" w:sz="4" w:space="0" w:color="auto"/>
              <w:bottom w:val="single" w:sz="4" w:space="0" w:color="auto"/>
              <w:right w:val="single" w:sz="4" w:space="0" w:color="auto"/>
            </w:tcBorders>
          </w:tcPr>
          <w:p w14:paraId="0F163B60" w14:textId="77777777" w:rsidR="00F63C93" w:rsidRPr="00F63C93" w:rsidRDefault="00F63C93" w:rsidP="00F63C93">
            <w:pPr>
              <w:rPr>
                <w:ins w:id="1259" w:author="黃梓峻" w:date="2021-06-28T11:02:00Z"/>
                <w:rFonts w:ascii="標楷體" w:eastAsia="標楷體" w:hAnsi="標楷體"/>
              </w:rPr>
            </w:pPr>
            <w:ins w:id="1260" w:author="黃梓峻" w:date="2021-06-28T11:02:00Z">
              <w:r w:rsidRPr="00F63C93">
                <w:rPr>
                  <w:rFonts w:ascii="標楷體" w:eastAsia="標楷體" w:hAnsi="標楷體"/>
                  <w:color w:val="000000"/>
                </w:rPr>
                <w:t>InnFundApl</w:t>
              </w:r>
              <w:r w:rsidRPr="00F63C93">
                <w:rPr>
                  <w:rFonts w:ascii="標楷體" w:eastAsia="標楷體" w:hAnsi="標楷體"/>
                </w:rPr>
                <w:t>.AlrdyBorAmt</w:t>
              </w:r>
            </w:ins>
          </w:p>
        </w:tc>
      </w:tr>
      <w:tr w:rsidR="00F63C93" w:rsidRPr="00F63C93" w14:paraId="2E06B43D" w14:textId="77777777" w:rsidTr="00067F94">
        <w:trPr>
          <w:trHeight w:val="244"/>
          <w:jc w:val="center"/>
          <w:ins w:id="1261" w:author="黃梓峻" w:date="2021-06-28T11:02:00Z"/>
        </w:trPr>
        <w:tc>
          <w:tcPr>
            <w:tcW w:w="513" w:type="dxa"/>
            <w:tcBorders>
              <w:top w:val="single" w:sz="4" w:space="0" w:color="auto"/>
              <w:left w:val="single" w:sz="4" w:space="0" w:color="auto"/>
              <w:bottom w:val="single" w:sz="4" w:space="0" w:color="auto"/>
              <w:right w:val="single" w:sz="4" w:space="0" w:color="auto"/>
            </w:tcBorders>
          </w:tcPr>
          <w:p w14:paraId="428304FC" w14:textId="77777777" w:rsidR="00F63C93" w:rsidRPr="00F63C93" w:rsidRDefault="00F63C93" w:rsidP="00F63C93">
            <w:pPr>
              <w:rPr>
                <w:ins w:id="1262" w:author="黃梓峻" w:date="2021-06-28T11:02:00Z"/>
                <w:rFonts w:ascii="標楷體" w:eastAsia="標楷體" w:hAnsi="標楷體"/>
                <w:color w:val="000000"/>
              </w:rPr>
            </w:pPr>
            <w:ins w:id="1263" w:author="黃梓峻" w:date="2021-06-28T11:02:00Z">
              <w:r w:rsidRPr="00F63C93">
                <w:rPr>
                  <w:rFonts w:ascii="標楷體" w:eastAsia="標楷體" w:hAnsi="標楷體"/>
                  <w:color w:val="000000"/>
                </w:rPr>
                <w:t>7</w:t>
              </w:r>
            </w:ins>
          </w:p>
        </w:tc>
        <w:tc>
          <w:tcPr>
            <w:tcW w:w="1011" w:type="dxa"/>
            <w:tcBorders>
              <w:top w:val="single" w:sz="4" w:space="0" w:color="auto"/>
              <w:left w:val="single" w:sz="4" w:space="0" w:color="auto"/>
              <w:bottom w:val="single" w:sz="4" w:space="0" w:color="auto"/>
              <w:right w:val="single" w:sz="4" w:space="0" w:color="auto"/>
            </w:tcBorders>
          </w:tcPr>
          <w:p w14:paraId="3763143C" w14:textId="77777777" w:rsidR="00F63C93" w:rsidRPr="00F63C93" w:rsidRDefault="00F63C93" w:rsidP="00F63C93">
            <w:pPr>
              <w:rPr>
                <w:ins w:id="1264" w:author="黃梓峻" w:date="2021-06-28T11:02:00Z"/>
                <w:rFonts w:ascii="標楷體" w:eastAsia="標楷體" w:hAnsi="標楷體"/>
              </w:rPr>
            </w:pPr>
            <w:ins w:id="1265" w:author="黃梓峻" w:date="2021-06-28T11:02:00Z">
              <w:r w:rsidRPr="00F63C93">
                <w:rPr>
                  <w:rFonts w:ascii="標楷體" w:eastAsia="標楷體" w:hAnsi="標楷體" w:hint="eastAsia"/>
                </w:rPr>
                <w:t>股東權益</w:t>
              </w:r>
            </w:ins>
          </w:p>
        </w:tc>
        <w:tc>
          <w:tcPr>
            <w:tcW w:w="766" w:type="dxa"/>
            <w:tcBorders>
              <w:top w:val="single" w:sz="4" w:space="0" w:color="auto"/>
              <w:left w:val="single" w:sz="4" w:space="0" w:color="auto"/>
              <w:bottom w:val="single" w:sz="4" w:space="0" w:color="auto"/>
              <w:right w:val="single" w:sz="4" w:space="0" w:color="auto"/>
            </w:tcBorders>
          </w:tcPr>
          <w:p w14:paraId="6F0C0FB8" w14:textId="77777777" w:rsidR="00F63C93" w:rsidRPr="00F63C93" w:rsidRDefault="00F63C93" w:rsidP="00F63C93">
            <w:pPr>
              <w:rPr>
                <w:ins w:id="1266" w:author="黃梓峻" w:date="2021-06-28T11:02:00Z"/>
                <w:rFonts w:ascii="標楷體" w:eastAsia="標楷體" w:hAnsi="標楷體"/>
              </w:rPr>
            </w:pPr>
            <w:ins w:id="1267" w:author="黃梓峻" w:date="2021-06-28T11:02:00Z">
              <w:r w:rsidRPr="00F63C93">
                <w:rPr>
                  <w:rFonts w:ascii="標楷體" w:eastAsia="標楷體" w:hAnsi="標楷體"/>
                </w:rPr>
                <w:t>14</w:t>
              </w:r>
            </w:ins>
          </w:p>
        </w:tc>
        <w:tc>
          <w:tcPr>
            <w:tcW w:w="799" w:type="dxa"/>
            <w:tcBorders>
              <w:top w:val="single" w:sz="4" w:space="0" w:color="auto"/>
              <w:left w:val="single" w:sz="4" w:space="0" w:color="auto"/>
              <w:bottom w:val="single" w:sz="4" w:space="0" w:color="auto"/>
              <w:right w:val="single" w:sz="4" w:space="0" w:color="auto"/>
            </w:tcBorders>
          </w:tcPr>
          <w:p w14:paraId="3CC40273" w14:textId="77777777" w:rsidR="00F63C93" w:rsidRPr="00F63C93" w:rsidRDefault="00F63C93" w:rsidP="00F63C93">
            <w:pPr>
              <w:rPr>
                <w:ins w:id="1268" w:author="黃梓峻" w:date="2021-06-28T11:02:00Z"/>
                <w:rFonts w:ascii="標楷體" w:eastAsia="標楷體" w:hAnsi="標楷體"/>
              </w:rPr>
            </w:pPr>
          </w:p>
        </w:tc>
        <w:tc>
          <w:tcPr>
            <w:tcW w:w="1185" w:type="dxa"/>
            <w:tcBorders>
              <w:top w:val="single" w:sz="4" w:space="0" w:color="auto"/>
              <w:left w:val="single" w:sz="4" w:space="0" w:color="auto"/>
              <w:bottom w:val="single" w:sz="4" w:space="0" w:color="auto"/>
              <w:right w:val="single" w:sz="4" w:space="0" w:color="auto"/>
            </w:tcBorders>
          </w:tcPr>
          <w:p w14:paraId="469ED250" w14:textId="77777777" w:rsidR="00F63C93" w:rsidRPr="00F63C93" w:rsidRDefault="00F63C93" w:rsidP="00F63C93">
            <w:pPr>
              <w:rPr>
                <w:ins w:id="1269" w:author="黃梓峻" w:date="2021-06-28T11:02:00Z"/>
                <w:rFonts w:ascii="標楷體" w:eastAsia="標楷體" w:hAnsi="標楷體"/>
              </w:rPr>
            </w:pPr>
          </w:p>
        </w:tc>
        <w:tc>
          <w:tcPr>
            <w:tcW w:w="727" w:type="dxa"/>
            <w:tcBorders>
              <w:top w:val="single" w:sz="4" w:space="0" w:color="auto"/>
              <w:left w:val="single" w:sz="4" w:space="0" w:color="auto"/>
              <w:bottom w:val="single" w:sz="4" w:space="0" w:color="auto"/>
              <w:right w:val="single" w:sz="4" w:space="0" w:color="auto"/>
            </w:tcBorders>
          </w:tcPr>
          <w:p w14:paraId="55F72D6A" w14:textId="77777777" w:rsidR="00F63C93" w:rsidRPr="00F63C93" w:rsidRDefault="00F63C93" w:rsidP="00F63C93">
            <w:pPr>
              <w:rPr>
                <w:ins w:id="1270" w:author="黃梓峻" w:date="2021-06-28T11:02:00Z"/>
                <w:rFonts w:ascii="標楷體" w:eastAsia="標楷體" w:hAnsi="標楷體"/>
                <w:color w:val="000000"/>
              </w:rPr>
            </w:pPr>
            <w:ins w:id="1271" w:author="黃梓峻" w:date="2021-06-28T11:02:00Z">
              <w:r w:rsidRPr="00F63C93">
                <w:rPr>
                  <w:rFonts w:ascii="標楷體" w:eastAsia="標楷體" w:hAnsi="標楷體"/>
                  <w:color w:val="000000"/>
                </w:rPr>
                <w:t>V</w:t>
              </w:r>
            </w:ins>
          </w:p>
        </w:tc>
        <w:tc>
          <w:tcPr>
            <w:tcW w:w="643" w:type="dxa"/>
            <w:tcBorders>
              <w:top w:val="single" w:sz="4" w:space="0" w:color="auto"/>
              <w:left w:val="single" w:sz="4" w:space="0" w:color="auto"/>
              <w:bottom w:val="single" w:sz="4" w:space="0" w:color="auto"/>
              <w:right w:val="single" w:sz="4" w:space="0" w:color="auto"/>
            </w:tcBorders>
          </w:tcPr>
          <w:p w14:paraId="069619FF" w14:textId="77777777" w:rsidR="00F63C93" w:rsidRPr="00F63C93" w:rsidRDefault="00F63C93" w:rsidP="00F63C93">
            <w:pPr>
              <w:jc w:val="center"/>
              <w:rPr>
                <w:ins w:id="1272" w:author="黃梓峻" w:date="2021-06-28T11:02:00Z"/>
                <w:rFonts w:ascii="標楷體" w:eastAsia="標楷體" w:hAnsi="標楷體"/>
                <w:color w:val="000000"/>
              </w:rPr>
            </w:pPr>
            <w:ins w:id="1273" w:author="黃梓峻" w:date="2021-06-28T11:02:00Z">
              <w:r w:rsidRPr="00F63C93">
                <w:rPr>
                  <w:rFonts w:ascii="標楷體" w:eastAsia="標楷體" w:hAnsi="標楷體"/>
                  <w:color w:val="000000"/>
                </w:rPr>
                <w:t>W</w:t>
              </w:r>
            </w:ins>
          </w:p>
        </w:tc>
        <w:tc>
          <w:tcPr>
            <w:tcW w:w="4776" w:type="dxa"/>
            <w:tcBorders>
              <w:top w:val="single" w:sz="4" w:space="0" w:color="auto"/>
              <w:left w:val="single" w:sz="4" w:space="0" w:color="auto"/>
              <w:bottom w:val="single" w:sz="4" w:space="0" w:color="auto"/>
              <w:right w:val="single" w:sz="4" w:space="0" w:color="auto"/>
            </w:tcBorders>
          </w:tcPr>
          <w:p w14:paraId="477000FC" w14:textId="77777777" w:rsidR="00F63C93" w:rsidRPr="00F63C93" w:rsidRDefault="00F63C93" w:rsidP="00F63C93">
            <w:pPr>
              <w:rPr>
                <w:ins w:id="1274" w:author="黃梓峻" w:date="2021-06-28T11:02:00Z"/>
                <w:rFonts w:ascii="標楷體" w:eastAsia="標楷體" w:hAnsi="標楷體"/>
                <w:color w:val="000000"/>
              </w:rPr>
            </w:pPr>
            <w:ins w:id="1275" w:author="黃梓峻" w:date="2021-06-28T11:02:00Z">
              <w:r w:rsidRPr="00F63C93">
                <w:rPr>
                  <w:rFonts w:ascii="標楷體" w:eastAsia="標楷體" w:hAnsi="標楷體" w:hint="eastAsia"/>
                  <w:color w:val="000000"/>
                </w:rPr>
                <w:t>1</w:t>
              </w:r>
              <w:r w:rsidRPr="00F63C93">
                <w:rPr>
                  <w:rFonts w:ascii="標楷體" w:eastAsia="標楷體" w:hAnsi="標楷體"/>
                  <w:color w:val="000000"/>
                </w:rPr>
                <w:t>.</w:t>
              </w:r>
            </w:ins>
            <w:r w:rsidRPr="00F63C93">
              <w:rPr>
                <w:rFonts w:ascii="標楷體" w:eastAsia="標楷體" w:hAnsi="標楷體" w:hint="eastAsia"/>
                <w:color w:val="000000"/>
              </w:rPr>
              <w:t>限輸入數字</w:t>
            </w:r>
            <w:ins w:id="1276" w:author="黃梓峻" w:date="2021-06-28T11:02:00Z">
              <w:r w:rsidRPr="00F63C93">
                <w:rPr>
                  <w:rFonts w:ascii="標楷體" w:eastAsia="標楷體" w:hAnsi="標楷體" w:hint="eastAsia"/>
                  <w:color w:val="000000"/>
                </w:rPr>
                <w:t>，檢核條件：不可為</w:t>
              </w:r>
            </w:ins>
          </w:p>
          <w:p w14:paraId="2EE2A9FA" w14:textId="77777777" w:rsidR="00F63C93" w:rsidRPr="00F63C93" w:rsidRDefault="00F63C93" w:rsidP="00F63C93">
            <w:pPr>
              <w:rPr>
                <w:ins w:id="1277" w:author="黃梓峻" w:date="2021-06-28T11:02:00Z"/>
                <w:rFonts w:ascii="標楷體" w:eastAsia="標楷體" w:hAnsi="標楷體"/>
                <w:color w:val="000000"/>
              </w:rPr>
            </w:pPr>
            <w:ins w:id="1278" w:author="黃梓峻" w:date="2021-06-28T11:02:00Z">
              <w:r w:rsidRPr="00F63C93">
                <w:rPr>
                  <w:rFonts w:ascii="標楷體" w:eastAsia="標楷體" w:hAnsi="標楷體"/>
                  <w:color w:val="000000"/>
                </w:rPr>
                <w:t xml:space="preserve">  0/V(2,0)</w:t>
              </w:r>
            </w:ins>
          </w:p>
          <w:p w14:paraId="489F9AE9" w14:textId="77777777" w:rsidR="00F63C93" w:rsidRPr="00F63C93" w:rsidRDefault="00F63C93" w:rsidP="00F63C93">
            <w:pPr>
              <w:rPr>
                <w:ins w:id="1279" w:author="黃梓峻" w:date="2021-06-28T11:02:00Z"/>
                <w:rFonts w:ascii="標楷體" w:eastAsia="標楷體" w:hAnsi="標楷體"/>
              </w:rPr>
            </w:pPr>
            <w:ins w:id="1280" w:author="黃梓峻" w:date="2021-06-28T11:02:00Z">
              <w:r w:rsidRPr="00F63C93">
                <w:rPr>
                  <w:rFonts w:ascii="標楷體" w:eastAsia="標楷體" w:hAnsi="標楷體"/>
                  <w:color w:val="000000"/>
                </w:rPr>
                <w:t>2</w:t>
              </w:r>
              <w:r w:rsidRPr="00F63C93">
                <w:rPr>
                  <w:rFonts w:ascii="標楷體" w:eastAsia="標楷體" w:hAnsi="標楷體" w:hint="eastAsia"/>
                  <w:color w:val="000000"/>
                </w:rPr>
                <w:t>.</w:t>
              </w:r>
              <w:r w:rsidRPr="00F63C93">
                <w:rPr>
                  <w:rFonts w:ascii="標楷體" w:eastAsia="標楷體" w:hAnsi="標楷體"/>
                  <w:color w:val="000000"/>
                </w:rPr>
                <w:t>InnFundApl</w:t>
              </w:r>
              <w:r w:rsidRPr="00F63C93">
                <w:rPr>
                  <w:rFonts w:ascii="標楷體" w:eastAsia="標楷體" w:hAnsi="標楷體"/>
                </w:rPr>
                <w:t>.StockHoldersEqt</w:t>
              </w:r>
            </w:ins>
          </w:p>
        </w:tc>
      </w:tr>
    </w:tbl>
    <w:p w14:paraId="523D4899" w14:textId="77777777" w:rsidR="00F63C93" w:rsidRPr="00F63C93" w:rsidRDefault="00F63C93" w:rsidP="00F63C93">
      <w:pPr>
        <w:rPr>
          <w:ins w:id="1281" w:author="黃梓峻" w:date="2021-05-12T13:52:00Z"/>
          <w:rFonts w:ascii="標楷體" w:eastAsia="標楷體" w:hAnsi="標楷體"/>
        </w:rPr>
      </w:pPr>
    </w:p>
    <w:p w14:paraId="1416F784" w14:textId="77777777" w:rsidR="00F63C93" w:rsidRPr="00F63C93" w:rsidRDefault="00F63C93" w:rsidP="00F63C93">
      <w:pPr>
        <w:widowControl/>
        <w:rPr>
          <w:ins w:id="1282" w:author="黃梓峻" w:date="2021-05-12T13:52:00Z"/>
          <w:rFonts w:ascii="標楷體" w:eastAsia="標楷體" w:hAnsi="標楷體"/>
        </w:rPr>
      </w:pPr>
      <w:ins w:id="1283" w:author="黃梓峻" w:date="2021-05-12T13:52:00Z">
        <w:r w:rsidRPr="00F63C93">
          <w:rPr>
            <w:rFonts w:ascii="標楷體" w:eastAsia="標楷體" w:hAnsi="標楷體"/>
          </w:rPr>
          <w:br w:type="page"/>
        </w:r>
      </w:ins>
    </w:p>
    <w:p w14:paraId="502245F0" w14:textId="77777777" w:rsidR="00F63C93" w:rsidRPr="00F63C93" w:rsidRDefault="00F63C93" w:rsidP="00F63C93">
      <w:pPr>
        <w:numPr>
          <w:ilvl w:val="0"/>
          <w:numId w:val="126"/>
        </w:numPr>
        <w:tabs>
          <w:tab w:val="num" w:pos="360"/>
        </w:tabs>
        <w:snapToGrid w:val="0"/>
        <w:ind w:left="1418" w:firstLine="0"/>
        <w:rPr>
          <w:ins w:id="1284" w:author="黃梓峻" w:date="2021-05-12T13:52:00Z"/>
          <w:rFonts w:eastAsia="標楷體"/>
          <w:sz w:val="26"/>
        </w:rPr>
      </w:pPr>
      <w:ins w:id="1285" w:author="黃梓峻" w:date="2021-05-12T13:52:00Z">
        <w:r w:rsidRPr="00F63C93">
          <w:rPr>
            <w:rFonts w:eastAsia="標楷體"/>
            <w:sz w:val="26"/>
          </w:rPr>
          <w:lastRenderedPageBreak/>
          <w:t>UI</w:t>
        </w:r>
        <w:r w:rsidRPr="00F63C93">
          <w:rPr>
            <w:rFonts w:eastAsia="標楷體"/>
            <w:sz w:val="26"/>
          </w:rPr>
          <w:t>畫面</w:t>
        </w:r>
        <w:r w:rsidRPr="00F63C93">
          <w:rPr>
            <w:rFonts w:eastAsia="標楷體" w:hint="eastAsia"/>
            <w:sz w:val="26"/>
          </w:rPr>
          <w:t>－</w:t>
        </w:r>
      </w:ins>
      <w:ins w:id="1286" w:author="黃梓峻" w:date="2021-05-12T14:13:00Z">
        <w:r w:rsidRPr="00F63C93">
          <w:rPr>
            <w:rFonts w:eastAsia="標楷體" w:hint="eastAsia"/>
            <w:sz w:val="26"/>
          </w:rPr>
          <w:t>刪除</w:t>
        </w:r>
      </w:ins>
    </w:p>
    <w:p w14:paraId="4DE1F0DD" w14:textId="77777777" w:rsidR="00F63C93" w:rsidRPr="00F63C93" w:rsidRDefault="00F63C93" w:rsidP="00F63C93">
      <w:pPr>
        <w:rPr>
          <w:ins w:id="1287" w:author="黃梓峻" w:date="2021-05-12T13:52:00Z"/>
          <w:rFonts w:ascii="標楷體" w:eastAsia="標楷體" w:hAnsi="標楷體"/>
          <w:lang w:eastAsia="x-none"/>
        </w:rPr>
      </w:pPr>
      <w:ins w:id="1288" w:author="黃梓峻" w:date="2021-05-12T13:52:00Z">
        <w:r w:rsidRPr="00F63C93">
          <w:rPr>
            <w:noProof/>
          </w:rPr>
          <w:t xml:space="preserve"> </w:t>
        </w:r>
      </w:ins>
      <w:ins w:id="1289" w:author="黃梓峻" w:date="2021-05-12T14:21:00Z">
        <w:r w:rsidRPr="00F63C93">
          <w:rPr>
            <w:noProof/>
          </w:rPr>
          <w:drawing>
            <wp:inline distT="0" distB="0" distL="0" distR="0" wp14:anchorId="5AC0B682" wp14:editId="2E2676AA">
              <wp:extent cx="6479540" cy="2468245"/>
              <wp:effectExtent l="0" t="0" r="0" b="8255"/>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468245"/>
                      </a:xfrm>
                      <a:prstGeom prst="rect">
                        <a:avLst/>
                      </a:prstGeom>
                    </pic:spPr>
                  </pic:pic>
                </a:graphicData>
              </a:graphic>
            </wp:inline>
          </w:drawing>
        </w:r>
      </w:ins>
    </w:p>
    <w:p w14:paraId="6FE21E9B" w14:textId="77777777" w:rsidR="00F63C93" w:rsidRPr="00F63C93" w:rsidRDefault="00F63C93" w:rsidP="00F63C93">
      <w:pPr>
        <w:numPr>
          <w:ilvl w:val="0"/>
          <w:numId w:val="126"/>
        </w:numPr>
        <w:tabs>
          <w:tab w:val="num" w:pos="360"/>
        </w:tabs>
        <w:snapToGrid w:val="0"/>
        <w:ind w:left="1418" w:firstLine="0"/>
        <w:rPr>
          <w:ins w:id="1290" w:author="黃梓峻" w:date="2021-05-12T13:52:00Z"/>
          <w:rFonts w:eastAsia="標楷體"/>
          <w:sz w:val="26"/>
        </w:rPr>
      </w:pPr>
      <w:ins w:id="1291" w:author="黃梓峻" w:date="2021-05-12T13:52: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ins w:id="1292" w:author="黃梓峻" w:date="2021-05-12T14:15:00Z">
        <w:r w:rsidRPr="00F63C93">
          <w:rPr>
            <w:rFonts w:eastAsia="標楷體" w:hint="eastAsia"/>
            <w:sz w:val="26"/>
          </w:rPr>
          <w:t>刪除</w:t>
        </w:r>
      </w:ins>
    </w:p>
    <w:p w14:paraId="50BD15B8" w14:textId="77777777" w:rsidR="00F63C93" w:rsidRPr="00F63C93" w:rsidRDefault="00F63C93" w:rsidP="00F63C93">
      <w:pPr>
        <w:rPr>
          <w:ins w:id="1293" w:author="黃梓峻" w:date="2021-05-12T13:52: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Change w:id="1294">
          <w:tblGrid>
            <w:gridCol w:w="113"/>
            <w:gridCol w:w="738"/>
            <w:gridCol w:w="109"/>
            <w:gridCol w:w="2017"/>
            <w:gridCol w:w="94"/>
            <w:gridCol w:w="6939"/>
            <w:gridCol w:w="47"/>
          </w:tblGrid>
        </w:tblGridChange>
      </w:tblGrid>
      <w:tr w:rsidR="00F63C93" w:rsidRPr="00F63C93" w14:paraId="0583C538" w14:textId="77777777" w:rsidTr="00067F94">
        <w:trPr>
          <w:ins w:id="1295" w:author="黃梓峻" w:date="2021-05-12T13:52: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00F725F7" w14:textId="77777777" w:rsidR="00F63C93" w:rsidRPr="00F63C93" w:rsidRDefault="00F63C93" w:rsidP="00F63C93">
            <w:pPr>
              <w:jc w:val="center"/>
              <w:rPr>
                <w:ins w:id="1296" w:author="黃梓峻" w:date="2021-05-12T13:52:00Z"/>
                <w:rFonts w:ascii="標楷體" w:eastAsia="標楷體" w:hAnsi="標楷體"/>
              </w:rPr>
            </w:pPr>
            <w:ins w:id="1297" w:author="黃梓峻" w:date="2021-05-12T13:52: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24781A59" w14:textId="77777777" w:rsidR="00F63C93" w:rsidRPr="00F63C93" w:rsidRDefault="00F63C93" w:rsidP="00F63C93">
            <w:pPr>
              <w:jc w:val="center"/>
              <w:rPr>
                <w:ins w:id="1298" w:author="黃梓峻" w:date="2021-05-12T13:52:00Z"/>
                <w:rFonts w:ascii="標楷體" w:eastAsia="標楷體" w:hAnsi="標楷體"/>
              </w:rPr>
            </w:pPr>
            <w:ins w:id="1299" w:author="黃梓峻" w:date="2021-05-12T13:52: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2E9782DB" w14:textId="77777777" w:rsidR="00F63C93" w:rsidRPr="00F63C93" w:rsidRDefault="00F63C93" w:rsidP="00F63C93">
            <w:pPr>
              <w:jc w:val="center"/>
              <w:rPr>
                <w:ins w:id="1300" w:author="黃梓峻" w:date="2021-05-12T13:52:00Z"/>
                <w:rFonts w:ascii="標楷體" w:eastAsia="標楷體" w:hAnsi="標楷體"/>
              </w:rPr>
            </w:pPr>
            <w:ins w:id="1301" w:author="黃梓峻" w:date="2021-05-12T13:52:00Z">
              <w:r w:rsidRPr="00F63C93">
                <w:rPr>
                  <w:rFonts w:ascii="標楷體" w:eastAsia="標楷體" w:hAnsi="標楷體" w:hint="eastAsia"/>
                  <w:lang w:eastAsia="zh-HK"/>
                </w:rPr>
                <w:t>功能說明</w:t>
              </w:r>
            </w:ins>
          </w:p>
        </w:tc>
      </w:tr>
      <w:tr w:rsidR="00F63C93" w:rsidRPr="00F63C93" w14:paraId="22C7E5CB"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02" w:author="黃梓峻" w:date="2021-05-12T14:1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303" w:author="黃梓峻" w:date="2021-05-12T13:52:00Z"/>
          <w:trPrChange w:id="1304" w:author="黃梓峻" w:date="2021-05-12T14:1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1305" w:author="黃梓峻" w:date="2021-05-12T14:1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2B31B346" w14:textId="77777777" w:rsidR="00F63C93" w:rsidRPr="00F63C93" w:rsidRDefault="00F63C93" w:rsidP="00F63C93">
            <w:pPr>
              <w:jc w:val="center"/>
              <w:rPr>
                <w:ins w:id="1306" w:author="黃梓峻" w:date="2021-05-12T13:52:00Z"/>
                <w:rFonts w:ascii="標楷體" w:eastAsia="標楷體" w:hAnsi="標楷體"/>
                <w:lang w:eastAsia="zh-HK"/>
              </w:rPr>
            </w:pPr>
            <w:ins w:id="1307" w:author="黃梓峻" w:date="2021-05-12T13:52:00Z">
              <w:r w:rsidRPr="00F63C93">
                <w:rPr>
                  <w:rFonts w:ascii="標楷體" w:eastAsia="標楷體" w:hAnsi="標楷體" w:hint="eastAsia"/>
                </w:rPr>
                <w:t>1</w:t>
              </w:r>
            </w:ins>
          </w:p>
        </w:tc>
        <w:tc>
          <w:tcPr>
            <w:tcW w:w="2126" w:type="dxa"/>
            <w:tcBorders>
              <w:top w:val="single" w:sz="4" w:space="0" w:color="auto"/>
              <w:left w:val="single" w:sz="4" w:space="0" w:color="auto"/>
              <w:bottom w:val="single" w:sz="4" w:space="0" w:color="auto"/>
              <w:right w:val="single" w:sz="4" w:space="0" w:color="auto"/>
            </w:tcBorders>
            <w:tcPrChange w:id="1308" w:author="黃梓峻" w:date="2021-05-12T14:12:00Z">
              <w:tcPr>
                <w:tcW w:w="2126" w:type="dxa"/>
                <w:gridSpan w:val="2"/>
                <w:tcBorders>
                  <w:top w:val="single" w:sz="4" w:space="0" w:color="auto"/>
                  <w:left w:val="single" w:sz="4" w:space="0" w:color="auto"/>
                  <w:bottom w:val="single" w:sz="4" w:space="0" w:color="auto"/>
                  <w:right w:val="single" w:sz="4" w:space="0" w:color="auto"/>
                </w:tcBorders>
              </w:tcPr>
            </w:tcPrChange>
          </w:tcPr>
          <w:p w14:paraId="2CB74FEC" w14:textId="77777777" w:rsidR="00F63C93" w:rsidRPr="00F63C93" w:rsidRDefault="00F63C93" w:rsidP="00F63C93">
            <w:pPr>
              <w:rPr>
                <w:ins w:id="1309" w:author="黃梓峻" w:date="2021-05-12T13:52:00Z"/>
                <w:rFonts w:ascii="標楷體" w:eastAsia="標楷體" w:hAnsi="標楷體"/>
                <w:lang w:eastAsia="zh-HK"/>
              </w:rPr>
            </w:pPr>
            <w:ins w:id="1310" w:author="黃梓峻" w:date="2021-05-12T14:12:00Z">
              <w:r w:rsidRPr="00F63C93">
                <w:rPr>
                  <w:rFonts w:ascii="標楷體" w:eastAsia="標楷體" w:hAnsi="標楷體" w:hint="eastAsia"/>
                  <w:lang w:eastAsia="zh-HK"/>
                </w:rPr>
                <w:t>刪</w:t>
              </w:r>
              <w:r w:rsidRPr="00F63C93">
                <w:rPr>
                  <w:rFonts w:ascii="標楷體" w:eastAsia="標楷體" w:hAnsi="標楷體" w:hint="eastAsia"/>
                </w:rPr>
                <w:t>除</w:t>
              </w:r>
            </w:ins>
          </w:p>
        </w:tc>
        <w:tc>
          <w:tcPr>
            <w:tcW w:w="7033" w:type="dxa"/>
            <w:tcBorders>
              <w:top w:val="single" w:sz="4" w:space="0" w:color="auto"/>
              <w:left w:val="single" w:sz="4" w:space="0" w:color="auto"/>
              <w:bottom w:val="single" w:sz="4" w:space="0" w:color="auto"/>
              <w:right w:val="single" w:sz="4" w:space="0" w:color="auto"/>
            </w:tcBorders>
            <w:tcPrChange w:id="1311" w:author="黃梓峻" w:date="2021-05-12T14:12:00Z">
              <w:tcPr>
                <w:tcW w:w="7033" w:type="dxa"/>
                <w:gridSpan w:val="2"/>
                <w:tcBorders>
                  <w:top w:val="single" w:sz="4" w:space="0" w:color="auto"/>
                  <w:left w:val="single" w:sz="4" w:space="0" w:color="auto"/>
                  <w:bottom w:val="single" w:sz="4" w:space="0" w:color="auto"/>
                  <w:right w:val="single" w:sz="4" w:space="0" w:color="auto"/>
                </w:tcBorders>
              </w:tcPr>
            </w:tcPrChange>
          </w:tcPr>
          <w:p w14:paraId="0F81D782" w14:textId="77777777" w:rsidR="00F63C93" w:rsidRPr="00F63C93" w:rsidRDefault="00F63C93" w:rsidP="00F63C93">
            <w:pPr>
              <w:rPr>
                <w:ins w:id="1312" w:author="黃梓峻" w:date="2021-06-28T11:03:00Z"/>
                <w:rFonts w:ascii="標楷體" w:eastAsia="標楷體" w:hAnsi="標楷體"/>
                <w:color w:val="000000"/>
              </w:rPr>
            </w:pPr>
            <w:ins w:id="1313" w:author="黃梓峻" w:date="2021-06-28T11:03:00Z">
              <w:r w:rsidRPr="00F63C93">
                <w:rPr>
                  <w:rFonts w:ascii="標楷體" w:eastAsia="標楷體" w:hAnsi="標楷體" w:hint="eastAsia"/>
                  <w:color w:val="000000"/>
                </w:rPr>
                <w:t>1.【L5901資金運用概況明細資料查詢】功能點「刪除」時顯示</w:t>
              </w:r>
            </w:ins>
          </w:p>
          <w:p w14:paraId="03354BFE" w14:textId="77777777" w:rsidR="00F63C93" w:rsidRPr="00F63C93" w:rsidRDefault="00F63C93" w:rsidP="00F63C93">
            <w:pPr>
              <w:rPr>
                <w:ins w:id="1314" w:author="黃梓峻" w:date="2021-06-28T11:03:00Z"/>
                <w:rFonts w:ascii="標楷體" w:eastAsia="標楷體" w:hAnsi="標楷體"/>
                <w:lang w:eastAsia="zh-HK"/>
              </w:rPr>
            </w:pPr>
            <w:ins w:id="1315" w:author="黃梓峻" w:date="2021-06-28T11:03: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2EB0FC1F" w14:textId="77777777" w:rsidR="00F63C93" w:rsidRPr="00F63C93" w:rsidRDefault="00F63C93" w:rsidP="00F63C93">
            <w:pPr>
              <w:rPr>
                <w:ins w:id="1316" w:author="黃梓峻" w:date="2021-06-28T11:03:00Z"/>
                <w:rFonts w:ascii="標楷體" w:eastAsia="標楷體" w:hAnsi="標楷體"/>
              </w:rPr>
            </w:pPr>
            <w:ins w:id="1317" w:author="黃梓峻" w:date="2021-06-28T11:03:00Z">
              <w:r w:rsidRPr="00F63C93">
                <w:rPr>
                  <w:rFonts w:ascii="標楷體" w:eastAsia="標楷體" w:hAnsi="標楷體" w:hint="eastAsia"/>
                  <w:color w:val="000000"/>
                </w:rPr>
                <w:t>2.檢核[資金運用概況檔(InnFundApl)]</w:t>
              </w:r>
              <w:r w:rsidRPr="00F63C93">
                <w:rPr>
                  <w:rFonts w:ascii="標楷體" w:eastAsia="標楷體" w:hAnsi="標楷體" w:hint="eastAsia"/>
                </w:rPr>
                <w:t>該[日期(AcDate)]是否存</w:t>
              </w:r>
            </w:ins>
          </w:p>
          <w:p w14:paraId="56C4ECDE" w14:textId="77777777" w:rsidR="00F63C93" w:rsidRPr="00F63C93" w:rsidRDefault="00F63C93" w:rsidP="00F63C93">
            <w:pPr>
              <w:rPr>
                <w:ins w:id="1318" w:author="黃梓峻" w:date="2021-06-28T11:03:00Z"/>
                <w:rFonts w:ascii="標楷體" w:eastAsia="標楷體" w:hAnsi="標楷體"/>
                <w:color w:val="000000"/>
                <w:lang w:eastAsia="zh-HK"/>
              </w:rPr>
            </w:pPr>
            <w:ins w:id="1319" w:author="黃梓峻" w:date="2021-06-28T11:03:00Z">
              <w:r w:rsidRPr="00F63C93">
                <w:rPr>
                  <w:rFonts w:ascii="標楷體" w:eastAsia="標楷體" w:hAnsi="標楷體" w:hint="eastAsia"/>
                </w:rPr>
                <w:t xml:space="preserve">  在，不存在者</w:t>
              </w:r>
              <w:r w:rsidRPr="00F63C93">
                <w:rPr>
                  <w:rFonts w:ascii="標楷體" w:eastAsia="標楷體" w:hAnsi="標楷體" w:hint="eastAsia"/>
                  <w:color w:val="000000"/>
                  <w:lang w:eastAsia="zh-HK"/>
                </w:rPr>
                <w:t>顯示錯誤訊息"</w:t>
              </w:r>
              <w:r w:rsidRPr="00F63C93">
                <w:rPr>
                  <w:rFonts w:ascii="標楷體" w:eastAsia="標楷體" w:hAnsi="標楷體"/>
                  <w:color w:val="000000"/>
                </w:rPr>
                <w:t xml:space="preserve"> </w:t>
              </w:r>
              <w:r w:rsidRPr="00F63C93">
                <w:rPr>
                  <w:rFonts w:ascii="標楷體" w:eastAsia="標楷體" w:hAnsi="標楷體"/>
                  <w:color w:val="000000"/>
                  <w:lang w:eastAsia="zh-HK"/>
                </w:rPr>
                <w:t>E0008</w:t>
              </w:r>
              <w:r w:rsidRPr="00F63C93">
                <w:rPr>
                  <w:rFonts w:ascii="標楷體" w:eastAsia="標楷體" w:hAnsi="標楷體" w:hint="eastAsia"/>
                  <w:color w:val="000000"/>
                </w:rPr>
                <w:t>:刪除</w:t>
              </w:r>
              <w:r w:rsidRPr="00F63C93">
                <w:rPr>
                  <w:rFonts w:ascii="標楷體" w:eastAsia="標楷體" w:hAnsi="標楷體" w:hint="eastAsia"/>
                  <w:color w:val="000000"/>
                  <w:lang w:eastAsia="zh-HK"/>
                </w:rPr>
                <w:t>資料時，發生錯誤</w:t>
              </w:r>
              <w:r w:rsidRPr="00F63C93">
                <w:rPr>
                  <w:rFonts w:ascii="標楷體" w:eastAsia="標楷體" w:hAnsi="標楷體" w:hint="eastAsia"/>
                  <w:color w:val="000000"/>
                </w:rPr>
                <w:t>"</w:t>
              </w:r>
            </w:ins>
          </w:p>
          <w:p w14:paraId="5BBFF14D" w14:textId="77777777" w:rsidR="00F63C93" w:rsidRPr="00F63C93" w:rsidRDefault="00F63C93" w:rsidP="00F63C93">
            <w:pPr>
              <w:rPr>
                <w:ins w:id="1320" w:author="黃梓峻" w:date="2021-06-28T11:03:00Z"/>
                <w:rFonts w:ascii="標楷體" w:eastAsia="標楷體" w:hAnsi="標楷體"/>
                <w:shd w:val="pct15" w:color="auto" w:fill="FFFFFF"/>
                <w:lang w:eastAsia="zh-HK"/>
              </w:rPr>
            </w:pPr>
            <w:ins w:id="1321" w:author="黃梓峻" w:date="2021-06-28T11:03: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6D9907AA" w14:textId="77777777" w:rsidR="00F63C93" w:rsidRPr="00F63C93" w:rsidRDefault="00F63C93" w:rsidP="00F63C93">
            <w:pPr>
              <w:rPr>
                <w:ins w:id="1322" w:author="黃梓峻" w:date="2021-05-12T13:52:00Z"/>
                <w:rFonts w:eastAsia="標楷體"/>
                <w:color w:val="000000" w:themeColor="text1"/>
                <w:lang w:eastAsia="zh-HK"/>
              </w:rPr>
            </w:pPr>
            <w:ins w:id="1323" w:author="黃梓峻" w:date="2021-06-28T11:03:00Z">
              <w:r w:rsidRPr="00F63C93">
                <w:rPr>
                  <w:rFonts w:ascii="標楷體" w:eastAsia="標楷體" w:hAnsi="標楷體" w:hint="eastAsia"/>
                </w:rPr>
                <w:t>3.</w:t>
              </w:r>
            </w:ins>
            <w:r w:rsidRPr="00F63C93">
              <w:rPr>
                <w:rFonts w:ascii="標楷體" w:eastAsia="標楷體" w:hAnsi="標楷體" w:hint="eastAsia"/>
              </w:rPr>
              <w:t>刪除</w:t>
            </w:r>
            <w:ins w:id="1324" w:author="黃梓峻" w:date="2021-06-28T11:03:00Z">
              <w:r w:rsidRPr="00F63C93">
                <w:rPr>
                  <w:rFonts w:ascii="標楷體" w:eastAsia="標楷體" w:hAnsi="標楷體" w:hint="eastAsia"/>
                </w:rPr>
                <w:t>[資金運用概況檔(InnFundApl)]</w:t>
              </w:r>
              <w:r w:rsidRPr="00F63C93">
                <w:rPr>
                  <w:rFonts w:ascii="標楷體" w:eastAsia="標楷體" w:hAnsi="標楷體"/>
                  <w:color w:val="000000" w:themeColor="text1"/>
                </w:rPr>
                <w:t xml:space="preserve"> </w:t>
              </w:r>
            </w:ins>
          </w:p>
        </w:tc>
      </w:tr>
      <w:tr w:rsidR="00F63C93" w:rsidRPr="00F63C93" w14:paraId="674DAC3B"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25" w:author="黃梓峻" w:date="2021-05-12T14:1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326" w:author="黃梓峻" w:date="2021-05-12T13:52:00Z"/>
          <w:trPrChange w:id="1327" w:author="黃梓峻" w:date="2021-05-12T14:1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1328" w:author="黃梓峻" w:date="2021-05-12T14:1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69C758E9" w14:textId="77777777" w:rsidR="00F63C93" w:rsidRPr="00F63C93" w:rsidRDefault="00F63C93" w:rsidP="00F63C93">
            <w:pPr>
              <w:jc w:val="center"/>
              <w:rPr>
                <w:ins w:id="1329" w:author="黃梓峻" w:date="2021-05-12T13:52:00Z"/>
                <w:rFonts w:ascii="標楷體" w:eastAsia="標楷體" w:hAnsi="標楷體"/>
              </w:rPr>
            </w:pPr>
            <w:ins w:id="1330" w:author="黃梓峻" w:date="2021-05-12T13:52:00Z">
              <w:r w:rsidRPr="00F63C93">
                <w:rPr>
                  <w:rFonts w:ascii="標楷體" w:eastAsia="標楷體" w:hAnsi="標楷體" w:hint="eastAsia"/>
                </w:rPr>
                <w:t>2</w:t>
              </w:r>
            </w:ins>
          </w:p>
        </w:tc>
        <w:tc>
          <w:tcPr>
            <w:tcW w:w="2126" w:type="dxa"/>
            <w:tcBorders>
              <w:top w:val="single" w:sz="4" w:space="0" w:color="auto"/>
              <w:left w:val="single" w:sz="4" w:space="0" w:color="auto"/>
              <w:bottom w:val="single" w:sz="4" w:space="0" w:color="auto"/>
              <w:right w:val="single" w:sz="4" w:space="0" w:color="auto"/>
            </w:tcBorders>
            <w:tcPrChange w:id="1331" w:author="黃梓峻" w:date="2021-05-12T14:12:00Z">
              <w:tcPr>
                <w:tcW w:w="2126" w:type="dxa"/>
                <w:gridSpan w:val="2"/>
                <w:tcBorders>
                  <w:top w:val="single" w:sz="4" w:space="0" w:color="auto"/>
                  <w:left w:val="single" w:sz="4" w:space="0" w:color="auto"/>
                  <w:bottom w:val="single" w:sz="4" w:space="0" w:color="auto"/>
                  <w:right w:val="single" w:sz="4" w:space="0" w:color="auto"/>
                </w:tcBorders>
              </w:tcPr>
            </w:tcPrChange>
          </w:tcPr>
          <w:p w14:paraId="1FAADD61" w14:textId="77777777" w:rsidR="00F63C93" w:rsidRPr="00F63C93" w:rsidRDefault="00F63C93" w:rsidP="00F63C93">
            <w:pPr>
              <w:rPr>
                <w:ins w:id="1332" w:author="黃梓峻" w:date="2021-05-12T13:52:00Z"/>
                <w:rFonts w:ascii="標楷體" w:eastAsia="標楷體" w:hAnsi="標楷體"/>
                <w:lang w:eastAsia="zh-HK"/>
              </w:rPr>
            </w:pPr>
            <w:ins w:id="1333" w:author="黃梓峻" w:date="2021-05-12T14:12:00Z">
              <w:r w:rsidRPr="00F63C93">
                <w:rPr>
                  <w:rFonts w:ascii="標楷體" w:eastAsia="標楷體" w:hAnsi="標楷體" w:hint="eastAsia"/>
                  <w:lang w:eastAsia="zh-HK"/>
                </w:rPr>
                <w:t>離開</w:t>
              </w:r>
            </w:ins>
          </w:p>
        </w:tc>
        <w:tc>
          <w:tcPr>
            <w:tcW w:w="7033" w:type="dxa"/>
            <w:tcBorders>
              <w:top w:val="single" w:sz="4" w:space="0" w:color="auto"/>
              <w:left w:val="single" w:sz="4" w:space="0" w:color="auto"/>
              <w:bottom w:val="single" w:sz="4" w:space="0" w:color="auto"/>
              <w:right w:val="single" w:sz="4" w:space="0" w:color="auto"/>
            </w:tcBorders>
            <w:tcPrChange w:id="1334" w:author="黃梓峻" w:date="2021-05-12T14:12:00Z">
              <w:tcPr>
                <w:tcW w:w="7033" w:type="dxa"/>
                <w:gridSpan w:val="2"/>
                <w:tcBorders>
                  <w:top w:val="single" w:sz="4" w:space="0" w:color="auto"/>
                  <w:left w:val="single" w:sz="4" w:space="0" w:color="auto"/>
                  <w:bottom w:val="single" w:sz="4" w:space="0" w:color="auto"/>
                  <w:right w:val="single" w:sz="4" w:space="0" w:color="auto"/>
                </w:tcBorders>
              </w:tcPr>
            </w:tcPrChange>
          </w:tcPr>
          <w:p w14:paraId="78FB99F1" w14:textId="77777777" w:rsidR="00F63C93" w:rsidRPr="00F63C93" w:rsidRDefault="00F63C93" w:rsidP="00F63C93">
            <w:pPr>
              <w:rPr>
                <w:ins w:id="1335" w:author="黃梓峻" w:date="2021-05-12T13:52:00Z"/>
                <w:rFonts w:ascii="標楷體" w:eastAsia="標楷體" w:hAnsi="標楷體"/>
                <w:color w:val="000000" w:themeColor="text1"/>
                <w:lang w:eastAsia="zh-HK"/>
              </w:rPr>
            </w:pPr>
            <w:ins w:id="1336" w:author="黃梓峻" w:date="2021-05-12T14:12:00Z">
              <w:r w:rsidRPr="00F63C93">
                <w:rPr>
                  <w:rFonts w:ascii="標楷體" w:eastAsia="標楷體" w:hAnsi="標楷體" w:hint="eastAsia"/>
                  <w:lang w:eastAsia="zh-HK"/>
                </w:rPr>
                <w:t>關閉此查詢畫面</w:t>
              </w:r>
            </w:ins>
          </w:p>
        </w:tc>
      </w:tr>
    </w:tbl>
    <w:p w14:paraId="29D5530A" w14:textId="77777777" w:rsidR="00F63C93" w:rsidRPr="00F63C93" w:rsidRDefault="00F63C93" w:rsidP="00F63C93">
      <w:pPr>
        <w:adjustRightInd w:val="0"/>
        <w:spacing w:after="48"/>
        <w:rPr>
          <w:ins w:id="1337" w:author="黃梓峻" w:date="2021-05-12T13:52:00Z"/>
          <w:rFonts w:ascii="Arial" w:eastAsia="標楷體" w:hAnsi="標楷體" w:cs="標楷體"/>
          <w:kern w:val="0"/>
          <w:szCs w:val="28"/>
        </w:rPr>
      </w:pPr>
    </w:p>
    <w:p w14:paraId="77DF66EB" w14:textId="77777777" w:rsidR="00F63C93" w:rsidRPr="00F63C93" w:rsidRDefault="00F63C93" w:rsidP="00F63C93">
      <w:pPr>
        <w:numPr>
          <w:ilvl w:val="0"/>
          <w:numId w:val="126"/>
        </w:numPr>
        <w:tabs>
          <w:tab w:val="num" w:pos="360"/>
        </w:tabs>
        <w:snapToGrid w:val="0"/>
        <w:ind w:left="1418" w:firstLine="0"/>
        <w:rPr>
          <w:ins w:id="1338" w:author="黃梓峻" w:date="2021-05-12T13:52:00Z"/>
          <w:rFonts w:eastAsia="標楷體"/>
          <w:sz w:val="26"/>
        </w:rPr>
      </w:pPr>
      <w:ins w:id="1339" w:author="黃梓峻" w:date="2021-05-12T13:52:00Z">
        <w:r w:rsidRPr="00F63C93">
          <w:rPr>
            <w:rFonts w:eastAsia="標楷體" w:hint="eastAsia"/>
            <w:sz w:val="26"/>
          </w:rPr>
          <w:t>畫面資料說明－</w:t>
        </w:r>
      </w:ins>
      <w:ins w:id="1340" w:author="黃梓峻" w:date="2021-05-12T14:15:00Z">
        <w:r w:rsidRPr="00F63C93">
          <w:rPr>
            <w:rFonts w:eastAsia="標楷體" w:hint="eastAsia"/>
            <w:sz w:val="26"/>
          </w:rPr>
          <w:t>刪除</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3"/>
        <w:gridCol w:w="1317"/>
        <w:gridCol w:w="864"/>
        <w:gridCol w:w="989"/>
        <w:gridCol w:w="1588"/>
        <w:gridCol w:w="877"/>
        <w:gridCol w:w="680"/>
        <w:gridCol w:w="3336"/>
      </w:tblGrid>
      <w:tr w:rsidR="00F63C93" w:rsidRPr="00F63C93" w14:paraId="17F1F235" w14:textId="77777777" w:rsidTr="00067F94">
        <w:trPr>
          <w:trHeight w:val="388"/>
          <w:tblHeader/>
          <w:jc w:val="center"/>
          <w:ins w:id="1341" w:author="黃梓峻" w:date="2021-05-12T13:52:00Z"/>
        </w:trPr>
        <w:tc>
          <w:tcPr>
            <w:tcW w:w="54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07C3FBA" w14:textId="77777777" w:rsidR="00F63C93" w:rsidRPr="00F63C93" w:rsidRDefault="00F63C93" w:rsidP="00F63C93">
            <w:pPr>
              <w:rPr>
                <w:ins w:id="1342" w:author="黃梓峻" w:date="2021-05-12T13:52:00Z"/>
                <w:rFonts w:ascii="標楷體" w:eastAsia="標楷體" w:hAnsi="標楷體"/>
              </w:rPr>
            </w:pPr>
            <w:ins w:id="1343" w:author="黃梓峻" w:date="2021-05-12T13:52:00Z">
              <w:r w:rsidRPr="00F63C93">
                <w:rPr>
                  <w:rFonts w:ascii="標楷體" w:eastAsia="標楷體" w:hAnsi="標楷體" w:hint="eastAsia"/>
                </w:rPr>
                <w:t>序號</w:t>
              </w:r>
            </w:ins>
          </w:p>
        </w:tc>
        <w:tc>
          <w:tcPr>
            <w:tcW w:w="1372"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9A5B43C" w14:textId="77777777" w:rsidR="00F63C93" w:rsidRPr="00F63C93" w:rsidRDefault="00F63C93" w:rsidP="00F63C93">
            <w:pPr>
              <w:rPr>
                <w:ins w:id="1344" w:author="黃梓峻" w:date="2021-05-12T13:52:00Z"/>
                <w:rFonts w:ascii="標楷體" w:eastAsia="標楷體" w:hAnsi="標楷體"/>
              </w:rPr>
            </w:pPr>
            <w:ins w:id="1345" w:author="黃梓峻" w:date="2021-05-12T13:52:00Z">
              <w:r w:rsidRPr="00F63C93">
                <w:rPr>
                  <w:rFonts w:ascii="標楷體" w:eastAsia="標楷體" w:hAnsi="標楷體" w:hint="eastAsia"/>
                </w:rPr>
                <w:t>欄位</w:t>
              </w:r>
            </w:ins>
          </w:p>
        </w:tc>
        <w:tc>
          <w:tcPr>
            <w:tcW w:w="5164"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750050B0" w14:textId="77777777" w:rsidR="00F63C93" w:rsidRPr="00F63C93" w:rsidRDefault="00F63C93" w:rsidP="00F63C93">
            <w:pPr>
              <w:jc w:val="center"/>
              <w:rPr>
                <w:ins w:id="1346" w:author="黃梓峻" w:date="2021-05-12T13:52:00Z"/>
                <w:rFonts w:ascii="標楷體" w:eastAsia="標楷體" w:hAnsi="標楷體"/>
              </w:rPr>
            </w:pPr>
            <w:ins w:id="1347" w:author="黃梓峻" w:date="2021-05-12T13:52:00Z">
              <w:r w:rsidRPr="00F63C93">
                <w:rPr>
                  <w:rFonts w:ascii="標楷體" w:eastAsia="標楷體" w:hAnsi="標楷體" w:hint="eastAsia"/>
                </w:rPr>
                <w:t>說明</w:t>
              </w:r>
            </w:ins>
          </w:p>
        </w:tc>
        <w:tc>
          <w:tcPr>
            <w:tcW w:w="333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824698C" w14:textId="77777777" w:rsidR="00F63C93" w:rsidRPr="00F63C93" w:rsidRDefault="00F63C93" w:rsidP="00F63C93">
            <w:pPr>
              <w:rPr>
                <w:ins w:id="1348" w:author="黃梓峻" w:date="2021-05-12T13:52:00Z"/>
                <w:rFonts w:ascii="標楷體" w:eastAsia="標楷體" w:hAnsi="標楷體"/>
              </w:rPr>
            </w:pPr>
            <w:ins w:id="1349" w:author="黃梓峻" w:date="2021-05-12T13:52:00Z">
              <w:r w:rsidRPr="00F63C93">
                <w:rPr>
                  <w:rFonts w:ascii="標楷體" w:eastAsia="標楷體" w:hAnsi="標楷體" w:hint="eastAsia"/>
                </w:rPr>
                <w:t>處理邏輯及注意事項</w:t>
              </w:r>
            </w:ins>
          </w:p>
        </w:tc>
      </w:tr>
      <w:tr w:rsidR="00F63C93" w:rsidRPr="00F63C93" w14:paraId="5E3E3062" w14:textId="77777777" w:rsidTr="00067F94">
        <w:trPr>
          <w:trHeight w:val="244"/>
          <w:tblHeader/>
          <w:jc w:val="center"/>
          <w:ins w:id="1350" w:author="黃梓峻" w:date="2021-05-12T13:52: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5A6A2" w14:textId="77777777" w:rsidR="00F63C93" w:rsidRPr="00F63C93" w:rsidRDefault="00F63C93" w:rsidP="00F63C93">
            <w:pPr>
              <w:widowControl/>
              <w:rPr>
                <w:ins w:id="1351" w:author="黃梓峻" w:date="2021-05-12T13:52: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36645B" w14:textId="77777777" w:rsidR="00F63C93" w:rsidRPr="00F63C93" w:rsidRDefault="00F63C93" w:rsidP="00F63C93">
            <w:pPr>
              <w:widowControl/>
              <w:rPr>
                <w:ins w:id="1352" w:author="黃梓峻" w:date="2021-05-12T13:52:00Z"/>
                <w:rFonts w:ascii="標楷體" w:eastAsia="標楷體" w:hAnsi="標楷體"/>
              </w:rPr>
            </w:pPr>
          </w:p>
        </w:tc>
        <w:tc>
          <w:tcPr>
            <w:tcW w:w="890" w:type="dxa"/>
            <w:tcBorders>
              <w:top w:val="single" w:sz="4" w:space="0" w:color="auto"/>
              <w:left w:val="single" w:sz="4" w:space="0" w:color="auto"/>
              <w:bottom w:val="single" w:sz="4" w:space="0" w:color="auto"/>
              <w:right w:val="single" w:sz="4" w:space="0" w:color="auto"/>
            </w:tcBorders>
            <w:shd w:val="clear" w:color="auto" w:fill="D9D9D9"/>
            <w:hideMark/>
          </w:tcPr>
          <w:p w14:paraId="41B49FD2" w14:textId="77777777" w:rsidR="00F63C93" w:rsidRPr="00F63C93" w:rsidRDefault="00F63C93" w:rsidP="00F63C93">
            <w:pPr>
              <w:rPr>
                <w:ins w:id="1353" w:author="黃梓峻" w:date="2021-05-12T13:52:00Z"/>
                <w:rFonts w:ascii="標楷體" w:eastAsia="標楷體" w:hAnsi="標楷體"/>
              </w:rPr>
            </w:pPr>
            <w:r w:rsidRPr="00F63C93">
              <w:rPr>
                <w:rFonts w:ascii="標楷體" w:eastAsia="標楷體" w:hAnsi="標楷體" w:hint="eastAsia"/>
              </w:rPr>
              <w:t>資料長度</w:t>
            </w:r>
          </w:p>
        </w:tc>
        <w:tc>
          <w:tcPr>
            <w:tcW w:w="1023" w:type="dxa"/>
            <w:tcBorders>
              <w:top w:val="single" w:sz="4" w:space="0" w:color="auto"/>
              <w:left w:val="single" w:sz="4" w:space="0" w:color="auto"/>
              <w:bottom w:val="single" w:sz="4" w:space="0" w:color="auto"/>
              <w:right w:val="single" w:sz="4" w:space="0" w:color="auto"/>
            </w:tcBorders>
            <w:shd w:val="clear" w:color="auto" w:fill="D9D9D9"/>
            <w:hideMark/>
          </w:tcPr>
          <w:p w14:paraId="49640DF0" w14:textId="77777777" w:rsidR="00F63C93" w:rsidRPr="00F63C93" w:rsidRDefault="00F63C93" w:rsidP="00F63C93">
            <w:pPr>
              <w:rPr>
                <w:ins w:id="1354" w:author="黃梓峻" w:date="2021-05-12T13:52:00Z"/>
                <w:rFonts w:ascii="標楷體" w:eastAsia="標楷體" w:hAnsi="標楷體"/>
              </w:rPr>
            </w:pPr>
            <w:ins w:id="1355" w:author="黃梓峻" w:date="2021-05-12T13:52:00Z">
              <w:r w:rsidRPr="00F63C93">
                <w:rPr>
                  <w:rFonts w:ascii="標楷體" w:eastAsia="標楷體" w:hAnsi="標楷體" w:hint="eastAsia"/>
                </w:rPr>
                <w:t>預設值</w:t>
              </w:r>
            </w:ins>
          </w:p>
        </w:tc>
        <w:tc>
          <w:tcPr>
            <w:tcW w:w="1660" w:type="dxa"/>
            <w:tcBorders>
              <w:top w:val="single" w:sz="4" w:space="0" w:color="auto"/>
              <w:left w:val="single" w:sz="4" w:space="0" w:color="auto"/>
              <w:bottom w:val="single" w:sz="4" w:space="0" w:color="auto"/>
              <w:right w:val="single" w:sz="4" w:space="0" w:color="auto"/>
            </w:tcBorders>
            <w:shd w:val="clear" w:color="auto" w:fill="D9D9D9"/>
            <w:hideMark/>
          </w:tcPr>
          <w:p w14:paraId="1E777F77" w14:textId="77777777" w:rsidR="00F63C93" w:rsidRPr="00F63C93" w:rsidRDefault="00F63C93" w:rsidP="00F63C93">
            <w:pPr>
              <w:rPr>
                <w:ins w:id="1356" w:author="黃梓峻" w:date="2021-05-12T13:52:00Z"/>
                <w:rFonts w:ascii="標楷體" w:eastAsia="標楷體" w:hAnsi="標楷體"/>
              </w:rPr>
            </w:pPr>
            <w:ins w:id="1357" w:author="黃梓峻" w:date="2021-05-12T13:52:00Z">
              <w:r w:rsidRPr="00F63C93">
                <w:rPr>
                  <w:rFonts w:ascii="標楷體" w:eastAsia="標楷體" w:hAnsi="標楷體" w:hint="eastAsia"/>
                </w:rPr>
                <w:t>選單內容</w:t>
              </w:r>
            </w:ins>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6961B273" w14:textId="77777777" w:rsidR="00F63C93" w:rsidRPr="00F63C93" w:rsidRDefault="00F63C93" w:rsidP="00F63C93">
            <w:pPr>
              <w:rPr>
                <w:ins w:id="1358" w:author="黃梓峻" w:date="2021-05-12T13:52:00Z"/>
                <w:rFonts w:ascii="標楷體" w:eastAsia="標楷體" w:hAnsi="標楷體"/>
              </w:rPr>
            </w:pPr>
            <w:ins w:id="1359" w:author="黃梓峻" w:date="2021-05-12T13:52:00Z">
              <w:r w:rsidRPr="00F63C93">
                <w:rPr>
                  <w:rFonts w:ascii="標楷體" w:eastAsia="標楷體" w:hAnsi="標楷體" w:hint="eastAsia"/>
                </w:rPr>
                <w:t>必填</w:t>
              </w:r>
            </w:ins>
          </w:p>
        </w:tc>
        <w:tc>
          <w:tcPr>
            <w:tcW w:w="687" w:type="dxa"/>
            <w:tcBorders>
              <w:top w:val="single" w:sz="4" w:space="0" w:color="auto"/>
              <w:left w:val="single" w:sz="4" w:space="0" w:color="auto"/>
              <w:bottom w:val="single" w:sz="4" w:space="0" w:color="auto"/>
              <w:right w:val="single" w:sz="4" w:space="0" w:color="auto"/>
            </w:tcBorders>
            <w:shd w:val="clear" w:color="auto" w:fill="D9D9D9"/>
            <w:hideMark/>
          </w:tcPr>
          <w:p w14:paraId="6407C4C9" w14:textId="77777777" w:rsidR="00F63C93" w:rsidRPr="00F63C93" w:rsidRDefault="00F63C93" w:rsidP="00F63C93">
            <w:pPr>
              <w:rPr>
                <w:ins w:id="1360" w:author="黃梓峻" w:date="2021-05-12T13:52:00Z"/>
                <w:rFonts w:ascii="標楷體" w:eastAsia="標楷體" w:hAnsi="標楷體"/>
              </w:rPr>
            </w:pPr>
            <w:ins w:id="1361" w:author="黃梓峻" w:date="2021-05-12T13:52:00Z">
              <w:r w:rsidRPr="00F63C93">
                <w:rPr>
                  <w:rFonts w:ascii="標楷體" w:eastAsia="標楷體" w:hAnsi="標楷體"/>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153926" w14:textId="77777777" w:rsidR="00F63C93" w:rsidRPr="00F63C93" w:rsidRDefault="00F63C93" w:rsidP="00F63C93">
            <w:pPr>
              <w:widowControl/>
              <w:rPr>
                <w:ins w:id="1362" w:author="黃梓峻" w:date="2021-05-12T13:52:00Z"/>
                <w:rFonts w:ascii="標楷體" w:eastAsia="標楷體" w:hAnsi="標楷體"/>
              </w:rPr>
            </w:pPr>
          </w:p>
        </w:tc>
      </w:tr>
      <w:tr w:rsidR="00F63C93" w:rsidRPr="00F63C93" w14:paraId="436C8A14" w14:textId="77777777" w:rsidTr="00067F94">
        <w:trPr>
          <w:trHeight w:val="244"/>
          <w:jc w:val="center"/>
          <w:ins w:id="1363" w:author="黃梓峻" w:date="2021-05-12T13:52:00Z"/>
        </w:trPr>
        <w:tc>
          <w:tcPr>
            <w:tcW w:w="548" w:type="dxa"/>
            <w:tcBorders>
              <w:top w:val="single" w:sz="4" w:space="0" w:color="auto"/>
              <w:left w:val="single" w:sz="4" w:space="0" w:color="auto"/>
              <w:bottom w:val="single" w:sz="4" w:space="0" w:color="auto"/>
              <w:right w:val="single" w:sz="4" w:space="0" w:color="auto"/>
            </w:tcBorders>
            <w:hideMark/>
          </w:tcPr>
          <w:p w14:paraId="12D307AE" w14:textId="77777777" w:rsidR="00F63C93" w:rsidRPr="00F63C93" w:rsidRDefault="00F63C93" w:rsidP="00F63C93">
            <w:pPr>
              <w:rPr>
                <w:ins w:id="1364" w:author="黃梓峻" w:date="2021-05-12T13:52:00Z"/>
                <w:rFonts w:ascii="標楷體" w:eastAsia="標楷體" w:hAnsi="標楷體"/>
              </w:rPr>
            </w:pPr>
            <w:ins w:id="1365" w:author="黃梓峻" w:date="2021-05-12T13:52:00Z">
              <w:r w:rsidRPr="00F63C93">
                <w:rPr>
                  <w:rFonts w:ascii="標楷體" w:eastAsia="標楷體" w:hAnsi="標楷體"/>
                </w:rPr>
                <w:t>1</w:t>
              </w:r>
            </w:ins>
          </w:p>
        </w:tc>
        <w:tc>
          <w:tcPr>
            <w:tcW w:w="1372" w:type="dxa"/>
            <w:tcBorders>
              <w:top w:val="single" w:sz="4" w:space="0" w:color="auto"/>
              <w:left w:val="single" w:sz="4" w:space="0" w:color="auto"/>
              <w:bottom w:val="single" w:sz="4" w:space="0" w:color="auto"/>
              <w:right w:val="single" w:sz="4" w:space="0" w:color="auto"/>
            </w:tcBorders>
            <w:hideMark/>
          </w:tcPr>
          <w:p w14:paraId="44DA5D27" w14:textId="77777777" w:rsidR="00F63C93" w:rsidRPr="00F63C93" w:rsidRDefault="00F63C93" w:rsidP="00F63C93">
            <w:pPr>
              <w:rPr>
                <w:ins w:id="1366" w:author="黃梓峻" w:date="2021-05-12T13:52:00Z"/>
                <w:rFonts w:ascii="標楷體" w:eastAsia="標楷體" w:hAnsi="標楷體"/>
                <w:lang w:eastAsia="ja-JP"/>
              </w:rPr>
            </w:pPr>
            <w:ins w:id="1367" w:author="黃梓峻" w:date="2021-05-12T13:52:00Z">
              <w:r w:rsidRPr="00F63C93">
                <w:rPr>
                  <w:rFonts w:ascii="標楷體" w:eastAsia="標楷體" w:hAnsi="標楷體" w:hint="eastAsia"/>
                </w:rPr>
                <w:t>功能</w:t>
              </w:r>
            </w:ins>
          </w:p>
        </w:tc>
        <w:tc>
          <w:tcPr>
            <w:tcW w:w="890" w:type="dxa"/>
            <w:tcBorders>
              <w:top w:val="single" w:sz="4" w:space="0" w:color="auto"/>
              <w:left w:val="single" w:sz="4" w:space="0" w:color="auto"/>
              <w:bottom w:val="single" w:sz="4" w:space="0" w:color="auto"/>
              <w:right w:val="single" w:sz="4" w:space="0" w:color="auto"/>
            </w:tcBorders>
            <w:hideMark/>
          </w:tcPr>
          <w:p w14:paraId="08346AD4" w14:textId="77777777" w:rsidR="00F63C93" w:rsidRPr="00F63C93" w:rsidRDefault="00F63C93" w:rsidP="00F63C93">
            <w:pPr>
              <w:rPr>
                <w:ins w:id="1368" w:author="黃梓峻" w:date="2021-05-12T13:52:00Z"/>
                <w:rFonts w:ascii="標楷體" w:eastAsia="標楷體" w:hAnsi="標楷體"/>
              </w:rPr>
            </w:pPr>
          </w:p>
        </w:tc>
        <w:tc>
          <w:tcPr>
            <w:tcW w:w="1023" w:type="dxa"/>
            <w:tcBorders>
              <w:top w:val="single" w:sz="4" w:space="0" w:color="auto"/>
              <w:left w:val="single" w:sz="4" w:space="0" w:color="auto"/>
              <w:bottom w:val="single" w:sz="4" w:space="0" w:color="auto"/>
              <w:right w:val="single" w:sz="4" w:space="0" w:color="auto"/>
            </w:tcBorders>
          </w:tcPr>
          <w:p w14:paraId="5DF2E955" w14:textId="77777777" w:rsidR="00F63C93" w:rsidRPr="00F63C93" w:rsidRDefault="00F63C93" w:rsidP="00F63C93">
            <w:pPr>
              <w:rPr>
                <w:ins w:id="1369" w:author="黃梓峻" w:date="2021-05-12T13:52:00Z"/>
                <w:rFonts w:ascii="標楷體" w:eastAsia="標楷體" w:hAnsi="標楷體"/>
              </w:rPr>
            </w:pPr>
            <w:r w:rsidRPr="00F63C93">
              <w:rPr>
                <w:rFonts w:ascii="標楷體" w:eastAsia="標楷體" w:hAnsi="標楷體" w:hint="eastAsia"/>
              </w:rPr>
              <w:t>刪除</w:t>
            </w:r>
          </w:p>
        </w:tc>
        <w:tc>
          <w:tcPr>
            <w:tcW w:w="1660" w:type="dxa"/>
            <w:tcBorders>
              <w:top w:val="single" w:sz="4" w:space="0" w:color="auto"/>
              <w:left w:val="single" w:sz="4" w:space="0" w:color="auto"/>
              <w:bottom w:val="single" w:sz="4" w:space="0" w:color="auto"/>
              <w:right w:val="single" w:sz="4" w:space="0" w:color="auto"/>
            </w:tcBorders>
          </w:tcPr>
          <w:p w14:paraId="4AEE4310" w14:textId="77777777" w:rsidR="00F63C93" w:rsidRPr="00F63C93" w:rsidRDefault="00F63C93" w:rsidP="00F63C93">
            <w:pPr>
              <w:rPr>
                <w:ins w:id="1370" w:author="黃梓峻" w:date="2021-05-12T13:52:00Z"/>
                <w:rFonts w:ascii="標楷體" w:eastAsia="標楷體" w:hAnsi="標楷體"/>
              </w:rPr>
            </w:pPr>
          </w:p>
        </w:tc>
        <w:tc>
          <w:tcPr>
            <w:tcW w:w="904" w:type="dxa"/>
            <w:tcBorders>
              <w:top w:val="single" w:sz="4" w:space="0" w:color="auto"/>
              <w:left w:val="single" w:sz="4" w:space="0" w:color="auto"/>
              <w:bottom w:val="single" w:sz="4" w:space="0" w:color="auto"/>
              <w:right w:val="single" w:sz="4" w:space="0" w:color="auto"/>
            </w:tcBorders>
          </w:tcPr>
          <w:p w14:paraId="318F86D8" w14:textId="77777777" w:rsidR="00F63C93" w:rsidRPr="00F63C93" w:rsidRDefault="00F63C93" w:rsidP="00F63C93">
            <w:pPr>
              <w:rPr>
                <w:ins w:id="1371" w:author="黃梓峻" w:date="2021-05-12T13:52:00Z"/>
                <w:rFonts w:ascii="標楷體" w:eastAsia="標楷體" w:hAnsi="標楷體"/>
              </w:rPr>
            </w:pPr>
          </w:p>
        </w:tc>
        <w:tc>
          <w:tcPr>
            <w:tcW w:w="687" w:type="dxa"/>
            <w:tcBorders>
              <w:top w:val="single" w:sz="4" w:space="0" w:color="auto"/>
              <w:left w:val="single" w:sz="4" w:space="0" w:color="auto"/>
              <w:bottom w:val="single" w:sz="4" w:space="0" w:color="auto"/>
              <w:right w:val="single" w:sz="4" w:space="0" w:color="auto"/>
            </w:tcBorders>
            <w:hideMark/>
          </w:tcPr>
          <w:p w14:paraId="6A34D1A0" w14:textId="77777777" w:rsidR="00F63C93" w:rsidRPr="00F63C93" w:rsidRDefault="00F63C93" w:rsidP="00F63C93">
            <w:pPr>
              <w:jc w:val="center"/>
              <w:rPr>
                <w:ins w:id="1372" w:author="黃梓峻" w:date="2021-05-12T13:52:00Z"/>
                <w:rFonts w:ascii="標楷體" w:eastAsia="標楷體" w:hAnsi="標楷體"/>
              </w:rPr>
            </w:pPr>
            <w:ins w:id="1373" w:author="黃梓峻" w:date="2021-05-12T13:52: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hideMark/>
          </w:tcPr>
          <w:p w14:paraId="075ADA12" w14:textId="77777777" w:rsidR="00F63C93" w:rsidRPr="00F63C93" w:rsidRDefault="00F63C93" w:rsidP="00F63C93">
            <w:pPr>
              <w:rPr>
                <w:ins w:id="1374" w:author="黃梓峻" w:date="2021-05-12T13:52:00Z"/>
                <w:rFonts w:ascii="標楷體" w:eastAsia="標楷體" w:hAnsi="標楷體"/>
              </w:rPr>
            </w:pPr>
            <w:ins w:id="1375" w:author="黃梓峻" w:date="2021-05-12T13:52:00Z">
              <w:r w:rsidRPr="00F63C93">
                <w:rPr>
                  <w:rFonts w:ascii="標楷體" w:eastAsia="標楷體" w:hAnsi="標楷體" w:hint="eastAsia"/>
                </w:rPr>
                <w:t>自動顯示</w:t>
              </w:r>
            </w:ins>
          </w:p>
        </w:tc>
      </w:tr>
      <w:tr w:rsidR="00F63C93" w:rsidRPr="00F63C93" w14:paraId="75E05E33" w14:textId="77777777" w:rsidTr="00067F94">
        <w:trPr>
          <w:trHeight w:val="244"/>
          <w:jc w:val="center"/>
          <w:ins w:id="1376" w:author="黃梓峻" w:date="2021-05-12T13:52:00Z"/>
        </w:trPr>
        <w:tc>
          <w:tcPr>
            <w:tcW w:w="548" w:type="dxa"/>
            <w:tcBorders>
              <w:top w:val="single" w:sz="4" w:space="0" w:color="auto"/>
              <w:left w:val="single" w:sz="4" w:space="0" w:color="auto"/>
              <w:bottom w:val="single" w:sz="4" w:space="0" w:color="auto"/>
              <w:right w:val="single" w:sz="4" w:space="0" w:color="auto"/>
            </w:tcBorders>
            <w:hideMark/>
          </w:tcPr>
          <w:p w14:paraId="35F9FB2E" w14:textId="77777777" w:rsidR="00F63C93" w:rsidRPr="00F63C93" w:rsidRDefault="00F63C93" w:rsidP="00F63C93">
            <w:pPr>
              <w:rPr>
                <w:ins w:id="1377" w:author="黃梓峻" w:date="2021-05-12T13:52:00Z"/>
                <w:rFonts w:ascii="標楷體" w:eastAsia="標楷體" w:hAnsi="標楷體"/>
              </w:rPr>
            </w:pPr>
            <w:ins w:id="1378" w:author="黃梓峻" w:date="2021-05-12T13:52:00Z">
              <w:r w:rsidRPr="00F63C93">
                <w:rPr>
                  <w:rFonts w:ascii="標楷體" w:eastAsia="標楷體" w:hAnsi="標楷體"/>
                  <w:color w:val="000000"/>
                </w:rPr>
                <w:t>2</w:t>
              </w:r>
            </w:ins>
          </w:p>
        </w:tc>
        <w:tc>
          <w:tcPr>
            <w:tcW w:w="1372" w:type="dxa"/>
            <w:tcBorders>
              <w:top w:val="single" w:sz="4" w:space="0" w:color="auto"/>
              <w:left w:val="single" w:sz="4" w:space="0" w:color="auto"/>
              <w:bottom w:val="single" w:sz="4" w:space="0" w:color="auto"/>
              <w:right w:val="single" w:sz="4" w:space="0" w:color="auto"/>
            </w:tcBorders>
            <w:hideMark/>
          </w:tcPr>
          <w:p w14:paraId="5225EC5A" w14:textId="77777777" w:rsidR="00F63C93" w:rsidRPr="00F63C93" w:rsidRDefault="00F63C93" w:rsidP="00F63C93">
            <w:pPr>
              <w:rPr>
                <w:ins w:id="1379" w:author="黃梓峻" w:date="2021-05-12T13:52:00Z"/>
                <w:rFonts w:ascii="標楷體" w:eastAsia="標楷體" w:hAnsi="標楷體"/>
              </w:rPr>
            </w:pPr>
            <w:ins w:id="1380" w:author="黃梓峻" w:date="2021-05-12T13:52:00Z">
              <w:r w:rsidRPr="00F63C93">
                <w:rPr>
                  <w:rFonts w:ascii="標楷體" w:eastAsia="標楷體" w:hAnsi="標楷體" w:hint="eastAsia"/>
                </w:rPr>
                <w:t>日期</w:t>
              </w:r>
            </w:ins>
          </w:p>
        </w:tc>
        <w:tc>
          <w:tcPr>
            <w:tcW w:w="890" w:type="dxa"/>
            <w:tcBorders>
              <w:top w:val="single" w:sz="4" w:space="0" w:color="auto"/>
              <w:left w:val="single" w:sz="4" w:space="0" w:color="auto"/>
              <w:bottom w:val="single" w:sz="4" w:space="0" w:color="auto"/>
              <w:right w:val="single" w:sz="4" w:space="0" w:color="auto"/>
            </w:tcBorders>
          </w:tcPr>
          <w:p w14:paraId="13E90DF7" w14:textId="77777777" w:rsidR="00F63C93" w:rsidRPr="00F63C93" w:rsidRDefault="00F63C93" w:rsidP="00F63C93">
            <w:pPr>
              <w:rPr>
                <w:ins w:id="1381" w:author="黃梓峻" w:date="2021-05-12T13:52:00Z"/>
                <w:rFonts w:ascii="標楷體" w:eastAsia="標楷體" w:hAnsi="標楷體"/>
              </w:rPr>
            </w:pPr>
          </w:p>
        </w:tc>
        <w:tc>
          <w:tcPr>
            <w:tcW w:w="1023" w:type="dxa"/>
            <w:tcBorders>
              <w:top w:val="single" w:sz="4" w:space="0" w:color="auto"/>
              <w:left w:val="single" w:sz="4" w:space="0" w:color="auto"/>
              <w:bottom w:val="single" w:sz="4" w:space="0" w:color="auto"/>
              <w:right w:val="single" w:sz="4" w:space="0" w:color="auto"/>
            </w:tcBorders>
          </w:tcPr>
          <w:p w14:paraId="6EC98B54" w14:textId="77777777" w:rsidR="00F63C93" w:rsidRPr="00F63C93" w:rsidRDefault="00F63C93" w:rsidP="00F63C93">
            <w:pPr>
              <w:rPr>
                <w:ins w:id="1382" w:author="黃梓峻" w:date="2021-05-12T13:52:00Z"/>
                <w:rFonts w:ascii="標楷體" w:eastAsia="標楷體" w:hAnsi="標楷體"/>
              </w:rPr>
            </w:pPr>
          </w:p>
        </w:tc>
        <w:tc>
          <w:tcPr>
            <w:tcW w:w="1660" w:type="dxa"/>
            <w:tcBorders>
              <w:top w:val="single" w:sz="4" w:space="0" w:color="auto"/>
              <w:left w:val="single" w:sz="4" w:space="0" w:color="auto"/>
              <w:bottom w:val="single" w:sz="4" w:space="0" w:color="auto"/>
              <w:right w:val="single" w:sz="4" w:space="0" w:color="auto"/>
            </w:tcBorders>
          </w:tcPr>
          <w:p w14:paraId="44F3041C" w14:textId="77777777" w:rsidR="00F63C93" w:rsidRPr="00F63C93" w:rsidRDefault="00F63C93" w:rsidP="00F63C93">
            <w:pPr>
              <w:rPr>
                <w:ins w:id="1383" w:author="黃梓峻" w:date="2021-05-12T13:52:00Z"/>
                <w:rFonts w:ascii="標楷體" w:eastAsia="標楷體" w:hAnsi="標楷體"/>
              </w:rPr>
            </w:pPr>
          </w:p>
        </w:tc>
        <w:tc>
          <w:tcPr>
            <w:tcW w:w="904" w:type="dxa"/>
            <w:tcBorders>
              <w:top w:val="single" w:sz="4" w:space="0" w:color="auto"/>
              <w:left w:val="single" w:sz="4" w:space="0" w:color="auto"/>
              <w:bottom w:val="single" w:sz="4" w:space="0" w:color="auto"/>
              <w:right w:val="single" w:sz="4" w:space="0" w:color="auto"/>
            </w:tcBorders>
            <w:hideMark/>
          </w:tcPr>
          <w:p w14:paraId="39F183E8" w14:textId="77777777" w:rsidR="00F63C93" w:rsidRPr="00F63C93" w:rsidRDefault="00F63C93" w:rsidP="00F63C93">
            <w:pPr>
              <w:rPr>
                <w:ins w:id="1384" w:author="黃梓峻" w:date="2021-05-12T13:52:00Z"/>
                <w:rFonts w:ascii="標楷體" w:eastAsia="標楷體" w:hAnsi="標楷體"/>
              </w:rPr>
            </w:pPr>
          </w:p>
        </w:tc>
        <w:tc>
          <w:tcPr>
            <w:tcW w:w="687" w:type="dxa"/>
            <w:tcBorders>
              <w:top w:val="single" w:sz="4" w:space="0" w:color="auto"/>
              <w:left w:val="single" w:sz="4" w:space="0" w:color="auto"/>
              <w:bottom w:val="single" w:sz="4" w:space="0" w:color="auto"/>
              <w:right w:val="single" w:sz="4" w:space="0" w:color="auto"/>
            </w:tcBorders>
            <w:hideMark/>
          </w:tcPr>
          <w:p w14:paraId="015E3E0A" w14:textId="77777777" w:rsidR="00F63C93" w:rsidRPr="00F63C93" w:rsidRDefault="00F63C93" w:rsidP="00F63C93">
            <w:pPr>
              <w:jc w:val="center"/>
              <w:rPr>
                <w:ins w:id="1385" w:author="黃梓峻" w:date="2021-05-12T13:52:00Z"/>
                <w:rFonts w:ascii="標楷體" w:eastAsia="標楷體" w:hAnsi="標楷體"/>
              </w:rPr>
            </w:pPr>
            <w:ins w:id="1386" w:author="黃梓峻" w:date="2021-05-12T14:16: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hideMark/>
          </w:tcPr>
          <w:p w14:paraId="177EC88C" w14:textId="77777777" w:rsidR="00F63C93" w:rsidRPr="00F63C93" w:rsidRDefault="00F63C93" w:rsidP="00F63C93">
            <w:pPr>
              <w:rPr>
                <w:ins w:id="1387" w:author="黃梓峻" w:date="2021-05-12T13:52:00Z"/>
                <w:rFonts w:ascii="標楷體" w:eastAsia="標楷體" w:hAnsi="標楷體"/>
              </w:rPr>
            </w:pPr>
            <w:ins w:id="1388" w:author="黃梓峻" w:date="2021-05-12T13:52:00Z">
              <w:r w:rsidRPr="00F63C93">
                <w:rPr>
                  <w:rFonts w:ascii="標楷體" w:eastAsia="標楷體" w:hAnsi="標楷體" w:hint="eastAsia"/>
                  <w:color w:val="000000"/>
                </w:rPr>
                <w:t>InnFundApl</w:t>
              </w:r>
              <w:r w:rsidRPr="00F63C93">
                <w:rPr>
                  <w:rFonts w:ascii="標楷體" w:eastAsia="標楷體" w:hAnsi="標楷體"/>
                </w:rPr>
                <w:t>.</w:t>
              </w:r>
              <w:r w:rsidRPr="00F63C93">
                <w:rPr>
                  <w:rFonts w:ascii="標楷體" w:eastAsia="標楷體" w:hAnsi="標楷體" w:hint="eastAsia"/>
                </w:rPr>
                <w:t>Ac</w:t>
              </w:r>
              <w:r w:rsidRPr="00F63C93">
                <w:rPr>
                  <w:rFonts w:ascii="標楷體" w:eastAsia="標楷體" w:hAnsi="標楷體"/>
                </w:rPr>
                <w:t>Date</w:t>
              </w:r>
            </w:ins>
          </w:p>
        </w:tc>
      </w:tr>
      <w:tr w:rsidR="00F63C93" w:rsidRPr="00F63C93" w14:paraId="0D8FB7F1" w14:textId="77777777" w:rsidTr="00067F94">
        <w:trPr>
          <w:trHeight w:val="244"/>
          <w:jc w:val="center"/>
          <w:ins w:id="1389" w:author="黃梓峻" w:date="2021-05-12T13:52:00Z"/>
        </w:trPr>
        <w:tc>
          <w:tcPr>
            <w:tcW w:w="548" w:type="dxa"/>
            <w:tcBorders>
              <w:top w:val="single" w:sz="4" w:space="0" w:color="auto"/>
              <w:left w:val="single" w:sz="4" w:space="0" w:color="auto"/>
              <w:bottom w:val="single" w:sz="4" w:space="0" w:color="auto"/>
              <w:right w:val="single" w:sz="4" w:space="0" w:color="auto"/>
            </w:tcBorders>
          </w:tcPr>
          <w:p w14:paraId="3B8AD0D6" w14:textId="77777777" w:rsidR="00F63C93" w:rsidRPr="00F63C93" w:rsidRDefault="00F63C93" w:rsidP="00F63C93">
            <w:pPr>
              <w:rPr>
                <w:ins w:id="1390" w:author="黃梓峻" w:date="2021-05-12T13:52:00Z"/>
                <w:rFonts w:ascii="標楷體" w:eastAsia="標楷體" w:hAnsi="標楷體"/>
                <w:color w:val="000000"/>
              </w:rPr>
            </w:pPr>
            <w:ins w:id="1391" w:author="黃梓峻" w:date="2021-05-12T13:52:00Z">
              <w:r w:rsidRPr="00F63C93">
                <w:rPr>
                  <w:rFonts w:ascii="標楷體" w:eastAsia="標楷體" w:hAnsi="標楷體"/>
                  <w:color w:val="000000"/>
                </w:rPr>
                <w:t>3</w:t>
              </w:r>
            </w:ins>
          </w:p>
        </w:tc>
        <w:tc>
          <w:tcPr>
            <w:tcW w:w="1372" w:type="dxa"/>
            <w:tcBorders>
              <w:top w:val="single" w:sz="4" w:space="0" w:color="auto"/>
              <w:left w:val="single" w:sz="4" w:space="0" w:color="auto"/>
              <w:bottom w:val="single" w:sz="4" w:space="0" w:color="auto"/>
              <w:right w:val="single" w:sz="4" w:space="0" w:color="auto"/>
            </w:tcBorders>
          </w:tcPr>
          <w:p w14:paraId="577A7F2D" w14:textId="77777777" w:rsidR="00F63C93" w:rsidRPr="00F63C93" w:rsidRDefault="00F63C93" w:rsidP="00F63C93">
            <w:pPr>
              <w:rPr>
                <w:ins w:id="1392" w:author="黃梓峻" w:date="2021-05-12T13:52:00Z"/>
                <w:rFonts w:ascii="標楷體" w:eastAsia="標楷體" w:hAnsi="標楷體"/>
              </w:rPr>
            </w:pPr>
            <w:ins w:id="1393" w:author="黃梓峻" w:date="2021-05-12T13:52:00Z">
              <w:r w:rsidRPr="00F63C93">
                <w:rPr>
                  <w:rFonts w:ascii="標楷體" w:eastAsia="標楷體" w:hAnsi="標楷體" w:hint="eastAsia"/>
                </w:rPr>
                <w:t>責任準備金</w:t>
              </w:r>
            </w:ins>
          </w:p>
        </w:tc>
        <w:tc>
          <w:tcPr>
            <w:tcW w:w="890" w:type="dxa"/>
            <w:tcBorders>
              <w:top w:val="single" w:sz="4" w:space="0" w:color="auto"/>
              <w:left w:val="single" w:sz="4" w:space="0" w:color="auto"/>
              <w:bottom w:val="single" w:sz="4" w:space="0" w:color="auto"/>
              <w:right w:val="single" w:sz="4" w:space="0" w:color="auto"/>
            </w:tcBorders>
          </w:tcPr>
          <w:p w14:paraId="116DCE99" w14:textId="77777777" w:rsidR="00F63C93" w:rsidRPr="00F63C93" w:rsidRDefault="00F63C93" w:rsidP="00F63C93">
            <w:pPr>
              <w:rPr>
                <w:ins w:id="1394" w:author="黃梓峻" w:date="2021-05-12T13:52:00Z"/>
                <w:rFonts w:ascii="標楷體" w:eastAsia="標楷體" w:hAnsi="標楷體"/>
              </w:rPr>
            </w:pPr>
          </w:p>
        </w:tc>
        <w:tc>
          <w:tcPr>
            <w:tcW w:w="1023" w:type="dxa"/>
            <w:tcBorders>
              <w:top w:val="single" w:sz="4" w:space="0" w:color="auto"/>
              <w:left w:val="single" w:sz="4" w:space="0" w:color="auto"/>
              <w:bottom w:val="single" w:sz="4" w:space="0" w:color="auto"/>
              <w:right w:val="single" w:sz="4" w:space="0" w:color="auto"/>
            </w:tcBorders>
          </w:tcPr>
          <w:p w14:paraId="3C9B709D" w14:textId="77777777" w:rsidR="00F63C93" w:rsidRPr="00F63C93" w:rsidRDefault="00F63C93" w:rsidP="00F63C93">
            <w:pPr>
              <w:rPr>
                <w:ins w:id="1395" w:author="黃梓峻" w:date="2021-05-12T13:52:00Z"/>
                <w:rFonts w:ascii="標楷體" w:eastAsia="標楷體" w:hAnsi="標楷體"/>
              </w:rPr>
            </w:pPr>
          </w:p>
        </w:tc>
        <w:tc>
          <w:tcPr>
            <w:tcW w:w="1660" w:type="dxa"/>
            <w:tcBorders>
              <w:top w:val="single" w:sz="4" w:space="0" w:color="auto"/>
              <w:left w:val="single" w:sz="4" w:space="0" w:color="auto"/>
              <w:bottom w:val="single" w:sz="4" w:space="0" w:color="auto"/>
              <w:right w:val="single" w:sz="4" w:space="0" w:color="auto"/>
            </w:tcBorders>
          </w:tcPr>
          <w:p w14:paraId="323C173F" w14:textId="77777777" w:rsidR="00F63C93" w:rsidRPr="00F63C93" w:rsidRDefault="00F63C93" w:rsidP="00F63C93">
            <w:pPr>
              <w:rPr>
                <w:ins w:id="1396" w:author="黃梓峻" w:date="2021-05-12T13:52:00Z"/>
                <w:rFonts w:ascii="標楷體" w:eastAsia="標楷體" w:hAnsi="標楷體"/>
              </w:rPr>
            </w:pPr>
          </w:p>
        </w:tc>
        <w:tc>
          <w:tcPr>
            <w:tcW w:w="904" w:type="dxa"/>
            <w:tcBorders>
              <w:top w:val="single" w:sz="4" w:space="0" w:color="auto"/>
              <w:left w:val="single" w:sz="4" w:space="0" w:color="auto"/>
              <w:bottom w:val="single" w:sz="4" w:space="0" w:color="auto"/>
              <w:right w:val="single" w:sz="4" w:space="0" w:color="auto"/>
            </w:tcBorders>
          </w:tcPr>
          <w:p w14:paraId="4654880E" w14:textId="77777777" w:rsidR="00F63C93" w:rsidRPr="00F63C93" w:rsidRDefault="00F63C93" w:rsidP="00F63C93">
            <w:pPr>
              <w:rPr>
                <w:ins w:id="1397" w:author="黃梓峻" w:date="2021-05-12T13:52:00Z"/>
                <w:rFonts w:ascii="標楷體" w:eastAsia="標楷體" w:hAnsi="標楷體"/>
                <w:color w:val="000000"/>
              </w:rPr>
            </w:pPr>
          </w:p>
        </w:tc>
        <w:tc>
          <w:tcPr>
            <w:tcW w:w="687" w:type="dxa"/>
            <w:tcBorders>
              <w:top w:val="single" w:sz="4" w:space="0" w:color="auto"/>
              <w:left w:val="single" w:sz="4" w:space="0" w:color="auto"/>
              <w:bottom w:val="single" w:sz="4" w:space="0" w:color="auto"/>
              <w:right w:val="single" w:sz="4" w:space="0" w:color="auto"/>
            </w:tcBorders>
          </w:tcPr>
          <w:p w14:paraId="33F45575" w14:textId="77777777" w:rsidR="00F63C93" w:rsidRPr="00F63C93" w:rsidRDefault="00F63C93" w:rsidP="00F63C93">
            <w:pPr>
              <w:jc w:val="center"/>
              <w:rPr>
                <w:ins w:id="1398" w:author="黃梓峻" w:date="2021-05-12T13:52:00Z"/>
                <w:rFonts w:ascii="標楷體" w:eastAsia="標楷體" w:hAnsi="標楷體"/>
                <w:color w:val="000000"/>
              </w:rPr>
            </w:pPr>
            <w:ins w:id="1399" w:author="黃梓峻" w:date="2021-05-12T14:16: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3F7F3136" w14:textId="77777777" w:rsidR="00F63C93" w:rsidRPr="00F63C93" w:rsidRDefault="00F63C93" w:rsidP="00F63C93">
            <w:pPr>
              <w:rPr>
                <w:ins w:id="1400" w:author="黃梓峻" w:date="2021-05-12T13:52:00Z"/>
                <w:rFonts w:ascii="標楷體" w:eastAsia="標楷體" w:hAnsi="標楷體"/>
              </w:rPr>
            </w:pPr>
            <w:ins w:id="1401" w:author="黃梓峻" w:date="2021-05-12T13:52:00Z">
              <w:r w:rsidRPr="00F63C93">
                <w:rPr>
                  <w:rFonts w:ascii="標楷體" w:eastAsia="標楷體" w:hAnsi="標楷體" w:hint="eastAsia"/>
                  <w:color w:val="000000"/>
                </w:rPr>
                <w:t>InnFundApl</w:t>
              </w:r>
              <w:r w:rsidRPr="00F63C93">
                <w:rPr>
                  <w:rFonts w:ascii="標楷體" w:eastAsia="標楷體" w:hAnsi="標楷體"/>
                </w:rPr>
                <w:t>.ResrvStndrd</w:t>
              </w:r>
            </w:ins>
          </w:p>
        </w:tc>
      </w:tr>
      <w:tr w:rsidR="00F63C93" w:rsidRPr="00F63C93" w14:paraId="0A784E73" w14:textId="77777777" w:rsidTr="00067F94">
        <w:trPr>
          <w:trHeight w:val="244"/>
          <w:jc w:val="center"/>
          <w:ins w:id="1402" w:author="黃梓峻" w:date="2021-05-12T13:52:00Z"/>
        </w:trPr>
        <w:tc>
          <w:tcPr>
            <w:tcW w:w="548" w:type="dxa"/>
            <w:tcBorders>
              <w:top w:val="single" w:sz="4" w:space="0" w:color="auto"/>
              <w:left w:val="single" w:sz="4" w:space="0" w:color="auto"/>
              <w:bottom w:val="single" w:sz="4" w:space="0" w:color="auto"/>
              <w:right w:val="single" w:sz="4" w:space="0" w:color="auto"/>
            </w:tcBorders>
          </w:tcPr>
          <w:p w14:paraId="5D904B6D" w14:textId="77777777" w:rsidR="00F63C93" w:rsidRPr="00F63C93" w:rsidRDefault="00F63C93" w:rsidP="00F63C93">
            <w:pPr>
              <w:rPr>
                <w:ins w:id="1403" w:author="黃梓峻" w:date="2021-05-12T13:52:00Z"/>
                <w:rFonts w:ascii="標楷體" w:eastAsia="標楷體" w:hAnsi="標楷體"/>
                <w:color w:val="000000"/>
              </w:rPr>
            </w:pPr>
            <w:ins w:id="1404" w:author="黃梓峻" w:date="2021-05-12T13:52:00Z">
              <w:r w:rsidRPr="00F63C93">
                <w:rPr>
                  <w:rFonts w:ascii="標楷體" w:eastAsia="標楷體" w:hAnsi="標楷體"/>
                  <w:color w:val="000000"/>
                </w:rPr>
                <w:t>4</w:t>
              </w:r>
            </w:ins>
          </w:p>
        </w:tc>
        <w:tc>
          <w:tcPr>
            <w:tcW w:w="1372" w:type="dxa"/>
            <w:tcBorders>
              <w:top w:val="single" w:sz="4" w:space="0" w:color="auto"/>
              <w:left w:val="single" w:sz="4" w:space="0" w:color="auto"/>
              <w:bottom w:val="single" w:sz="4" w:space="0" w:color="auto"/>
              <w:right w:val="single" w:sz="4" w:space="0" w:color="auto"/>
            </w:tcBorders>
          </w:tcPr>
          <w:p w14:paraId="03AA7B41" w14:textId="77777777" w:rsidR="00F63C93" w:rsidRPr="00F63C93" w:rsidRDefault="00F63C93" w:rsidP="00F63C93">
            <w:pPr>
              <w:rPr>
                <w:ins w:id="1405" w:author="黃梓峻" w:date="2021-05-12T13:52:00Z"/>
                <w:rFonts w:ascii="標楷體" w:eastAsia="標楷體" w:hAnsi="標楷體"/>
              </w:rPr>
            </w:pPr>
            <w:ins w:id="1406" w:author="黃梓峻" w:date="2021-05-12T13:52:00Z">
              <w:r w:rsidRPr="00F63C93">
                <w:rPr>
                  <w:rFonts w:ascii="標楷體" w:eastAsia="標楷體" w:hAnsi="標楷體" w:hint="eastAsia"/>
                </w:rPr>
                <w:t>可放款比率</w:t>
              </w:r>
              <w:r w:rsidRPr="00F63C93">
                <w:rPr>
                  <w:rFonts w:ascii="標楷體" w:eastAsia="標楷體" w:hAnsi="標楷體"/>
                </w:rPr>
                <w:t>%</w:t>
              </w:r>
            </w:ins>
          </w:p>
        </w:tc>
        <w:tc>
          <w:tcPr>
            <w:tcW w:w="890" w:type="dxa"/>
            <w:tcBorders>
              <w:top w:val="single" w:sz="4" w:space="0" w:color="auto"/>
              <w:left w:val="single" w:sz="4" w:space="0" w:color="auto"/>
              <w:bottom w:val="single" w:sz="4" w:space="0" w:color="auto"/>
              <w:right w:val="single" w:sz="4" w:space="0" w:color="auto"/>
            </w:tcBorders>
          </w:tcPr>
          <w:p w14:paraId="3E471A3F" w14:textId="77777777" w:rsidR="00F63C93" w:rsidRPr="00F63C93" w:rsidRDefault="00F63C93" w:rsidP="00F63C93">
            <w:pPr>
              <w:rPr>
                <w:ins w:id="1407" w:author="黃梓峻" w:date="2021-05-12T13:52:00Z"/>
                <w:rFonts w:ascii="標楷體" w:eastAsia="標楷體" w:hAnsi="標楷體"/>
              </w:rPr>
            </w:pPr>
          </w:p>
        </w:tc>
        <w:tc>
          <w:tcPr>
            <w:tcW w:w="1023" w:type="dxa"/>
            <w:tcBorders>
              <w:top w:val="single" w:sz="4" w:space="0" w:color="auto"/>
              <w:left w:val="single" w:sz="4" w:space="0" w:color="auto"/>
              <w:bottom w:val="single" w:sz="4" w:space="0" w:color="auto"/>
              <w:right w:val="single" w:sz="4" w:space="0" w:color="auto"/>
            </w:tcBorders>
          </w:tcPr>
          <w:p w14:paraId="48C6AE1D" w14:textId="77777777" w:rsidR="00F63C93" w:rsidRPr="00F63C93" w:rsidRDefault="00F63C93" w:rsidP="00F63C93">
            <w:pPr>
              <w:rPr>
                <w:ins w:id="1408" w:author="黃梓峻" w:date="2021-05-12T13:52:00Z"/>
                <w:rFonts w:ascii="標楷體" w:eastAsia="標楷體" w:hAnsi="標楷體"/>
              </w:rPr>
            </w:pPr>
          </w:p>
        </w:tc>
        <w:tc>
          <w:tcPr>
            <w:tcW w:w="1660" w:type="dxa"/>
            <w:tcBorders>
              <w:top w:val="single" w:sz="4" w:space="0" w:color="auto"/>
              <w:left w:val="single" w:sz="4" w:space="0" w:color="auto"/>
              <w:bottom w:val="single" w:sz="4" w:space="0" w:color="auto"/>
              <w:right w:val="single" w:sz="4" w:space="0" w:color="auto"/>
            </w:tcBorders>
          </w:tcPr>
          <w:p w14:paraId="09127677" w14:textId="77777777" w:rsidR="00F63C93" w:rsidRPr="00F63C93" w:rsidRDefault="00F63C93" w:rsidP="00F63C93">
            <w:pPr>
              <w:rPr>
                <w:ins w:id="1409" w:author="黃梓峻" w:date="2021-05-12T13:52:00Z"/>
                <w:rFonts w:ascii="標楷體" w:eastAsia="標楷體" w:hAnsi="標楷體"/>
              </w:rPr>
            </w:pPr>
          </w:p>
        </w:tc>
        <w:tc>
          <w:tcPr>
            <w:tcW w:w="904" w:type="dxa"/>
            <w:tcBorders>
              <w:top w:val="single" w:sz="4" w:space="0" w:color="auto"/>
              <w:left w:val="single" w:sz="4" w:space="0" w:color="auto"/>
              <w:bottom w:val="single" w:sz="4" w:space="0" w:color="auto"/>
              <w:right w:val="single" w:sz="4" w:space="0" w:color="auto"/>
            </w:tcBorders>
          </w:tcPr>
          <w:p w14:paraId="2457643C" w14:textId="77777777" w:rsidR="00F63C93" w:rsidRPr="00F63C93" w:rsidRDefault="00F63C93" w:rsidP="00F63C93">
            <w:pPr>
              <w:rPr>
                <w:ins w:id="1410" w:author="黃梓峻" w:date="2021-05-12T13:52:00Z"/>
                <w:rFonts w:ascii="標楷體" w:eastAsia="標楷體" w:hAnsi="標楷體"/>
                <w:color w:val="000000"/>
              </w:rPr>
            </w:pPr>
          </w:p>
        </w:tc>
        <w:tc>
          <w:tcPr>
            <w:tcW w:w="687" w:type="dxa"/>
            <w:tcBorders>
              <w:top w:val="single" w:sz="4" w:space="0" w:color="auto"/>
              <w:left w:val="single" w:sz="4" w:space="0" w:color="auto"/>
              <w:bottom w:val="single" w:sz="4" w:space="0" w:color="auto"/>
              <w:right w:val="single" w:sz="4" w:space="0" w:color="auto"/>
            </w:tcBorders>
          </w:tcPr>
          <w:p w14:paraId="47AD23B1" w14:textId="77777777" w:rsidR="00F63C93" w:rsidRPr="00F63C93" w:rsidRDefault="00F63C93" w:rsidP="00F63C93">
            <w:pPr>
              <w:jc w:val="center"/>
              <w:rPr>
                <w:ins w:id="1411" w:author="黃梓峻" w:date="2021-05-12T13:52:00Z"/>
                <w:rFonts w:ascii="標楷體" w:eastAsia="標楷體" w:hAnsi="標楷體"/>
                <w:color w:val="000000"/>
              </w:rPr>
            </w:pPr>
            <w:ins w:id="1412" w:author="黃梓峻" w:date="2021-05-12T14:16: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583F2B98" w14:textId="77777777" w:rsidR="00F63C93" w:rsidRPr="00F63C93" w:rsidRDefault="00F63C93" w:rsidP="00F63C93">
            <w:pPr>
              <w:rPr>
                <w:ins w:id="1413" w:author="黃梓峻" w:date="2021-05-12T13:52:00Z"/>
                <w:rFonts w:ascii="標楷體" w:eastAsia="標楷體" w:hAnsi="標楷體"/>
              </w:rPr>
            </w:pPr>
            <w:ins w:id="1414" w:author="黃梓峻" w:date="2021-05-12T13:52:00Z">
              <w:r w:rsidRPr="00F63C93">
                <w:rPr>
                  <w:rFonts w:ascii="標楷體" w:eastAsia="標楷體" w:hAnsi="標楷體" w:hint="eastAsia"/>
                  <w:color w:val="000000"/>
                </w:rPr>
                <w:t>InnFundApl</w:t>
              </w:r>
              <w:r w:rsidRPr="00F63C93">
                <w:rPr>
                  <w:rFonts w:ascii="標楷體" w:eastAsia="標楷體" w:hAnsi="標楷體"/>
                </w:rPr>
                <w:t>.PosbleBorPsn</w:t>
              </w:r>
            </w:ins>
          </w:p>
        </w:tc>
      </w:tr>
      <w:tr w:rsidR="00F63C93" w:rsidRPr="00F63C93" w14:paraId="428FC6AB" w14:textId="77777777" w:rsidTr="00067F94">
        <w:trPr>
          <w:trHeight w:val="244"/>
          <w:jc w:val="center"/>
          <w:ins w:id="1415" w:author="黃梓峻" w:date="2021-05-12T13:52:00Z"/>
        </w:trPr>
        <w:tc>
          <w:tcPr>
            <w:tcW w:w="548" w:type="dxa"/>
            <w:tcBorders>
              <w:top w:val="single" w:sz="4" w:space="0" w:color="auto"/>
              <w:left w:val="single" w:sz="4" w:space="0" w:color="auto"/>
              <w:bottom w:val="single" w:sz="4" w:space="0" w:color="auto"/>
              <w:right w:val="single" w:sz="4" w:space="0" w:color="auto"/>
            </w:tcBorders>
          </w:tcPr>
          <w:p w14:paraId="4466384A" w14:textId="77777777" w:rsidR="00F63C93" w:rsidRPr="00F63C93" w:rsidRDefault="00F63C93" w:rsidP="00F63C93">
            <w:pPr>
              <w:rPr>
                <w:ins w:id="1416" w:author="黃梓峻" w:date="2021-05-12T13:52:00Z"/>
                <w:rFonts w:ascii="標楷體" w:eastAsia="標楷體" w:hAnsi="標楷體"/>
                <w:color w:val="000000"/>
              </w:rPr>
            </w:pPr>
            <w:ins w:id="1417" w:author="黃梓峻" w:date="2021-05-12T13:52:00Z">
              <w:r w:rsidRPr="00F63C93">
                <w:rPr>
                  <w:rFonts w:ascii="標楷體" w:eastAsia="標楷體" w:hAnsi="標楷體"/>
                  <w:color w:val="000000"/>
                </w:rPr>
                <w:t>5</w:t>
              </w:r>
            </w:ins>
          </w:p>
        </w:tc>
        <w:tc>
          <w:tcPr>
            <w:tcW w:w="1372" w:type="dxa"/>
            <w:tcBorders>
              <w:top w:val="single" w:sz="4" w:space="0" w:color="auto"/>
              <w:left w:val="single" w:sz="4" w:space="0" w:color="auto"/>
              <w:bottom w:val="single" w:sz="4" w:space="0" w:color="auto"/>
              <w:right w:val="single" w:sz="4" w:space="0" w:color="auto"/>
            </w:tcBorders>
          </w:tcPr>
          <w:p w14:paraId="208A56A9" w14:textId="77777777" w:rsidR="00F63C93" w:rsidRPr="00F63C93" w:rsidRDefault="00F63C93" w:rsidP="00F63C93">
            <w:pPr>
              <w:rPr>
                <w:ins w:id="1418" w:author="黃梓峻" w:date="2021-05-12T13:52:00Z"/>
                <w:rFonts w:ascii="標楷體" w:eastAsia="標楷體" w:hAnsi="標楷體"/>
              </w:rPr>
            </w:pPr>
            <w:ins w:id="1419" w:author="黃梓峻" w:date="2021-05-12T13:52:00Z">
              <w:r w:rsidRPr="00F63C93">
                <w:rPr>
                  <w:rFonts w:ascii="標楷體" w:eastAsia="標楷體" w:hAnsi="標楷體" w:hint="eastAsia"/>
                </w:rPr>
                <w:t>可放款金額</w:t>
              </w:r>
            </w:ins>
          </w:p>
        </w:tc>
        <w:tc>
          <w:tcPr>
            <w:tcW w:w="890" w:type="dxa"/>
            <w:tcBorders>
              <w:top w:val="single" w:sz="4" w:space="0" w:color="auto"/>
              <w:left w:val="single" w:sz="4" w:space="0" w:color="auto"/>
              <w:bottom w:val="single" w:sz="4" w:space="0" w:color="auto"/>
              <w:right w:val="single" w:sz="4" w:space="0" w:color="auto"/>
            </w:tcBorders>
          </w:tcPr>
          <w:p w14:paraId="762B5AD2" w14:textId="77777777" w:rsidR="00F63C93" w:rsidRPr="00F63C93" w:rsidRDefault="00F63C93" w:rsidP="00F63C93">
            <w:pPr>
              <w:rPr>
                <w:ins w:id="1420" w:author="黃梓峻" w:date="2021-05-12T13:52:00Z"/>
                <w:rFonts w:ascii="標楷體" w:eastAsia="標楷體" w:hAnsi="標楷體"/>
              </w:rPr>
            </w:pPr>
          </w:p>
        </w:tc>
        <w:tc>
          <w:tcPr>
            <w:tcW w:w="1023" w:type="dxa"/>
            <w:tcBorders>
              <w:top w:val="single" w:sz="4" w:space="0" w:color="auto"/>
              <w:left w:val="single" w:sz="4" w:space="0" w:color="auto"/>
              <w:bottom w:val="single" w:sz="4" w:space="0" w:color="auto"/>
              <w:right w:val="single" w:sz="4" w:space="0" w:color="auto"/>
            </w:tcBorders>
          </w:tcPr>
          <w:p w14:paraId="78482ACA" w14:textId="77777777" w:rsidR="00F63C93" w:rsidRPr="00F63C93" w:rsidRDefault="00F63C93" w:rsidP="00F63C93">
            <w:pPr>
              <w:rPr>
                <w:ins w:id="1421" w:author="黃梓峻" w:date="2021-05-12T13:52:00Z"/>
                <w:rFonts w:ascii="標楷體" w:eastAsia="標楷體" w:hAnsi="標楷體"/>
              </w:rPr>
            </w:pPr>
          </w:p>
        </w:tc>
        <w:tc>
          <w:tcPr>
            <w:tcW w:w="1660" w:type="dxa"/>
            <w:tcBorders>
              <w:top w:val="single" w:sz="4" w:space="0" w:color="auto"/>
              <w:left w:val="single" w:sz="4" w:space="0" w:color="auto"/>
              <w:bottom w:val="single" w:sz="4" w:space="0" w:color="auto"/>
              <w:right w:val="single" w:sz="4" w:space="0" w:color="auto"/>
            </w:tcBorders>
          </w:tcPr>
          <w:p w14:paraId="039E7502" w14:textId="77777777" w:rsidR="00F63C93" w:rsidRPr="00F63C93" w:rsidRDefault="00F63C93" w:rsidP="00F63C93">
            <w:pPr>
              <w:rPr>
                <w:ins w:id="1422" w:author="黃梓峻" w:date="2021-05-12T13:52:00Z"/>
                <w:rFonts w:ascii="標楷體" w:eastAsia="標楷體" w:hAnsi="標楷體"/>
              </w:rPr>
            </w:pPr>
          </w:p>
        </w:tc>
        <w:tc>
          <w:tcPr>
            <w:tcW w:w="904" w:type="dxa"/>
            <w:tcBorders>
              <w:top w:val="single" w:sz="4" w:space="0" w:color="auto"/>
              <w:left w:val="single" w:sz="4" w:space="0" w:color="auto"/>
              <w:bottom w:val="single" w:sz="4" w:space="0" w:color="auto"/>
              <w:right w:val="single" w:sz="4" w:space="0" w:color="auto"/>
            </w:tcBorders>
          </w:tcPr>
          <w:p w14:paraId="70FB774F" w14:textId="77777777" w:rsidR="00F63C93" w:rsidRPr="00F63C93" w:rsidRDefault="00F63C93" w:rsidP="00F63C93">
            <w:pPr>
              <w:rPr>
                <w:ins w:id="1423" w:author="黃梓峻" w:date="2021-05-12T13:52:00Z"/>
                <w:rFonts w:ascii="標楷體" w:eastAsia="標楷體" w:hAnsi="標楷體"/>
                <w:color w:val="000000"/>
              </w:rPr>
            </w:pPr>
          </w:p>
        </w:tc>
        <w:tc>
          <w:tcPr>
            <w:tcW w:w="687" w:type="dxa"/>
            <w:tcBorders>
              <w:top w:val="single" w:sz="4" w:space="0" w:color="auto"/>
              <w:left w:val="single" w:sz="4" w:space="0" w:color="auto"/>
              <w:bottom w:val="single" w:sz="4" w:space="0" w:color="auto"/>
              <w:right w:val="single" w:sz="4" w:space="0" w:color="auto"/>
            </w:tcBorders>
          </w:tcPr>
          <w:p w14:paraId="7A1D0AA1" w14:textId="77777777" w:rsidR="00F63C93" w:rsidRPr="00F63C93" w:rsidRDefault="00F63C93" w:rsidP="00F63C93">
            <w:pPr>
              <w:jc w:val="center"/>
              <w:rPr>
                <w:ins w:id="1424" w:author="黃梓峻" w:date="2021-05-12T13:52:00Z"/>
                <w:rFonts w:ascii="標楷體" w:eastAsia="標楷體" w:hAnsi="標楷體"/>
                <w:color w:val="000000"/>
              </w:rPr>
            </w:pPr>
            <w:ins w:id="1425" w:author="黃梓峻" w:date="2021-05-12T14:16: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472DC949" w14:textId="77777777" w:rsidR="00F63C93" w:rsidRPr="00F63C93" w:rsidRDefault="00F63C93" w:rsidP="00F63C93">
            <w:pPr>
              <w:rPr>
                <w:ins w:id="1426" w:author="黃梓峻" w:date="2021-05-12T13:52:00Z"/>
                <w:rFonts w:ascii="標楷體" w:eastAsia="標楷體" w:hAnsi="標楷體"/>
              </w:rPr>
            </w:pPr>
            <w:ins w:id="1427" w:author="黃梓峻" w:date="2021-05-12T13:52:00Z">
              <w:r w:rsidRPr="00F63C93">
                <w:rPr>
                  <w:rFonts w:ascii="標楷體" w:eastAsia="標楷體" w:hAnsi="標楷體" w:hint="eastAsia"/>
                  <w:color w:val="000000"/>
                </w:rPr>
                <w:t>InnFundApl</w:t>
              </w:r>
              <w:r w:rsidRPr="00F63C93">
                <w:rPr>
                  <w:rFonts w:ascii="標楷體" w:eastAsia="標楷體" w:hAnsi="標楷體"/>
                </w:rPr>
                <w:t>.PosbleBorAmt</w:t>
              </w:r>
            </w:ins>
          </w:p>
        </w:tc>
      </w:tr>
      <w:tr w:rsidR="00F63C93" w:rsidRPr="00F63C93" w14:paraId="3BD08D73" w14:textId="77777777" w:rsidTr="00067F94">
        <w:trPr>
          <w:trHeight w:val="244"/>
          <w:jc w:val="center"/>
          <w:ins w:id="1428" w:author="黃梓峻" w:date="2021-05-12T13:52:00Z"/>
        </w:trPr>
        <w:tc>
          <w:tcPr>
            <w:tcW w:w="548" w:type="dxa"/>
            <w:tcBorders>
              <w:top w:val="single" w:sz="4" w:space="0" w:color="auto"/>
              <w:left w:val="single" w:sz="4" w:space="0" w:color="auto"/>
              <w:bottom w:val="single" w:sz="4" w:space="0" w:color="auto"/>
              <w:right w:val="single" w:sz="4" w:space="0" w:color="auto"/>
            </w:tcBorders>
          </w:tcPr>
          <w:p w14:paraId="20C55D19" w14:textId="77777777" w:rsidR="00F63C93" w:rsidRPr="00F63C93" w:rsidRDefault="00F63C93" w:rsidP="00F63C93">
            <w:pPr>
              <w:rPr>
                <w:ins w:id="1429" w:author="黃梓峻" w:date="2021-05-12T13:52:00Z"/>
                <w:rFonts w:ascii="標楷體" w:eastAsia="標楷體" w:hAnsi="標楷體"/>
                <w:color w:val="000000"/>
              </w:rPr>
            </w:pPr>
            <w:ins w:id="1430" w:author="黃梓峻" w:date="2021-05-12T13:52:00Z">
              <w:r w:rsidRPr="00F63C93">
                <w:rPr>
                  <w:rFonts w:ascii="標楷體" w:eastAsia="標楷體" w:hAnsi="標楷體"/>
                  <w:color w:val="000000"/>
                </w:rPr>
                <w:t>6</w:t>
              </w:r>
            </w:ins>
          </w:p>
        </w:tc>
        <w:tc>
          <w:tcPr>
            <w:tcW w:w="1372" w:type="dxa"/>
            <w:tcBorders>
              <w:top w:val="single" w:sz="4" w:space="0" w:color="auto"/>
              <w:left w:val="single" w:sz="4" w:space="0" w:color="auto"/>
              <w:bottom w:val="single" w:sz="4" w:space="0" w:color="auto"/>
              <w:right w:val="single" w:sz="4" w:space="0" w:color="auto"/>
            </w:tcBorders>
          </w:tcPr>
          <w:p w14:paraId="4E914CCA" w14:textId="77777777" w:rsidR="00F63C93" w:rsidRPr="00F63C93" w:rsidRDefault="00F63C93" w:rsidP="00F63C93">
            <w:pPr>
              <w:rPr>
                <w:ins w:id="1431" w:author="黃梓峻" w:date="2021-05-12T13:52:00Z"/>
                <w:rFonts w:ascii="標楷體" w:eastAsia="標楷體" w:hAnsi="標楷體"/>
              </w:rPr>
            </w:pPr>
            <w:ins w:id="1432" w:author="黃梓峻" w:date="2021-05-12T13:52:00Z">
              <w:r w:rsidRPr="00F63C93">
                <w:rPr>
                  <w:rFonts w:ascii="標楷體" w:eastAsia="標楷體" w:hAnsi="標楷體" w:hint="eastAsia"/>
                </w:rPr>
                <w:t>已放款金額</w:t>
              </w:r>
            </w:ins>
          </w:p>
        </w:tc>
        <w:tc>
          <w:tcPr>
            <w:tcW w:w="890" w:type="dxa"/>
            <w:tcBorders>
              <w:top w:val="single" w:sz="4" w:space="0" w:color="auto"/>
              <w:left w:val="single" w:sz="4" w:space="0" w:color="auto"/>
              <w:bottom w:val="single" w:sz="4" w:space="0" w:color="auto"/>
              <w:right w:val="single" w:sz="4" w:space="0" w:color="auto"/>
            </w:tcBorders>
          </w:tcPr>
          <w:p w14:paraId="373BD0E1" w14:textId="77777777" w:rsidR="00F63C93" w:rsidRPr="00F63C93" w:rsidRDefault="00F63C93" w:rsidP="00F63C93">
            <w:pPr>
              <w:rPr>
                <w:ins w:id="1433" w:author="黃梓峻" w:date="2021-05-12T13:52:00Z"/>
                <w:rFonts w:ascii="標楷體" w:eastAsia="標楷體" w:hAnsi="標楷體"/>
              </w:rPr>
            </w:pPr>
          </w:p>
        </w:tc>
        <w:tc>
          <w:tcPr>
            <w:tcW w:w="1023" w:type="dxa"/>
            <w:tcBorders>
              <w:top w:val="single" w:sz="4" w:space="0" w:color="auto"/>
              <w:left w:val="single" w:sz="4" w:space="0" w:color="auto"/>
              <w:bottom w:val="single" w:sz="4" w:space="0" w:color="auto"/>
              <w:right w:val="single" w:sz="4" w:space="0" w:color="auto"/>
            </w:tcBorders>
          </w:tcPr>
          <w:p w14:paraId="0CC90602" w14:textId="77777777" w:rsidR="00F63C93" w:rsidRPr="00F63C93" w:rsidRDefault="00F63C93" w:rsidP="00F63C93">
            <w:pPr>
              <w:rPr>
                <w:ins w:id="1434" w:author="黃梓峻" w:date="2021-05-12T13:52:00Z"/>
                <w:rFonts w:ascii="標楷體" w:eastAsia="標楷體" w:hAnsi="標楷體"/>
              </w:rPr>
            </w:pPr>
          </w:p>
        </w:tc>
        <w:tc>
          <w:tcPr>
            <w:tcW w:w="1660" w:type="dxa"/>
            <w:tcBorders>
              <w:top w:val="single" w:sz="4" w:space="0" w:color="auto"/>
              <w:left w:val="single" w:sz="4" w:space="0" w:color="auto"/>
              <w:bottom w:val="single" w:sz="4" w:space="0" w:color="auto"/>
              <w:right w:val="single" w:sz="4" w:space="0" w:color="auto"/>
            </w:tcBorders>
          </w:tcPr>
          <w:p w14:paraId="16F82C08" w14:textId="77777777" w:rsidR="00F63C93" w:rsidRPr="00F63C93" w:rsidRDefault="00F63C93" w:rsidP="00F63C93">
            <w:pPr>
              <w:rPr>
                <w:ins w:id="1435" w:author="黃梓峻" w:date="2021-05-12T13:52:00Z"/>
                <w:rFonts w:ascii="標楷體" w:eastAsia="標楷體" w:hAnsi="標楷體"/>
              </w:rPr>
            </w:pPr>
          </w:p>
        </w:tc>
        <w:tc>
          <w:tcPr>
            <w:tcW w:w="904" w:type="dxa"/>
            <w:tcBorders>
              <w:top w:val="single" w:sz="4" w:space="0" w:color="auto"/>
              <w:left w:val="single" w:sz="4" w:space="0" w:color="auto"/>
              <w:bottom w:val="single" w:sz="4" w:space="0" w:color="auto"/>
              <w:right w:val="single" w:sz="4" w:space="0" w:color="auto"/>
            </w:tcBorders>
          </w:tcPr>
          <w:p w14:paraId="49BDF650" w14:textId="77777777" w:rsidR="00F63C93" w:rsidRPr="00F63C93" w:rsidRDefault="00F63C93" w:rsidP="00F63C93">
            <w:pPr>
              <w:rPr>
                <w:ins w:id="1436" w:author="黃梓峻" w:date="2021-05-12T13:52:00Z"/>
                <w:rFonts w:ascii="標楷體" w:eastAsia="標楷體" w:hAnsi="標楷體"/>
                <w:color w:val="000000"/>
              </w:rPr>
            </w:pPr>
          </w:p>
        </w:tc>
        <w:tc>
          <w:tcPr>
            <w:tcW w:w="687" w:type="dxa"/>
            <w:tcBorders>
              <w:top w:val="single" w:sz="4" w:space="0" w:color="auto"/>
              <w:left w:val="single" w:sz="4" w:space="0" w:color="auto"/>
              <w:bottom w:val="single" w:sz="4" w:space="0" w:color="auto"/>
              <w:right w:val="single" w:sz="4" w:space="0" w:color="auto"/>
            </w:tcBorders>
          </w:tcPr>
          <w:p w14:paraId="179F38E0" w14:textId="77777777" w:rsidR="00F63C93" w:rsidRPr="00F63C93" w:rsidRDefault="00F63C93" w:rsidP="00F63C93">
            <w:pPr>
              <w:jc w:val="center"/>
              <w:rPr>
                <w:ins w:id="1437" w:author="黃梓峻" w:date="2021-05-12T13:52:00Z"/>
                <w:rFonts w:ascii="標楷體" w:eastAsia="標楷體" w:hAnsi="標楷體"/>
                <w:color w:val="000000"/>
              </w:rPr>
            </w:pPr>
            <w:ins w:id="1438" w:author="黃梓峻" w:date="2021-05-12T14:16: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5255ACBC" w14:textId="77777777" w:rsidR="00F63C93" w:rsidRPr="00F63C93" w:rsidRDefault="00F63C93" w:rsidP="00F63C93">
            <w:pPr>
              <w:rPr>
                <w:ins w:id="1439" w:author="黃梓峻" w:date="2021-05-12T13:52:00Z"/>
                <w:rFonts w:ascii="標楷體" w:eastAsia="標楷體" w:hAnsi="標楷體"/>
              </w:rPr>
            </w:pPr>
            <w:ins w:id="1440" w:author="黃梓峻" w:date="2021-05-12T13:52:00Z">
              <w:r w:rsidRPr="00F63C93">
                <w:rPr>
                  <w:rFonts w:ascii="標楷體" w:eastAsia="標楷體" w:hAnsi="標楷體" w:hint="eastAsia"/>
                  <w:color w:val="000000"/>
                </w:rPr>
                <w:t>InnFundApl</w:t>
              </w:r>
              <w:r w:rsidRPr="00F63C93">
                <w:rPr>
                  <w:rFonts w:ascii="標楷體" w:eastAsia="標楷體" w:hAnsi="標楷體"/>
                </w:rPr>
                <w:t>.AlrdyBorAmt</w:t>
              </w:r>
            </w:ins>
          </w:p>
        </w:tc>
      </w:tr>
      <w:tr w:rsidR="00F63C93" w:rsidRPr="00F63C93" w14:paraId="5399438D" w14:textId="77777777" w:rsidTr="00067F94">
        <w:trPr>
          <w:trHeight w:val="244"/>
          <w:jc w:val="center"/>
          <w:ins w:id="1441" w:author="黃梓峻" w:date="2021-05-12T13:52:00Z"/>
        </w:trPr>
        <w:tc>
          <w:tcPr>
            <w:tcW w:w="548" w:type="dxa"/>
            <w:tcBorders>
              <w:top w:val="single" w:sz="4" w:space="0" w:color="auto"/>
              <w:left w:val="single" w:sz="4" w:space="0" w:color="auto"/>
              <w:bottom w:val="single" w:sz="4" w:space="0" w:color="auto"/>
              <w:right w:val="single" w:sz="4" w:space="0" w:color="auto"/>
            </w:tcBorders>
          </w:tcPr>
          <w:p w14:paraId="4ACF56DC" w14:textId="77777777" w:rsidR="00F63C93" w:rsidRPr="00F63C93" w:rsidRDefault="00F63C93" w:rsidP="00F63C93">
            <w:pPr>
              <w:rPr>
                <w:ins w:id="1442" w:author="黃梓峻" w:date="2021-05-12T13:52:00Z"/>
                <w:rFonts w:ascii="標楷體" w:eastAsia="標楷體" w:hAnsi="標楷體"/>
                <w:color w:val="000000"/>
              </w:rPr>
            </w:pPr>
            <w:ins w:id="1443" w:author="黃梓峻" w:date="2021-05-12T13:52:00Z">
              <w:r w:rsidRPr="00F63C93">
                <w:rPr>
                  <w:rFonts w:ascii="標楷體" w:eastAsia="標楷體" w:hAnsi="標楷體"/>
                  <w:color w:val="000000"/>
                </w:rPr>
                <w:lastRenderedPageBreak/>
                <w:t>7</w:t>
              </w:r>
            </w:ins>
          </w:p>
        </w:tc>
        <w:tc>
          <w:tcPr>
            <w:tcW w:w="1372" w:type="dxa"/>
            <w:tcBorders>
              <w:top w:val="single" w:sz="4" w:space="0" w:color="auto"/>
              <w:left w:val="single" w:sz="4" w:space="0" w:color="auto"/>
              <w:bottom w:val="single" w:sz="4" w:space="0" w:color="auto"/>
              <w:right w:val="single" w:sz="4" w:space="0" w:color="auto"/>
            </w:tcBorders>
          </w:tcPr>
          <w:p w14:paraId="0F4406D9" w14:textId="77777777" w:rsidR="00F63C93" w:rsidRPr="00F63C93" w:rsidRDefault="00F63C93" w:rsidP="00F63C93">
            <w:pPr>
              <w:rPr>
                <w:ins w:id="1444" w:author="黃梓峻" w:date="2021-05-12T13:52:00Z"/>
                <w:rFonts w:ascii="標楷體" w:eastAsia="標楷體" w:hAnsi="標楷體"/>
              </w:rPr>
            </w:pPr>
            <w:ins w:id="1445" w:author="黃梓峻" w:date="2021-05-12T13:52:00Z">
              <w:r w:rsidRPr="00F63C93">
                <w:rPr>
                  <w:rFonts w:ascii="標楷體" w:eastAsia="標楷體" w:hAnsi="標楷體" w:hint="eastAsia"/>
                </w:rPr>
                <w:t>股東權益</w:t>
              </w:r>
            </w:ins>
          </w:p>
        </w:tc>
        <w:tc>
          <w:tcPr>
            <w:tcW w:w="890" w:type="dxa"/>
            <w:tcBorders>
              <w:top w:val="single" w:sz="4" w:space="0" w:color="auto"/>
              <w:left w:val="single" w:sz="4" w:space="0" w:color="auto"/>
              <w:bottom w:val="single" w:sz="4" w:space="0" w:color="auto"/>
              <w:right w:val="single" w:sz="4" w:space="0" w:color="auto"/>
            </w:tcBorders>
          </w:tcPr>
          <w:p w14:paraId="3FC76CE7" w14:textId="77777777" w:rsidR="00F63C93" w:rsidRPr="00F63C93" w:rsidRDefault="00F63C93" w:rsidP="00F63C93">
            <w:pPr>
              <w:rPr>
                <w:ins w:id="1446" w:author="黃梓峻" w:date="2021-05-12T13:52:00Z"/>
                <w:rFonts w:ascii="標楷體" w:eastAsia="標楷體" w:hAnsi="標楷體"/>
              </w:rPr>
            </w:pPr>
          </w:p>
        </w:tc>
        <w:tc>
          <w:tcPr>
            <w:tcW w:w="1023" w:type="dxa"/>
            <w:tcBorders>
              <w:top w:val="single" w:sz="4" w:space="0" w:color="auto"/>
              <w:left w:val="single" w:sz="4" w:space="0" w:color="auto"/>
              <w:bottom w:val="single" w:sz="4" w:space="0" w:color="auto"/>
              <w:right w:val="single" w:sz="4" w:space="0" w:color="auto"/>
            </w:tcBorders>
          </w:tcPr>
          <w:p w14:paraId="60A9AAFD" w14:textId="77777777" w:rsidR="00F63C93" w:rsidRPr="00F63C93" w:rsidRDefault="00F63C93" w:rsidP="00F63C93">
            <w:pPr>
              <w:rPr>
                <w:ins w:id="1447" w:author="黃梓峻" w:date="2021-05-12T13:52:00Z"/>
                <w:rFonts w:ascii="標楷體" w:eastAsia="標楷體" w:hAnsi="標楷體"/>
              </w:rPr>
            </w:pPr>
          </w:p>
        </w:tc>
        <w:tc>
          <w:tcPr>
            <w:tcW w:w="1660" w:type="dxa"/>
            <w:tcBorders>
              <w:top w:val="single" w:sz="4" w:space="0" w:color="auto"/>
              <w:left w:val="single" w:sz="4" w:space="0" w:color="auto"/>
              <w:bottom w:val="single" w:sz="4" w:space="0" w:color="auto"/>
              <w:right w:val="single" w:sz="4" w:space="0" w:color="auto"/>
            </w:tcBorders>
          </w:tcPr>
          <w:p w14:paraId="68119A47" w14:textId="77777777" w:rsidR="00F63C93" w:rsidRPr="00F63C93" w:rsidRDefault="00F63C93" w:rsidP="00F63C93">
            <w:pPr>
              <w:rPr>
                <w:ins w:id="1448" w:author="黃梓峻" w:date="2021-05-12T13:52:00Z"/>
                <w:rFonts w:ascii="標楷體" w:eastAsia="標楷體" w:hAnsi="標楷體"/>
              </w:rPr>
            </w:pPr>
          </w:p>
        </w:tc>
        <w:tc>
          <w:tcPr>
            <w:tcW w:w="904" w:type="dxa"/>
            <w:tcBorders>
              <w:top w:val="single" w:sz="4" w:space="0" w:color="auto"/>
              <w:left w:val="single" w:sz="4" w:space="0" w:color="auto"/>
              <w:bottom w:val="single" w:sz="4" w:space="0" w:color="auto"/>
              <w:right w:val="single" w:sz="4" w:space="0" w:color="auto"/>
            </w:tcBorders>
          </w:tcPr>
          <w:p w14:paraId="065884FE" w14:textId="77777777" w:rsidR="00F63C93" w:rsidRPr="00F63C93" w:rsidRDefault="00F63C93" w:rsidP="00F63C93">
            <w:pPr>
              <w:rPr>
                <w:ins w:id="1449" w:author="黃梓峻" w:date="2021-05-12T13:52:00Z"/>
                <w:rFonts w:ascii="標楷體" w:eastAsia="標楷體" w:hAnsi="標楷體"/>
                <w:color w:val="000000"/>
              </w:rPr>
            </w:pPr>
          </w:p>
        </w:tc>
        <w:tc>
          <w:tcPr>
            <w:tcW w:w="687" w:type="dxa"/>
            <w:tcBorders>
              <w:top w:val="single" w:sz="4" w:space="0" w:color="auto"/>
              <w:left w:val="single" w:sz="4" w:space="0" w:color="auto"/>
              <w:bottom w:val="single" w:sz="4" w:space="0" w:color="auto"/>
              <w:right w:val="single" w:sz="4" w:space="0" w:color="auto"/>
            </w:tcBorders>
          </w:tcPr>
          <w:p w14:paraId="0CF2A6AB" w14:textId="77777777" w:rsidR="00F63C93" w:rsidRPr="00F63C93" w:rsidRDefault="00F63C93" w:rsidP="00F63C93">
            <w:pPr>
              <w:jc w:val="center"/>
              <w:rPr>
                <w:ins w:id="1450" w:author="黃梓峻" w:date="2021-05-12T13:52:00Z"/>
                <w:rFonts w:ascii="標楷體" w:eastAsia="標楷體" w:hAnsi="標楷體"/>
                <w:color w:val="000000"/>
              </w:rPr>
            </w:pPr>
            <w:ins w:id="1451" w:author="黃梓峻" w:date="2021-05-12T14:16: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53F0AFE8" w14:textId="77777777" w:rsidR="00F63C93" w:rsidRPr="00F63C93" w:rsidRDefault="00F63C93" w:rsidP="00F63C93">
            <w:pPr>
              <w:rPr>
                <w:ins w:id="1452" w:author="黃梓峻" w:date="2021-05-12T13:52:00Z"/>
                <w:rFonts w:ascii="標楷體" w:eastAsia="標楷體" w:hAnsi="標楷體"/>
              </w:rPr>
            </w:pPr>
            <w:ins w:id="1453" w:author="黃梓峻" w:date="2021-05-12T13:52:00Z">
              <w:r w:rsidRPr="00F63C93">
                <w:rPr>
                  <w:rFonts w:ascii="標楷體" w:eastAsia="標楷體" w:hAnsi="標楷體" w:hint="eastAsia"/>
                  <w:color w:val="000000"/>
                </w:rPr>
                <w:t>InnFundApl</w:t>
              </w:r>
              <w:r w:rsidRPr="00F63C93">
                <w:rPr>
                  <w:rFonts w:ascii="標楷體" w:eastAsia="標楷體" w:hAnsi="標楷體"/>
                </w:rPr>
                <w:t>.StockHoldersEqt</w:t>
              </w:r>
            </w:ins>
          </w:p>
        </w:tc>
      </w:tr>
    </w:tbl>
    <w:p w14:paraId="39C1641F" w14:textId="77777777" w:rsidR="00F63C93" w:rsidRPr="00F63C93" w:rsidRDefault="00F63C93" w:rsidP="00F63C93">
      <w:pPr>
        <w:rPr>
          <w:ins w:id="1454" w:author="黃梓峻" w:date="2021-05-12T13:52:00Z"/>
          <w:rFonts w:ascii="標楷體" w:eastAsia="標楷體" w:hAnsi="標楷體"/>
        </w:rPr>
      </w:pPr>
    </w:p>
    <w:p w14:paraId="4B2AC251" w14:textId="77777777" w:rsidR="00F63C93" w:rsidRPr="00F63C93" w:rsidDel="00896CA0" w:rsidRDefault="00F63C93" w:rsidP="00F63C93">
      <w:pPr>
        <w:widowControl/>
        <w:rPr>
          <w:del w:id="1455" w:author="st1" w:date="2021-05-07T12:21:00Z"/>
          <w:rFonts w:ascii="標楷體" w:eastAsia="標楷體" w:hAnsi="標楷體"/>
        </w:rPr>
      </w:pPr>
      <w:ins w:id="1456" w:author="黃梓峻" w:date="2021-05-12T13:52:00Z">
        <w:r w:rsidRPr="00F63C93">
          <w:rPr>
            <w:rFonts w:ascii="標楷體" w:eastAsia="標楷體" w:hAnsi="標楷體"/>
          </w:rPr>
          <w:br w:type="page"/>
        </w:r>
      </w:ins>
      <w:r w:rsidRPr="00F63C93">
        <w:rPr>
          <w:rFonts w:ascii="標楷體" w:eastAsia="標楷體" w:hAnsi="標楷體"/>
        </w:rPr>
        <w:lastRenderedPageBreak/>
        <w:br w:type="page"/>
      </w:r>
    </w:p>
    <w:p w14:paraId="426D7B16" w14:textId="77777777" w:rsidR="00F63C93" w:rsidRPr="00F63C93" w:rsidDel="00896CA0" w:rsidRDefault="00F63C93" w:rsidP="00F63C93">
      <w:pPr>
        <w:widowControl/>
        <w:rPr>
          <w:del w:id="1457" w:author="st1" w:date="2021-05-07T12:21:00Z"/>
          <w:rFonts w:ascii="標楷體" w:eastAsia="標楷體" w:hAnsi="標楷體"/>
        </w:rPr>
      </w:pPr>
    </w:p>
    <w:p w14:paraId="7D17D6C7" w14:textId="77777777" w:rsidR="00F63C93" w:rsidRPr="00F63C93" w:rsidDel="00896CA0" w:rsidRDefault="00F63C93" w:rsidP="00F63C93">
      <w:pPr>
        <w:widowControl/>
        <w:numPr>
          <w:ilvl w:val="0"/>
          <w:numId w:val="126"/>
        </w:numPr>
        <w:tabs>
          <w:tab w:val="num" w:pos="360"/>
        </w:tabs>
        <w:ind w:left="0" w:firstLine="0"/>
        <w:rPr>
          <w:del w:id="1458" w:author="st1" w:date="2021-05-07T12:21:00Z"/>
        </w:rPr>
      </w:pPr>
      <w:del w:id="1459" w:author="st1" w:date="2021-05-07T12:21:00Z">
        <w:r w:rsidRPr="00F63C93" w:rsidDel="00896CA0">
          <w:delText>輸入畫面資料說明</w:delText>
        </w:r>
      </w:del>
    </w:p>
    <w:p w14:paraId="16977DB1" w14:textId="77777777" w:rsidR="00F63C93" w:rsidRPr="00F63C93" w:rsidDel="00896CA0" w:rsidRDefault="00F63C93" w:rsidP="00F63C93">
      <w:pPr>
        <w:widowControl/>
        <w:rPr>
          <w:del w:id="1460" w:author="st1" w:date="2021-05-07T12:21:00Z"/>
          <w:rFonts w:ascii="標楷體" w:eastAsia="標楷體" w:hAnsi="標楷體"/>
          <w:lang w:eastAsia="x-none"/>
        </w:rPr>
      </w:pPr>
    </w:p>
    <w:p w14:paraId="4CBDAA45" w14:textId="77777777" w:rsidR="00F63C93" w:rsidRPr="00F63C93" w:rsidRDefault="00F63C93" w:rsidP="00F63C93">
      <w:pPr>
        <w:widowControl/>
        <w:rPr>
          <w:rFonts w:ascii="標楷體" w:eastAsia="標楷體" w:hAnsi="標楷體"/>
          <w:lang w:eastAsia="x-none"/>
        </w:rPr>
        <w:pPrChange w:id="1461" w:author="st1" w:date="2021-05-07T12:21:00Z">
          <w:pPr/>
        </w:pPrChange>
      </w:pPr>
      <w:del w:id="1462" w:author="st1" w:date="2021-05-07T12:21:00Z">
        <w:r w:rsidRPr="00F63C93" w:rsidDel="00896CA0">
          <w:rPr>
            <w:rFonts w:ascii="標楷體" w:eastAsia="標楷體" w:hAnsi="標楷體"/>
            <w:lang w:eastAsia="x-none"/>
          </w:rPr>
          <w:br w:type="page"/>
        </w:r>
      </w:del>
    </w:p>
    <w:p w14:paraId="2339F109" w14:textId="77777777" w:rsidR="00F63C93" w:rsidRPr="00F63C93" w:rsidRDefault="00F63C93" w:rsidP="00F63C93">
      <w:pPr>
        <w:numPr>
          <w:ilvl w:val="2"/>
          <w:numId w:val="137"/>
        </w:numPr>
        <w:snapToGrid w:val="0"/>
        <w:spacing w:before="360"/>
        <w:outlineLvl w:val="2"/>
        <w:rPr>
          <w:rFonts w:ascii="標楷體" w:eastAsia="標楷體" w:hAnsi="標楷體"/>
          <w:sz w:val="32"/>
          <w:szCs w:val="20"/>
          <w:lang w:eastAsia="x-none"/>
          <w:rPrChange w:id="1463" w:author="st1" w:date="2021-05-07T13:52:00Z">
            <w:rPr>
              <w:rFonts w:ascii="標楷體" w:hAnsi="標楷體"/>
            </w:rPr>
          </w:rPrChange>
        </w:rPr>
      </w:pPr>
      <w:r w:rsidRPr="00F63C93">
        <w:rPr>
          <w:rFonts w:ascii="標楷體" w:eastAsia="標楷體" w:hAnsi="標楷體" w:hint="eastAsia"/>
          <w:sz w:val="32"/>
          <w:szCs w:val="20"/>
          <w:lang w:val="x-none"/>
        </w:rPr>
        <w:t>L</w:t>
      </w:r>
      <w:r w:rsidRPr="00F63C93">
        <w:rPr>
          <w:rFonts w:ascii="標楷體" w:eastAsia="標楷體" w:hAnsi="標楷體"/>
          <w:sz w:val="32"/>
          <w:szCs w:val="20"/>
          <w:lang w:val="x-none"/>
        </w:rPr>
        <w:t>59</w:t>
      </w:r>
      <w:r w:rsidRPr="00F63C93">
        <w:rPr>
          <w:rFonts w:ascii="標楷體" w:eastAsia="標楷體" w:hAnsi="標楷體" w:hint="eastAsia"/>
          <w:sz w:val="32"/>
          <w:szCs w:val="20"/>
          <w:lang w:val="x-none"/>
        </w:rPr>
        <w:t>02</w:t>
      </w:r>
      <w:ins w:id="1464" w:author="st1" w:date="2021-05-07T13:52:00Z">
        <w:r w:rsidRPr="00F63C93">
          <w:rPr>
            <w:rFonts w:ascii="標楷體" w:eastAsia="標楷體" w:hAnsi="標楷體"/>
            <w:sz w:val="32"/>
            <w:szCs w:val="20"/>
            <w:lang w:eastAsia="x-none"/>
          </w:rPr>
          <w:t>授信審議委員會會議紀錄明細資料查詢</w:t>
        </w:r>
      </w:ins>
      <w:r w:rsidRPr="00F63C93">
        <w:rPr>
          <w:rFonts w:ascii="標楷體" w:eastAsia="標楷體" w:hAnsi="標楷體" w:hint="eastAsia"/>
          <w:sz w:val="32"/>
          <w:szCs w:val="20"/>
        </w:rPr>
        <w:t xml:space="preserve"> </w:t>
      </w:r>
      <w:ins w:id="1465" w:author="st1" w:date="2021-05-07T14:35:00Z">
        <w:r w:rsidRPr="00F63C93">
          <w:rPr>
            <w:rFonts w:ascii="標楷體" w:eastAsia="標楷體" w:hAnsi="標楷體" w:hint="eastAsia"/>
            <w:sz w:val="32"/>
            <w:szCs w:val="20"/>
          </w:rPr>
          <w:t>*</w:t>
        </w:r>
        <w:r w:rsidRPr="00F63C93">
          <w:rPr>
            <w:rFonts w:ascii="標楷體" w:eastAsia="標楷體" w:hAnsi="標楷體"/>
            <w:sz w:val="32"/>
            <w:szCs w:val="20"/>
          </w:rPr>
          <w:t>**</w:t>
        </w:r>
      </w:ins>
      <w:del w:id="1466" w:author="st1" w:date="2021-05-07T13:52:00Z">
        <w:r w:rsidRPr="00F63C93" w:rsidDel="008B0519">
          <w:rPr>
            <w:rFonts w:ascii="標楷體" w:eastAsia="標楷體" w:hAnsi="標楷體" w:hint="eastAsia"/>
            <w:sz w:val="32"/>
            <w:szCs w:val="20"/>
            <w:lang w:val="x-none"/>
          </w:rPr>
          <w:delText>放審會記錄明細資料查詢</w:delText>
        </w:r>
      </w:del>
    </w:p>
    <w:p w14:paraId="00E0A331" w14:textId="77777777" w:rsidR="00F63C93" w:rsidRPr="00F63C93" w:rsidRDefault="00F63C93" w:rsidP="00F63C93">
      <w:pPr>
        <w:numPr>
          <w:ilvl w:val="0"/>
          <w:numId w:val="126"/>
        </w:numPr>
        <w:tabs>
          <w:tab w:val="num" w:pos="360"/>
        </w:tabs>
        <w:snapToGrid w:val="0"/>
        <w:ind w:left="1418" w:firstLine="0"/>
        <w:rPr>
          <w:rFonts w:eastAsia="標楷體"/>
          <w:sz w:val="26"/>
          <w:lang w:eastAsia="x-none"/>
        </w:rPr>
      </w:pPr>
      <w:r w:rsidRPr="00F63C93">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63C93" w:rsidRPr="00F63C93" w14:paraId="5FBABE75"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44E135C3"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功能名稱 </w:t>
            </w:r>
          </w:p>
        </w:tc>
        <w:tc>
          <w:tcPr>
            <w:tcW w:w="6318" w:type="dxa"/>
            <w:tcBorders>
              <w:top w:val="single" w:sz="8" w:space="0" w:color="000000"/>
              <w:left w:val="single" w:sz="8" w:space="0" w:color="000000"/>
              <w:bottom w:val="single" w:sz="8" w:space="0" w:color="000000"/>
            </w:tcBorders>
          </w:tcPr>
          <w:p w14:paraId="0ED86511" w14:textId="77777777" w:rsidR="00F63C93" w:rsidRPr="00F63C93" w:rsidDel="00C91EB9" w:rsidRDefault="00F63C93" w:rsidP="00F63C93">
            <w:pPr>
              <w:rPr>
                <w:del w:id="1467" w:author="st1" w:date="2021-05-07T13:43:00Z"/>
                <w:rFonts w:ascii="標楷體" w:eastAsia="標楷體" w:hAnsi="標楷體"/>
                <w:lang w:eastAsia="x-none"/>
              </w:rPr>
            </w:pPr>
            <w:ins w:id="1468" w:author="st1" w:date="2021-05-07T13:52:00Z">
              <w:r w:rsidRPr="00F63C93">
                <w:rPr>
                  <w:rFonts w:ascii="標楷體" w:eastAsia="標楷體" w:hAnsi="標楷體"/>
                  <w:lang w:eastAsia="x-none"/>
                </w:rPr>
                <w:t>授信審議委員會會議紀錄明細資料查詢</w:t>
              </w:r>
            </w:ins>
            <w:del w:id="1469" w:author="st1" w:date="2021-05-07T13:52:00Z">
              <w:r w:rsidRPr="00F63C93" w:rsidDel="008B0519">
                <w:rPr>
                  <w:rFonts w:ascii="標楷體" w:eastAsia="標楷體" w:hAnsi="標楷體" w:hint="eastAsia"/>
                  <w:lang w:eastAsia="x-none"/>
                </w:rPr>
                <w:delText>放審會記錄明細資料查詢</w:delText>
              </w:r>
            </w:del>
          </w:p>
          <w:p w14:paraId="1EA9F958" w14:textId="77777777" w:rsidR="00F63C93" w:rsidRPr="00F63C93" w:rsidDel="00C91EB9" w:rsidRDefault="00F63C93" w:rsidP="00F63C93">
            <w:pPr>
              <w:rPr>
                <w:del w:id="1470" w:author="st1" w:date="2021-05-07T13:43:00Z"/>
                <w:rFonts w:ascii="標楷體" w:eastAsia="標楷體" w:hAnsi="標楷體"/>
                <w:lang w:eastAsia="x-none"/>
              </w:rPr>
            </w:pPr>
            <w:del w:id="1471" w:author="st1" w:date="2021-05-07T13:43:00Z">
              <w:r w:rsidRPr="00F63C93" w:rsidDel="00C91EB9">
                <w:rPr>
                  <w:rFonts w:ascii="標楷體" w:eastAsia="標楷體" w:hAnsi="標楷體"/>
                  <w:lang w:eastAsia="x-none"/>
                </w:rPr>
                <w:delText>1.此功能須在列印放款業務概況表前輸入會議次數</w:delText>
              </w:r>
            </w:del>
          </w:p>
          <w:p w14:paraId="79CF7956" w14:textId="77777777" w:rsidR="00F63C93" w:rsidRPr="00F63C93" w:rsidDel="00C91EB9" w:rsidRDefault="00F63C93" w:rsidP="00F63C93">
            <w:pPr>
              <w:rPr>
                <w:del w:id="1472" w:author="st1" w:date="2021-05-07T13:43:00Z"/>
                <w:rFonts w:ascii="標楷體" w:eastAsia="標楷體" w:hAnsi="標楷體"/>
                <w:lang w:eastAsia="x-none"/>
              </w:rPr>
            </w:pPr>
            <w:del w:id="1473" w:author="st1" w:date="2021-05-07T13:43:00Z">
              <w:r w:rsidRPr="00F63C93" w:rsidDel="00C91EB9">
                <w:rPr>
                  <w:rFonts w:ascii="標楷體" w:eastAsia="標楷體" w:hAnsi="標楷體"/>
                  <w:lang w:eastAsia="x-none"/>
                </w:rPr>
                <w:delText>2.會議次數為零者不顯示</w:delText>
              </w:r>
            </w:del>
          </w:p>
          <w:p w14:paraId="276EC650" w14:textId="77777777" w:rsidR="00F63C93" w:rsidRPr="00F63C93" w:rsidRDefault="00F63C93" w:rsidP="00F63C93">
            <w:pPr>
              <w:rPr>
                <w:rFonts w:ascii="標楷體" w:eastAsia="標楷體" w:hAnsi="標楷體"/>
                <w:lang w:eastAsia="x-none"/>
              </w:rPr>
            </w:pPr>
            <w:del w:id="1474" w:author="st1" w:date="2021-05-07T13:43:00Z">
              <w:r w:rsidRPr="00F63C93" w:rsidDel="00C91EB9">
                <w:rPr>
                  <w:rFonts w:ascii="標楷體" w:eastAsia="標楷體" w:hAnsi="標楷體"/>
                  <w:lang w:eastAsia="x-none"/>
                </w:rPr>
                <w:delText>3.日期:新增時須為未輸入過之日期</w:delText>
              </w:r>
            </w:del>
            <w:ins w:id="1475" w:author="Jumpy" w:date="2020-03-24T10:56:00Z">
              <w:del w:id="1476" w:author="st1" w:date="2021-05-07T13:43:00Z">
                <w:r w:rsidRPr="00F63C93" w:rsidDel="00C91EB9">
                  <w:rPr>
                    <w:rFonts w:ascii="標楷體" w:eastAsia="標楷體" w:hAnsi="標楷體"/>
                  </w:rPr>
                  <w:delText>,且次數輸入必須大於0</w:delText>
                </w:r>
              </w:del>
            </w:ins>
            <w:del w:id="1477" w:author="st1" w:date="2021-05-07T13:43:00Z">
              <w:r w:rsidRPr="00F63C93" w:rsidDel="00C91EB9">
                <w:rPr>
                  <w:rFonts w:ascii="標楷體" w:eastAsia="標楷體" w:hAnsi="標楷體"/>
                  <w:lang w:eastAsia="x-none"/>
                </w:rPr>
                <w:delText>,其他作業選擇,則須為以輸入之日期</w:delText>
              </w:r>
            </w:del>
            <w:ins w:id="1478" w:author="Jumpy" w:date="2020-03-24T10:55:00Z">
              <w:del w:id="1479" w:author="st1" w:date="2021-05-07T13:43:00Z">
                <w:r w:rsidRPr="00F63C93" w:rsidDel="00C91EB9">
                  <w:rPr>
                    <w:rFonts w:ascii="標楷體" w:eastAsia="標楷體" w:hAnsi="標楷體" w:hint="eastAsia"/>
                    <w:lang w:eastAsia="x-none"/>
                  </w:rPr>
                  <w:delText>則須為</w:delText>
                </w:r>
                <w:r w:rsidRPr="00F63C93" w:rsidDel="00C91EB9">
                  <w:rPr>
                    <w:rFonts w:ascii="標楷體" w:eastAsia="標楷體" w:hAnsi="標楷體" w:hint="eastAsia"/>
                  </w:rPr>
                  <w:delText>已</w:delText>
                </w:r>
                <w:r w:rsidRPr="00F63C93" w:rsidDel="00C91EB9">
                  <w:rPr>
                    <w:rFonts w:ascii="標楷體" w:eastAsia="標楷體" w:hAnsi="標楷體" w:hint="eastAsia"/>
                    <w:lang w:eastAsia="x-none"/>
                  </w:rPr>
                  <w:delText>輸入之日期</w:delText>
                </w:r>
              </w:del>
            </w:ins>
            <w:del w:id="1480" w:author="st1" w:date="2021-05-07T13:43:00Z">
              <w:r w:rsidRPr="00F63C93" w:rsidDel="00C91EB9">
                <w:rPr>
                  <w:rFonts w:ascii="標楷體" w:eastAsia="標楷體" w:hAnsi="標楷體"/>
                  <w:lang w:eastAsia="x-none"/>
                </w:rPr>
                <w:delText>.</w:delText>
              </w:r>
            </w:del>
          </w:p>
        </w:tc>
      </w:tr>
      <w:tr w:rsidR="00F63C93" w:rsidRPr="00F63C93" w14:paraId="21699AAD"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1A296EB7"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進入條件</w:t>
            </w:r>
          </w:p>
        </w:tc>
        <w:tc>
          <w:tcPr>
            <w:tcW w:w="6318" w:type="dxa"/>
            <w:tcBorders>
              <w:top w:val="single" w:sz="8" w:space="0" w:color="000000"/>
              <w:left w:val="single" w:sz="8" w:space="0" w:color="000000"/>
              <w:bottom w:val="single" w:sz="8" w:space="0" w:color="000000"/>
            </w:tcBorders>
          </w:tcPr>
          <w:p w14:paraId="42891EA6" w14:textId="77777777" w:rsidR="00F63C93" w:rsidRPr="00F63C93" w:rsidRDefault="00F63C93" w:rsidP="00F63C93">
            <w:pPr>
              <w:rPr>
                <w:rFonts w:ascii="標楷體" w:eastAsia="標楷體" w:hAnsi="標楷體"/>
                <w:lang w:eastAsia="x-none"/>
              </w:rPr>
            </w:pPr>
            <w:ins w:id="1481" w:author="st1" w:date="2021-05-07T13:45:00Z">
              <w:r w:rsidRPr="00F63C93">
                <w:rPr>
                  <w:rFonts w:ascii="標楷體" w:eastAsia="標楷體" w:hAnsi="標楷體" w:hint="eastAsia"/>
                  <w:lang w:eastAsia="x-none"/>
                </w:rPr>
                <w:t>查詢</w:t>
              </w:r>
            </w:ins>
            <w:ins w:id="1482" w:author="st1" w:date="2021-05-07T13:53:00Z">
              <w:r w:rsidRPr="00F63C93">
                <w:rPr>
                  <w:rFonts w:ascii="標楷體" w:eastAsia="標楷體" w:hAnsi="標楷體"/>
                  <w:lang w:eastAsia="x-none"/>
                </w:rPr>
                <w:t>授信審議委員會會議紀錄明細資料</w:t>
              </w:r>
            </w:ins>
          </w:p>
        </w:tc>
      </w:tr>
      <w:tr w:rsidR="00F63C93" w:rsidRPr="00F63C93" w14:paraId="578FF095" w14:textId="77777777" w:rsidTr="00067F94">
        <w:trPr>
          <w:trHeight w:val="773"/>
        </w:trPr>
        <w:tc>
          <w:tcPr>
            <w:tcW w:w="1548" w:type="dxa"/>
            <w:tcBorders>
              <w:top w:val="single" w:sz="8" w:space="0" w:color="000000"/>
              <w:bottom w:val="single" w:sz="8" w:space="0" w:color="000000"/>
              <w:right w:val="single" w:sz="8" w:space="0" w:color="000000"/>
            </w:tcBorders>
            <w:shd w:val="clear" w:color="auto" w:fill="F3F3F3"/>
          </w:tcPr>
          <w:p w14:paraId="6B5FA68D"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基本流程 </w:t>
            </w:r>
          </w:p>
        </w:tc>
        <w:tc>
          <w:tcPr>
            <w:tcW w:w="6318" w:type="dxa"/>
            <w:tcBorders>
              <w:top w:val="single" w:sz="8" w:space="0" w:color="000000"/>
              <w:left w:val="single" w:sz="8" w:space="0" w:color="000000"/>
              <w:bottom w:val="single" w:sz="8" w:space="0" w:color="000000"/>
            </w:tcBorders>
          </w:tcPr>
          <w:p w14:paraId="4F8568E8" w14:textId="77777777" w:rsidR="00F63C93" w:rsidRPr="00F63C93" w:rsidDel="006A597E" w:rsidRDefault="00F63C93" w:rsidP="00F63C93">
            <w:pPr>
              <w:rPr>
                <w:ins w:id="1483" w:author="st1" w:date="2021-05-07T13:47:00Z"/>
                <w:del w:id="1484" w:author="黃梓峻" w:date="2021-06-28T11:05:00Z"/>
                <w:rFonts w:ascii="標楷體" w:eastAsia="標楷體" w:hAnsi="標楷體"/>
              </w:rPr>
            </w:pPr>
            <w:r w:rsidRPr="00F63C93">
              <w:rPr>
                <w:rFonts w:ascii="標楷體" w:eastAsia="標楷體" w:hAnsi="標楷體" w:hint="eastAsia"/>
              </w:rPr>
              <w:t>參考「作業流程.案件申請」流程</w:t>
            </w:r>
            <w:ins w:id="1485" w:author="st1" w:date="2021-05-07T13:47:00Z">
              <w:del w:id="1486" w:author="黃梓峻" w:date="2021-06-28T11:05:00Z">
                <w:r w:rsidRPr="00F63C93" w:rsidDel="006A597E">
                  <w:rPr>
                    <w:rFonts w:ascii="標楷體" w:eastAsia="標楷體" w:hAnsi="標楷體"/>
                  </w:rPr>
                  <w:delText>1.</w:delText>
                </w:r>
                <w:r w:rsidRPr="00F63C93" w:rsidDel="006A597E">
                  <w:rPr>
                    <w:rFonts w:ascii="標楷體" w:eastAsia="標楷體" w:hAnsi="標楷體" w:hint="eastAsia"/>
                    <w:lang w:eastAsia="zh-HK"/>
                  </w:rPr>
                  <w:delText>查詢</w:delText>
                </w:r>
              </w:del>
            </w:ins>
            <w:ins w:id="1487" w:author="st1" w:date="2021-05-07T13:54:00Z">
              <w:del w:id="1488" w:author="黃梓峻" w:date="2021-06-28T11:05:00Z">
                <w:r w:rsidRPr="00F63C93" w:rsidDel="006A597E">
                  <w:rPr>
                    <w:rFonts w:ascii="標楷體" w:eastAsia="標楷體" w:hAnsi="標楷體" w:hint="eastAsia"/>
                    <w:color w:val="000000"/>
                  </w:rPr>
                  <w:delText>放審會記錄檔</w:delText>
                </w:r>
              </w:del>
            </w:ins>
            <w:ins w:id="1489" w:author="st1" w:date="2021-05-07T13:47:00Z">
              <w:del w:id="1490" w:author="黃梓峻" w:date="2021-06-28T11:05:00Z">
                <w:r w:rsidRPr="00F63C93" w:rsidDel="006A597E">
                  <w:rPr>
                    <w:rFonts w:ascii="標楷體" w:eastAsia="標楷體" w:hAnsi="標楷體"/>
                  </w:rPr>
                  <w:delText>(</w:delText>
                </w:r>
              </w:del>
            </w:ins>
            <w:ins w:id="1491" w:author="st1" w:date="2021-05-07T13:54:00Z">
              <w:del w:id="1492" w:author="黃梓峻" w:date="2021-06-28T11:05:00Z">
                <w:r w:rsidRPr="00F63C93" w:rsidDel="006A597E">
                  <w:rPr>
                    <w:rFonts w:ascii="標楷體" w:eastAsia="標楷體" w:hAnsi="標楷體"/>
                    <w:color w:val="000000"/>
                  </w:rPr>
                  <w:delText>InnLoanMeeting</w:delText>
                </w:r>
              </w:del>
            </w:ins>
            <w:ins w:id="1493" w:author="st1" w:date="2021-05-07T13:47:00Z">
              <w:del w:id="1494" w:author="黃梓峻" w:date="2021-06-28T11:05:00Z">
                <w:r w:rsidRPr="00F63C93" w:rsidDel="006A597E">
                  <w:rPr>
                    <w:rFonts w:ascii="標楷體" w:eastAsia="標楷體" w:hAnsi="標楷體"/>
                  </w:rPr>
                  <w:delText>)</w:delText>
                </w:r>
              </w:del>
            </w:ins>
          </w:p>
          <w:p w14:paraId="4C166585" w14:textId="77777777" w:rsidR="00F63C93" w:rsidRPr="00F63C93" w:rsidDel="006A597E" w:rsidRDefault="00F63C93" w:rsidP="00F63C93">
            <w:pPr>
              <w:rPr>
                <w:ins w:id="1495" w:author="st1" w:date="2021-05-07T13:47:00Z"/>
                <w:del w:id="1496" w:author="黃梓峻" w:date="2021-06-28T11:05:00Z"/>
                <w:rFonts w:ascii="標楷體" w:eastAsia="標楷體" w:hAnsi="標楷體"/>
                <w:lang w:eastAsia="zh-HK"/>
              </w:rPr>
            </w:pPr>
            <w:ins w:id="1497" w:author="st1" w:date="2021-05-07T13:47:00Z">
              <w:del w:id="1498" w:author="黃梓峻" w:date="2021-06-28T11:05:00Z">
                <w:r w:rsidRPr="00F63C93" w:rsidDel="006A597E">
                  <w:rPr>
                    <w:rFonts w:ascii="標楷體" w:eastAsia="標楷體" w:hAnsi="標楷體"/>
                  </w:rPr>
                  <w:delText>2.</w:delText>
                </w:r>
                <w:r w:rsidRPr="00F63C93" w:rsidDel="006A597E">
                  <w:rPr>
                    <w:rFonts w:ascii="標楷體" w:eastAsia="標楷體" w:hAnsi="標楷體" w:hint="eastAsia"/>
                    <w:lang w:eastAsia="zh-HK"/>
                  </w:rPr>
                  <w:delText>依據輸入查詢條件</w:delText>
                </w:r>
                <w:r w:rsidRPr="00F63C93" w:rsidDel="006A597E">
                  <w:rPr>
                    <w:rFonts w:ascii="標楷體" w:eastAsia="標楷體" w:hAnsi="標楷體"/>
                  </w:rPr>
                  <w:delText>,</w:delText>
                </w:r>
                <w:r w:rsidRPr="00F63C93" w:rsidDel="006A597E">
                  <w:rPr>
                    <w:rFonts w:ascii="標楷體" w:eastAsia="標楷體" w:hAnsi="標楷體" w:hint="eastAsia"/>
                    <w:lang w:eastAsia="zh-HK"/>
                  </w:rPr>
                  <w:delText>輸出查詢資料</w:delText>
                </w:r>
              </w:del>
            </w:ins>
          </w:p>
          <w:p w14:paraId="124185F9" w14:textId="77777777" w:rsidR="00F63C93" w:rsidRPr="00F63C93" w:rsidDel="006A597E" w:rsidRDefault="00F63C93" w:rsidP="00F63C93">
            <w:pPr>
              <w:rPr>
                <w:ins w:id="1499" w:author="st1" w:date="2021-05-07T13:47:00Z"/>
                <w:del w:id="1500" w:author="黃梓峻" w:date="2021-06-28T11:05:00Z"/>
                <w:rFonts w:ascii="標楷體" w:eastAsia="標楷體" w:hAnsi="標楷體"/>
                <w:lang w:eastAsia="x-none"/>
              </w:rPr>
            </w:pPr>
            <w:ins w:id="1501" w:author="st1" w:date="2021-05-07T13:47:00Z">
              <w:del w:id="1502" w:author="黃梓峻" w:date="2021-06-28T11:05:00Z">
                <w:r w:rsidRPr="00F63C93" w:rsidDel="006A597E">
                  <w:rPr>
                    <w:rFonts w:ascii="標楷體" w:eastAsia="標楷體" w:hAnsi="標楷體"/>
                  </w:rPr>
                  <w:delText xml:space="preserve">  (1).</w:delText>
                </w:r>
                <w:r w:rsidRPr="00F63C93" w:rsidDel="006A597E">
                  <w:rPr>
                    <w:rFonts w:ascii="標楷體" w:eastAsia="標楷體" w:hAnsi="標楷體" w:hint="eastAsia"/>
                    <w:lang w:eastAsia="zh-HK"/>
                  </w:rPr>
                  <w:delText>日期</w:delText>
                </w:r>
                <w:r w:rsidRPr="00F63C93" w:rsidDel="006A597E">
                  <w:rPr>
                    <w:rFonts w:ascii="標楷體" w:eastAsia="標楷體" w:hAnsi="標楷體"/>
                  </w:rPr>
                  <w:delText>(</w:delText>
                </w:r>
              </w:del>
            </w:ins>
            <w:ins w:id="1503" w:author="st1" w:date="2021-05-07T14:01:00Z">
              <w:del w:id="1504" w:author="黃梓峻" w:date="2021-06-28T11:05:00Z">
                <w:r w:rsidRPr="00F63C93" w:rsidDel="006A597E">
                  <w:rPr>
                    <w:rFonts w:ascii="標楷體" w:eastAsia="標楷體" w:hAnsi="標楷體"/>
                  </w:rPr>
                  <w:delText>MeetingDate</w:delText>
                </w:r>
              </w:del>
            </w:ins>
            <w:ins w:id="1505" w:author="st1" w:date="2021-05-07T13:47:00Z">
              <w:del w:id="1506" w:author="黃梓峻" w:date="2021-06-28T11:05:00Z">
                <w:r w:rsidRPr="00F63C93" w:rsidDel="006A597E">
                  <w:rPr>
                    <w:rFonts w:ascii="標楷體" w:eastAsia="標楷體" w:hAnsi="標楷體"/>
                  </w:rPr>
                  <w:delText>)</w:delText>
                </w:r>
                <w:r w:rsidRPr="00F63C93" w:rsidDel="006A597E">
                  <w:rPr>
                    <w:rFonts w:ascii="標楷體" w:eastAsia="標楷體" w:hAnsi="標楷體" w:hint="eastAsia"/>
                  </w:rPr>
                  <w:delText>符合</w:delText>
                </w:r>
                <w:r w:rsidRPr="00F63C93" w:rsidDel="006A597E">
                  <w:rPr>
                    <w:rFonts w:ascii="標楷體" w:eastAsia="標楷體" w:hAnsi="標楷體" w:hint="eastAsia"/>
                    <w:lang w:eastAsia="zh-HK"/>
                  </w:rPr>
                  <w:delText>輸入條件</w:delText>
                </w:r>
                <w:r w:rsidRPr="00F63C93" w:rsidDel="006A597E">
                  <w:rPr>
                    <w:rFonts w:ascii="標楷體" w:eastAsia="標楷體" w:hAnsi="標楷體" w:hint="eastAsia"/>
                    <w:lang w:eastAsia="zh-HK"/>
                    <w:rPrChange w:id="1507" w:author="st1" w:date="2021-05-07T14:01:00Z">
                      <w:rPr>
                        <w:rFonts w:ascii="新細明體" w:hAnsi="新細明體" w:hint="eastAsia"/>
                        <w:lang w:eastAsia="zh-HK"/>
                      </w:rPr>
                    </w:rPrChange>
                  </w:rPr>
                  <w:delText>「</w:delText>
                </w:r>
              </w:del>
            </w:ins>
            <w:ins w:id="1508" w:author="st1" w:date="2021-05-07T14:01:00Z">
              <w:del w:id="1509" w:author="黃梓峻" w:date="2021-06-28T11:05:00Z">
                <w:r w:rsidRPr="00F63C93" w:rsidDel="006A597E">
                  <w:rPr>
                    <w:rFonts w:ascii="標楷體" w:eastAsia="標楷體" w:hAnsi="標楷體" w:hint="eastAsia"/>
                    <w:lang w:eastAsia="zh-HK"/>
                  </w:rPr>
                  <w:delText>日期</w:delText>
                </w:r>
              </w:del>
            </w:ins>
            <w:ins w:id="1510" w:author="st1" w:date="2021-05-07T13:47:00Z">
              <w:del w:id="1511" w:author="黃梓峻" w:date="2021-06-28T11:05:00Z">
                <w:r w:rsidRPr="00F63C93" w:rsidDel="006A597E">
                  <w:rPr>
                    <w:rFonts w:ascii="標楷體" w:eastAsia="標楷體" w:hAnsi="標楷體" w:hint="eastAsia"/>
                    <w:lang w:eastAsia="zh-HK"/>
                    <w:rPrChange w:id="1512" w:author="st1" w:date="2021-05-07T14:01:00Z">
                      <w:rPr>
                        <w:rFonts w:ascii="新細明體" w:hAnsi="新細明體" w:hint="eastAsia"/>
                        <w:lang w:eastAsia="zh-HK"/>
                      </w:rPr>
                    </w:rPrChange>
                  </w:rPr>
                  <w:delText>」</w:delText>
                </w:r>
              </w:del>
            </w:ins>
            <w:ins w:id="1513" w:author="st1" w:date="2021-05-07T14:01:00Z">
              <w:del w:id="1514" w:author="黃梓峻" w:date="2021-06-28T11:05:00Z">
                <w:r w:rsidRPr="00F63C93" w:rsidDel="006A597E">
                  <w:rPr>
                    <w:rFonts w:ascii="標楷體" w:eastAsia="標楷體" w:hAnsi="標楷體" w:hint="eastAsia"/>
                    <w:lang w:eastAsia="zh-HK"/>
                    <w:rPrChange w:id="1515" w:author="st1" w:date="2021-05-07T14:01:00Z">
                      <w:rPr>
                        <w:rFonts w:ascii="新細明體" w:hAnsi="新細明體" w:hint="eastAsia"/>
                        <w:lang w:eastAsia="zh-HK"/>
                      </w:rPr>
                    </w:rPrChange>
                  </w:rPr>
                  <w:delText>區間</w:delText>
                </w:r>
              </w:del>
            </w:ins>
          </w:p>
          <w:p w14:paraId="76BD4F16" w14:textId="77777777" w:rsidR="00F63C93" w:rsidRPr="00F63C93" w:rsidRDefault="00F63C93" w:rsidP="00F63C93">
            <w:pPr>
              <w:rPr>
                <w:rFonts w:ascii="標楷體" w:eastAsia="標楷體" w:hAnsi="標楷體"/>
                <w:lang w:eastAsia="x-none"/>
              </w:rPr>
            </w:pPr>
            <w:ins w:id="1516" w:author="st1" w:date="2021-05-07T13:47:00Z">
              <w:del w:id="1517" w:author="黃梓峻" w:date="2021-06-28T11:05:00Z">
                <w:r w:rsidRPr="00F63C93" w:rsidDel="006A597E">
                  <w:rPr>
                    <w:rFonts w:ascii="標楷體" w:eastAsia="標楷體" w:hAnsi="標楷體"/>
                    <w:lang w:eastAsia="x-none"/>
                  </w:rPr>
                  <w:delText>3</w:delText>
                </w:r>
              </w:del>
            </w:ins>
            <w:ins w:id="1518" w:author="st1" w:date="2021-05-07T13:43:00Z">
              <w:del w:id="1519" w:author="黃梓峻" w:date="2021-06-28T11:05:00Z">
                <w:r w:rsidRPr="00F63C93" w:rsidDel="006A597E">
                  <w:rPr>
                    <w:rFonts w:ascii="標楷體" w:eastAsia="標楷體" w:hAnsi="標楷體"/>
                    <w:lang w:eastAsia="x-none"/>
                  </w:rPr>
                  <w:delText>.會議次數為零者不顯示</w:delText>
                </w:r>
              </w:del>
            </w:ins>
            <w:ins w:id="1520" w:author="st1" w:date="2021-05-07T13:44:00Z">
              <w:del w:id="1521" w:author="黃梓峻" w:date="2021-06-28T11:05:00Z">
                <w:r w:rsidRPr="00F63C93" w:rsidDel="006A597E">
                  <w:rPr>
                    <w:rFonts w:ascii="標楷體" w:eastAsia="標楷體" w:hAnsi="標楷體" w:hint="eastAsia"/>
                  </w:rPr>
                  <w:delText>。</w:delText>
                </w:r>
              </w:del>
            </w:ins>
          </w:p>
        </w:tc>
      </w:tr>
      <w:tr w:rsidR="00F63C93" w:rsidRPr="00F63C93" w14:paraId="3671300A" w14:textId="77777777" w:rsidTr="00067F94">
        <w:trPr>
          <w:trHeight w:val="321"/>
        </w:trPr>
        <w:tc>
          <w:tcPr>
            <w:tcW w:w="1548" w:type="dxa"/>
            <w:tcBorders>
              <w:top w:val="single" w:sz="8" w:space="0" w:color="000000"/>
              <w:bottom w:val="single" w:sz="8" w:space="0" w:color="000000"/>
              <w:right w:val="single" w:sz="8" w:space="0" w:color="000000"/>
            </w:tcBorders>
            <w:shd w:val="clear" w:color="auto" w:fill="F3F3F3"/>
          </w:tcPr>
          <w:p w14:paraId="480D6C0E"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選用流程</w:t>
            </w:r>
          </w:p>
        </w:tc>
        <w:tc>
          <w:tcPr>
            <w:tcW w:w="6318" w:type="dxa"/>
            <w:tcBorders>
              <w:top w:val="single" w:sz="8" w:space="0" w:color="000000"/>
              <w:left w:val="single" w:sz="8" w:space="0" w:color="000000"/>
              <w:bottom w:val="single" w:sz="8" w:space="0" w:color="000000"/>
            </w:tcBorders>
          </w:tcPr>
          <w:p w14:paraId="45F72C74" w14:textId="77777777" w:rsidR="00F63C93" w:rsidRPr="00F63C93" w:rsidRDefault="00F63C93" w:rsidP="00F63C93">
            <w:pPr>
              <w:rPr>
                <w:rFonts w:ascii="標楷體" w:eastAsia="標楷體" w:hAnsi="標楷體"/>
                <w:lang w:eastAsia="x-none"/>
              </w:rPr>
            </w:pPr>
          </w:p>
        </w:tc>
      </w:tr>
      <w:tr w:rsidR="00F63C93" w:rsidRPr="00F63C93" w14:paraId="64673602" w14:textId="77777777" w:rsidTr="00067F94">
        <w:trPr>
          <w:trHeight w:val="1311"/>
        </w:trPr>
        <w:tc>
          <w:tcPr>
            <w:tcW w:w="1548" w:type="dxa"/>
            <w:tcBorders>
              <w:top w:val="single" w:sz="8" w:space="0" w:color="000000"/>
              <w:bottom w:val="single" w:sz="8" w:space="0" w:color="000000"/>
              <w:right w:val="single" w:sz="8" w:space="0" w:color="000000"/>
            </w:tcBorders>
            <w:shd w:val="clear" w:color="auto" w:fill="F3F3F3"/>
          </w:tcPr>
          <w:p w14:paraId="2F4CB791"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例外流程</w:t>
            </w:r>
          </w:p>
        </w:tc>
        <w:tc>
          <w:tcPr>
            <w:tcW w:w="6318" w:type="dxa"/>
            <w:tcBorders>
              <w:top w:val="single" w:sz="8" w:space="0" w:color="000000"/>
              <w:left w:val="single" w:sz="8" w:space="0" w:color="000000"/>
              <w:bottom w:val="single" w:sz="8" w:space="0" w:color="000000"/>
            </w:tcBorders>
          </w:tcPr>
          <w:p w14:paraId="2D2AF78A" w14:textId="77777777" w:rsidR="00F63C93" w:rsidRPr="00F63C93" w:rsidRDefault="00F63C93" w:rsidP="00F63C93">
            <w:pPr>
              <w:rPr>
                <w:rFonts w:ascii="標楷體" w:eastAsia="標楷體" w:hAnsi="標楷體"/>
                <w:lang w:eastAsia="x-none"/>
              </w:rPr>
            </w:pPr>
          </w:p>
        </w:tc>
      </w:tr>
      <w:tr w:rsidR="00F63C93" w:rsidRPr="00F63C93" w14:paraId="1D2CDF63"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668FD280"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執行後狀況 </w:t>
            </w:r>
          </w:p>
        </w:tc>
        <w:tc>
          <w:tcPr>
            <w:tcW w:w="6318" w:type="dxa"/>
            <w:tcBorders>
              <w:top w:val="single" w:sz="8" w:space="0" w:color="000000"/>
              <w:left w:val="single" w:sz="8" w:space="0" w:color="000000"/>
              <w:bottom w:val="single" w:sz="8" w:space="0" w:color="000000"/>
            </w:tcBorders>
          </w:tcPr>
          <w:p w14:paraId="368B684B" w14:textId="77777777" w:rsidR="00F63C93" w:rsidRPr="00F63C93" w:rsidRDefault="00F63C93" w:rsidP="00F63C93">
            <w:pPr>
              <w:rPr>
                <w:rFonts w:ascii="標楷體" w:eastAsia="標楷體" w:hAnsi="標楷體"/>
                <w:lang w:eastAsia="x-none"/>
              </w:rPr>
            </w:pPr>
          </w:p>
        </w:tc>
      </w:tr>
      <w:tr w:rsidR="00F63C93" w:rsidRPr="00F63C93" w14:paraId="6AAA07D7" w14:textId="77777777" w:rsidTr="00067F94">
        <w:trPr>
          <w:trHeight w:val="358"/>
        </w:trPr>
        <w:tc>
          <w:tcPr>
            <w:tcW w:w="1548" w:type="dxa"/>
            <w:tcBorders>
              <w:top w:val="single" w:sz="8" w:space="0" w:color="000000"/>
              <w:bottom w:val="single" w:sz="8" w:space="0" w:color="000000"/>
              <w:right w:val="single" w:sz="8" w:space="0" w:color="000000"/>
            </w:tcBorders>
            <w:shd w:val="clear" w:color="auto" w:fill="F3F3F3"/>
          </w:tcPr>
          <w:p w14:paraId="5D82A025"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特別需求</w:t>
            </w:r>
          </w:p>
        </w:tc>
        <w:tc>
          <w:tcPr>
            <w:tcW w:w="6318" w:type="dxa"/>
            <w:tcBorders>
              <w:top w:val="single" w:sz="8" w:space="0" w:color="000000"/>
              <w:left w:val="single" w:sz="8" w:space="0" w:color="000000"/>
              <w:bottom w:val="single" w:sz="8" w:space="0" w:color="000000"/>
            </w:tcBorders>
          </w:tcPr>
          <w:p w14:paraId="77469AB5" w14:textId="77777777" w:rsidR="00F63C93" w:rsidRPr="00F63C93" w:rsidRDefault="00F63C93" w:rsidP="00F63C93">
            <w:pPr>
              <w:rPr>
                <w:rFonts w:ascii="標楷體" w:eastAsia="標楷體" w:hAnsi="標楷體"/>
                <w:lang w:eastAsia="x-none"/>
              </w:rPr>
            </w:pPr>
          </w:p>
        </w:tc>
      </w:tr>
      <w:tr w:rsidR="00F63C93" w:rsidRPr="00F63C93" w14:paraId="5537B203"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17FBA723"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參考 </w:t>
            </w:r>
          </w:p>
        </w:tc>
        <w:tc>
          <w:tcPr>
            <w:tcW w:w="6318" w:type="dxa"/>
            <w:tcBorders>
              <w:top w:val="single" w:sz="8" w:space="0" w:color="000000"/>
              <w:left w:val="single" w:sz="8" w:space="0" w:color="000000"/>
              <w:bottom w:val="single" w:sz="8" w:space="0" w:color="000000"/>
            </w:tcBorders>
          </w:tcPr>
          <w:p w14:paraId="2C47B000" w14:textId="77777777" w:rsidR="00F63C93" w:rsidRPr="00F63C93" w:rsidRDefault="00F63C93" w:rsidP="00F63C93">
            <w:pPr>
              <w:rPr>
                <w:rFonts w:ascii="標楷體" w:eastAsia="標楷體" w:hAnsi="標楷體"/>
                <w:lang w:eastAsia="x-none"/>
              </w:rPr>
            </w:pPr>
          </w:p>
        </w:tc>
      </w:tr>
    </w:tbl>
    <w:p w14:paraId="54B4F7E7" w14:textId="77777777" w:rsidR="00F63C93" w:rsidRPr="00F63C93" w:rsidRDefault="00F63C93" w:rsidP="00F63C93">
      <w:pPr>
        <w:rPr>
          <w:ins w:id="1522" w:author="st1" w:date="2021-05-07T13:41:00Z"/>
          <w:rFonts w:ascii="標楷體" w:eastAsia="標楷體" w:hAnsi="標楷體"/>
          <w:lang w:eastAsia="x-none"/>
        </w:rPr>
      </w:pPr>
    </w:p>
    <w:p w14:paraId="3D973874" w14:textId="77777777" w:rsidR="00F63C93" w:rsidRPr="00F63C93" w:rsidRDefault="00F63C93" w:rsidP="00F63C93">
      <w:pPr>
        <w:numPr>
          <w:ilvl w:val="0"/>
          <w:numId w:val="126"/>
        </w:numPr>
        <w:tabs>
          <w:tab w:val="num" w:pos="360"/>
        </w:tabs>
        <w:snapToGrid w:val="0"/>
        <w:ind w:left="1418" w:firstLine="0"/>
        <w:rPr>
          <w:ins w:id="1523" w:author="st1" w:date="2021-05-07T13:54:00Z"/>
          <w:rFonts w:eastAsia="標楷體"/>
          <w:sz w:val="26"/>
        </w:rPr>
      </w:pPr>
      <w:ins w:id="1524" w:author="st1" w:date="2021-05-07T13:54:00Z">
        <w:r w:rsidRPr="00F63C93">
          <w:rPr>
            <w:rFonts w:eastAsia="標楷體" w:hint="eastAsia"/>
            <w:sz w:val="26"/>
          </w:rPr>
          <w:t>Ta</w:t>
        </w:r>
        <w:r w:rsidRPr="00F63C93">
          <w:rPr>
            <w:rFonts w:eastAsia="標楷體"/>
            <w:sz w:val="26"/>
          </w:rPr>
          <w:t>ble List</w:t>
        </w:r>
        <w:r w:rsidRPr="00F63C93">
          <w:rPr>
            <w:rFonts w:eastAsia="標楷體" w:hint="eastAsia"/>
            <w:sz w:val="26"/>
          </w:rPr>
          <w:t>:</w:t>
        </w:r>
      </w:ins>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F63C93" w:rsidRPr="00F63C93" w14:paraId="1F339CFF" w14:textId="77777777" w:rsidTr="00067F94">
        <w:trPr>
          <w:ins w:id="1525" w:author="st1" w:date="2021-05-07T13:54:00Z"/>
        </w:trPr>
        <w:tc>
          <w:tcPr>
            <w:tcW w:w="851" w:type="dxa"/>
            <w:shd w:val="clear" w:color="auto" w:fill="D9D9D9"/>
          </w:tcPr>
          <w:p w14:paraId="6D5D8451" w14:textId="77777777" w:rsidR="00F63C93" w:rsidRPr="00F63C93" w:rsidRDefault="00F63C93" w:rsidP="00F63C93">
            <w:pPr>
              <w:jc w:val="center"/>
              <w:rPr>
                <w:ins w:id="1526" w:author="st1" w:date="2021-05-07T13:54:00Z"/>
                <w:rFonts w:ascii="標楷體" w:eastAsia="標楷體" w:hAnsi="標楷體"/>
              </w:rPr>
            </w:pPr>
            <w:ins w:id="1527" w:author="st1" w:date="2021-05-07T13:54:00Z">
              <w:r w:rsidRPr="00F63C93">
                <w:rPr>
                  <w:rFonts w:ascii="標楷體" w:eastAsia="標楷體" w:hAnsi="標楷體" w:hint="eastAsia"/>
                  <w:lang w:eastAsia="zh-HK"/>
                </w:rPr>
                <w:t>序號</w:t>
              </w:r>
            </w:ins>
          </w:p>
        </w:tc>
        <w:tc>
          <w:tcPr>
            <w:tcW w:w="3118" w:type="dxa"/>
            <w:shd w:val="clear" w:color="auto" w:fill="D9D9D9"/>
          </w:tcPr>
          <w:p w14:paraId="37AA10E3" w14:textId="77777777" w:rsidR="00F63C93" w:rsidRPr="00F63C93" w:rsidRDefault="00F63C93" w:rsidP="00F63C93">
            <w:pPr>
              <w:jc w:val="center"/>
              <w:rPr>
                <w:ins w:id="1528" w:author="st1" w:date="2021-05-07T13:54:00Z"/>
                <w:rFonts w:ascii="標楷體" w:eastAsia="標楷體" w:hAnsi="標楷體"/>
              </w:rPr>
            </w:pPr>
            <w:ins w:id="1529" w:author="st1" w:date="2021-05-07T13:54:00Z">
              <w:r w:rsidRPr="00F63C93">
                <w:rPr>
                  <w:rFonts w:ascii="標楷體" w:eastAsia="標楷體" w:hAnsi="標楷體" w:hint="eastAsia"/>
                  <w:lang w:eastAsia="zh-HK"/>
                </w:rPr>
                <w:t>名稱</w:t>
              </w:r>
            </w:ins>
          </w:p>
        </w:tc>
        <w:tc>
          <w:tcPr>
            <w:tcW w:w="3828" w:type="dxa"/>
            <w:shd w:val="clear" w:color="auto" w:fill="D9D9D9"/>
          </w:tcPr>
          <w:p w14:paraId="125698E1" w14:textId="77777777" w:rsidR="00F63C93" w:rsidRPr="00F63C93" w:rsidRDefault="00F63C93" w:rsidP="00F63C93">
            <w:pPr>
              <w:jc w:val="center"/>
              <w:rPr>
                <w:ins w:id="1530" w:author="st1" w:date="2021-05-07T13:54:00Z"/>
                <w:rFonts w:ascii="標楷體" w:eastAsia="標楷體" w:hAnsi="標楷體"/>
              </w:rPr>
            </w:pPr>
            <w:ins w:id="1531" w:author="st1" w:date="2021-05-07T13:54:00Z">
              <w:r w:rsidRPr="00F63C93">
                <w:rPr>
                  <w:rFonts w:ascii="標楷體" w:eastAsia="標楷體" w:hAnsi="標楷體" w:hint="eastAsia"/>
                  <w:lang w:eastAsia="zh-HK"/>
                </w:rPr>
                <w:t>說明</w:t>
              </w:r>
            </w:ins>
          </w:p>
        </w:tc>
      </w:tr>
      <w:tr w:rsidR="00F63C93" w:rsidRPr="00F63C93" w14:paraId="6461DBF9" w14:textId="77777777" w:rsidTr="00067F94">
        <w:trPr>
          <w:ins w:id="1532" w:author="st1" w:date="2021-05-07T13:54:00Z"/>
        </w:trPr>
        <w:tc>
          <w:tcPr>
            <w:tcW w:w="851" w:type="dxa"/>
            <w:shd w:val="clear" w:color="auto" w:fill="auto"/>
          </w:tcPr>
          <w:p w14:paraId="1A1AB164" w14:textId="77777777" w:rsidR="00F63C93" w:rsidRPr="00F63C93" w:rsidRDefault="00F63C93" w:rsidP="00F63C93">
            <w:pPr>
              <w:jc w:val="center"/>
              <w:rPr>
                <w:ins w:id="1533" w:author="st1" w:date="2021-05-07T13:54:00Z"/>
                <w:rFonts w:ascii="標楷體" w:eastAsia="標楷體" w:hAnsi="標楷體"/>
              </w:rPr>
            </w:pPr>
            <w:ins w:id="1534" w:author="st1" w:date="2021-05-07T13:54:00Z">
              <w:r w:rsidRPr="00F63C93">
                <w:rPr>
                  <w:rFonts w:ascii="標楷體" w:eastAsia="標楷體" w:hAnsi="標楷體" w:hint="eastAsia"/>
                </w:rPr>
                <w:t>1</w:t>
              </w:r>
            </w:ins>
          </w:p>
        </w:tc>
        <w:tc>
          <w:tcPr>
            <w:tcW w:w="3118" w:type="dxa"/>
            <w:shd w:val="clear" w:color="auto" w:fill="auto"/>
            <w:vAlign w:val="center"/>
          </w:tcPr>
          <w:p w14:paraId="0D13F923" w14:textId="77777777" w:rsidR="00F63C93" w:rsidRPr="00F63C93" w:rsidRDefault="00F63C93" w:rsidP="00F63C93">
            <w:pPr>
              <w:rPr>
                <w:ins w:id="1535" w:author="st1" w:date="2021-05-07T13:54:00Z"/>
                <w:rFonts w:ascii="標楷體" w:eastAsia="標楷體" w:hAnsi="標楷體"/>
              </w:rPr>
            </w:pPr>
            <w:ins w:id="1536" w:author="st1" w:date="2021-05-07T13:54:00Z">
              <w:r w:rsidRPr="00F63C93">
                <w:rPr>
                  <w:rFonts w:ascii="標楷體" w:eastAsia="標楷體" w:hAnsi="標楷體" w:hint="eastAsia"/>
                  <w:color w:val="000000"/>
                </w:rPr>
                <w:t>InnLoanMeeting</w:t>
              </w:r>
            </w:ins>
          </w:p>
        </w:tc>
        <w:tc>
          <w:tcPr>
            <w:tcW w:w="3828" w:type="dxa"/>
            <w:shd w:val="clear" w:color="auto" w:fill="auto"/>
            <w:vAlign w:val="center"/>
          </w:tcPr>
          <w:p w14:paraId="524962D8" w14:textId="77777777" w:rsidR="00F63C93" w:rsidRPr="00F63C93" w:rsidRDefault="00F63C93" w:rsidP="00F63C93">
            <w:pPr>
              <w:rPr>
                <w:ins w:id="1537" w:author="st1" w:date="2021-05-07T13:54:00Z"/>
                <w:rFonts w:ascii="標楷體" w:eastAsia="標楷體" w:hAnsi="標楷體"/>
              </w:rPr>
            </w:pPr>
            <w:ins w:id="1538" w:author="st1" w:date="2021-05-07T13:54:00Z">
              <w:r w:rsidRPr="00F63C93">
                <w:rPr>
                  <w:rFonts w:ascii="標楷體" w:eastAsia="標楷體" w:hAnsi="標楷體" w:hint="eastAsia"/>
                  <w:color w:val="000000"/>
                </w:rPr>
                <w:t>放審會記錄檔</w:t>
              </w:r>
            </w:ins>
          </w:p>
        </w:tc>
      </w:tr>
    </w:tbl>
    <w:p w14:paraId="1940C1B1" w14:textId="77777777" w:rsidR="00F63C93" w:rsidRPr="00F63C93" w:rsidRDefault="00F63C93" w:rsidP="00F63C93">
      <w:pPr>
        <w:rPr>
          <w:ins w:id="1539" w:author="st1" w:date="2021-05-07T13:41:00Z"/>
          <w:rFonts w:ascii="標楷體" w:eastAsia="標楷體" w:hAnsi="標楷體"/>
          <w:lang w:eastAsia="x-none"/>
        </w:rPr>
      </w:pPr>
    </w:p>
    <w:p w14:paraId="64535BCB" w14:textId="77777777" w:rsidR="00F63C93" w:rsidRPr="00F63C93" w:rsidRDefault="00F63C93" w:rsidP="00F63C93">
      <w:pPr>
        <w:rPr>
          <w:rFonts w:ascii="標楷體" w:eastAsia="標楷體" w:hAnsi="標楷體"/>
          <w:lang w:eastAsia="x-none"/>
        </w:rPr>
      </w:pPr>
    </w:p>
    <w:p w14:paraId="6CF5794C" w14:textId="77777777" w:rsidR="00F63C93" w:rsidRPr="00F63C93" w:rsidRDefault="00F63C93" w:rsidP="00F63C93">
      <w:pPr>
        <w:numPr>
          <w:ilvl w:val="0"/>
          <w:numId w:val="126"/>
        </w:numPr>
        <w:tabs>
          <w:tab w:val="num" w:pos="360"/>
        </w:tabs>
        <w:snapToGrid w:val="0"/>
        <w:ind w:left="1418" w:firstLine="0"/>
        <w:rPr>
          <w:rFonts w:eastAsia="標楷體"/>
          <w:sz w:val="26"/>
        </w:rPr>
      </w:pPr>
      <w:r w:rsidRPr="00F63C93">
        <w:rPr>
          <w:rFonts w:eastAsia="標楷體"/>
          <w:sz w:val="26"/>
        </w:rPr>
        <w:t>UI</w:t>
      </w:r>
      <w:r w:rsidRPr="00F63C93">
        <w:rPr>
          <w:rFonts w:eastAsia="標楷體"/>
          <w:sz w:val="26"/>
        </w:rPr>
        <w:t>畫面</w:t>
      </w:r>
    </w:p>
    <w:p w14:paraId="203B50CC" w14:textId="77777777" w:rsidR="00F63C93" w:rsidRPr="00F63C93" w:rsidDel="00C91EB9" w:rsidRDefault="00F63C93" w:rsidP="00F63C93">
      <w:pPr>
        <w:rPr>
          <w:del w:id="1540" w:author="st1" w:date="2021-05-07T13:41:00Z"/>
          <w:rFonts w:ascii="標楷體" w:eastAsia="標楷體" w:hAnsi="標楷體"/>
          <w:lang w:eastAsia="x-none"/>
        </w:rPr>
      </w:pPr>
      <w:del w:id="1541" w:author="st1" w:date="2021-05-07T13:41:00Z">
        <w:r w:rsidRPr="00F63C93" w:rsidDel="00C91EB9">
          <w:rPr>
            <w:rFonts w:ascii="標楷體" w:eastAsia="標楷體" w:hAnsi="標楷體" w:hint="eastAsia"/>
            <w:lang w:eastAsia="x-none"/>
          </w:rPr>
          <w:delText>輸入畫面：</w:delText>
        </w:r>
      </w:del>
    </w:p>
    <w:p w14:paraId="1E976313" w14:textId="77777777" w:rsidR="00F63C93" w:rsidRPr="00F63C93" w:rsidRDefault="00F63C93" w:rsidP="00F63C93">
      <w:pPr>
        <w:rPr>
          <w:rFonts w:ascii="標楷體" w:eastAsia="標楷體" w:hAnsi="標楷體"/>
          <w:lang w:eastAsia="x-none"/>
        </w:rPr>
      </w:pPr>
      <w:del w:id="1542" w:author="st1" w:date="2021-05-07T13:52:00Z">
        <w:r w:rsidRPr="00F63C93" w:rsidDel="008B0519">
          <w:rPr>
            <w:rFonts w:ascii="標楷體" w:eastAsia="標楷體" w:hAnsi="標楷體"/>
            <w:noProof/>
          </w:rPr>
          <w:drawing>
            <wp:inline distT="0" distB="0" distL="0" distR="0" wp14:anchorId="14A31EA5" wp14:editId="50DB4CF9">
              <wp:extent cx="6483350" cy="1663700"/>
              <wp:effectExtent l="0" t="0" r="0" b="0"/>
              <wp:docPr id="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3350" cy="1663700"/>
                      </a:xfrm>
                      <a:prstGeom prst="rect">
                        <a:avLst/>
                      </a:prstGeom>
                      <a:noFill/>
                      <a:ln>
                        <a:noFill/>
                      </a:ln>
                    </pic:spPr>
                  </pic:pic>
                </a:graphicData>
              </a:graphic>
            </wp:inline>
          </w:drawing>
        </w:r>
      </w:del>
      <w:ins w:id="1543" w:author="st1" w:date="2021-05-07T13:52:00Z">
        <w:r w:rsidRPr="00F63C93">
          <w:rPr>
            <w:noProof/>
          </w:rPr>
          <w:t xml:space="preserve"> </w:t>
        </w:r>
        <w:r w:rsidRPr="00F63C93">
          <w:rPr>
            <w:rFonts w:ascii="標楷體" w:eastAsia="標楷體" w:hAnsi="標楷體"/>
            <w:noProof/>
          </w:rPr>
          <w:drawing>
            <wp:inline distT="0" distB="0" distL="0" distR="0" wp14:anchorId="0824CCAB" wp14:editId="06CC784B">
              <wp:extent cx="6479540" cy="1347470"/>
              <wp:effectExtent l="0" t="0" r="0" b="508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1347470"/>
                      </a:xfrm>
                      <a:prstGeom prst="rect">
                        <a:avLst/>
                      </a:prstGeom>
                    </pic:spPr>
                  </pic:pic>
                </a:graphicData>
              </a:graphic>
            </wp:inline>
          </w:drawing>
        </w:r>
      </w:ins>
    </w:p>
    <w:p w14:paraId="30C095E3" w14:textId="77777777" w:rsidR="00F63C93" w:rsidRPr="00F63C93" w:rsidDel="009E417C" w:rsidRDefault="00F63C93" w:rsidP="00F63C93">
      <w:pPr>
        <w:rPr>
          <w:del w:id="1544" w:author="st1" w:date="2021-05-07T13:55:00Z"/>
          <w:rFonts w:ascii="標楷體" w:eastAsia="標楷體" w:hAnsi="標楷體"/>
        </w:rPr>
      </w:pPr>
    </w:p>
    <w:p w14:paraId="6742F1F7" w14:textId="77777777" w:rsidR="00F63C93" w:rsidRPr="00F63C93" w:rsidRDefault="00F63C93" w:rsidP="00F63C93">
      <w:pPr>
        <w:rPr>
          <w:ins w:id="1545" w:author="st1" w:date="2021-05-07T13:55:00Z"/>
          <w:rFonts w:ascii="標楷體" w:eastAsia="標楷體" w:hAnsi="標楷體"/>
        </w:rPr>
      </w:pPr>
    </w:p>
    <w:p w14:paraId="0E497C08" w14:textId="77777777" w:rsidR="00F63C93" w:rsidRPr="00F63C93" w:rsidRDefault="00F63C93" w:rsidP="00F63C93">
      <w:pPr>
        <w:numPr>
          <w:ilvl w:val="0"/>
          <w:numId w:val="126"/>
        </w:numPr>
        <w:tabs>
          <w:tab w:val="num" w:pos="360"/>
        </w:tabs>
        <w:snapToGrid w:val="0"/>
        <w:ind w:left="1418" w:firstLine="0"/>
        <w:rPr>
          <w:ins w:id="1546" w:author="st1" w:date="2021-05-07T14:03:00Z"/>
          <w:rFonts w:eastAsia="標楷體"/>
          <w:sz w:val="26"/>
        </w:rPr>
      </w:pPr>
      <w:ins w:id="1547" w:author="st1" w:date="2021-05-07T14:03: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p>
    <w:p w14:paraId="3427F694" w14:textId="77777777" w:rsidR="00F63C93" w:rsidRPr="00F63C93" w:rsidRDefault="00F63C93" w:rsidP="00F63C93">
      <w:pPr>
        <w:rPr>
          <w:ins w:id="1548" w:author="st1" w:date="2021-05-07T14:03: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F63C93" w:rsidRPr="00F63C93" w14:paraId="67E89B3D" w14:textId="77777777" w:rsidTr="00067F94">
        <w:trPr>
          <w:ins w:id="1549" w:author="st1" w:date="2021-05-07T14:03: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7C2B6407" w14:textId="77777777" w:rsidR="00F63C93" w:rsidRPr="00F63C93" w:rsidRDefault="00F63C93" w:rsidP="00F63C93">
            <w:pPr>
              <w:jc w:val="center"/>
              <w:rPr>
                <w:ins w:id="1550" w:author="st1" w:date="2021-05-07T14:03:00Z"/>
                <w:rFonts w:ascii="標楷體" w:eastAsia="標楷體" w:hAnsi="標楷體"/>
              </w:rPr>
            </w:pPr>
            <w:ins w:id="1551" w:author="st1" w:date="2021-05-07T14:03: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27A95FB3" w14:textId="77777777" w:rsidR="00F63C93" w:rsidRPr="00F63C93" w:rsidRDefault="00F63C93" w:rsidP="00F63C93">
            <w:pPr>
              <w:jc w:val="center"/>
              <w:rPr>
                <w:ins w:id="1552" w:author="st1" w:date="2021-05-07T14:03:00Z"/>
                <w:rFonts w:ascii="標楷體" w:eastAsia="標楷體" w:hAnsi="標楷體"/>
              </w:rPr>
            </w:pPr>
            <w:ins w:id="1553" w:author="st1" w:date="2021-05-07T14:03: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27C912F2" w14:textId="77777777" w:rsidR="00F63C93" w:rsidRPr="00F63C93" w:rsidRDefault="00F63C93" w:rsidP="00F63C93">
            <w:pPr>
              <w:jc w:val="center"/>
              <w:rPr>
                <w:ins w:id="1554" w:author="st1" w:date="2021-05-07T14:03:00Z"/>
                <w:rFonts w:ascii="標楷體" w:eastAsia="標楷體" w:hAnsi="標楷體"/>
              </w:rPr>
            </w:pPr>
            <w:ins w:id="1555" w:author="st1" w:date="2021-05-07T14:03:00Z">
              <w:r w:rsidRPr="00F63C93">
                <w:rPr>
                  <w:rFonts w:ascii="標楷體" w:eastAsia="標楷體" w:hAnsi="標楷體" w:hint="eastAsia"/>
                  <w:lang w:eastAsia="zh-HK"/>
                </w:rPr>
                <w:t>功能說明</w:t>
              </w:r>
            </w:ins>
          </w:p>
        </w:tc>
      </w:tr>
      <w:tr w:rsidR="00F63C93" w:rsidRPr="00F63C93" w14:paraId="695C305A" w14:textId="77777777" w:rsidTr="00067F94">
        <w:trPr>
          <w:ins w:id="1556" w:author="st1" w:date="2021-05-07T14:03:00Z"/>
        </w:trPr>
        <w:tc>
          <w:tcPr>
            <w:tcW w:w="851" w:type="dxa"/>
            <w:tcBorders>
              <w:top w:val="single" w:sz="4" w:space="0" w:color="auto"/>
              <w:left w:val="single" w:sz="4" w:space="0" w:color="auto"/>
              <w:bottom w:val="single" w:sz="4" w:space="0" w:color="auto"/>
              <w:right w:val="single" w:sz="4" w:space="0" w:color="auto"/>
            </w:tcBorders>
            <w:hideMark/>
          </w:tcPr>
          <w:p w14:paraId="61985E61" w14:textId="77777777" w:rsidR="00F63C93" w:rsidRPr="00F63C93" w:rsidRDefault="00F63C93" w:rsidP="00F63C93">
            <w:pPr>
              <w:jc w:val="center"/>
              <w:rPr>
                <w:ins w:id="1557" w:author="st1" w:date="2021-05-07T14:03:00Z"/>
                <w:rFonts w:ascii="標楷體" w:eastAsia="標楷體" w:hAnsi="標楷體"/>
                <w:lang w:eastAsia="zh-HK"/>
              </w:rPr>
            </w:pPr>
            <w:ins w:id="1558" w:author="st1" w:date="2021-05-07T14:03:00Z">
              <w:r w:rsidRPr="00F63C93">
                <w:rPr>
                  <w:rFonts w:ascii="標楷體" w:eastAsia="標楷體" w:hAnsi="標楷體" w:hint="eastAsia"/>
                </w:rPr>
                <w:t>1</w:t>
              </w:r>
            </w:ins>
          </w:p>
        </w:tc>
        <w:tc>
          <w:tcPr>
            <w:tcW w:w="2126" w:type="dxa"/>
            <w:tcBorders>
              <w:top w:val="single" w:sz="4" w:space="0" w:color="auto"/>
              <w:left w:val="single" w:sz="4" w:space="0" w:color="auto"/>
              <w:bottom w:val="single" w:sz="4" w:space="0" w:color="auto"/>
              <w:right w:val="single" w:sz="4" w:space="0" w:color="auto"/>
            </w:tcBorders>
            <w:hideMark/>
          </w:tcPr>
          <w:p w14:paraId="2D69ACAB" w14:textId="77777777" w:rsidR="00F63C93" w:rsidRPr="00F63C93" w:rsidRDefault="00F63C93" w:rsidP="00F63C93">
            <w:pPr>
              <w:rPr>
                <w:ins w:id="1559" w:author="st1" w:date="2021-05-07T14:03:00Z"/>
                <w:rFonts w:ascii="標楷體" w:eastAsia="標楷體" w:hAnsi="標楷體"/>
                <w:lang w:eastAsia="zh-HK"/>
              </w:rPr>
            </w:pPr>
            <w:ins w:id="1560" w:author="st1" w:date="2021-05-07T14:03:00Z">
              <w:r w:rsidRPr="00F63C93">
                <w:rPr>
                  <w:rFonts w:ascii="標楷體" w:eastAsia="標楷體" w:hAnsi="標楷體" w:hint="eastAsia"/>
                  <w:lang w:eastAsia="zh-HK"/>
                </w:rPr>
                <w:t>查詢</w:t>
              </w:r>
            </w:ins>
          </w:p>
        </w:tc>
        <w:tc>
          <w:tcPr>
            <w:tcW w:w="7033" w:type="dxa"/>
            <w:tcBorders>
              <w:top w:val="single" w:sz="4" w:space="0" w:color="auto"/>
              <w:left w:val="single" w:sz="4" w:space="0" w:color="auto"/>
              <w:bottom w:val="single" w:sz="4" w:space="0" w:color="auto"/>
              <w:right w:val="single" w:sz="4" w:space="0" w:color="auto"/>
            </w:tcBorders>
            <w:hideMark/>
          </w:tcPr>
          <w:p w14:paraId="4A11F882" w14:textId="77777777" w:rsidR="00F63C93" w:rsidRPr="00F63C93" w:rsidRDefault="00F63C93" w:rsidP="00F63C93">
            <w:pPr>
              <w:rPr>
                <w:ins w:id="1561" w:author="黃梓峻" w:date="2021-06-28T11:04:00Z"/>
                <w:rFonts w:ascii="標楷體" w:eastAsia="標楷體" w:hAnsi="標楷體"/>
                <w:color w:val="000000"/>
                <w:lang w:eastAsia="zh-HK"/>
              </w:rPr>
            </w:pPr>
            <w:ins w:id="1562" w:author="黃梓峻" w:date="2021-06-28T11:04:00Z">
              <w:r w:rsidRPr="00F63C93">
                <w:rPr>
                  <w:rFonts w:ascii="標楷體" w:eastAsia="標楷體" w:hAnsi="標楷體" w:hint="eastAsia"/>
                  <w:color w:val="000000"/>
                </w:rPr>
                <w:t>1.</w:t>
              </w:r>
              <w:r w:rsidRPr="00F63C93">
                <w:rPr>
                  <w:rFonts w:ascii="標楷體" w:eastAsia="標楷體" w:hAnsi="標楷體" w:hint="eastAsia"/>
                  <w:color w:val="000000"/>
                  <w:lang w:eastAsia="zh-HK"/>
                </w:rPr>
                <w:t>依據輸入條件查詢資料</w:t>
              </w:r>
            </w:ins>
          </w:p>
          <w:p w14:paraId="2E776BA5" w14:textId="77777777" w:rsidR="00F63C93" w:rsidRPr="00F63C93" w:rsidRDefault="00F63C93" w:rsidP="00F63C93">
            <w:pPr>
              <w:rPr>
                <w:ins w:id="1563" w:author="黃梓峻" w:date="2021-06-28T11:04:00Z"/>
                <w:rFonts w:ascii="標楷體" w:eastAsia="標楷體" w:hAnsi="標楷體"/>
                <w:shd w:val="pct15" w:color="auto" w:fill="FFFFFF"/>
              </w:rPr>
            </w:pPr>
            <w:ins w:id="1564" w:author="黃梓峻" w:date="2021-06-28T11:04: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3669594E" w14:textId="77777777" w:rsidR="00F63C93" w:rsidRPr="00F63C93" w:rsidRDefault="00F63C93" w:rsidP="00F63C93">
            <w:pPr>
              <w:rPr>
                <w:ins w:id="1565" w:author="黃梓峻" w:date="2021-06-28T11:05:00Z"/>
                <w:rFonts w:ascii="標楷體" w:eastAsia="標楷體" w:hAnsi="標楷體"/>
              </w:rPr>
            </w:pPr>
            <w:ins w:id="1566" w:author="黃梓峻" w:date="2021-06-28T11:04:00Z">
              <w:r w:rsidRPr="00F63C93">
                <w:rPr>
                  <w:rFonts w:ascii="標楷體" w:eastAsia="標楷體" w:hAnsi="標楷體" w:hint="eastAsia"/>
                </w:rPr>
                <w:t>2.</w:t>
              </w:r>
              <w:r w:rsidRPr="00F63C93">
                <w:rPr>
                  <w:rFonts w:ascii="標楷體" w:eastAsia="標楷體" w:hAnsi="標楷體" w:hint="eastAsia"/>
                  <w:lang w:eastAsia="zh-HK"/>
                </w:rPr>
                <w:t>查詢</w:t>
              </w:r>
              <w:r w:rsidRPr="00F63C93">
                <w:rPr>
                  <w:rFonts w:ascii="標楷體" w:eastAsia="標楷體" w:hAnsi="標楷體" w:hint="eastAsia"/>
                </w:rPr>
                <w:t>[放審會記錄檔(InnLoanMeeting)]，輸出查詢資料依據[</w:t>
              </w:r>
            </w:ins>
            <w:ins w:id="1567" w:author="黃梓峻" w:date="2021-06-28T11:05:00Z">
              <w:r w:rsidRPr="00F63C93">
                <w:rPr>
                  <w:rFonts w:ascii="標楷體" w:eastAsia="標楷體" w:hAnsi="標楷體" w:hint="eastAsia"/>
                </w:rPr>
                <w:t>日</w:t>
              </w:r>
            </w:ins>
          </w:p>
          <w:p w14:paraId="0293E04E" w14:textId="77777777" w:rsidR="00F63C93" w:rsidRPr="00F63C93" w:rsidRDefault="00F63C93" w:rsidP="00F63C93">
            <w:pPr>
              <w:rPr>
                <w:ins w:id="1568" w:author="黃梓峻" w:date="2021-06-28T11:04:00Z"/>
                <w:rFonts w:ascii="標楷體" w:eastAsia="標楷體" w:hAnsi="標楷體"/>
              </w:rPr>
            </w:pPr>
            <w:ins w:id="1569" w:author="黃梓峻" w:date="2021-06-28T11:05:00Z">
              <w:r w:rsidRPr="00F63C93">
                <w:rPr>
                  <w:rFonts w:ascii="標楷體" w:eastAsia="標楷體" w:hAnsi="標楷體" w:hint="eastAsia"/>
                </w:rPr>
                <w:t xml:space="preserve">  期(MeetingDate)</w:t>
              </w:r>
            </w:ins>
            <w:ins w:id="1570" w:author="黃梓峻" w:date="2021-06-28T11:04:00Z">
              <w:r w:rsidRPr="00F63C93">
                <w:rPr>
                  <w:rFonts w:ascii="標楷體" w:eastAsia="標楷體" w:hAnsi="標楷體" w:hint="eastAsia"/>
                </w:rPr>
                <w:t>]為輸入欄位[</w:t>
              </w:r>
            </w:ins>
            <w:ins w:id="1571" w:author="黃梓峻" w:date="2021-06-28T11:05:00Z">
              <w:r w:rsidRPr="00F63C93">
                <w:rPr>
                  <w:rFonts w:ascii="標楷體" w:eastAsia="標楷體" w:hAnsi="標楷體" w:hint="eastAsia"/>
                </w:rPr>
                <w:t>日期</w:t>
              </w:r>
            </w:ins>
            <w:ins w:id="1572" w:author="黃梓峻" w:date="2021-06-28T11:04:00Z">
              <w:r w:rsidRPr="00F63C93">
                <w:rPr>
                  <w:rFonts w:ascii="標楷體" w:eastAsia="標楷體" w:hAnsi="標楷體" w:hint="eastAsia"/>
                </w:rPr>
                <w:t>]</w:t>
              </w:r>
            </w:ins>
            <w:ins w:id="1573" w:author="黃梓峻" w:date="2021-06-28T11:05:00Z">
              <w:r w:rsidRPr="00F63C93">
                <w:rPr>
                  <w:rFonts w:ascii="標楷體" w:eastAsia="標楷體" w:hAnsi="標楷體" w:hint="eastAsia"/>
                </w:rPr>
                <w:t>區間</w:t>
              </w:r>
            </w:ins>
          </w:p>
          <w:p w14:paraId="7E10B113" w14:textId="77777777" w:rsidR="00F63C93" w:rsidRPr="00F63C93" w:rsidRDefault="00F63C93" w:rsidP="00F63C93">
            <w:pPr>
              <w:rPr>
                <w:ins w:id="1574" w:author="黃梓峻" w:date="2021-06-28T11:04:00Z"/>
                <w:rFonts w:ascii="標楷體" w:eastAsia="標楷體" w:hAnsi="標楷體"/>
              </w:rPr>
            </w:pPr>
            <w:ins w:id="1575" w:author="黃梓峻" w:date="2021-06-28T11:04:00Z">
              <w:r w:rsidRPr="00F63C93">
                <w:rPr>
                  <w:rFonts w:ascii="標楷體" w:eastAsia="標楷體" w:hAnsi="標楷體" w:hint="eastAsia"/>
                </w:rPr>
                <w:lastRenderedPageBreak/>
                <w:t>3.若該查詢條件未查出資料，則提示錯誤訊息"E0001查詢資料不</w:t>
              </w:r>
            </w:ins>
          </w:p>
          <w:p w14:paraId="61663491" w14:textId="77777777" w:rsidR="00F63C93" w:rsidRPr="00F63C93" w:rsidRDefault="00F63C93" w:rsidP="00F63C93">
            <w:pPr>
              <w:rPr>
                <w:ins w:id="1576" w:author="黃梓峻" w:date="2021-06-28T11:04:00Z"/>
                <w:rFonts w:ascii="標楷體" w:eastAsia="標楷體" w:hAnsi="標楷體"/>
              </w:rPr>
            </w:pPr>
            <w:ins w:id="1577" w:author="黃梓峻" w:date="2021-06-28T11:04:00Z">
              <w:r w:rsidRPr="00F63C93">
                <w:rPr>
                  <w:rFonts w:ascii="標楷體" w:eastAsia="標楷體" w:hAnsi="標楷體" w:hint="eastAsia"/>
                </w:rPr>
                <w:t xml:space="preserve">  存在(查無資料) "</w:t>
              </w:r>
            </w:ins>
          </w:p>
          <w:p w14:paraId="28FB899A" w14:textId="77777777" w:rsidR="00F63C93" w:rsidRPr="00F63C93" w:rsidRDefault="00F63C93" w:rsidP="00F63C93">
            <w:pPr>
              <w:rPr>
                <w:ins w:id="1578" w:author="黃梓峻" w:date="2021-06-28T11:04:00Z"/>
                <w:rFonts w:ascii="標楷體" w:eastAsia="標楷體" w:hAnsi="標楷體"/>
                <w:shd w:val="pct15" w:color="auto" w:fill="FFFFFF"/>
                <w:lang w:eastAsia="zh-HK"/>
              </w:rPr>
            </w:pPr>
            <w:ins w:id="1579" w:author="黃梓峻" w:date="2021-06-28T11:04: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54DA9423" w14:textId="77777777" w:rsidR="00F63C93" w:rsidRPr="00F63C93" w:rsidRDefault="00F63C93" w:rsidP="00F63C93">
            <w:pPr>
              <w:rPr>
                <w:ins w:id="1580" w:author="黃梓峻" w:date="2021-06-28T11:29:00Z"/>
                <w:rFonts w:ascii="標楷體" w:eastAsia="標楷體" w:hAnsi="標楷體"/>
              </w:rPr>
            </w:pPr>
            <w:ins w:id="1581" w:author="黃梓峻" w:date="2021-06-28T11:04:00Z">
              <w:r w:rsidRPr="00F63C93">
                <w:rPr>
                  <w:rFonts w:ascii="標楷體" w:eastAsia="標楷體" w:hAnsi="標楷體"/>
                </w:rPr>
                <w:t>4</w:t>
              </w:r>
              <w:r w:rsidRPr="00F63C93">
                <w:rPr>
                  <w:rFonts w:ascii="標楷體" w:eastAsia="標楷體" w:hAnsi="標楷體" w:hint="eastAsia"/>
                </w:rPr>
                <w:t>.輸出查詢資料(參考下方畫面資料說明)</w:t>
              </w:r>
            </w:ins>
            <w:ins w:id="1582" w:author="st1" w:date="2021-05-07T14:03:00Z">
              <w:del w:id="1583" w:author="黃梓峻" w:date="2021-06-28T11:04:00Z">
                <w:r w:rsidRPr="00F63C93" w:rsidDel="00956593">
                  <w:rPr>
                    <w:rFonts w:ascii="標楷體" w:eastAsia="標楷體" w:hAnsi="標楷體" w:hint="eastAsia"/>
                    <w:lang w:eastAsia="zh-HK"/>
                  </w:rPr>
                  <w:delText>依據輸入條件查詢資料</w:delText>
                </w:r>
              </w:del>
            </w:ins>
          </w:p>
          <w:p w14:paraId="6071EF96" w14:textId="77777777" w:rsidR="00F63C93" w:rsidRPr="00F63C93" w:rsidRDefault="00F63C93" w:rsidP="00F63C93">
            <w:pPr>
              <w:rPr>
                <w:ins w:id="1584" w:author="黃梓峻" w:date="2021-06-28T11:29:00Z"/>
                <w:rFonts w:ascii="標楷體" w:eastAsia="標楷體" w:hAnsi="標楷體"/>
              </w:rPr>
            </w:pPr>
            <w:ins w:id="1585" w:author="黃梓峻" w:date="2021-06-28T11:29:00Z">
              <w:r w:rsidRPr="00F63C93">
                <w:rPr>
                  <w:rFonts w:ascii="標楷體" w:eastAsia="標楷體" w:hAnsi="標楷體" w:hint="eastAsia"/>
                </w:rPr>
                <w:t>5.輸出排序根據</w:t>
              </w:r>
            </w:ins>
          </w:p>
          <w:p w14:paraId="0E01246A" w14:textId="77777777" w:rsidR="00F63C93" w:rsidRPr="00F63C93" w:rsidRDefault="00F63C93" w:rsidP="00F63C93">
            <w:pPr>
              <w:rPr>
                <w:ins w:id="1586" w:author="黃梓峻" w:date="2021-06-28T11:29:00Z"/>
                <w:rFonts w:ascii="標楷體" w:eastAsia="標楷體" w:hAnsi="標楷體"/>
              </w:rPr>
            </w:pPr>
            <w:ins w:id="1587" w:author="黃梓峻" w:date="2021-06-28T11:29:00Z">
              <w:r w:rsidRPr="00F63C93">
                <w:rPr>
                  <w:rFonts w:ascii="標楷體" w:eastAsia="標楷體" w:hAnsi="標楷體" w:hint="eastAsia"/>
                </w:rPr>
                <w:t xml:space="preserve">  (1).[</w:t>
              </w:r>
            </w:ins>
            <w:ins w:id="1588" w:author="黃梓峻" w:date="2021-06-28T11:33:00Z">
              <w:r w:rsidRPr="00F63C93">
                <w:rPr>
                  <w:rFonts w:ascii="標楷體" w:eastAsia="標楷體" w:hAnsi="標楷體" w:hint="eastAsia"/>
                </w:rPr>
                <w:t>日期</w:t>
              </w:r>
            </w:ins>
            <w:ins w:id="1589" w:author="黃梓峻" w:date="2021-06-28T11:29:00Z">
              <w:r w:rsidRPr="00F63C93">
                <w:rPr>
                  <w:rFonts w:ascii="標楷體" w:eastAsia="標楷體" w:hAnsi="標楷體" w:hint="eastAsia"/>
                </w:rPr>
                <w:t>(</w:t>
              </w:r>
              <w:r w:rsidRPr="00F63C93">
                <w:rPr>
                  <w:rFonts w:ascii="標楷體" w:eastAsia="標楷體" w:hAnsi="標楷體"/>
                </w:rPr>
                <w:t>MeetingDate</w:t>
              </w:r>
              <w:r w:rsidRPr="00F63C93">
                <w:rPr>
                  <w:rFonts w:ascii="標楷體" w:eastAsia="標楷體" w:hAnsi="標楷體" w:hint="eastAsia"/>
                </w:rPr>
                <w:t>)](由小到大)</w:t>
              </w:r>
            </w:ins>
          </w:p>
          <w:p w14:paraId="5CDE9E98" w14:textId="77777777" w:rsidR="00F63C93" w:rsidRPr="00F63C93" w:rsidRDefault="00F63C93" w:rsidP="00F63C93">
            <w:pPr>
              <w:rPr>
                <w:ins w:id="1590" w:author="黃梓峻" w:date="2021-06-28T11:29:00Z"/>
                <w:rFonts w:ascii="標楷體" w:eastAsia="標楷體" w:hAnsi="標楷體"/>
              </w:rPr>
            </w:pPr>
            <w:ins w:id="1591" w:author="黃梓峻" w:date="2021-06-28T11:29:00Z">
              <w:r w:rsidRPr="00F63C93">
                <w:rPr>
                  <w:rFonts w:ascii="標楷體" w:eastAsia="標楷體" w:hAnsi="標楷體" w:hint="eastAsia"/>
                </w:rPr>
                <w:t xml:space="preserve">  (2).</w:t>
              </w:r>
            </w:ins>
            <w:ins w:id="1592" w:author="黃梓峻" w:date="2021-06-28T11:30:00Z">
              <w:r w:rsidRPr="00F63C93">
                <w:rPr>
                  <w:rFonts w:ascii="標楷體" w:eastAsia="標楷體" w:hAnsi="標楷體" w:hint="eastAsia"/>
                </w:rPr>
                <w:t>輸入[日期]合計件數</w:t>
              </w:r>
            </w:ins>
            <w:ins w:id="1593" w:author="黃梓峻" w:date="2021-06-28T11:29:00Z">
              <w:r w:rsidRPr="00F63C93">
                <w:rPr>
                  <w:rFonts w:ascii="標楷體" w:eastAsia="標楷體" w:hAnsi="標楷體" w:hint="eastAsia"/>
                </w:rPr>
                <w:t>(由小到大)</w:t>
              </w:r>
            </w:ins>
          </w:p>
          <w:p w14:paraId="63770DE0" w14:textId="77777777" w:rsidR="00F63C93" w:rsidRPr="00F63C93" w:rsidRDefault="00F63C93" w:rsidP="00F63C93">
            <w:pPr>
              <w:rPr>
                <w:ins w:id="1594" w:author="st1" w:date="2021-05-07T14:03:00Z"/>
                <w:rFonts w:ascii="標楷體" w:eastAsia="標楷體" w:hAnsi="標楷體"/>
                <w:lang w:eastAsia="zh-HK"/>
              </w:rPr>
            </w:pPr>
            <w:ins w:id="1595" w:author="黃梓峻" w:date="2021-06-28T11:29:00Z">
              <w:r w:rsidRPr="00F63C93">
                <w:rPr>
                  <w:rFonts w:ascii="標楷體" w:eastAsia="標楷體" w:hAnsi="標楷體" w:hint="eastAsia"/>
                </w:rPr>
                <w:t xml:space="preserve">  (3).</w:t>
              </w:r>
            </w:ins>
            <w:ins w:id="1596" w:author="黃梓峻" w:date="2021-06-28T11:30:00Z">
              <w:r w:rsidRPr="00F63C93">
                <w:rPr>
                  <w:rFonts w:ascii="標楷體" w:eastAsia="標楷體" w:hAnsi="標楷體" w:hint="eastAsia"/>
                </w:rPr>
                <w:t>輸入[日期]合計</w:t>
              </w:r>
            </w:ins>
            <w:ins w:id="1597" w:author="黃梓峻" w:date="2021-06-28T11:31:00Z">
              <w:r w:rsidRPr="00F63C93">
                <w:rPr>
                  <w:rFonts w:ascii="標楷體" w:eastAsia="標楷體" w:hAnsi="標楷體" w:hint="eastAsia"/>
                </w:rPr>
                <w:t>[</w:t>
              </w:r>
            </w:ins>
            <w:ins w:id="1598" w:author="黃梓峻" w:date="2021-06-28T11:30:00Z">
              <w:r w:rsidRPr="00F63C93">
                <w:rPr>
                  <w:rFonts w:ascii="標楷體" w:eastAsia="標楷體" w:hAnsi="標楷體" w:hint="eastAsia"/>
                </w:rPr>
                <w:t>金額</w:t>
              </w:r>
            </w:ins>
            <w:ins w:id="1599" w:author="黃梓峻" w:date="2021-06-28T11:31:00Z">
              <w:r w:rsidRPr="00F63C93">
                <w:rPr>
                  <w:rFonts w:ascii="標楷體" w:eastAsia="標楷體" w:hAnsi="標楷體" w:hint="eastAsia"/>
                </w:rPr>
                <w:t>(</w:t>
              </w:r>
              <w:r w:rsidRPr="00F63C93">
                <w:rPr>
                  <w:rFonts w:ascii="標楷體" w:eastAsia="標楷體" w:hAnsi="標楷體"/>
                </w:rPr>
                <w:t>Amount)]</w:t>
              </w:r>
            </w:ins>
            <w:ins w:id="1600" w:author="黃梓峻" w:date="2021-06-28T11:29:00Z">
              <w:r w:rsidRPr="00F63C93">
                <w:rPr>
                  <w:rFonts w:ascii="標楷體" w:eastAsia="標楷體" w:hAnsi="標楷體" w:hint="eastAsia"/>
                </w:rPr>
                <w:t>(由小到大)</w:t>
              </w:r>
            </w:ins>
          </w:p>
        </w:tc>
      </w:tr>
      <w:tr w:rsidR="00F63C93" w:rsidRPr="00F63C93" w14:paraId="33484A87" w14:textId="77777777" w:rsidTr="00067F94">
        <w:trPr>
          <w:ins w:id="1601" w:author="st1" w:date="2021-05-07T14:03:00Z"/>
        </w:trPr>
        <w:tc>
          <w:tcPr>
            <w:tcW w:w="851" w:type="dxa"/>
            <w:tcBorders>
              <w:top w:val="single" w:sz="4" w:space="0" w:color="auto"/>
              <w:left w:val="single" w:sz="4" w:space="0" w:color="auto"/>
              <w:bottom w:val="single" w:sz="4" w:space="0" w:color="auto"/>
              <w:right w:val="single" w:sz="4" w:space="0" w:color="auto"/>
            </w:tcBorders>
            <w:hideMark/>
          </w:tcPr>
          <w:p w14:paraId="10B7CEB4" w14:textId="77777777" w:rsidR="00F63C93" w:rsidRPr="00F63C93" w:rsidRDefault="00F63C93" w:rsidP="00F63C93">
            <w:pPr>
              <w:jc w:val="center"/>
              <w:rPr>
                <w:ins w:id="1602" w:author="st1" w:date="2021-05-07T14:03:00Z"/>
                <w:rFonts w:ascii="標楷體" w:eastAsia="標楷體" w:hAnsi="標楷體"/>
              </w:rPr>
            </w:pPr>
            <w:ins w:id="1603" w:author="st1" w:date="2021-05-07T14:03:00Z">
              <w:r w:rsidRPr="00F63C93">
                <w:rPr>
                  <w:rFonts w:ascii="標楷體" w:eastAsia="標楷體" w:hAnsi="標楷體" w:hint="eastAsia"/>
                </w:rPr>
                <w:lastRenderedPageBreak/>
                <w:t>2</w:t>
              </w:r>
            </w:ins>
          </w:p>
        </w:tc>
        <w:tc>
          <w:tcPr>
            <w:tcW w:w="2126" w:type="dxa"/>
            <w:tcBorders>
              <w:top w:val="single" w:sz="4" w:space="0" w:color="auto"/>
              <w:left w:val="single" w:sz="4" w:space="0" w:color="auto"/>
              <w:bottom w:val="single" w:sz="4" w:space="0" w:color="auto"/>
              <w:right w:val="single" w:sz="4" w:space="0" w:color="auto"/>
            </w:tcBorders>
            <w:hideMark/>
          </w:tcPr>
          <w:p w14:paraId="76819958" w14:textId="77777777" w:rsidR="00F63C93" w:rsidRPr="00F63C93" w:rsidRDefault="00F63C93" w:rsidP="00F63C93">
            <w:pPr>
              <w:rPr>
                <w:ins w:id="1604" w:author="st1" w:date="2021-05-07T14:03:00Z"/>
                <w:rFonts w:ascii="標楷體" w:eastAsia="標楷體" w:hAnsi="標楷體"/>
                <w:lang w:eastAsia="zh-HK"/>
              </w:rPr>
            </w:pPr>
            <w:ins w:id="1605" w:author="st1" w:date="2021-05-07T14:03:00Z">
              <w:r w:rsidRPr="00F63C93">
                <w:rPr>
                  <w:rFonts w:ascii="標楷體" w:eastAsia="標楷體" w:hAnsi="標楷體" w:hint="eastAsia"/>
                  <w:lang w:eastAsia="zh-HK"/>
                </w:rPr>
                <w:t>離開</w:t>
              </w:r>
            </w:ins>
          </w:p>
        </w:tc>
        <w:tc>
          <w:tcPr>
            <w:tcW w:w="7033" w:type="dxa"/>
            <w:tcBorders>
              <w:top w:val="single" w:sz="4" w:space="0" w:color="auto"/>
              <w:left w:val="single" w:sz="4" w:space="0" w:color="auto"/>
              <w:bottom w:val="single" w:sz="4" w:space="0" w:color="auto"/>
              <w:right w:val="single" w:sz="4" w:space="0" w:color="auto"/>
            </w:tcBorders>
            <w:hideMark/>
          </w:tcPr>
          <w:p w14:paraId="64E4A985" w14:textId="77777777" w:rsidR="00F63C93" w:rsidRPr="00F63C93" w:rsidRDefault="00F63C93" w:rsidP="00F63C93">
            <w:pPr>
              <w:rPr>
                <w:ins w:id="1606" w:author="st1" w:date="2021-05-07T14:03:00Z"/>
                <w:rFonts w:ascii="標楷體" w:eastAsia="標楷體" w:hAnsi="標楷體"/>
                <w:lang w:eastAsia="zh-HK"/>
              </w:rPr>
            </w:pPr>
            <w:ins w:id="1607" w:author="st1" w:date="2021-05-07T14:03:00Z">
              <w:r w:rsidRPr="00F63C93">
                <w:rPr>
                  <w:rFonts w:ascii="標楷體" w:eastAsia="標楷體" w:hAnsi="標楷體" w:hint="eastAsia"/>
                  <w:lang w:eastAsia="zh-HK"/>
                </w:rPr>
                <w:t>關閉此查詢畫面</w:t>
              </w:r>
            </w:ins>
          </w:p>
        </w:tc>
      </w:tr>
      <w:tr w:rsidR="00F63C93" w:rsidRPr="00F63C93" w14:paraId="27B8ECDF" w14:textId="77777777" w:rsidTr="00067F94">
        <w:trPr>
          <w:ins w:id="1608" w:author="黃梓峻" w:date="2021-06-28T11:04:00Z"/>
        </w:trPr>
        <w:tc>
          <w:tcPr>
            <w:tcW w:w="851" w:type="dxa"/>
            <w:tcBorders>
              <w:top w:val="single" w:sz="4" w:space="0" w:color="auto"/>
              <w:left w:val="single" w:sz="4" w:space="0" w:color="auto"/>
              <w:bottom w:val="single" w:sz="4" w:space="0" w:color="auto"/>
              <w:right w:val="single" w:sz="4" w:space="0" w:color="auto"/>
            </w:tcBorders>
          </w:tcPr>
          <w:p w14:paraId="775FF681" w14:textId="77777777" w:rsidR="00F63C93" w:rsidRPr="00F63C93" w:rsidRDefault="00F63C93" w:rsidP="00F63C93">
            <w:pPr>
              <w:jc w:val="center"/>
              <w:rPr>
                <w:ins w:id="1609" w:author="黃梓峻" w:date="2021-06-28T11:04:00Z"/>
                <w:rFonts w:ascii="標楷體" w:eastAsia="標楷體" w:hAnsi="標楷體"/>
              </w:rPr>
            </w:pPr>
            <w:ins w:id="1610" w:author="黃梓峻" w:date="2021-06-28T11:04:00Z">
              <w:r w:rsidRPr="00F63C93">
                <w:rPr>
                  <w:rFonts w:ascii="標楷體" w:eastAsia="標楷體" w:hAnsi="標楷體" w:hint="eastAsia"/>
                </w:rPr>
                <w:t>3</w:t>
              </w:r>
            </w:ins>
          </w:p>
        </w:tc>
        <w:tc>
          <w:tcPr>
            <w:tcW w:w="2126" w:type="dxa"/>
            <w:tcBorders>
              <w:top w:val="single" w:sz="4" w:space="0" w:color="auto"/>
              <w:left w:val="single" w:sz="4" w:space="0" w:color="auto"/>
              <w:bottom w:val="single" w:sz="4" w:space="0" w:color="auto"/>
              <w:right w:val="single" w:sz="4" w:space="0" w:color="auto"/>
            </w:tcBorders>
          </w:tcPr>
          <w:p w14:paraId="3780AE6C" w14:textId="77777777" w:rsidR="00F63C93" w:rsidRPr="00F63C93" w:rsidRDefault="00F63C93" w:rsidP="00F63C93">
            <w:pPr>
              <w:rPr>
                <w:ins w:id="1611" w:author="黃梓峻" w:date="2021-06-28T11:04:00Z"/>
                <w:rFonts w:ascii="標楷體" w:eastAsia="標楷體" w:hAnsi="標楷體"/>
                <w:lang w:eastAsia="zh-HK"/>
              </w:rPr>
            </w:pPr>
            <w:ins w:id="1612" w:author="黃梓峻" w:date="2021-06-28T11:04:00Z">
              <w:r w:rsidRPr="00F63C93">
                <w:rPr>
                  <w:rFonts w:ascii="標楷體" w:eastAsia="標楷體" w:hAnsi="標楷體" w:hint="eastAsia"/>
                </w:rPr>
                <w:t>隱藏/顯示</w:t>
              </w:r>
            </w:ins>
          </w:p>
        </w:tc>
        <w:tc>
          <w:tcPr>
            <w:tcW w:w="7033" w:type="dxa"/>
            <w:tcBorders>
              <w:top w:val="single" w:sz="4" w:space="0" w:color="auto"/>
              <w:left w:val="single" w:sz="4" w:space="0" w:color="auto"/>
              <w:bottom w:val="single" w:sz="4" w:space="0" w:color="auto"/>
              <w:right w:val="single" w:sz="4" w:space="0" w:color="auto"/>
            </w:tcBorders>
          </w:tcPr>
          <w:p w14:paraId="5EB02CF0" w14:textId="77777777" w:rsidR="00F63C93" w:rsidRPr="00F63C93" w:rsidRDefault="00F63C93" w:rsidP="00F63C93">
            <w:pPr>
              <w:rPr>
                <w:ins w:id="1613" w:author="黃梓峻" w:date="2021-06-28T11:04:00Z"/>
                <w:rFonts w:ascii="標楷體" w:eastAsia="標楷體" w:hAnsi="標楷體"/>
                <w:lang w:eastAsia="zh-HK"/>
              </w:rPr>
            </w:pPr>
            <w:ins w:id="1614" w:author="黃梓峻" w:date="2021-06-28T11:04:00Z">
              <w:r w:rsidRPr="00F63C93">
                <w:rPr>
                  <w:rFonts w:ascii="標楷體" w:eastAsia="標楷體" w:hAnsi="標楷體" w:hint="eastAsia"/>
                </w:rPr>
                <w:t>輸入條件切換隱藏及顯示</w:t>
              </w:r>
            </w:ins>
          </w:p>
        </w:tc>
      </w:tr>
      <w:tr w:rsidR="00F63C93" w:rsidRPr="00F63C93" w14:paraId="361CCDFA" w14:textId="77777777" w:rsidTr="00067F94">
        <w:trPr>
          <w:ins w:id="1615" w:author="st1" w:date="2021-05-07T14:03:00Z"/>
        </w:trPr>
        <w:tc>
          <w:tcPr>
            <w:tcW w:w="851" w:type="dxa"/>
            <w:tcBorders>
              <w:top w:val="single" w:sz="4" w:space="0" w:color="auto"/>
              <w:left w:val="single" w:sz="4" w:space="0" w:color="auto"/>
              <w:bottom w:val="single" w:sz="4" w:space="0" w:color="auto"/>
              <w:right w:val="single" w:sz="4" w:space="0" w:color="auto"/>
            </w:tcBorders>
            <w:hideMark/>
          </w:tcPr>
          <w:p w14:paraId="7C64003F" w14:textId="77777777" w:rsidR="00F63C93" w:rsidRPr="00F63C93" w:rsidRDefault="00F63C93" w:rsidP="00F63C93">
            <w:pPr>
              <w:jc w:val="center"/>
              <w:rPr>
                <w:ins w:id="1616" w:author="st1" w:date="2021-05-07T14:03:00Z"/>
                <w:rFonts w:ascii="標楷體" w:eastAsia="標楷體" w:hAnsi="標楷體"/>
              </w:rPr>
            </w:pPr>
            <w:ins w:id="1617" w:author="黃梓峻" w:date="2021-06-28T11:04:00Z">
              <w:r w:rsidRPr="00F63C93">
                <w:rPr>
                  <w:rFonts w:ascii="標楷體" w:eastAsia="標楷體" w:hAnsi="標楷體"/>
                </w:rPr>
                <w:t>4</w:t>
              </w:r>
            </w:ins>
            <w:ins w:id="1618" w:author="st1" w:date="2021-05-07T14:03:00Z">
              <w:del w:id="1619" w:author="黃梓峻" w:date="2021-06-28T11:04:00Z">
                <w:r w:rsidRPr="00F63C93" w:rsidDel="006A597E">
                  <w:rPr>
                    <w:rFonts w:ascii="標楷體" w:eastAsia="標楷體" w:hAnsi="標楷體" w:hint="eastAsia"/>
                  </w:rPr>
                  <w:delText>3</w:delText>
                </w:r>
              </w:del>
            </w:ins>
          </w:p>
        </w:tc>
        <w:tc>
          <w:tcPr>
            <w:tcW w:w="2126" w:type="dxa"/>
            <w:tcBorders>
              <w:top w:val="single" w:sz="4" w:space="0" w:color="auto"/>
              <w:left w:val="single" w:sz="4" w:space="0" w:color="auto"/>
              <w:bottom w:val="single" w:sz="4" w:space="0" w:color="auto"/>
              <w:right w:val="single" w:sz="4" w:space="0" w:color="auto"/>
            </w:tcBorders>
            <w:hideMark/>
          </w:tcPr>
          <w:p w14:paraId="236A7DE7" w14:textId="77777777" w:rsidR="00F63C93" w:rsidRPr="00F63C93" w:rsidRDefault="00F63C93" w:rsidP="00F63C93">
            <w:pPr>
              <w:rPr>
                <w:ins w:id="1620" w:author="st1" w:date="2021-05-07T14:03:00Z"/>
                <w:rFonts w:ascii="標楷體" w:eastAsia="標楷體" w:hAnsi="標楷體"/>
                <w:lang w:eastAsia="zh-HK"/>
              </w:rPr>
            </w:pPr>
            <w:ins w:id="1621" w:author="st1" w:date="2021-05-07T14:03:00Z">
              <w:r w:rsidRPr="00F63C93">
                <w:rPr>
                  <w:rFonts w:ascii="標楷體" w:eastAsia="標楷體" w:hAnsi="標楷體" w:hint="eastAsia"/>
                  <w:lang w:eastAsia="zh-HK"/>
                </w:rPr>
                <w:t>新增資料</w:t>
              </w:r>
            </w:ins>
          </w:p>
        </w:tc>
        <w:tc>
          <w:tcPr>
            <w:tcW w:w="7033" w:type="dxa"/>
            <w:tcBorders>
              <w:top w:val="single" w:sz="4" w:space="0" w:color="auto"/>
              <w:left w:val="single" w:sz="4" w:space="0" w:color="auto"/>
              <w:bottom w:val="single" w:sz="4" w:space="0" w:color="auto"/>
              <w:right w:val="single" w:sz="4" w:space="0" w:color="auto"/>
            </w:tcBorders>
            <w:hideMark/>
          </w:tcPr>
          <w:p w14:paraId="476CDB10" w14:textId="77777777" w:rsidR="00F63C93" w:rsidRPr="00F63C93" w:rsidRDefault="00F63C93" w:rsidP="00F63C93">
            <w:pPr>
              <w:rPr>
                <w:ins w:id="1622" w:author="st1" w:date="2021-05-07T14:03:00Z"/>
                <w:rFonts w:eastAsia="標楷體"/>
                <w:color w:val="FF0000"/>
              </w:rPr>
            </w:pPr>
            <w:ins w:id="1623" w:author="st1" w:date="2021-05-07T14:03:00Z">
              <w:r w:rsidRPr="00F63C93">
                <w:rPr>
                  <w:rFonts w:eastAsia="標楷體" w:hint="eastAsia"/>
                  <w:color w:val="000000"/>
                </w:rPr>
                <w:t>連結至【</w:t>
              </w:r>
              <w:r w:rsidRPr="00F63C93">
                <w:rPr>
                  <w:rFonts w:eastAsia="標楷體"/>
                  <w:color w:val="000000"/>
                </w:rPr>
                <w:t>L</w:t>
              </w:r>
              <w:r w:rsidRPr="00F63C93">
                <w:rPr>
                  <w:rFonts w:eastAsia="標楷體" w:hint="eastAsia"/>
                  <w:color w:val="000000"/>
                </w:rPr>
                <w:t>5102</w:t>
              </w:r>
            </w:ins>
            <w:ins w:id="1624" w:author="st1" w:date="2021-05-07T14:04:00Z">
              <w:r w:rsidRPr="00F63C93">
                <w:rPr>
                  <w:rFonts w:ascii="標楷體" w:eastAsia="標楷體" w:hAnsi="標楷體"/>
                  <w:lang w:eastAsia="x-none"/>
                </w:rPr>
                <w:t>授信審議委員會會議紀錄維護</w:t>
              </w:r>
            </w:ins>
            <w:ins w:id="1625" w:author="st1" w:date="2021-05-07T14:03:00Z">
              <w:r w:rsidRPr="00F63C93">
                <w:rPr>
                  <w:rFonts w:eastAsia="標楷體" w:hint="eastAsia"/>
                  <w:color w:val="000000"/>
                </w:rPr>
                <w:t>】，</w:t>
              </w:r>
              <w:r w:rsidRPr="00F63C93">
                <w:rPr>
                  <w:rFonts w:ascii="標楷體" w:eastAsia="標楷體" w:hAnsi="標楷體" w:hint="eastAsia"/>
                  <w:lang w:eastAsia="zh-HK"/>
                </w:rPr>
                <w:t>供新增</w:t>
              </w:r>
            </w:ins>
            <w:ins w:id="1626" w:author="st1" w:date="2021-05-07T14:04:00Z">
              <w:r w:rsidRPr="00F63C93">
                <w:rPr>
                  <w:rFonts w:ascii="標楷體" w:eastAsia="標楷體" w:hAnsi="標楷體" w:hint="eastAsia"/>
                  <w:color w:val="000000"/>
                </w:rPr>
                <w:t>放審會記錄檔</w:t>
              </w:r>
            </w:ins>
            <w:ins w:id="1627" w:author="st1" w:date="2021-05-07T14:03:00Z">
              <w:r w:rsidRPr="00F63C93">
                <w:rPr>
                  <w:rFonts w:ascii="標楷體" w:eastAsia="標楷體" w:hAnsi="標楷體" w:hint="eastAsia"/>
                  <w:lang w:eastAsia="zh-HK"/>
                </w:rPr>
                <w:t>資料</w:t>
              </w:r>
            </w:ins>
          </w:p>
        </w:tc>
      </w:tr>
    </w:tbl>
    <w:p w14:paraId="0A16CF82" w14:textId="77777777" w:rsidR="00F63C93" w:rsidRPr="00F63C93" w:rsidRDefault="00F63C93" w:rsidP="00F63C93">
      <w:pPr>
        <w:rPr>
          <w:ins w:id="1628" w:author="st1" w:date="2021-05-07T14:03:00Z"/>
          <w:rFonts w:eastAsia="Yu Mincho"/>
          <w:noProof/>
        </w:rPr>
      </w:pPr>
    </w:p>
    <w:p w14:paraId="28235FFB" w14:textId="77777777" w:rsidR="00F63C93" w:rsidRPr="00F63C93" w:rsidRDefault="00F63C93" w:rsidP="00F63C93">
      <w:pPr>
        <w:numPr>
          <w:ilvl w:val="0"/>
          <w:numId w:val="126"/>
        </w:numPr>
        <w:tabs>
          <w:tab w:val="num" w:pos="360"/>
        </w:tabs>
        <w:snapToGrid w:val="0"/>
        <w:ind w:left="1418" w:firstLine="0"/>
        <w:rPr>
          <w:ins w:id="1629" w:author="st1" w:date="2021-05-07T14:03:00Z"/>
          <w:rFonts w:eastAsia="標楷體"/>
          <w:sz w:val="26"/>
        </w:rPr>
      </w:pPr>
      <w:ins w:id="1630" w:author="st1" w:date="2021-05-07T14:03:00Z">
        <w:r w:rsidRPr="00F63C93">
          <w:rPr>
            <w:rFonts w:eastAsia="標楷體" w:hint="eastAsia"/>
            <w:sz w:val="26"/>
          </w:rPr>
          <w:t>輸入畫面資料說明</w:t>
        </w:r>
      </w:ins>
    </w:p>
    <w:p w14:paraId="7025EB09" w14:textId="77777777" w:rsidR="00F63C93" w:rsidRPr="00F63C93" w:rsidRDefault="00F63C93" w:rsidP="00F63C93">
      <w:pPr>
        <w:rPr>
          <w:ins w:id="1631" w:author="st1" w:date="2021-05-07T14:03: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8"/>
        <w:gridCol w:w="1065"/>
        <w:gridCol w:w="907"/>
        <w:gridCol w:w="991"/>
        <w:gridCol w:w="1622"/>
        <w:gridCol w:w="605"/>
        <w:gridCol w:w="650"/>
        <w:gridCol w:w="3836"/>
      </w:tblGrid>
      <w:tr w:rsidR="00F63C93" w:rsidRPr="00F63C93" w14:paraId="6F327983" w14:textId="77777777" w:rsidTr="00067F94">
        <w:trPr>
          <w:trHeight w:val="388"/>
          <w:jc w:val="center"/>
          <w:ins w:id="1632" w:author="st1" w:date="2021-05-07T14:03:00Z"/>
        </w:trPr>
        <w:tc>
          <w:tcPr>
            <w:tcW w:w="52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9B6A3B7" w14:textId="77777777" w:rsidR="00F63C93" w:rsidRPr="00F63C93" w:rsidRDefault="00F63C93" w:rsidP="00F63C93">
            <w:pPr>
              <w:rPr>
                <w:ins w:id="1633" w:author="st1" w:date="2021-05-07T14:03:00Z"/>
                <w:rFonts w:ascii="標楷體" w:eastAsia="標楷體" w:hAnsi="標楷體"/>
              </w:rPr>
            </w:pPr>
            <w:ins w:id="1634" w:author="st1" w:date="2021-05-07T14:03:00Z">
              <w:r w:rsidRPr="00F63C93">
                <w:rPr>
                  <w:rFonts w:ascii="標楷體" w:eastAsia="標楷體" w:hAnsi="標楷體" w:hint="eastAsia"/>
                </w:rPr>
                <w:t>序號</w:t>
              </w:r>
            </w:ins>
          </w:p>
        </w:tc>
        <w:tc>
          <w:tcPr>
            <w:tcW w:w="109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6EB38F99" w14:textId="77777777" w:rsidR="00F63C93" w:rsidRPr="00F63C93" w:rsidRDefault="00F63C93" w:rsidP="00F63C93">
            <w:pPr>
              <w:rPr>
                <w:ins w:id="1635" w:author="st1" w:date="2021-05-07T14:03:00Z"/>
                <w:rFonts w:ascii="標楷體" w:eastAsia="標楷體" w:hAnsi="標楷體"/>
              </w:rPr>
            </w:pPr>
            <w:ins w:id="1636" w:author="st1" w:date="2021-05-07T14:03:00Z">
              <w:r w:rsidRPr="00F63C93">
                <w:rPr>
                  <w:rFonts w:ascii="標楷體" w:eastAsia="標楷體" w:hAnsi="標楷體" w:hint="eastAsia"/>
                </w:rPr>
                <w:t>欄位</w:t>
              </w:r>
            </w:ins>
          </w:p>
        </w:tc>
        <w:tc>
          <w:tcPr>
            <w:tcW w:w="4873"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7998E4FA" w14:textId="77777777" w:rsidR="00F63C93" w:rsidRPr="00F63C93" w:rsidRDefault="00F63C93" w:rsidP="00F63C93">
            <w:pPr>
              <w:jc w:val="center"/>
              <w:rPr>
                <w:ins w:id="1637" w:author="st1" w:date="2021-05-07T14:03:00Z"/>
                <w:rFonts w:ascii="標楷體" w:eastAsia="標楷體" w:hAnsi="標楷體"/>
              </w:rPr>
            </w:pPr>
            <w:ins w:id="1638" w:author="st1" w:date="2021-05-07T14:03:00Z">
              <w:r w:rsidRPr="00F63C93">
                <w:rPr>
                  <w:rFonts w:ascii="標楷體" w:eastAsia="標楷體" w:hAnsi="標楷體" w:hint="eastAsia"/>
                </w:rPr>
                <w:t>說明</w:t>
              </w:r>
            </w:ins>
          </w:p>
        </w:tc>
        <w:tc>
          <w:tcPr>
            <w:tcW w:w="393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9954985" w14:textId="77777777" w:rsidR="00F63C93" w:rsidRPr="00F63C93" w:rsidRDefault="00F63C93" w:rsidP="00F63C93">
            <w:pPr>
              <w:rPr>
                <w:ins w:id="1639" w:author="st1" w:date="2021-05-07T14:03:00Z"/>
                <w:rFonts w:ascii="標楷體" w:eastAsia="標楷體" w:hAnsi="標楷體"/>
              </w:rPr>
            </w:pPr>
            <w:ins w:id="1640" w:author="st1" w:date="2021-05-07T14:03:00Z">
              <w:r w:rsidRPr="00F63C93">
                <w:rPr>
                  <w:rFonts w:ascii="標楷體" w:eastAsia="標楷體" w:hAnsi="標楷體" w:hint="eastAsia"/>
                </w:rPr>
                <w:t>處理邏輯及注意事項</w:t>
              </w:r>
            </w:ins>
          </w:p>
        </w:tc>
      </w:tr>
      <w:tr w:rsidR="00F63C93" w:rsidRPr="00F63C93" w14:paraId="38FFED87" w14:textId="77777777" w:rsidTr="00067F94">
        <w:trPr>
          <w:trHeight w:val="244"/>
          <w:jc w:val="center"/>
          <w:ins w:id="1641" w:author="st1" w:date="2021-05-07T14:03: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6C7CB7" w14:textId="77777777" w:rsidR="00F63C93" w:rsidRPr="00F63C93" w:rsidRDefault="00F63C93" w:rsidP="00F63C93">
            <w:pPr>
              <w:widowControl/>
              <w:rPr>
                <w:ins w:id="1642" w:author="st1" w:date="2021-05-07T14:03: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F96880" w14:textId="77777777" w:rsidR="00F63C93" w:rsidRPr="00F63C93" w:rsidRDefault="00F63C93" w:rsidP="00F63C93">
            <w:pPr>
              <w:widowControl/>
              <w:rPr>
                <w:ins w:id="1643" w:author="st1" w:date="2021-05-07T14:03:00Z"/>
                <w:rFonts w:ascii="標楷體" w:eastAsia="標楷體" w:hAnsi="標楷體"/>
              </w:rPr>
            </w:pPr>
          </w:p>
        </w:tc>
        <w:tc>
          <w:tcPr>
            <w:tcW w:w="926" w:type="dxa"/>
            <w:tcBorders>
              <w:top w:val="single" w:sz="4" w:space="0" w:color="auto"/>
              <w:left w:val="single" w:sz="4" w:space="0" w:color="auto"/>
              <w:bottom w:val="single" w:sz="4" w:space="0" w:color="auto"/>
              <w:right w:val="single" w:sz="4" w:space="0" w:color="auto"/>
            </w:tcBorders>
            <w:shd w:val="clear" w:color="auto" w:fill="D9D9D9"/>
            <w:hideMark/>
          </w:tcPr>
          <w:p w14:paraId="552ABF41" w14:textId="77777777" w:rsidR="00F63C93" w:rsidRPr="00F63C93" w:rsidRDefault="00F63C93" w:rsidP="00F63C93">
            <w:pPr>
              <w:rPr>
                <w:ins w:id="1644" w:author="st1" w:date="2021-05-07T14:03:00Z"/>
                <w:rFonts w:ascii="標楷體" w:eastAsia="標楷體" w:hAnsi="標楷體"/>
              </w:rPr>
            </w:pPr>
            <w:r w:rsidRPr="00F63C93">
              <w:rPr>
                <w:rFonts w:ascii="標楷體" w:eastAsia="標楷體" w:hAnsi="標楷體" w:hint="eastAsia"/>
              </w:rPr>
              <w:t>資料長度</w:t>
            </w:r>
          </w:p>
        </w:tc>
        <w:tc>
          <w:tcPr>
            <w:tcW w:w="1013" w:type="dxa"/>
            <w:tcBorders>
              <w:top w:val="single" w:sz="4" w:space="0" w:color="auto"/>
              <w:left w:val="single" w:sz="4" w:space="0" w:color="auto"/>
              <w:bottom w:val="single" w:sz="4" w:space="0" w:color="auto"/>
              <w:right w:val="single" w:sz="4" w:space="0" w:color="auto"/>
            </w:tcBorders>
            <w:shd w:val="clear" w:color="auto" w:fill="D9D9D9"/>
            <w:hideMark/>
          </w:tcPr>
          <w:p w14:paraId="63F808C3" w14:textId="77777777" w:rsidR="00F63C93" w:rsidRPr="00F63C93" w:rsidRDefault="00F63C93" w:rsidP="00F63C93">
            <w:pPr>
              <w:rPr>
                <w:ins w:id="1645" w:author="st1" w:date="2021-05-07T14:03:00Z"/>
                <w:rFonts w:ascii="標楷體" w:eastAsia="標楷體" w:hAnsi="標楷體"/>
              </w:rPr>
            </w:pPr>
            <w:ins w:id="1646" w:author="st1" w:date="2021-05-07T14:03:00Z">
              <w:r w:rsidRPr="00F63C93">
                <w:rPr>
                  <w:rFonts w:ascii="標楷體" w:eastAsia="標楷體" w:hAnsi="標楷體" w:hint="eastAsia"/>
                </w:rPr>
                <w:t>預設值</w:t>
              </w:r>
            </w:ins>
          </w:p>
        </w:tc>
        <w:tc>
          <w:tcPr>
            <w:tcW w:w="1670" w:type="dxa"/>
            <w:tcBorders>
              <w:top w:val="single" w:sz="4" w:space="0" w:color="auto"/>
              <w:left w:val="single" w:sz="4" w:space="0" w:color="auto"/>
              <w:bottom w:val="single" w:sz="4" w:space="0" w:color="auto"/>
              <w:right w:val="single" w:sz="4" w:space="0" w:color="auto"/>
            </w:tcBorders>
            <w:shd w:val="clear" w:color="auto" w:fill="D9D9D9"/>
            <w:hideMark/>
          </w:tcPr>
          <w:p w14:paraId="3D750D1D" w14:textId="77777777" w:rsidR="00F63C93" w:rsidRPr="00F63C93" w:rsidRDefault="00F63C93" w:rsidP="00F63C93">
            <w:pPr>
              <w:rPr>
                <w:ins w:id="1647" w:author="st1" w:date="2021-05-07T14:03:00Z"/>
                <w:rFonts w:ascii="標楷體" w:eastAsia="標楷體" w:hAnsi="標楷體"/>
              </w:rPr>
            </w:pPr>
            <w:ins w:id="1648" w:author="st1" w:date="2021-05-07T14:03:00Z">
              <w:r w:rsidRPr="00F63C93">
                <w:rPr>
                  <w:rFonts w:ascii="標楷體" w:eastAsia="標楷體" w:hAnsi="標楷體" w:hint="eastAsia"/>
                </w:rPr>
                <w:t>選單內容</w:t>
              </w:r>
            </w:ins>
          </w:p>
        </w:tc>
        <w:tc>
          <w:tcPr>
            <w:tcW w:w="611" w:type="dxa"/>
            <w:tcBorders>
              <w:top w:val="single" w:sz="4" w:space="0" w:color="auto"/>
              <w:left w:val="single" w:sz="4" w:space="0" w:color="auto"/>
              <w:bottom w:val="single" w:sz="4" w:space="0" w:color="auto"/>
              <w:right w:val="single" w:sz="4" w:space="0" w:color="auto"/>
            </w:tcBorders>
            <w:shd w:val="clear" w:color="auto" w:fill="D9D9D9"/>
            <w:hideMark/>
          </w:tcPr>
          <w:p w14:paraId="4E84D711" w14:textId="77777777" w:rsidR="00F63C93" w:rsidRPr="00F63C93" w:rsidRDefault="00F63C93" w:rsidP="00F63C93">
            <w:pPr>
              <w:rPr>
                <w:ins w:id="1649" w:author="st1" w:date="2021-05-07T14:03:00Z"/>
                <w:rFonts w:ascii="標楷體" w:eastAsia="標楷體" w:hAnsi="標楷體"/>
              </w:rPr>
            </w:pPr>
            <w:ins w:id="1650" w:author="st1" w:date="2021-05-07T14:03:00Z">
              <w:r w:rsidRPr="00F63C93">
                <w:rPr>
                  <w:rFonts w:ascii="標楷體" w:eastAsia="標楷體" w:hAnsi="標楷體" w:hint="eastAsia"/>
                </w:rPr>
                <w:t>必填</w:t>
              </w:r>
            </w:ins>
          </w:p>
        </w:tc>
        <w:tc>
          <w:tcPr>
            <w:tcW w:w="653" w:type="dxa"/>
            <w:tcBorders>
              <w:top w:val="single" w:sz="4" w:space="0" w:color="auto"/>
              <w:left w:val="single" w:sz="4" w:space="0" w:color="auto"/>
              <w:bottom w:val="single" w:sz="4" w:space="0" w:color="auto"/>
              <w:right w:val="single" w:sz="4" w:space="0" w:color="auto"/>
            </w:tcBorders>
            <w:shd w:val="clear" w:color="auto" w:fill="D9D9D9"/>
            <w:hideMark/>
          </w:tcPr>
          <w:p w14:paraId="593B9698" w14:textId="77777777" w:rsidR="00F63C93" w:rsidRPr="00F63C93" w:rsidRDefault="00F63C93" w:rsidP="00F63C93">
            <w:pPr>
              <w:rPr>
                <w:ins w:id="1651" w:author="st1" w:date="2021-05-07T14:03:00Z"/>
                <w:rFonts w:ascii="標楷體" w:eastAsia="標楷體" w:hAnsi="標楷體"/>
              </w:rPr>
            </w:pPr>
            <w:ins w:id="1652" w:author="st1" w:date="2021-05-07T14:03:00Z">
              <w:r w:rsidRPr="00F63C93">
                <w:rPr>
                  <w:rFonts w:ascii="標楷體" w:eastAsia="標楷體" w:hAnsi="標楷體"/>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D22E1" w14:textId="77777777" w:rsidR="00F63C93" w:rsidRPr="00F63C93" w:rsidRDefault="00F63C93" w:rsidP="00F63C93">
            <w:pPr>
              <w:widowControl/>
              <w:rPr>
                <w:ins w:id="1653" w:author="st1" w:date="2021-05-07T14:03:00Z"/>
                <w:rFonts w:ascii="標楷體" w:eastAsia="標楷體" w:hAnsi="標楷體"/>
              </w:rPr>
            </w:pPr>
          </w:p>
        </w:tc>
      </w:tr>
      <w:tr w:rsidR="00F63C93" w:rsidRPr="00F63C93" w14:paraId="644D9386" w14:textId="77777777" w:rsidTr="00067F94">
        <w:trPr>
          <w:trHeight w:val="244"/>
          <w:jc w:val="center"/>
          <w:ins w:id="1654" w:author="st1" w:date="2021-05-07T14:03:00Z"/>
        </w:trPr>
        <w:tc>
          <w:tcPr>
            <w:tcW w:w="521" w:type="dxa"/>
            <w:tcBorders>
              <w:top w:val="single" w:sz="4" w:space="0" w:color="auto"/>
              <w:left w:val="single" w:sz="4" w:space="0" w:color="auto"/>
              <w:bottom w:val="single" w:sz="4" w:space="0" w:color="auto"/>
              <w:right w:val="single" w:sz="4" w:space="0" w:color="auto"/>
            </w:tcBorders>
            <w:hideMark/>
          </w:tcPr>
          <w:p w14:paraId="4D481B13" w14:textId="77777777" w:rsidR="00F63C93" w:rsidRPr="00F63C93" w:rsidRDefault="00F63C93" w:rsidP="00F63C93">
            <w:pPr>
              <w:rPr>
                <w:ins w:id="1655" w:author="st1" w:date="2021-05-07T14:03:00Z"/>
                <w:rFonts w:ascii="標楷體" w:eastAsia="標楷體" w:hAnsi="標楷體"/>
              </w:rPr>
            </w:pPr>
            <w:ins w:id="1656" w:author="st1" w:date="2021-05-07T14:03:00Z">
              <w:r w:rsidRPr="00F63C93">
                <w:rPr>
                  <w:rFonts w:ascii="標楷體" w:eastAsia="標楷體" w:hAnsi="標楷體"/>
                </w:rPr>
                <w:t>1.</w:t>
              </w:r>
            </w:ins>
          </w:p>
        </w:tc>
        <w:tc>
          <w:tcPr>
            <w:tcW w:w="1090" w:type="dxa"/>
            <w:tcBorders>
              <w:top w:val="single" w:sz="4" w:space="0" w:color="auto"/>
              <w:left w:val="single" w:sz="4" w:space="0" w:color="auto"/>
              <w:bottom w:val="single" w:sz="4" w:space="0" w:color="auto"/>
              <w:right w:val="single" w:sz="4" w:space="0" w:color="auto"/>
            </w:tcBorders>
            <w:hideMark/>
          </w:tcPr>
          <w:p w14:paraId="6243893C" w14:textId="77777777" w:rsidR="00F63C93" w:rsidRPr="00F63C93" w:rsidRDefault="00F63C93" w:rsidP="00F63C93">
            <w:pPr>
              <w:rPr>
                <w:ins w:id="1657" w:author="st1" w:date="2021-05-07T14:03:00Z"/>
                <w:rFonts w:ascii="標楷體" w:eastAsia="標楷體" w:hAnsi="標楷體"/>
              </w:rPr>
            </w:pPr>
            <w:ins w:id="1658" w:author="st1" w:date="2021-05-07T14:03:00Z">
              <w:del w:id="1659" w:author="黃梓峻" w:date="2021-05-12T12:15:00Z">
                <w:r w:rsidRPr="00F63C93" w:rsidDel="005910D1">
                  <w:rPr>
                    <w:rFonts w:ascii="標楷體" w:eastAsia="標楷體" w:hAnsi="標楷體" w:hint="eastAsia"/>
                  </w:rPr>
                  <w:delText>年份</w:delText>
                </w:r>
              </w:del>
            </w:ins>
            <w:ins w:id="1660" w:author="黃梓峻" w:date="2021-05-12T12:15:00Z">
              <w:r w:rsidRPr="00F63C93">
                <w:rPr>
                  <w:rFonts w:ascii="標楷體" w:eastAsia="標楷體" w:hAnsi="標楷體" w:hint="eastAsia"/>
                </w:rPr>
                <w:t>日期</w:t>
              </w:r>
            </w:ins>
          </w:p>
        </w:tc>
        <w:tc>
          <w:tcPr>
            <w:tcW w:w="926" w:type="dxa"/>
            <w:tcBorders>
              <w:top w:val="single" w:sz="4" w:space="0" w:color="auto"/>
              <w:left w:val="single" w:sz="4" w:space="0" w:color="auto"/>
              <w:bottom w:val="single" w:sz="4" w:space="0" w:color="auto"/>
              <w:right w:val="single" w:sz="4" w:space="0" w:color="auto"/>
            </w:tcBorders>
            <w:hideMark/>
          </w:tcPr>
          <w:p w14:paraId="53F49AC3" w14:textId="77777777" w:rsidR="00F63C93" w:rsidRPr="00F63C93" w:rsidRDefault="00F63C93" w:rsidP="00F63C93">
            <w:pPr>
              <w:rPr>
                <w:ins w:id="1661" w:author="st1" w:date="2021-05-07T14:03:00Z"/>
                <w:rFonts w:ascii="標楷體" w:eastAsia="標楷體" w:hAnsi="標楷體"/>
              </w:rPr>
            </w:pPr>
            <w:ins w:id="1662" w:author="黃梓峻" w:date="2021-05-12T12:15:00Z">
              <w:r w:rsidRPr="00F63C93">
                <w:rPr>
                  <w:rFonts w:ascii="標楷體" w:eastAsia="標楷體" w:hAnsi="標楷體" w:hint="eastAsia"/>
                </w:rPr>
                <w:t>7-7</w:t>
              </w:r>
            </w:ins>
            <w:ins w:id="1663" w:author="st1" w:date="2021-05-07T14:03:00Z">
              <w:del w:id="1664" w:author="黃梓峻" w:date="2021-05-12T12:15:00Z">
                <w:r w:rsidRPr="00F63C93" w:rsidDel="005910D1">
                  <w:rPr>
                    <w:rFonts w:ascii="標楷體" w:eastAsia="標楷體" w:hAnsi="標楷體"/>
                  </w:rPr>
                  <w:delText>3</w:delText>
                </w:r>
              </w:del>
            </w:ins>
          </w:p>
        </w:tc>
        <w:tc>
          <w:tcPr>
            <w:tcW w:w="1013" w:type="dxa"/>
            <w:tcBorders>
              <w:top w:val="single" w:sz="4" w:space="0" w:color="auto"/>
              <w:left w:val="single" w:sz="4" w:space="0" w:color="auto"/>
              <w:bottom w:val="single" w:sz="4" w:space="0" w:color="auto"/>
              <w:right w:val="single" w:sz="4" w:space="0" w:color="auto"/>
            </w:tcBorders>
            <w:hideMark/>
          </w:tcPr>
          <w:p w14:paraId="69E20E1E" w14:textId="77777777" w:rsidR="00F63C93" w:rsidRPr="00F63C93" w:rsidRDefault="00F63C93" w:rsidP="00F63C93">
            <w:pPr>
              <w:rPr>
                <w:ins w:id="1665" w:author="st1" w:date="2021-05-07T14:03:00Z"/>
                <w:rFonts w:ascii="標楷體" w:eastAsia="標楷體" w:hAnsi="標楷體"/>
              </w:rPr>
            </w:pPr>
            <w:ins w:id="1666" w:author="st1" w:date="2021-05-07T14:03:00Z">
              <w:del w:id="1667" w:author="黃梓峻" w:date="2021-06-28T12:41:00Z">
                <w:r w:rsidRPr="00F63C93" w:rsidDel="00D05485">
                  <w:rPr>
                    <w:rFonts w:ascii="標楷體" w:eastAsia="標楷體" w:hAnsi="標楷體" w:hint="eastAsia"/>
                  </w:rPr>
                  <w:delText>營業日</w:delText>
                </w:r>
              </w:del>
            </w:ins>
            <w:ins w:id="1668" w:author="黃梓峻" w:date="2021-06-28T12:41:00Z">
              <w:r w:rsidRPr="00F63C93">
                <w:rPr>
                  <w:rFonts w:ascii="標楷體" w:eastAsia="標楷體" w:hAnsi="標楷體" w:hint="eastAsia"/>
                </w:rPr>
                <w:t>會計日</w:t>
              </w:r>
            </w:ins>
            <w:ins w:id="1669" w:author="st1" w:date="2021-05-07T14:03:00Z">
              <w:del w:id="1670" w:author="黃梓峻" w:date="2021-05-12T12:16:00Z">
                <w:r w:rsidRPr="00F63C93" w:rsidDel="005910D1">
                  <w:rPr>
                    <w:rFonts w:ascii="標楷體" w:eastAsia="標楷體" w:hAnsi="標楷體" w:hint="eastAsia"/>
                  </w:rPr>
                  <w:delText>當年</w:delText>
                </w:r>
              </w:del>
            </w:ins>
          </w:p>
        </w:tc>
        <w:tc>
          <w:tcPr>
            <w:tcW w:w="1670" w:type="dxa"/>
            <w:tcBorders>
              <w:top w:val="single" w:sz="4" w:space="0" w:color="auto"/>
              <w:left w:val="single" w:sz="4" w:space="0" w:color="auto"/>
              <w:bottom w:val="single" w:sz="4" w:space="0" w:color="auto"/>
              <w:right w:val="single" w:sz="4" w:space="0" w:color="auto"/>
            </w:tcBorders>
          </w:tcPr>
          <w:p w14:paraId="20448897" w14:textId="77777777" w:rsidR="00F63C93" w:rsidRPr="00F63C93" w:rsidRDefault="00F63C93" w:rsidP="00F63C93">
            <w:pPr>
              <w:rPr>
                <w:ins w:id="1671" w:author="st1" w:date="2021-05-07T14:03:00Z"/>
                <w:rFonts w:ascii="標楷體" w:eastAsia="標楷體" w:hAnsi="標楷體"/>
              </w:rPr>
            </w:pPr>
            <w:r w:rsidRPr="00F63C93">
              <w:rPr>
                <w:rFonts w:ascii="標楷體" w:eastAsia="標楷體" w:hAnsi="標楷體" w:hint="eastAsia"/>
              </w:rPr>
              <w:t>日期選單</w:t>
            </w:r>
          </w:p>
        </w:tc>
        <w:tc>
          <w:tcPr>
            <w:tcW w:w="611" w:type="dxa"/>
            <w:tcBorders>
              <w:top w:val="single" w:sz="4" w:space="0" w:color="auto"/>
              <w:left w:val="single" w:sz="4" w:space="0" w:color="auto"/>
              <w:bottom w:val="single" w:sz="4" w:space="0" w:color="auto"/>
              <w:right w:val="single" w:sz="4" w:space="0" w:color="auto"/>
            </w:tcBorders>
            <w:hideMark/>
          </w:tcPr>
          <w:p w14:paraId="0038CDB8" w14:textId="77777777" w:rsidR="00F63C93" w:rsidRPr="00F63C93" w:rsidRDefault="00F63C93" w:rsidP="00F63C93">
            <w:pPr>
              <w:rPr>
                <w:ins w:id="1672" w:author="st1" w:date="2021-05-07T14:03:00Z"/>
                <w:rFonts w:ascii="標楷體" w:eastAsia="標楷體" w:hAnsi="標楷體"/>
              </w:rPr>
            </w:pPr>
            <w:ins w:id="1673" w:author="st1" w:date="2021-05-07T14:03:00Z">
              <w:r w:rsidRPr="00F63C93">
                <w:rPr>
                  <w:rFonts w:ascii="標楷體" w:eastAsia="標楷體" w:hAnsi="標楷體"/>
                </w:rPr>
                <w:t>V</w:t>
              </w:r>
            </w:ins>
          </w:p>
        </w:tc>
        <w:tc>
          <w:tcPr>
            <w:tcW w:w="653" w:type="dxa"/>
            <w:tcBorders>
              <w:top w:val="single" w:sz="4" w:space="0" w:color="auto"/>
              <w:left w:val="single" w:sz="4" w:space="0" w:color="auto"/>
              <w:bottom w:val="single" w:sz="4" w:space="0" w:color="auto"/>
              <w:right w:val="single" w:sz="4" w:space="0" w:color="auto"/>
            </w:tcBorders>
            <w:hideMark/>
          </w:tcPr>
          <w:p w14:paraId="1E38BC8D" w14:textId="77777777" w:rsidR="00F63C93" w:rsidRPr="00F63C93" w:rsidRDefault="00F63C93" w:rsidP="00F63C93">
            <w:pPr>
              <w:jc w:val="center"/>
              <w:rPr>
                <w:ins w:id="1674" w:author="st1" w:date="2021-05-07T14:03:00Z"/>
                <w:rFonts w:ascii="標楷體" w:eastAsia="標楷體" w:hAnsi="標楷體"/>
              </w:rPr>
            </w:pPr>
            <w:ins w:id="1675" w:author="st1" w:date="2021-05-07T14:03:00Z">
              <w:r w:rsidRPr="00F63C93">
                <w:rPr>
                  <w:rFonts w:ascii="標楷體" w:eastAsia="標楷體" w:hAnsi="標楷體"/>
                </w:rPr>
                <w:t>W</w:t>
              </w:r>
            </w:ins>
          </w:p>
        </w:tc>
        <w:tc>
          <w:tcPr>
            <w:tcW w:w="3936" w:type="dxa"/>
            <w:tcBorders>
              <w:top w:val="single" w:sz="4" w:space="0" w:color="auto"/>
              <w:left w:val="single" w:sz="4" w:space="0" w:color="auto"/>
              <w:bottom w:val="single" w:sz="4" w:space="0" w:color="auto"/>
              <w:right w:val="single" w:sz="4" w:space="0" w:color="auto"/>
            </w:tcBorders>
          </w:tcPr>
          <w:p w14:paraId="01A62340" w14:textId="77777777" w:rsidR="00F63C93" w:rsidRPr="00F63C93" w:rsidRDefault="00F63C93" w:rsidP="00F63C93">
            <w:pPr>
              <w:rPr>
                <w:ins w:id="1676" w:author="黃梓峻" w:date="2021-06-28T11:27:00Z"/>
                <w:rFonts w:ascii="標楷體" w:eastAsia="標楷體" w:hAnsi="標楷體"/>
              </w:rPr>
            </w:pPr>
            <w:ins w:id="1677" w:author="黃梓峻" w:date="2021-06-28T11:27:00Z">
              <w:r w:rsidRPr="00F63C93">
                <w:rPr>
                  <w:rFonts w:ascii="標楷體" w:eastAsia="標楷體" w:hAnsi="標楷體" w:hint="eastAsia"/>
                </w:rPr>
                <w:t>1.</w:t>
              </w:r>
            </w:ins>
            <w:r w:rsidRPr="00F63C93">
              <w:rPr>
                <w:rFonts w:ascii="標楷體" w:eastAsia="標楷體" w:hAnsi="標楷體" w:hint="eastAsia"/>
              </w:rPr>
              <w:t>限輸入日期</w:t>
            </w:r>
            <w:ins w:id="1678" w:author="黃梓峻" w:date="2021-06-28T11:27:00Z">
              <w:r w:rsidRPr="00F63C93">
                <w:rPr>
                  <w:rFonts w:ascii="標楷體" w:eastAsia="標楷體" w:hAnsi="標楷體" w:hint="eastAsia"/>
                </w:rPr>
                <w:t>，檢核條件:</w:t>
              </w:r>
            </w:ins>
          </w:p>
          <w:p w14:paraId="5DA30EB0" w14:textId="77777777" w:rsidR="00F63C93" w:rsidRPr="00F63C93" w:rsidRDefault="00F63C93" w:rsidP="00F63C93">
            <w:pPr>
              <w:rPr>
                <w:ins w:id="1679" w:author="黃梓峻" w:date="2021-06-28T11:27:00Z"/>
                <w:rFonts w:ascii="標楷體" w:eastAsia="標楷體" w:hAnsi="標楷體"/>
              </w:rPr>
            </w:pPr>
            <w:ins w:id="1680" w:author="黃梓峻" w:date="2021-06-28T11:27:00Z">
              <w:r w:rsidRPr="00F63C93">
                <w:rPr>
                  <w:rFonts w:ascii="標楷體" w:eastAsia="標楷體" w:hAnsi="標楷體" w:hint="eastAsia"/>
                </w:rPr>
                <w:t xml:space="preserve">  (1).不可空白V(7)</w:t>
              </w:r>
            </w:ins>
          </w:p>
          <w:p w14:paraId="537757DE" w14:textId="77777777" w:rsidR="00F63C93" w:rsidRPr="00F63C93" w:rsidRDefault="00F63C93" w:rsidP="00F63C93">
            <w:pPr>
              <w:rPr>
                <w:ins w:id="1681" w:author="黃梓峻" w:date="2021-06-28T11:27:00Z"/>
                <w:rFonts w:ascii="標楷體" w:eastAsia="標楷體" w:hAnsi="標楷體"/>
              </w:rPr>
            </w:pPr>
            <w:ins w:id="1682" w:author="黃梓峻" w:date="2021-06-28T11:27:00Z">
              <w:r w:rsidRPr="00F63C93">
                <w:rPr>
                  <w:rFonts w:ascii="標楷體" w:eastAsia="標楷體" w:hAnsi="標楷體" w:hint="eastAsia"/>
                </w:rPr>
                <w:t xml:space="preserve">  (2).日期格式/A(DATE,0)</w:t>
              </w:r>
            </w:ins>
          </w:p>
          <w:p w14:paraId="2472D477" w14:textId="77777777" w:rsidR="00F63C93" w:rsidRPr="00F63C93" w:rsidRDefault="00F63C93" w:rsidP="00F63C93">
            <w:pPr>
              <w:rPr>
                <w:ins w:id="1683" w:author="st1" w:date="2021-05-07T14:03:00Z"/>
                <w:rFonts w:ascii="標楷體" w:eastAsia="標楷體" w:hAnsi="標楷體"/>
              </w:rPr>
            </w:pPr>
            <w:ins w:id="1684" w:author="黃梓峻" w:date="2021-06-28T11:27:00Z">
              <w:r w:rsidRPr="00F63C93">
                <w:rPr>
                  <w:rFonts w:ascii="標楷體" w:eastAsia="標楷體" w:hAnsi="標楷體" w:hint="eastAsia"/>
                </w:rPr>
                <w:t xml:space="preserve">  (3).起日需&lt;=迄日</w:t>
              </w:r>
            </w:ins>
          </w:p>
        </w:tc>
      </w:tr>
    </w:tbl>
    <w:p w14:paraId="0F2161A9" w14:textId="77777777" w:rsidR="00F63C93" w:rsidRPr="00F63C93" w:rsidRDefault="00F63C93" w:rsidP="00F63C93">
      <w:pPr>
        <w:widowControl/>
        <w:rPr>
          <w:rFonts w:ascii="標楷體" w:eastAsia="標楷體" w:hAnsi="標楷體"/>
        </w:rPr>
      </w:pPr>
      <w:del w:id="1685" w:author="st1" w:date="2021-05-07T13:55:00Z">
        <w:r w:rsidRPr="00F63C93" w:rsidDel="009E417C">
          <w:rPr>
            <w:rFonts w:ascii="標楷體" w:eastAsia="標楷體" w:hAnsi="標楷體"/>
          </w:rPr>
          <w:br w:type="page"/>
        </w:r>
      </w:del>
    </w:p>
    <w:p w14:paraId="0EAC4C0A" w14:textId="77777777" w:rsidR="00F63C93" w:rsidRPr="00F63C93" w:rsidRDefault="00F63C93" w:rsidP="00F63C93">
      <w:pPr>
        <w:numPr>
          <w:ilvl w:val="0"/>
          <w:numId w:val="126"/>
        </w:numPr>
        <w:tabs>
          <w:tab w:val="num" w:pos="360"/>
        </w:tabs>
        <w:snapToGrid w:val="0"/>
        <w:ind w:left="1418" w:firstLine="0"/>
        <w:rPr>
          <w:ins w:id="1686" w:author="st1" w:date="2021-05-07T14:04:00Z"/>
          <w:rFonts w:eastAsia="標楷體"/>
          <w:sz w:val="26"/>
        </w:rPr>
      </w:pPr>
      <w:r w:rsidRPr="00F63C93">
        <w:rPr>
          <w:rFonts w:eastAsia="標楷體" w:hint="eastAsia"/>
          <w:sz w:val="26"/>
        </w:rPr>
        <w:t>輸出</w:t>
      </w:r>
      <w:ins w:id="1687" w:author="st1" w:date="2021-05-07T14:04:00Z">
        <w:r w:rsidRPr="00F63C93">
          <w:rPr>
            <w:rFonts w:eastAsia="標楷體" w:hint="eastAsia"/>
            <w:sz w:val="26"/>
          </w:rPr>
          <w:t>畫面</w:t>
        </w:r>
      </w:ins>
    </w:p>
    <w:p w14:paraId="02EDE597" w14:textId="77777777" w:rsidR="00F63C93" w:rsidRPr="00F63C93" w:rsidDel="009E417C" w:rsidRDefault="00F63C93" w:rsidP="00F63C93">
      <w:pPr>
        <w:rPr>
          <w:del w:id="1688" w:author="st1" w:date="2021-05-07T13:55:00Z"/>
          <w:rFonts w:ascii="標楷體" w:eastAsia="標楷體" w:hAnsi="標楷體"/>
          <w:lang w:eastAsia="x-none"/>
        </w:rPr>
      </w:pPr>
      <w:del w:id="1689" w:author="st1" w:date="2021-05-07T13:55:00Z">
        <w:r w:rsidRPr="00F63C93" w:rsidDel="009E417C">
          <w:rPr>
            <w:rFonts w:ascii="標楷體" w:eastAsia="標楷體" w:hAnsi="標楷體" w:hint="eastAsia"/>
            <w:lang w:eastAsia="x-none"/>
          </w:rPr>
          <w:delText>輸出畫面：</w:delText>
        </w:r>
      </w:del>
    </w:p>
    <w:p w14:paraId="7B8D900B" w14:textId="77777777" w:rsidR="00F63C93" w:rsidRPr="00F63C93" w:rsidRDefault="00F63C93" w:rsidP="00F63C93">
      <w:pPr>
        <w:rPr>
          <w:ins w:id="1690" w:author="st1" w:date="2021-05-07T13:55:00Z"/>
          <w:rFonts w:ascii="標楷體" w:eastAsia="標楷體" w:hAnsi="標楷體"/>
          <w:lang w:eastAsia="x-none"/>
        </w:rPr>
      </w:pPr>
    </w:p>
    <w:p w14:paraId="00DBED10" w14:textId="77777777" w:rsidR="00F63C93" w:rsidRPr="00F63C93" w:rsidRDefault="00F63C93" w:rsidP="00F63C93">
      <w:pPr>
        <w:rPr>
          <w:rFonts w:ascii="標楷體" w:eastAsia="標楷體" w:hAnsi="標楷體"/>
          <w:lang w:eastAsia="x-none"/>
        </w:rPr>
      </w:pPr>
      <w:ins w:id="1691" w:author="st1" w:date="2021-05-07T14:03:00Z">
        <w:r w:rsidRPr="00F63C93">
          <w:rPr>
            <w:rFonts w:ascii="標楷體" w:eastAsia="標楷體" w:hAnsi="標楷體"/>
            <w:noProof/>
          </w:rPr>
          <w:drawing>
            <wp:inline distT="0" distB="0" distL="0" distR="0" wp14:anchorId="6D2F8340" wp14:editId="52CB1C52">
              <wp:extent cx="6479540" cy="2597785"/>
              <wp:effectExtent l="0" t="0" r="0" b="0"/>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597785"/>
                      </a:xfrm>
                      <a:prstGeom prst="rect">
                        <a:avLst/>
                      </a:prstGeom>
                    </pic:spPr>
                  </pic:pic>
                </a:graphicData>
              </a:graphic>
            </wp:inline>
          </w:drawing>
        </w:r>
      </w:ins>
      <w:del w:id="1692" w:author="st1" w:date="2021-05-07T14:01:00Z">
        <w:r w:rsidRPr="00F63C93" w:rsidDel="002D39D7">
          <w:rPr>
            <w:rFonts w:ascii="標楷體" w:eastAsia="標楷體" w:hAnsi="標楷體"/>
            <w:noProof/>
          </w:rPr>
          <w:drawing>
            <wp:inline distT="0" distB="0" distL="0" distR="0" wp14:anchorId="550A492F" wp14:editId="06A67049">
              <wp:extent cx="6483350" cy="2578100"/>
              <wp:effectExtent l="0" t="0" r="0" b="0"/>
              <wp:docPr id="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350" cy="2578100"/>
                      </a:xfrm>
                      <a:prstGeom prst="rect">
                        <a:avLst/>
                      </a:prstGeom>
                      <a:noFill/>
                      <a:ln>
                        <a:noFill/>
                      </a:ln>
                    </pic:spPr>
                  </pic:pic>
                </a:graphicData>
              </a:graphic>
            </wp:inline>
          </w:drawing>
        </w:r>
      </w:del>
    </w:p>
    <w:p w14:paraId="10223AFC" w14:textId="77777777" w:rsidR="00F63C93" w:rsidRPr="00F63C93" w:rsidRDefault="00F63C93" w:rsidP="00F63C93">
      <w:pPr>
        <w:rPr>
          <w:ins w:id="1693" w:author="st1" w:date="2021-05-07T14:05:00Z"/>
          <w:rFonts w:ascii="標楷體" w:eastAsia="標楷體" w:hAnsi="標楷體"/>
          <w:lang w:eastAsia="x-none"/>
        </w:rPr>
      </w:pPr>
    </w:p>
    <w:p w14:paraId="0C3D838F" w14:textId="77777777" w:rsidR="00F63C93" w:rsidRPr="00F63C93" w:rsidRDefault="00F63C93" w:rsidP="00F63C93">
      <w:pPr>
        <w:numPr>
          <w:ilvl w:val="0"/>
          <w:numId w:val="126"/>
        </w:numPr>
        <w:tabs>
          <w:tab w:val="num" w:pos="360"/>
        </w:tabs>
        <w:snapToGrid w:val="0"/>
        <w:ind w:left="1418" w:firstLine="0"/>
        <w:rPr>
          <w:ins w:id="1694" w:author="st1" w:date="2021-05-07T14:05:00Z"/>
          <w:rFonts w:eastAsia="標楷體"/>
          <w:sz w:val="26"/>
        </w:rPr>
      </w:pPr>
      <w:ins w:id="1695" w:author="st1" w:date="2021-05-07T14:05:00Z">
        <w:r w:rsidRPr="00F63C93">
          <w:rPr>
            <w:rFonts w:eastAsia="標楷體" w:hint="eastAsia"/>
            <w:sz w:val="26"/>
          </w:rPr>
          <w:lastRenderedPageBreak/>
          <w:t>輸</w:t>
        </w:r>
        <w:r w:rsidRPr="00F63C93">
          <w:rPr>
            <w:rFonts w:eastAsia="標楷體" w:hint="eastAsia"/>
            <w:sz w:val="26"/>
            <w:lang w:eastAsia="zh-HK"/>
          </w:rPr>
          <w:t>出</w:t>
        </w:r>
        <w:r w:rsidRPr="00F63C93">
          <w:rPr>
            <w:rFonts w:eastAsia="標楷體" w:hint="eastAsia"/>
            <w:sz w:val="26"/>
          </w:rPr>
          <w:t>畫面資料說明</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096"/>
        <w:gridCol w:w="1856"/>
        <w:gridCol w:w="3336"/>
        <w:gridCol w:w="3167"/>
        <w:tblGridChange w:id="1696">
          <w:tblGrid>
            <w:gridCol w:w="113"/>
            <w:gridCol w:w="656"/>
            <w:gridCol w:w="83"/>
            <w:gridCol w:w="1085"/>
            <w:gridCol w:w="11"/>
            <w:gridCol w:w="1791"/>
            <w:gridCol w:w="65"/>
            <w:gridCol w:w="3271"/>
            <w:gridCol w:w="65"/>
            <w:gridCol w:w="3167"/>
            <w:gridCol w:w="113"/>
          </w:tblGrid>
        </w:tblGridChange>
      </w:tblGrid>
      <w:tr w:rsidR="00F63C93" w:rsidRPr="00F63C93" w14:paraId="5CD1D1B7" w14:textId="77777777" w:rsidTr="00067F94">
        <w:trPr>
          <w:tblHeader/>
          <w:ins w:id="1697" w:author="st1" w:date="2021-05-07T14:05:00Z"/>
        </w:trPr>
        <w:tc>
          <w:tcPr>
            <w:tcW w:w="757" w:type="dxa"/>
            <w:tcBorders>
              <w:top w:val="single" w:sz="4" w:space="0" w:color="auto"/>
              <w:left w:val="single" w:sz="4" w:space="0" w:color="auto"/>
              <w:bottom w:val="single" w:sz="4" w:space="0" w:color="auto"/>
              <w:right w:val="single" w:sz="4" w:space="0" w:color="auto"/>
            </w:tcBorders>
            <w:shd w:val="clear" w:color="auto" w:fill="D9D9D9"/>
            <w:hideMark/>
          </w:tcPr>
          <w:p w14:paraId="2EECB1CC" w14:textId="77777777" w:rsidR="00F63C93" w:rsidRPr="00F63C93" w:rsidRDefault="00F63C93" w:rsidP="00F63C93">
            <w:pPr>
              <w:jc w:val="center"/>
              <w:rPr>
                <w:ins w:id="1698" w:author="st1" w:date="2021-05-07T14:05:00Z"/>
                <w:rFonts w:ascii="標楷體" w:eastAsia="標楷體" w:hAnsi="標楷體"/>
                <w:lang w:eastAsia="zh-HK"/>
              </w:rPr>
            </w:pPr>
            <w:ins w:id="1699" w:author="st1" w:date="2021-05-07T14:05:00Z">
              <w:r w:rsidRPr="00F63C93">
                <w:rPr>
                  <w:rFonts w:ascii="標楷體" w:eastAsia="標楷體" w:hAnsi="標楷體" w:hint="eastAsia"/>
                  <w:lang w:eastAsia="zh-HK"/>
                </w:rPr>
                <w:t>序號</w:t>
              </w:r>
            </w:ins>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14:paraId="496D9AB7" w14:textId="77777777" w:rsidR="00F63C93" w:rsidRPr="00F63C93" w:rsidRDefault="00F63C93" w:rsidP="00F63C93">
            <w:pPr>
              <w:jc w:val="center"/>
              <w:rPr>
                <w:ins w:id="1700" w:author="st1" w:date="2021-05-07T14:05:00Z"/>
                <w:rFonts w:ascii="標楷體" w:eastAsia="標楷體" w:hAnsi="標楷體"/>
                <w:lang w:eastAsia="zh-HK"/>
              </w:rPr>
            </w:pPr>
            <w:ins w:id="1701" w:author="st1" w:date="2021-05-07T14:05:00Z">
              <w:r w:rsidRPr="00F63C93">
                <w:rPr>
                  <w:rFonts w:ascii="標楷體" w:eastAsia="標楷體" w:hAnsi="標楷體" w:hint="eastAsia"/>
                  <w:lang w:eastAsia="zh-HK"/>
                </w:rPr>
                <w:t>欄位型態</w:t>
              </w:r>
            </w:ins>
          </w:p>
        </w:tc>
        <w:tc>
          <w:tcPr>
            <w:tcW w:w="1939" w:type="dxa"/>
            <w:tcBorders>
              <w:top w:val="single" w:sz="4" w:space="0" w:color="auto"/>
              <w:left w:val="single" w:sz="4" w:space="0" w:color="auto"/>
              <w:bottom w:val="single" w:sz="4" w:space="0" w:color="auto"/>
              <w:right w:val="single" w:sz="4" w:space="0" w:color="auto"/>
            </w:tcBorders>
            <w:shd w:val="clear" w:color="auto" w:fill="D9D9D9"/>
            <w:hideMark/>
          </w:tcPr>
          <w:p w14:paraId="0CD53823" w14:textId="77777777" w:rsidR="00F63C93" w:rsidRPr="00F63C93" w:rsidRDefault="00F63C93" w:rsidP="00F63C93">
            <w:pPr>
              <w:jc w:val="center"/>
              <w:rPr>
                <w:ins w:id="1702" w:author="st1" w:date="2021-05-07T14:05:00Z"/>
                <w:rFonts w:ascii="標楷體" w:eastAsia="標楷體" w:hAnsi="標楷體"/>
                <w:lang w:eastAsia="zh-HK"/>
              </w:rPr>
            </w:pPr>
            <w:ins w:id="1703" w:author="st1" w:date="2021-05-07T14:05:00Z">
              <w:r w:rsidRPr="00F63C93">
                <w:rPr>
                  <w:rFonts w:ascii="標楷體" w:eastAsia="標楷體" w:hAnsi="標楷體" w:hint="eastAsia"/>
                  <w:lang w:eastAsia="zh-HK"/>
                </w:rPr>
                <w:t>欄位名稱</w:t>
              </w:r>
            </w:ins>
          </w:p>
        </w:tc>
        <w:tc>
          <w:tcPr>
            <w:tcW w:w="3336" w:type="dxa"/>
            <w:tcBorders>
              <w:top w:val="single" w:sz="4" w:space="0" w:color="auto"/>
              <w:left w:val="single" w:sz="4" w:space="0" w:color="auto"/>
              <w:bottom w:val="single" w:sz="4" w:space="0" w:color="auto"/>
              <w:right w:val="single" w:sz="4" w:space="0" w:color="auto"/>
            </w:tcBorders>
            <w:shd w:val="clear" w:color="auto" w:fill="D9D9D9"/>
            <w:hideMark/>
          </w:tcPr>
          <w:p w14:paraId="6AD743D2" w14:textId="77777777" w:rsidR="00F63C93" w:rsidRPr="00F63C93" w:rsidRDefault="00F63C93" w:rsidP="00F63C93">
            <w:pPr>
              <w:jc w:val="center"/>
              <w:rPr>
                <w:ins w:id="1704" w:author="st1" w:date="2021-05-07T14:05:00Z"/>
                <w:rFonts w:ascii="標楷體" w:eastAsia="標楷體" w:hAnsi="標楷體"/>
              </w:rPr>
            </w:pPr>
            <w:ins w:id="1705" w:author="st1" w:date="2021-05-07T14:05:00Z">
              <w:r w:rsidRPr="00F63C93">
                <w:rPr>
                  <w:rFonts w:ascii="標楷體" w:eastAsia="標楷體" w:hAnsi="標楷體" w:hint="eastAsia"/>
                  <w:lang w:eastAsia="zh-HK"/>
                </w:rPr>
                <w:t>資料來源</w:t>
              </w:r>
            </w:ins>
          </w:p>
        </w:tc>
        <w:tc>
          <w:tcPr>
            <w:tcW w:w="3250" w:type="dxa"/>
            <w:tcBorders>
              <w:top w:val="single" w:sz="4" w:space="0" w:color="auto"/>
              <w:left w:val="single" w:sz="4" w:space="0" w:color="auto"/>
              <w:bottom w:val="single" w:sz="4" w:space="0" w:color="auto"/>
              <w:right w:val="single" w:sz="4" w:space="0" w:color="auto"/>
            </w:tcBorders>
            <w:shd w:val="clear" w:color="auto" w:fill="D9D9D9"/>
            <w:hideMark/>
          </w:tcPr>
          <w:p w14:paraId="5F51B677" w14:textId="77777777" w:rsidR="00F63C93" w:rsidRPr="00F63C93" w:rsidRDefault="00F63C93" w:rsidP="00F63C93">
            <w:pPr>
              <w:jc w:val="center"/>
              <w:rPr>
                <w:ins w:id="1706" w:author="st1" w:date="2021-05-07T14:05:00Z"/>
                <w:rFonts w:ascii="標楷體" w:eastAsia="標楷體" w:hAnsi="標楷體"/>
                <w:lang w:eastAsia="zh-HK"/>
              </w:rPr>
            </w:pPr>
            <w:ins w:id="1707" w:author="st1" w:date="2021-05-07T14:05:00Z">
              <w:r w:rsidRPr="00F63C93">
                <w:rPr>
                  <w:rFonts w:ascii="標楷體" w:eastAsia="標楷體" w:hAnsi="標楷體" w:hint="eastAsia"/>
                  <w:lang w:eastAsia="zh-HK"/>
                </w:rPr>
                <w:t>輸出</w:t>
              </w:r>
              <w:r w:rsidRPr="00F63C93">
                <w:rPr>
                  <w:rFonts w:ascii="標楷體" w:eastAsia="標楷體" w:hAnsi="標楷體" w:hint="eastAsia"/>
                </w:rPr>
                <w:t>/</w:t>
              </w:r>
              <w:r w:rsidRPr="00F63C93">
                <w:rPr>
                  <w:rFonts w:ascii="標楷體" w:eastAsia="標楷體" w:hAnsi="標楷體" w:hint="eastAsia"/>
                  <w:lang w:eastAsia="zh-HK"/>
                </w:rPr>
                <w:t>功能說明</w:t>
              </w:r>
            </w:ins>
          </w:p>
        </w:tc>
      </w:tr>
      <w:tr w:rsidR="00F63C93" w:rsidRPr="00F63C93" w14:paraId="679B88C8" w14:textId="77777777" w:rsidTr="00067F94">
        <w:trPr>
          <w:ins w:id="1708" w:author="st1" w:date="2021-05-07T14:05:00Z"/>
        </w:trPr>
        <w:tc>
          <w:tcPr>
            <w:tcW w:w="757" w:type="dxa"/>
            <w:tcBorders>
              <w:top w:val="single" w:sz="4" w:space="0" w:color="auto"/>
              <w:left w:val="single" w:sz="4" w:space="0" w:color="auto"/>
              <w:bottom w:val="single" w:sz="4" w:space="0" w:color="auto"/>
              <w:right w:val="single" w:sz="4" w:space="0" w:color="auto"/>
            </w:tcBorders>
            <w:hideMark/>
          </w:tcPr>
          <w:p w14:paraId="78673531" w14:textId="77777777" w:rsidR="00F63C93" w:rsidRPr="00F63C93" w:rsidRDefault="00F63C93" w:rsidP="00F63C93">
            <w:pPr>
              <w:jc w:val="center"/>
              <w:rPr>
                <w:ins w:id="1709" w:author="st1" w:date="2021-05-07T14:05:00Z"/>
                <w:rFonts w:ascii="標楷體" w:eastAsia="標楷體" w:hAnsi="標楷體"/>
                <w:lang w:eastAsia="zh-HK"/>
              </w:rPr>
            </w:pPr>
            <w:ins w:id="1710" w:author="st1" w:date="2021-05-07T14:05:00Z">
              <w:r w:rsidRPr="00F63C93">
                <w:rPr>
                  <w:rFonts w:ascii="標楷體" w:eastAsia="標楷體" w:hAnsi="標楷體" w:hint="eastAsia"/>
                </w:rPr>
                <w:t>1</w:t>
              </w:r>
            </w:ins>
          </w:p>
        </w:tc>
        <w:tc>
          <w:tcPr>
            <w:tcW w:w="1138" w:type="dxa"/>
            <w:tcBorders>
              <w:top w:val="single" w:sz="4" w:space="0" w:color="auto"/>
              <w:left w:val="single" w:sz="4" w:space="0" w:color="auto"/>
              <w:bottom w:val="single" w:sz="4" w:space="0" w:color="auto"/>
              <w:right w:val="single" w:sz="4" w:space="0" w:color="auto"/>
            </w:tcBorders>
          </w:tcPr>
          <w:p w14:paraId="2A707F3B" w14:textId="77777777" w:rsidR="00F63C93" w:rsidRPr="00F63C93" w:rsidRDefault="00F63C93" w:rsidP="00F63C93">
            <w:pPr>
              <w:jc w:val="center"/>
              <w:rPr>
                <w:ins w:id="1711" w:author="st1" w:date="2021-05-07T14:05:00Z"/>
                <w:rFonts w:ascii="標楷體" w:eastAsia="標楷體" w:hAnsi="標楷體"/>
                <w:lang w:eastAsia="zh-HK"/>
              </w:rPr>
            </w:pPr>
            <w:ins w:id="1712" w:author="st1" w:date="2021-05-07T14:05:00Z">
              <w:r w:rsidRPr="00F63C93">
                <w:rPr>
                  <w:rFonts w:ascii="標楷體" w:eastAsia="標楷體" w:hAnsi="標楷體" w:hint="eastAsia"/>
                  <w:lang w:eastAsia="zh-HK"/>
                </w:rPr>
                <w:t>按鈕</w:t>
              </w:r>
            </w:ins>
          </w:p>
        </w:tc>
        <w:tc>
          <w:tcPr>
            <w:tcW w:w="1939" w:type="dxa"/>
            <w:tcBorders>
              <w:top w:val="single" w:sz="4" w:space="0" w:color="auto"/>
              <w:left w:val="single" w:sz="4" w:space="0" w:color="auto"/>
              <w:bottom w:val="single" w:sz="4" w:space="0" w:color="auto"/>
              <w:right w:val="single" w:sz="4" w:space="0" w:color="auto"/>
            </w:tcBorders>
          </w:tcPr>
          <w:p w14:paraId="38CDB999" w14:textId="77777777" w:rsidR="00F63C93" w:rsidRPr="00F63C93" w:rsidRDefault="00F63C93" w:rsidP="00F63C93">
            <w:pPr>
              <w:rPr>
                <w:ins w:id="1713" w:author="st1" w:date="2021-05-07T14:05:00Z"/>
                <w:rFonts w:ascii="標楷體" w:eastAsia="標楷體" w:hAnsi="標楷體"/>
                <w:lang w:eastAsia="zh-HK"/>
              </w:rPr>
            </w:pPr>
            <w:ins w:id="1714" w:author="st1" w:date="2021-05-07T14:05:00Z">
              <w:r w:rsidRPr="00F63C93">
                <w:rPr>
                  <w:rFonts w:ascii="標楷體" w:eastAsia="標楷體" w:hAnsi="標楷體" w:hint="eastAsia"/>
                  <w:lang w:eastAsia="zh-HK"/>
                </w:rPr>
                <w:t>修改</w:t>
              </w:r>
            </w:ins>
          </w:p>
        </w:tc>
        <w:tc>
          <w:tcPr>
            <w:tcW w:w="3336" w:type="dxa"/>
            <w:tcBorders>
              <w:top w:val="single" w:sz="4" w:space="0" w:color="auto"/>
              <w:left w:val="single" w:sz="4" w:space="0" w:color="auto"/>
              <w:bottom w:val="single" w:sz="4" w:space="0" w:color="auto"/>
              <w:right w:val="single" w:sz="4" w:space="0" w:color="auto"/>
            </w:tcBorders>
          </w:tcPr>
          <w:p w14:paraId="47560124" w14:textId="77777777" w:rsidR="00F63C93" w:rsidRPr="00F63C93" w:rsidRDefault="00F63C93" w:rsidP="00F63C93">
            <w:pPr>
              <w:rPr>
                <w:ins w:id="1715" w:author="st1" w:date="2021-05-07T14:05:00Z"/>
                <w:rFonts w:ascii="標楷體" w:eastAsia="標楷體" w:hAnsi="標楷體"/>
                <w:lang w:eastAsia="zh-HK"/>
              </w:rPr>
            </w:pPr>
          </w:p>
        </w:tc>
        <w:tc>
          <w:tcPr>
            <w:tcW w:w="3250" w:type="dxa"/>
            <w:tcBorders>
              <w:top w:val="single" w:sz="4" w:space="0" w:color="auto"/>
              <w:left w:val="single" w:sz="4" w:space="0" w:color="auto"/>
              <w:bottom w:val="single" w:sz="4" w:space="0" w:color="auto"/>
              <w:right w:val="single" w:sz="4" w:space="0" w:color="auto"/>
            </w:tcBorders>
          </w:tcPr>
          <w:p w14:paraId="4976A4C2" w14:textId="77777777" w:rsidR="00F63C93" w:rsidRPr="00F63C93" w:rsidRDefault="00F63C93" w:rsidP="00F63C93">
            <w:pPr>
              <w:rPr>
                <w:ins w:id="1716" w:author="st1" w:date="2021-05-07T14:05:00Z"/>
                <w:rFonts w:ascii="標楷體" w:eastAsia="標楷體" w:hAnsi="標楷體"/>
                <w:lang w:eastAsia="zh-HK"/>
              </w:rPr>
            </w:pPr>
            <w:ins w:id="1717" w:author="st1" w:date="2021-05-07T14:05:00Z">
              <w:r w:rsidRPr="00F63C93">
                <w:rPr>
                  <w:rFonts w:eastAsia="標楷體" w:hint="eastAsia"/>
                  <w:color w:val="000000"/>
                </w:rPr>
                <w:t>連結至【</w:t>
              </w:r>
              <w:r w:rsidRPr="00F63C93">
                <w:rPr>
                  <w:rFonts w:eastAsia="標楷體"/>
                  <w:color w:val="000000"/>
                </w:rPr>
                <w:t>L</w:t>
              </w:r>
              <w:r w:rsidRPr="00F63C93">
                <w:rPr>
                  <w:rFonts w:eastAsia="標楷體" w:hint="eastAsia"/>
                  <w:color w:val="000000"/>
                </w:rPr>
                <w:t>510</w:t>
              </w:r>
            </w:ins>
            <w:ins w:id="1718" w:author="st1" w:date="2021-05-07T14:18:00Z">
              <w:r w:rsidRPr="00F63C93">
                <w:rPr>
                  <w:rFonts w:eastAsia="標楷體" w:hint="eastAsia"/>
                  <w:color w:val="000000"/>
                </w:rPr>
                <w:t>2</w:t>
              </w:r>
              <w:r w:rsidRPr="00F63C93">
                <w:rPr>
                  <w:rFonts w:ascii="標楷體" w:eastAsia="標楷體" w:hAnsi="標楷體"/>
                  <w:lang w:eastAsia="x-none"/>
                </w:rPr>
                <w:t>授信審議委員會會議紀錄維護</w:t>
              </w:r>
            </w:ins>
            <w:ins w:id="1719" w:author="st1" w:date="2021-05-07T14:05:00Z">
              <w:r w:rsidRPr="00F63C93">
                <w:rPr>
                  <w:rFonts w:eastAsia="標楷體" w:hint="eastAsia"/>
                  <w:color w:val="000000"/>
                </w:rPr>
                <w:t>】，</w:t>
              </w:r>
              <w:r w:rsidRPr="00F63C93">
                <w:rPr>
                  <w:rFonts w:ascii="標楷體" w:eastAsia="標楷體" w:hAnsi="標楷體" w:hint="eastAsia"/>
                  <w:lang w:eastAsia="zh-HK"/>
                </w:rPr>
                <w:t>供修改</w:t>
              </w:r>
            </w:ins>
            <w:ins w:id="1720" w:author="st1" w:date="2021-05-07T14:18:00Z">
              <w:r w:rsidRPr="00F63C93">
                <w:rPr>
                  <w:rFonts w:ascii="標楷體" w:eastAsia="標楷體" w:hAnsi="標楷體" w:hint="eastAsia"/>
                  <w:color w:val="000000"/>
                </w:rPr>
                <w:t>放審會記錄檔</w:t>
              </w:r>
            </w:ins>
            <w:ins w:id="1721" w:author="st1" w:date="2021-05-07T14:05:00Z">
              <w:r w:rsidRPr="00F63C93">
                <w:rPr>
                  <w:rFonts w:ascii="標楷體" w:eastAsia="標楷體" w:hAnsi="標楷體" w:hint="eastAsia"/>
                  <w:lang w:eastAsia="zh-HK"/>
                </w:rPr>
                <w:t>資料</w:t>
              </w:r>
            </w:ins>
          </w:p>
        </w:tc>
      </w:tr>
      <w:tr w:rsidR="00F63C93" w:rsidRPr="00F63C93" w14:paraId="1AC89B81" w14:textId="77777777" w:rsidTr="00067F94">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22" w:author="st1" w:date="2021-05-07T14:13: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723" w:author="st1" w:date="2021-05-07T14:05:00Z"/>
        </w:trPr>
        <w:tc>
          <w:tcPr>
            <w:tcW w:w="757" w:type="dxa"/>
            <w:tcBorders>
              <w:top w:val="single" w:sz="4" w:space="0" w:color="auto"/>
              <w:left w:val="single" w:sz="4" w:space="0" w:color="auto"/>
              <w:bottom w:val="single" w:sz="4" w:space="0" w:color="auto"/>
              <w:right w:val="single" w:sz="4" w:space="0" w:color="auto"/>
            </w:tcBorders>
            <w:tcPrChange w:id="1724" w:author="st1" w:date="2021-05-07T14:13:00Z">
              <w:tcPr>
                <w:tcW w:w="769" w:type="dxa"/>
                <w:gridSpan w:val="2"/>
                <w:tcBorders>
                  <w:top w:val="single" w:sz="4" w:space="0" w:color="auto"/>
                  <w:left w:val="single" w:sz="4" w:space="0" w:color="auto"/>
                  <w:bottom w:val="single" w:sz="4" w:space="0" w:color="auto"/>
                  <w:right w:val="single" w:sz="4" w:space="0" w:color="auto"/>
                </w:tcBorders>
              </w:tcPr>
            </w:tcPrChange>
          </w:tcPr>
          <w:p w14:paraId="54DB467C" w14:textId="77777777" w:rsidR="00F63C93" w:rsidRPr="00F63C93" w:rsidRDefault="00F63C93" w:rsidP="00F63C93">
            <w:pPr>
              <w:jc w:val="center"/>
              <w:rPr>
                <w:ins w:id="1725" w:author="st1" w:date="2021-05-07T14:05:00Z"/>
                <w:rFonts w:ascii="標楷體" w:eastAsia="標楷體" w:hAnsi="標楷體"/>
              </w:rPr>
            </w:pPr>
            <w:ins w:id="1726" w:author="st1" w:date="2021-05-07T14:05:00Z">
              <w:r w:rsidRPr="00F63C93">
                <w:rPr>
                  <w:rFonts w:ascii="標楷體" w:eastAsia="標楷體" w:hAnsi="標楷體" w:hint="eastAsia"/>
                </w:rPr>
                <w:t>2</w:t>
              </w:r>
            </w:ins>
          </w:p>
        </w:tc>
        <w:tc>
          <w:tcPr>
            <w:tcW w:w="1138" w:type="dxa"/>
            <w:tcBorders>
              <w:top w:val="single" w:sz="4" w:space="0" w:color="auto"/>
              <w:left w:val="single" w:sz="4" w:space="0" w:color="auto"/>
              <w:bottom w:val="single" w:sz="4" w:space="0" w:color="auto"/>
              <w:right w:val="single" w:sz="4" w:space="0" w:color="auto"/>
            </w:tcBorders>
            <w:tcPrChange w:id="1727" w:author="st1" w:date="2021-05-07T14:13:00Z">
              <w:tcPr>
                <w:tcW w:w="1168" w:type="dxa"/>
                <w:gridSpan w:val="2"/>
                <w:tcBorders>
                  <w:top w:val="single" w:sz="4" w:space="0" w:color="auto"/>
                  <w:left w:val="single" w:sz="4" w:space="0" w:color="auto"/>
                  <w:bottom w:val="single" w:sz="4" w:space="0" w:color="auto"/>
                  <w:right w:val="single" w:sz="4" w:space="0" w:color="auto"/>
                </w:tcBorders>
              </w:tcPr>
            </w:tcPrChange>
          </w:tcPr>
          <w:p w14:paraId="7B2BD71D" w14:textId="77777777" w:rsidR="00F63C93" w:rsidRPr="00F63C93" w:rsidRDefault="00F63C93" w:rsidP="00F63C93">
            <w:pPr>
              <w:jc w:val="center"/>
              <w:rPr>
                <w:ins w:id="1728" w:author="st1" w:date="2021-05-07T14:05:00Z"/>
                <w:rFonts w:ascii="標楷體" w:eastAsia="標楷體" w:hAnsi="標楷體"/>
                <w:lang w:eastAsia="zh-HK"/>
              </w:rPr>
            </w:pPr>
            <w:ins w:id="1729" w:author="st1" w:date="2021-05-07T14:05:00Z">
              <w:r w:rsidRPr="00F63C93">
                <w:rPr>
                  <w:rFonts w:ascii="標楷體" w:eastAsia="標楷體" w:hAnsi="標楷體" w:hint="eastAsia"/>
                  <w:lang w:eastAsia="zh-HK"/>
                </w:rPr>
                <w:t>按鈕</w:t>
              </w:r>
            </w:ins>
          </w:p>
        </w:tc>
        <w:tc>
          <w:tcPr>
            <w:tcW w:w="1939" w:type="dxa"/>
            <w:tcBorders>
              <w:top w:val="single" w:sz="4" w:space="0" w:color="auto"/>
              <w:left w:val="single" w:sz="4" w:space="0" w:color="auto"/>
              <w:bottom w:val="single" w:sz="4" w:space="0" w:color="auto"/>
              <w:right w:val="single" w:sz="4" w:space="0" w:color="auto"/>
            </w:tcBorders>
            <w:tcPrChange w:id="1730" w:author="st1" w:date="2021-05-07T14:13:00Z">
              <w:tcPr>
                <w:tcW w:w="1802" w:type="dxa"/>
                <w:gridSpan w:val="2"/>
                <w:tcBorders>
                  <w:top w:val="single" w:sz="4" w:space="0" w:color="auto"/>
                  <w:left w:val="single" w:sz="4" w:space="0" w:color="auto"/>
                  <w:bottom w:val="single" w:sz="4" w:space="0" w:color="auto"/>
                  <w:right w:val="single" w:sz="4" w:space="0" w:color="auto"/>
                </w:tcBorders>
              </w:tcPr>
            </w:tcPrChange>
          </w:tcPr>
          <w:p w14:paraId="5BE86C18" w14:textId="77777777" w:rsidR="00F63C93" w:rsidRPr="00F63C93" w:rsidRDefault="00F63C93" w:rsidP="00F63C93">
            <w:pPr>
              <w:rPr>
                <w:ins w:id="1731" w:author="st1" w:date="2021-05-07T14:05:00Z"/>
                <w:rFonts w:ascii="標楷體" w:eastAsia="標楷體" w:hAnsi="標楷體"/>
                <w:lang w:eastAsia="zh-HK"/>
              </w:rPr>
            </w:pPr>
            <w:ins w:id="1732" w:author="st1" w:date="2021-05-07T14:05:00Z">
              <w:r w:rsidRPr="00F63C93">
                <w:rPr>
                  <w:rFonts w:ascii="標楷體" w:eastAsia="標楷體" w:hAnsi="標楷體" w:hint="eastAsia"/>
                  <w:lang w:eastAsia="zh-HK"/>
                </w:rPr>
                <w:t>刪除</w:t>
              </w:r>
            </w:ins>
          </w:p>
        </w:tc>
        <w:tc>
          <w:tcPr>
            <w:tcW w:w="3336" w:type="dxa"/>
            <w:tcBorders>
              <w:top w:val="single" w:sz="4" w:space="0" w:color="auto"/>
              <w:left w:val="single" w:sz="4" w:space="0" w:color="auto"/>
              <w:bottom w:val="single" w:sz="4" w:space="0" w:color="auto"/>
              <w:right w:val="single" w:sz="4" w:space="0" w:color="auto"/>
            </w:tcBorders>
            <w:tcPrChange w:id="1733" w:author="st1" w:date="2021-05-07T14:13:00Z">
              <w:tcPr>
                <w:tcW w:w="3336" w:type="dxa"/>
                <w:gridSpan w:val="2"/>
                <w:tcBorders>
                  <w:top w:val="single" w:sz="4" w:space="0" w:color="auto"/>
                  <w:left w:val="single" w:sz="4" w:space="0" w:color="auto"/>
                  <w:bottom w:val="single" w:sz="4" w:space="0" w:color="auto"/>
                  <w:right w:val="single" w:sz="4" w:space="0" w:color="auto"/>
                </w:tcBorders>
              </w:tcPr>
            </w:tcPrChange>
          </w:tcPr>
          <w:p w14:paraId="7E87B898" w14:textId="77777777" w:rsidR="00F63C93" w:rsidRPr="00F63C93" w:rsidRDefault="00F63C93" w:rsidP="00F63C93">
            <w:pPr>
              <w:rPr>
                <w:ins w:id="1734" w:author="st1" w:date="2021-05-07T14:05:00Z"/>
                <w:rFonts w:ascii="標楷體" w:eastAsia="標楷體" w:hAnsi="標楷體"/>
              </w:rPr>
            </w:pPr>
          </w:p>
        </w:tc>
        <w:tc>
          <w:tcPr>
            <w:tcW w:w="3250" w:type="dxa"/>
            <w:tcBorders>
              <w:top w:val="single" w:sz="4" w:space="0" w:color="auto"/>
              <w:left w:val="single" w:sz="4" w:space="0" w:color="auto"/>
              <w:bottom w:val="single" w:sz="4" w:space="0" w:color="auto"/>
              <w:right w:val="single" w:sz="4" w:space="0" w:color="auto"/>
            </w:tcBorders>
            <w:tcPrChange w:id="1735" w:author="st1" w:date="2021-05-07T14:13:00Z">
              <w:tcPr>
                <w:tcW w:w="3345" w:type="dxa"/>
                <w:gridSpan w:val="3"/>
                <w:tcBorders>
                  <w:top w:val="single" w:sz="4" w:space="0" w:color="auto"/>
                  <w:left w:val="single" w:sz="4" w:space="0" w:color="auto"/>
                  <w:bottom w:val="single" w:sz="4" w:space="0" w:color="auto"/>
                  <w:right w:val="single" w:sz="4" w:space="0" w:color="auto"/>
                </w:tcBorders>
              </w:tcPr>
            </w:tcPrChange>
          </w:tcPr>
          <w:p w14:paraId="37C1A44B" w14:textId="77777777" w:rsidR="00F63C93" w:rsidRPr="00F63C93" w:rsidRDefault="00F63C93" w:rsidP="00F63C93">
            <w:pPr>
              <w:rPr>
                <w:ins w:id="1736" w:author="st1" w:date="2021-05-07T14:05:00Z"/>
                <w:rFonts w:ascii="標楷體" w:eastAsia="標楷體" w:hAnsi="標楷體"/>
                <w:lang w:eastAsia="zh-HK"/>
              </w:rPr>
            </w:pPr>
            <w:ins w:id="1737" w:author="st1" w:date="2021-05-07T14:18:00Z">
              <w:r w:rsidRPr="00F63C93">
                <w:rPr>
                  <w:rFonts w:eastAsia="標楷體" w:hint="eastAsia"/>
                  <w:color w:val="000000"/>
                </w:rPr>
                <w:t>連結至【</w:t>
              </w:r>
              <w:r w:rsidRPr="00F63C93">
                <w:rPr>
                  <w:rFonts w:eastAsia="標楷體"/>
                  <w:color w:val="000000"/>
                </w:rPr>
                <w:t>L</w:t>
              </w:r>
              <w:r w:rsidRPr="00F63C93">
                <w:rPr>
                  <w:rFonts w:eastAsia="標楷體" w:hint="eastAsia"/>
                  <w:color w:val="000000"/>
                </w:rPr>
                <w:t>5102</w:t>
              </w:r>
              <w:r w:rsidRPr="00F63C93">
                <w:rPr>
                  <w:rFonts w:ascii="標楷體" w:eastAsia="標楷體" w:hAnsi="標楷體"/>
                  <w:lang w:eastAsia="x-none"/>
                </w:rPr>
                <w:t>授信審議委員會會議紀錄維護</w:t>
              </w:r>
              <w:r w:rsidRPr="00F63C93">
                <w:rPr>
                  <w:rFonts w:eastAsia="標楷體" w:hint="eastAsia"/>
                  <w:color w:val="000000"/>
                </w:rPr>
                <w:t>】，</w:t>
              </w:r>
              <w:r w:rsidRPr="00F63C93">
                <w:rPr>
                  <w:rFonts w:ascii="標楷體" w:eastAsia="標楷體" w:hAnsi="標楷體" w:hint="eastAsia"/>
                  <w:lang w:eastAsia="zh-HK"/>
                </w:rPr>
                <w:t>供刪除</w:t>
              </w:r>
              <w:r w:rsidRPr="00F63C93">
                <w:rPr>
                  <w:rFonts w:ascii="標楷體" w:eastAsia="標楷體" w:hAnsi="標楷體" w:hint="eastAsia"/>
                  <w:color w:val="000000"/>
                </w:rPr>
                <w:t>放審會記錄檔</w:t>
              </w:r>
              <w:r w:rsidRPr="00F63C93">
                <w:rPr>
                  <w:rFonts w:ascii="標楷體" w:eastAsia="標楷體" w:hAnsi="標楷體" w:hint="eastAsia"/>
                  <w:lang w:eastAsia="zh-HK"/>
                </w:rPr>
                <w:t>資料</w:t>
              </w:r>
            </w:ins>
          </w:p>
        </w:tc>
      </w:tr>
      <w:tr w:rsidR="00F63C93" w:rsidRPr="00F63C93" w14:paraId="3E025D23" w14:textId="77777777" w:rsidTr="00067F94">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38" w:author="st1" w:date="2021-05-07T14:13: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739" w:author="st1" w:date="2021-05-07T14:11:00Z"/>
        </w:trPr>
        <w:tc>
          <w:tcPr>
            <w:tcW w:w="757" w:type="dxa"/>
            <w:tcBorders>
              <w:top w:val="single" w:sz="4" w:space="0" w:color="auto"/>
              <w:left w:val="single" w:sz="4" w:space="0" w:color="auto"/>
              <w:bottom w:val="single" w:sz="4" w:space="0" w:color="auto"/>
              <w:right w:val="single" w:sz="4" w:space="0" w:color="auto"/>
            </w:tcBorders>
            <w:tcPrChange w:id="1740" w:author="st1" w:date="2021-05-07T14:13:00Z">
              <w:tcPr>
                <w:tcW w:w="769" w:type="dxa"/>
                <w:gridSpan w:val="2"/>
                <w:tcBorders>
                  <w:top w:val="single" w:sz="4" w:space="0" w:color="auto"/>
                  <w:left w:val="single" w:sz="4" w:space="0" w:color="auto"/>
                  <w:bottom w:val="single" w:sz="4" w:space="0" w:color="auto"/>
                  <w:right w:val="single" w:sz="4" w:space="0" w:color="auto"/>
                </w:tcBorders>
              </w:tcPr>
            </w:tcPrChange>
          </w:tcPr>
          <w:p w14:paraId="1D025791" w14:textId="77777777" w:rsidR="00F63C93" w:rsidRPr="00F63C93" w:rsidRDefault="00F63C93" w:rsidP="00F63C93">
            <w:pPr>
              <w:jc w:val="center"/>
              <w:rPr>
                <w:ins w:id="1741" w:author="st1" w:date="2021-05-07T14:11:00Z"/>
                <w:rFonts w:ascii="標楷體" w:eastAsia="標楷體" w:hAnsi="標楷體"/>
              </w:rPr>
            </w:pPr>
            <w:ins w:id="1742" w:author="st1" w:date="2021-05-07T14:11:00Z">
              <w:r w:rsidRPr="00F63C93">
                <w:rPr>
                  <w:rFonts w:ascii="標楷體" w:eastAsia="標楷體" w:hAnsi="標楷體" w:hint="eastAsia"/>
                </w:rPr>
                <w:t>3</w:t>
              </w:r>
            </w:ins>
          </w:p>
        </w:tc>
        <w:tc>
          <w:tcPr>
            <w:tcW w:w="1138" w:type="dxa"/>
            <w:tcBorders>
              <w:top w:val="single" w:sz="4" w:space="0" w:color="auto"/>
              <w:left w:val="single" w:sz="4" w:space="0" w:color="auto"/>
              <w:bottom w:val="single" w:sz="4" w:space="0" w:color="auto"/>
              <w:right w:val="single" w:sz="4" w:space="0" w:color="auto"/>
            </w:tcBorders>
            <w:tcPrChange w:id="1743" w:author="st1" w:date="2021-05-07T14:13:00Z">
              <w:tcPr>
                <w:tcW w:w="1168" w:type="dxa"/>
                <w:gridSpan w:val="2"/>
                <w:tcBorders>
                  <w:top w:val="single" w:sz="4" w:space="0" w:color="auto"/>
                  <w:left w:val="single" w:sz="4" w:space="0" w:color="auto"/>
                  <w:bottom w:val="single" w:sz="4" w:space="0" w:color="auto"/>
                  <w:right w:val="single" w:sz="4" w:space="0" w:color="auto"/>
                </w:tcBorders>
              </w:tcPr>
            </w:tcPrChange>
          </w:tcPr>
          <w:p w14:paraId="7DE615E3" w14:textId="77777777" w:rsidR="00F63C93" w:rsidRPr="00F63C93" w:rsidRDefault="00F63C93" w:rsidP="00F63C93">
            <w:pPr>
              <w:jc w:val="center"/>
              <w:rPr>
                <w:ins w:id="1744" w:author="st1" w:date="2021-05-07T14:11:00Z"/>
                <w:rFonts w:ascii="標楷體" w:eastAsia="標楷體" w:hAnsi="標楷體"/>
                <w:lang w:eastAsia="zh-HK"/>
              </w:rPr>
            </w:pPr>
            <w:ins w:id="1745" w:author="st1" w:date="2021-05-07T14:11:00Z">
              <w:r w:rsidRPr="00F63C93">
                <w:rPr>
                  <w:rFonts w:ascii="標楷體" w:eastAsia="標楷體" w:hAnsi="標楷體" w:hint="eastAsia"/>
                  <w:lang w:eastAsia="zh-HK"/>
                </w:rPr>
                <w:t>按鈕</w:t>
              </w:r>
            </w:ins>
          </w:p>
        </w:tc>
        <w:tc>
          <w:tcPr>
            <w:tcW w:w="1939" w:type="dxa"/>
            <w:tcBorders>
              <w:top w:val="single" w:sz="4" w:space="0" w:color="auto"/>
              <w:left w:val="single" w:sz="4" w:space="0" w:color="auto"/>
              <w:bottom w:val="single" w:sz="4" w:space="0" w:color="auto"/>
              <w:right w:val="single" w:sz="4" w:space="0" w:color="auto"/>
            </w:tcBorders>
            <w:tcPrChange w:id="1746" w:author="st1" w:date="2021-05-07T14:13:00Z">
              <w:tcPr>
                <w:tcW w:w="1802" w:type="dxa"/>
                <w:gridSpan w:val="2"/>
                <w:tcBorders>
                  <w:top w:val="single" w:sz="4" w:space="0" w:color="auto"/>
                  <w:left w:val="single" w:sz="4" w:space="0" w:color="auto"/>
                  <w:bottom w:val="single" w:sz="4" w:space="0" w:color="auto"/>
                  <w:right w:val="single" w:sz="4" w:space="0" w:color="auto"/>
                </w:tcBorders>
              </w:tcPr>
            </w:tcPrChange>
          </w:tcPr>
          <w:p w14:paraId="7EE298DA" w14:textId="77777777" w:rsidR="00F63C93" w:rsidRPr="00F63C93" w:rsidRDefault="00F63C93" w:rsidP="00F63C93">
            <w:pPr>
              <w:rPr>
                <w:ins w:id="1747" w:author="st1" w:date="2021-05-07T14:11:00Z"/>
                <w:rFonts w:ascii="標楷體" w:eastAsia="標楷體" w:hAnsi="標楷體"/>
                <w:lang w:eastAsia="zh-HK"/>
              </w:rPr>
            </w:pPr>
            <w:ins w:id="1748" w:author="st1" w:date="2021-05-07T14:11:00Z">
              <w:r w:rsidRPr="00F63C93">
                <w:rPr>
                  <w:rFonts w:ascii="標楷體" w:eastAsia="標楷體" w:hAnsi="標楷體" w:hint="eastAsia"/>
                  <w:lang w:eastAsia="zh-HK"/>
                </w:rPr>
                <w:t>查詢</w:t>
              </w:r>
            </w:ins>
          </w:p>
        </w:tc>
        <w:tc>
          <w:tcPr>
            <w:tcW w:w="3336" w:type="dxa"/>
            <w:tcBorders>
              <w:top w:val="single" w:sz="4" w:space="0" w:color="auto"/>
              <w:left w:val="single" w:sz="4" w:space="0" w:color="auto"/>
              <w:bottom w:val="single" w:sz="4" w:space="0" w:color="auto"/>
              <w:right w:val="single" w:sz="4" w:space="0" w:color="auto"/>
            </w:tcBorders>
            <w:tcPrChange w:id="1749" w:author="st1" w:date="2021-05-07T14:13:00Z">
              <w:tcPr>
                <w:tcW w:w="3336" w:type="dxa"/>
                <w:gridSpan w:val="2"/>
                <w:tcBorders>
                  <w:top w:val="single" w:sz="4" w:space="0" w:color="auto"/>
                  <w:left w:val="single" w:sz="4" w:space="0" w:color="auto"/>
                  <w:bottom w:val="single" w:sz="4" w:space="0" w:color="auto"/>
                  <w:right w:val="single" w:sz="4" w:space="0" w:color="auto"/>
                </w:tcBorders>
              </w:tcPr>
            </w:tcPrChange>
          </w:tcPr>
          <w:p w14:paraId="560ED8E8" w14:textId="77777777" w:rsidR="00F63C93" w:rsidRPr="00F63C93" w:rsidRDefault="00F63C93" w:rsidP="00F63C93">
            <w:pPr>
              <w:rPr>
                <w:ins w:id="1750" w:author="st1" w:date="2021-05-07T14:11:00Z"/>
                <w:rFonts w:ascii="標楷體" w:eastAsia="標楷體" w:hAnsi="標楷體"/>
              </w:rPr>
            </w:pPr>
          </w:p>
        </w:tc>
        <w:tc>
          <w:tcPr>
            <w:tcW w:w="3250" w:type="dxa"/>
            <w:tcBorders>
              <w:top w:val="single" w:sz="4" w:space="0" w:color="auto"/>
              <w:left w:val="single" w:sz="4" w:space="0" w:color="auto"/>
              <w:bottom w:val="single" w:sz="4" w:space="0" w:color="auto"/>
              <w:right w:val="single" w:sz="4" w:space="0" w:color="auto"/>
            </w:tcBorders>
            <w:tcPrChange w:id="1751" w:author="st1" w:date="2021-05-07T14:13:00Z">
              <w:tcPr>
                <w:tcW w:w="3345" w:type="dxa"/>
                <w:gridSpan w:val="3"/>
                <w:tcBorders>
                  <w:top w:val="single" w:sz="4" w:space="0" w:color="auto"/>
                  <w:left w:val="single" w:sz="4" w:space="0" w:color="auto"/>
                  <w:bottom w:val="single" w:sz="4" w:space="0" w:color="auto"/>
                  <w:right w:val="single" w:sz="4" w:space="0" w:color="auto"/>
                </w:tcBorders>
              </w:tcPr>
            </w:tcPrChange>
          </w:tcPr>
          <w:p w14:paraId="12A423E9" w14:textId="77777777" w:rsidR="00F63C93" w:rsidRPr="00F63C93" w:rsidRDefault="00F63C93" w:rsidP="00F63C93">
            <w:pPr>
              <w:rPr>
                <w:ins w:id="1752" w:author="st1" w:date="2021-05-07T14:11:00Z"/>
                <w:rFonts w:eastAsia="標楷體"/>
                <w:color w:val="000000"/>
              </w:rPr>
            </w:pPr>
            <w:ins w:id="1753" w:author="st1" w:date="2021-05-07T14:18:00Z">
              <w:r w:rsidRPr="00F63C93">
                <w:rPr>
                  <w:rFonts w:eastAsia="標楷體" w:hint="eastAsia"/>
                  <w:color w:val="000000"/>
                </w:rPr>
                <w:t>連結至【</w:t>
              </w:r>
              <w:r w:rsidRPr="00F63C93">
                <w:rPr>
                  <w:rFonts w:eastAsia="標楷體"/>
                  <w:color w:val="000000"/>
                </w:rPr>
                <w:t>L</w:t>
              </w:r>
              <w:r w:rsidRPr="00F63C93">
                <w:rPr>
                  <w:rFonts w:eastAsia="標楷體" w:hint="eastAsia"/>
                  <w:color w:val="000000"/>
                </w:rPr>
                <w:t>5102</w:t>
              </w:r>
              <w:r w:rsidRPr="00F63C93">
                <w:rPr>
                  <w:rFonts w:ascii="標楷體" w:eastAsia="標楷體" w:hAnsi="標楷體"/>
                  <w:lang w:eastAsia="x-none"/>
                </w:rPr>
                <w:t>授信審議委員會會議紀錄維護</w:t>
              </w:r>
              <w:r w:rsidRPr="00F63C93">
                <w:rPr>
                  <w:rFonts w:eastAsia="標楷體" w:hint="eastAsia"/>
                  <w:color w:val="000000"/>
                </w:rPr>
                <w:t>】，</w:t>
              </w:r>
              <w:r w:rsidRPr="00F63C93">
                <w:rPr>
                  <w:rFonts w:ascii="標楷體" w:eastAsia="標楷體" w:hAnsi="標楷體" w:hint="eastAsia"/>
                  <w:lang w:eastAsia="zh-HK"/>
                </w:rPr>
                <w:t>供查詢</w:t>
              </w:r>
              <w:r w:rsidRPr="00F63C93">
                <w:rPr>
                  <w:rFonts w:ascii="標楷體" w:eastAsia="標楷體" w:hAnsi="標楷體" w:hint="eastAsia"/>
                  <w:color w:val="000000"/>
                </w:rPr>
                <w:t>放審會記錄檔</w:t>
              </w:r>
              <w:r w:rsidRPr="00F63C93">
                <w:rPr>
                  <w:rFonts w:ascii="標楷體" w:eastAsia="標楷體" w:hAnsi="標楷體" w:hint="eastAsia"/>
                  <w:lang w:eastAsia="zh-HK"/>
                </w:rPr>
                <w:t>資料</w:t>
              </w:r>
            </w:ins>
          </w:p>
        </w:tc>
      </w:tr>
      <w:tr w:rsidR="00F63C93" w:rsidRPr="00F63C93" w14:paraId="6C4442B0" w14:textId="77777777" w:rsidTr="00067F94">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54" w:author="st1" w:date="2021-05-07T14:13: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755" w:author="st1" w:date="2021-05-07T14:05:00Z"/>
        </w:trPr>
        <w:tc>
          <w:tcPr>
            <w:tcW w:w="757" w:type="dxa"/>
            <w:tcBorders>
              <w:top w:val="single" w:sz="4" w:space="0" w:color="auto"/>
              <w:left w:val="single" w:sz="4" w:space="0" w:color="auto"/>
              <w:bottom w:val="single" w:sz="4" w:space="0" w:color="auto"/>
              <w:right w:val="single" w:sz="4" w:space="0" w:color="auto"/>
            </w:tcBorders>
            <w:tcPrChange w:id="1756" w:author="st1" w:date="2021-05-07T14:13:00Z">
              <w:tcPr>
                <w:tcW w:w="769" w:type="dxa"/>
                <w:gridSpan w:val="2"/>
                <w:tcBorders>
                  <w:top w:val="single" w:sz="4" w:space="0" w:color="auto"/>
                  <w:left w:val="single" w:sz="4" w:space="0" w:color="auto"/>
                  <w:bottom w:val="single" w:sz="4" w:space="0" w:color="auto"/>
                  <w:right w:val="single" w:sz="4" w:space="0" w:color="auto"/>
                </w:tcBorders>
              </w:tcPr>
            </w:tcPrChange>
          </w:tcPr>
          <w:p w14:paraId="7BBBEA18" w14:textId="77777777" w:rsidR="00F63C93" w:rsidRPr="00F63C93" w:rsidRDefault="00F63C93" w:rsidP="00F63C93">
            <w:pPr>
              <w:jc w:val="center"/>
              <w:rPr>
                <w:ins w:id="1757" w:author="st1" w:date="2021-05-07T14:05:00Z"/>
                <w:rFonts w:ascii="標楷體" w:eastAsia="標楷體" w:hAnsi="標楷體"/>
              </w:rPr>
            </w:pPr>
            <w:ins w:id="1758" w:author="st1" w:date="2021-05-07T14:11:00Z">
              <w:r w:rsidRPr="00F63C93">
                <w:rPr>
                  <w:rFonts w:ascii="標楷體" w:eastAsia="標楷體" w:hAnsi="標楷體" w:hint="eastAsia"/>
                </w:rPr>
                <w:t>4</w:t>
              </w:r>
            </w:ins>
          </w:p>
        </w:tc>
        <w:tc>
          <w:tcPr>
            <w:tcW w:w="1138" w:type="dxa"/>
            <w:tcBorders>
              <w:top w:val="single" w:sz="4" w:space="0" w:color="auto"/>
              <w:left w:val="single" w:sz="4" w:space="0" w:color="auto"/>
              <w:bottom w:val="single" w:sz="4" w:space="0" w:color="auto"/>
              <w:right w:val="single" w:sz="4" w:space="0" w:color="auto"/>
            </w:tcBorders>
            <w:tcPrChange w:id="1759" w:author="st1" w:date="2021-05-07T14:13:00Z">
              <w:tcPr>
                <w:tcW w:w="1168" w:type="dxa"/>
                <w:gridSpan w:val="2"/>
                <w:tcBorders>
                  <w:top w:val="single" w:sz="4" w:space="0" w:color="auto"/>
                  <w:left w:val="single" w:sz="4" w:space="0" w:color="auto"/>
                  <w:bottom w:val="single" w:sz="4" w:space="0" w:color="auto"/>
                  <w:right w:val="single" w:sz="4" w:space="0" w:color="auto"/>
                </w:tcBorders>
              </w:tcPr>
            </w:tcPrChange>
          </w:tcPr>
          <w:p w14:paraId="73108783" w14:textId="77777777" w:rsidR="00F63C93" w:rsidRPr="00F63C93" w:rsidRDefault="00F63C93" w:rsidP="00F63C93">
            <w:pPr>
              <w:jc w:val="center"/>
              <w:rPr>
                <w:ins w:id="1760" w:author="st1" w:date="2021-05-07T14:05:00Z"/>
                <w:rFonts w:ascii="標楷體" w:eastAsia="標楷體" w:hAnsi="標楷體"/>
                <w:lang w:eastAsia="zh-HK"/>
              </w:rPr>
            </w:pPr>
            <w:ins w:id="1761" w:author="st1" w:date="2021-05-07T14:05: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Change w:id="1762" w:author="st1" w:date="2021-05-07T14:13:00Z">
              <w:tcPr>
                <w:tcW w:w="1802" w:type="dxa"/>
                <w:gridSpan w:val="2"/>
                <w:tcBorders>
                  <w:top w:val="single" w:sz="4" w:space="0" w:color="auto"/>
                  <w:left w:val="single" w:sz="4" w:space="0" w:color="auto"/>
                  <w:bottom w:val="single" w:sz="4" w:space="0" w:color="auto"/>
                  <w:right w:val="single" w:sz="4" w:space="0" w:color="auto"/>
                </w:tcBorders>
              </w:tcPr>
            </w:tcPrChange>
          </w:tcPr>
          <w:p w14:paraId="5C2BA2E6" w14:textId="77777777" w:rsidR="00F63C93" w:rsidRPr="00F63C93" w:rsidRDefault="00F63C93" w:rsidP="00F63C93">
            <w:pPr>
              <w:rPr>
                <w:ins w:id="1763" w:author="st1" w:date="2021-05-07T14:05:00Z"/>
                <w:rFonts w:ascii="標楷體" w:eastAsia="標楷體" w:hAnsi="標楷體"/>
                <w:lang w:eastAsia="zh-HK"/>
              </w:rPr>
            </w:pPr>
            <w:ins w:id="1764" w:author="st1" w:date="2021-05-07T14:11:00Z">
              <w:r w:rsidRPr="00F63C93">
                <w:rPr>
                  <w:rFonts w:ascii="標楷體" w:eastAsia="標楷體" w:hAnsi="標楷體" w:hint="eastAsia"/>
                  <w:lang w:eastAsia="zh-HK"/>
                </w:rPr>
                <w:t>日期</w:t>
              </w:r>
            </w:ins>
          </w:p>
        </w:tc>
        <w:tc>
          <w:tcPr>
            <w:tcW w:w="3336" w:type="dxa"/>
            <w:tcBorders>
              <w:top w:val="single" w:sz="4" w:space="0" w:color="auto"/>
              <w:left w:val="single" w:sz="4" w:space="0" w:color="auto"/>
              <w:bottom w:val="single" w:sz="4" w:space="0" w:color="auto"/>
              <w:right w:val="single" w:sz="4" w:space="0" w:color="auto"/>
            </w:tcBorders>
            <w:tcPrChange w:id="1765" w:author="st1" w:date="2021-05-07T14:13:00Z">
              <w:tcPr>
                <w:tcW w:w="3336" w:type="dxa"/>
                <w:gridSpan w:val="2"/>
                <w:tcBorders>
                  <w:top w:val="single" w:sz="4" w:space="0" w:color="auto"/>
                  <w:left w:val="single" w:sz="4" w:space="0" w:color="auto"/>
                  <w:bottom w:val="single" w:sz="4" w:space="0" w:color="auto"/>
                  <w:right w:val="single" w:sz="4" w:space="0" w:color="auto"/>
                </w:tcBorders>
              </w:tcPr>
            </w:tcPrChange>
          </w:tcPr>
          <w:p w14:paraId="11154A91" w14:textId="77777777" w:rsidR="00F63C93" w:rsidRPr="00F63C93" w:rsidRDefault="00F63C93" w:rsidP="00F63C93">
            <w:pPr>
              <w:rPr>
                <w:ins w:id="1766" w:author="st1" w:date="2021-05-07T14:05:00Z"/>
                <w:rFonts w:ascii="標楷體" w:eastAsia="標楷體" w:hAnsi="標楷體"/>
              </w:rPr>
            </w:pPr>
            <w:ins w:id="1767" w:author="st1" w:date="2021-05-07T14:19:00Z">
              <w:r w:rsidRPr="00F63C93">
                <w:rPr>
                  <w:rFonts w:ascii="標楷體" w:eastAsia="標楷體" w:hAnsi="標楷體" w:hint="eastAsia"/>
                  <w:color w:val="000000"/>
                </w:rPr>
                <w:t>InnLoanMeeting.</w:t>
              </w:r>
              <w:r w:rsidRPr="00F63C93">
                <w:rPr>
                  <w:rFonts w:ascii="標楷體" w:eastAsia="標楷體" w:hAnsi="標楷體"/>
                </w:rPr>
                <w:t>MeetingDate</w:t>
              </w:r>
            </w:ins>
          </w:p>
        </w:tc>
        <w:tc>
          <w:tcPr>
            <w:tcW w:w="3250" w:type="dxa"/>
            <w:tcBorders>
              <w:top w:val="single" w:sz="4" w:space="0" w:color="auto"/>
              <w:left w:val="single" w:sz="4" w:space="0" w:color="auto"/>
              <w:bottom w:val="single" w:sz="4" w:space="0" w:color="auto"/>
              <w:right w:val="single" w:sz="4" w:space="0" w:color="auto"/>
            </w:tcBorders>
            <w:tcPrChange w:id="1768" w:author="st1" w:date="2021-05-07T14:13:00Z">
              <w:tcPr>
                <w:tcW w:w="3345" w:type="dxa"/>
                <w:gridSpan w:val="3"/>
                <w:tcBorders>
                  <w:top w:val="single" w:sz="4" w:space="0" w:color="auto"/>
                  <w:left w:val="single" w:sz="4" w:space="0" w:color="auto"/>
                  <w:bottom w:val="single" w:sz="4" w:space="0" w:color="auto"/>
                  <w:right w:val="single" w:sz="4" w:space="0" w:color="auto"/>
                </w:tcBorders>
              </w:tcPr>
            </w:tcPrChange>
          </w:tcPr>
          <w:p w14:paraId="78DA5D8F" w14:textId="77777777" w:rsidR="00F63C93" w:rsidRPr="00F63C93" w:rsidRDefault="00F63C93" w:rsidP="00F63C93">
            <w:pPr>
              <w:rPr>
                <w:ins w:id="1769" w:author="st1" w:date="2021-05-07T14:05:00Z"/>
                <w:rFonts w:ascii="標楷體" w:eastAsia="標楷體" w:hAnsi="標楷體"/>
                <w:lang w:eastAsia="zh-HK"/>
              </w:rPr>
            </w:pPr>
            <w:ins w:id="1770" w:author="黃梓峻" w:date="2021-06-28T11:33:00Z">
              <w:r w:rsidRPr="00F63C93">
                <w:rPr>
                  <w:rFonts w:ascii="標楷體" w:eastAsia="標楷體" w:hAnsi="標楷體" w:hint="eastAsia"/>
                  <w:lang w:eastAsia="zh-HK"/>
                </w:rPr>
                <w:t>Y</w:t>
              </w:r>
              <w:r w:rsidRPr="00F63C93">
                <w:rPr>
                  <w:rFonts w:ascii="標楷體" w:eastAsia="標楷體" w:hAnsi="標楷體"/>
                  <w:lang w:eastAsia="zh-HK"/>
                </w:rPr>
                <w:t>YY/MM/DD</w:t>
              </w:r>
            </w:ins>
          </w:p>
        </w:tc>
      </w:tr>
      <w:tr w:rsidR="00F63C93" w:rsidRPr="00F63C93" w14:paraId="4014ACFD" w14:textId="77777777" w:rsidTr="00067F94">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71" w:author="st1" w:date="2021-05-07T14:13: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772" w:author="st1" w:date="2021-05-07T14:05:00Z"/>
        </w:trPr>
        <w:tc>
          <w:tcPr>
            <w:tcW w:w="757" w:type="dxa"/>
            <w:tcBorders>
              <w:top w:val="single" w:sz="4" w:space="0" w:color="auto"/>
              <w:left w:val="single" w:sz="4" w:space="0" w:color="auto"/>
              <w:bottom w:val="single" w:sz="4" w:space="0" w:color="auto"/>
              <w:right w:val="single" w:sz="4" w:space="0" w:color="auto"/>
            </w:tcBorders>
            <w:tcPrChange w:id="1773" w:author="st1" w:date="2021-05-07T14:13:00Z">
              <w:tcPr>
                <w:tcW w:w="769" w:type="dxa"/>
                <w:gridSpan w:val="2"/>
                <w:tcBorders>
                  <w:top w:val="single" w:sz="4" w:space="0" w:color="auto"/>
                  <w:left w:val="single" w:sz="4" w:space="0" w:color="auto"/>
                  <w:bottom w:val="single" w:sz="4" w:space="0" w:color="auto"/>
                  <w:right w:val="single" w:sz="4" w:space="0" w:color="auto"/>
                </w:tcBorders>
              </w:tcPr>
            </w:tcPrChange>
          </w:tcPr>
          <w:p w14:paraId="11BF5100" w14:textId="77777777" w:rsidR="00F63C93" w:rsidRPr="00F63C93" w:rsidRDefault="00F63C93" w:rsidP="00F63C93">
            <w:pPr>
              <w:jc w:val="center"/>
              <w:rPr>
                <w:ins w:id="1774" w:author="st1" w:date="2021-05-07T14:05:00Z"/>
                <w:rFonts w:ascii="標楷體" w:eastAsia="標楷體" w:hAnsi="標楷體"/>
              </w:rPr>
            </w:pPr>
            <w:ins w:id="1775" w:author="st1" w:date="2021-05-07T14:11:00Z">
              <w:r w:rsidRPr="00F63C93">
                <w:rPr>
                  <w:rFonts w:ascii="標楷體" w:eastAsia="標楷體" w:hAnsi="標楷體" w:hint="eastAsia"/>
                </w:rPr>
                <w:t>5</w:t>
              </w:r>
            </w:ins>
          </w:p>
        </w:tc>
        <w:tc>
          <w:tcPr>
            <w:tcW w:w="1138" w:type="dxa"/>
            <w:tcBorders>
              <w:top w:val="single" w:sz="4" w:space="0" w:color="auto"/>
              <w:left w:val="single" w:sz="4" w:space="0" w:color="auto"/>
              <w:bottom w:val="single" w:sz="4" w:space="0" w:color="auto"/>
              <w:right w:val="single" w:sz="4" w:space="0" w:color="auto"/>
            </w:tcBorders>
            <w:tcPrChange w:id="1776" w:author="st1" w:date="2021-05-07T14:13:00Z">
              <w:tcPr>
                <w:tcW w:w="1168" w:type="dxa"/>
                <w:gridSpan w:val="2"/>
                <w:tcBorders>
                  <w:top w:val="single" w:sz="4" w:space="0" w:color="auto"/>
                  <w:left w:val="single" w:sz="4" w:space="0" w:color="auto"/>
                  <w:bottom w:val="single" w:sz="4" w:space="0" w:color="auto"/>
                  <w:right w:val="single" w:sz="4" w:space="0" w:color="auto"/>
                </w:tcBorders>
              </w:tcPr>
            </w:tcPrChange>
          </w:tcPr>
          <w:p w14:paraId="7393389A" w14:textId="77777777" w:rsidR="00F63C93" w:rsidRPr="00F63C93" w:rsidRDefault="00F63C93" w:rsidP="00F63C93">
            <w:pPr>
              <w:jc w:val="center"/>
              <w:rPr>
                <w:ins w:id="1777" w:author="st1" w:date="2021-05-07T14:05:00Z"/>
                <w:rFonts w:ascii="標楷體" w:eastAsia="標楷體" w:hAnsi="標楷體"/>
                <w:lang w:eastAsia="zh-HK"/>
              </w:rPr>
            </w:pPr>
            <w:ins w:id="1778" w:author="st1" w:date="2021-05-07T14:05: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Change w:id="1779" w:author="st1" w:date="2021-05-07T14:13:00Z">
              <w:tcPr>
                <w:tcW w:w="1802" w:type="dxa"/>
                <w:gridSpan w:val="2"/>
                <w:tcBorders>
                  <w:top w:val="single" w:sz="4" w:space="0" w:color="auto"/>
                  <w:left w:val="single" w:sz="4" w:space="0" w:color="auto"/>
                  <w:bottom w:val="single" w:sz="4" w:space="0" w:color="auto"/>
                  <w:right w:val="single" w:sz="4" w:space="0" w:color="auto"/>
                </w:tcBorders>
              </w:tcPr>
            </w:tcPrChange>
          </w:tcPr>
          <w:p w14:paraId="71EF5059" w14:textId="77777777" w:rsidR="00F63C93" w:rsidRPr="00F63C93" w:rsidRDefault="00F63C93" w:rsidP="00F63C93">
            <w:pPr>
              <w:rPr>
                <w:ins w:id="1780" w:author="st1" w:date="2021-05-07T14:05:00Z"/>
                <w:rFonts w:ascii="標楷體" w:eastAsia="標楷體" w:hAnsi="標楷體"/>
                <w:lang w:eastAsia="zh-HK"/>
              </w:rPr>
            </w:pPr>
            <w:ins w:id="1781" w:author="st1" w:date="2021-05-07T14:11:00Z">
              <w:r w:rsidRPr="00F63C93">
                <w:rPr>
                  <w:rFonts w:ascii="標楷體" w:eastAsia="標楷體" w:hAnsi="標楷體" w:hint="eastAsia"/>
                  <w:lang w:eastAsia="zh-HK"/>
                </w:rPr>
                <w:t>議題</w:t>
              </w:r>
            </w:ins>
          </w:p>
        </w:tc>
        <w:tc>
          <w:tcPr>
            <w:tcW w:w="3336" w:type="dxa"/>
            <w:tcBorders>
              <w:top w:val="single" w:sz="4" w:space="0" w:color="auto"/>
              <w:left w:val="single" w:sz="4" w:space="0" w:color="auto"/>
              <w:bottom w:val="single" w:sz="4" w:space="0" w:color="auto"/>
              <w:right w:val="single" w:sz="4" w:space="0" w:color="auto"/>
            </w:tcBorders>
            <w:tcPrChange w:id="1782" w:author="st1" w:date="2021-05-07T14:13:00Z">
              <w:tcPr>
                <w:tcW w:w="3336" w:type="dxa"/>
                <w:gridSpan w:val="2"/>
                <w:tcBorders>
                  <w:top w:val="single" w:sz="4" w:space="0" w:color="auto"/>
                  <w:left w:val="single" w:sz="4" w:space="0" w:color="auto"/>
                  <w:bottom w:val="single" w:sz="4" w:space="0" w:color="auto"/>
                  <w:right w:val="single" w:sz="4" w:space="0" w:color="auto"/>
                </w:tcBorders>
              </w:tcPr>
            </w:tcPrChange>
          </w:tcPr>
          <w:p w14:paraId="04EA4F76" w14:textId="77777777" w:rsidR="00F63C93" w:rsidRPr="00F63C93" w:rsidRDefault="00F63C93" w:rsidP="00F63C93">
            <w:pPr>
              <w:rPr>
                <w:ins w:id="1783" w:author="st1" w:date="2021-05-07T14:05:00Z"/>
                <w:rFonts w:ascii="標楷體" w:eastAsia="標楷體" w:hAnsi="標楷體"/>
              </w:rPr>
            </w:pPr>
            <w:ins w:id="1784" w:author="st1" w:date="2021-05-07T14:19:00Z">
              <w:r w:rsidRPr="00F63C93">
                <w:rPr>
                  <w:rFonts w:ascii="標楷體" w:eastAsia="標楷體" w:hAnsi="標楷體" w:hint="eastAsia"/>
                  <w:color w:val="000000"/>
                </w:rPr>
                <w:t>InnLoanMeeting.</w:t>
              </w:r>
              <w:r w:rsidRPr="00F63C93">
                <w:rPr>
                  <w:rFonts w:ascii="標楷體" w:eastAsia="標楷體" w:hAnsi="標楷體"/>
                  <w:color w:val="000000"/>
                </w:rPr>
                <w:t>Issue</w:t>
              </w:r>
            </w:ins>
          </w:p>
        </w:tc>
        <w:tc>
          <w:tcPr>
            <w:tcW w:w="3250" w:type="dxa"/>
            <w:tcBorders>
              <w:top w:val="single" w:sz="4" w:space="0" w:color="auto"/>
              <w:left w:val="single" w:sz="4" w:space="0" w:color="auto"/>
              <w:bottom w:val="single" w:sz="4" w:space="0" w:color="auto"/>
              <w:right w:val="single" w:sz="4" w:space="0" w:color="auto"/>
            </w:tcBorders>
            <w:tcPrChange w:id="1785" w:author="st1" w:date="2021-05-07T14:13:00Z">
              <w:tcPr>
                <w:tcW w:w="3345" w:type="dxa"/>
                <w:gridSpan w:val="3"/>
                <w:tcBorders>
                  <w:top w:val="single" w:sz="4" w:space="0" w:color="auto"/>
                  <w:left w:val="single" w:sz="4" w:space="0" w:color="auto"/>
                  <w:bottom w:val="single" w:sz="4" w:space="0" w:color="auto"/>
                  <w:right w:val="single" w:sz="4" w:space="0" w:color="auto"/>
                </w:tcBorders>
              </w:tcPr>
            </w:tcPrChange>
          </w:tcPr>
          <w:p w14:paraId="2BF70F5A" w14:textId="77777777" w:rsidR="00F63C93" w:rsidRPr="00F63C93" w:rsidRDefault="00F63C93" w:rsidP="00F63C93">
            <w:pPr>
              <w:rPr>
                <w:ins w:id="1786" w:author="st1" w:date="2021-05-07T14:05:00Z"/>
                <w:rFonts w:ascii="標楷體" w:eastAsia="標楷體" w:hAnsi="標楷體"/>
                <w:lang w:eastAsia="zh-HK"/>
              </w:rPr>
            </w:pPr>
          </w:p>
        </w:tc>
      </w:tr>
      <w:tr w:rsidR="00F63C93" w:rsidRPr="00F63C93" w14:paraId="03EACB86" w14:textId="77777777" w:rsidTr="00067F94">
        <w:trPr>
          <w:ins w:id="1787" w:author="st1" w:date="2021-05-07T14:05:00Z"/>
        </w:trPr>
        <w:tc>
          <w:tcPr>
            <w:tcW w:w="757" w:type="dxa"/>
            <w:tcBorders>
              <w:top w:val="single" w:sz="4" w:space="0" w:color="auto"/>
              <w:left w:val="single" w:sz="4" w:space="0" w:color="auto"/>
              <w:bottom w:val="single" w:sz="4" w:space="0" w:color="auto"/>
              <w:right w:val="single" w:sz="4" w:space="0" w:color="auto"/>
            </w:tcBorders>
          </w:tcPr>
          <w:p w14:paraId="743D2FB6" w14:textId="77777777" w:rsidR="00F63C93" w:rsidRPr="00F63C93" w:rsidRDefault="00F63C93" w:rsidP="00F63C93">
            <w:pPr>
              <w:jc w:val="center"/>
              <w:rPr>
                <w:ins w:id="1788" w:author="st1" w:date="2021-05-07T14:05:00Z"/>
                <w:rFonts w:ascii="標楷體" w:eastAsia="標楷體" w:hAnsi="標楷體"/>
              </w:rPr>
            </w:pPr>
            <w:ins w:id="1789" w:author="st1" w:date="2021-05-07T14:11:00Z">
              <w:r w:rsidRPr="00F63C93">
                <w:rPr>
                  <w:rFonts w:ascii="標楷體" w:eastAsia="標楷體" w:hAnsi="標楷體" w:hint="eastAsia"/>
                </w:rPr>
                <w:t>6</w:t>
              </w:r>
            </w:ins>
          </w:p>
        </w:tc>
        <w:tc>
          <w:tcPr>
            <w:tcW w:w="1138" w:type="dxa"/>
            <w:tcBorders>
              <w:top w:val="single" w:sz="4" w:space="0" w:color="auto"/>
              <w:left w:val="single" w:sz="4" w:space="0" w:color="auto"/>
              <w:bottom w:val="single" w:sz="4" w:space="0" w:color="auto"/>
              <w:right w:val="single" w:sz="4" w:space="0" w:color="auto"/>
            </w:tcBorders>
            <w:hideMark/>
          </w:tcPr>
          <w:p w14:paraId="6A5C5618" w14:textId="77777777" w:rsidR="00F63C93" w:rsidRPr="00F63C93" w:rsidRDefault="00F63C93" w:rsidP="00F63C93">
            <w:pPr>
              <w:jc w:val="center"/>
              <w:rPr>
                <w:ins w:id="1790" w:author="st1" w:date="2021-05-07T14:05:00Z"/>
                <w:rFonts w:ascii="標楷體" w:eastAsia="標楷體" w:hAnsi="標楷體"/>
                <w:lang w:eastAsia="zh-HK"/>
              </w:rPr>
            </w:pPr>
            <w:ins w:id="1791" w:author="st1" w:date="2021-05-07T14:05: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735FD605" w14:textId="77777777" w:rsidR="00F63C93" w:rsidRPr="00F63C93" w:rsidRDefault="00F63C93" w:rsidP="00F63C93">
            <w:pPr>
              <w:rPr>
                <w:ins w:id="1792" w:author="st1" w:date="2021-05-07T14:05:00Z"/>
                <w:rFonts w:ascii="標楷體" w:eastAsia="標楷體" w:hAnsi="標楷體"/>
                <w:lang w:eastAsia="zh-HK"/>
              </w:rPr>
            </w:pPr>
            <w:ins w:id="1793" w:author="st1" w:date="2021-05-07T14:11:00Z">
              <w:r w:rsidRPr="00F63C93">
                <w:rPr>
                  <w:rFonts w:ascii="標楷體" w:eastAsia="標楷體" w:hAnsi="標楷體" w:hint="eastAsia"/>
                  <w:lang w:eastAsia="zh-HK"/>
                </w:rPr>
                <w:t>戶別</w:t>
              </w:r>
            </w:ins>
          </w:p>
        </w:tc>
        <w:tc>
          <w:tcPr>
            <w:tcW w:w="3336" w:type="dxa"/>
            <w:tcBorders>
              <w:top w:val="single" w:sz="4" w:space="0" w:color="auto"/>
              <w:left w:val="single" w:sz="4" w:space="0" w:color="auto"/>
              <w:bottom w:val="single" w:sz="4" w:space="0" w:color="auto"/>
              <w:right w:val="single" w:sz="4" w:space="0" w:color="auto"/>
            </w:tcBorders>
          </w:tcPr>
          <w:p w14:paraId="3EA26EF5" w14:textId="77777777" w:rsidR="00F63C93" w:rsidRPr="00F63C93" w:rsidRDefault="00F63C93" w:rsidP="00F63C93">
            <w:pPr>
              <w:rPr>
                <w:ins w:id="1794" w:author="st1" w:date="2021-05-07T14:05:00Z"/>
                <w:rFonts w:ascii="標楷體" w:eastAsia="標楷體" w:hAnsi="標楷體"/>
                <w:lang w:eastAsia="zh-HK"/>
              </w:rPr>
            </w:pPr>
            <w:ins w:id="1795" w:author="st1" w:date="2021-05-07T14:19:00Z">
              <w:r w:rsidRPr="00F63C93">
                <w:rPr>
                  <w:rFonts w:ascii="標楷體" w:eastAsia="標楷體" w:hAnsi="標楷體" w:hint="eastAsia"/>
                  <w:color w:val="000000"/>
                </w:rPr>
                <w:t>InnLoanMeeting.</w:t>
              </w:r>
            </w:ins>
            <w:ins w:id="1796" w:author="st1" w:date="2021-05-07T14:20:00Z">
              <w:r w:rsidRPr="00F63C93">
                <w:rPr>
                  <w:rFonts w:ascii="標楷體" w:eastAsia="標楷體" w:hAnsi="標楷體"/>
                  <w:color w:val="000000"/>
                </w:rPr>
                <w:t>CustCode</w:t>
              </w:r>
            </w:ins>
          </w:p>
        </w:tc>
        <w:tc>
          <w:tcPr>
            <w:tcW w:w="3250" w:type="dxa"/>
            <w:tcBorders>
              <w:top w:val="single" w:sz="4" w:space="0" w:color="auto"/>
              <w:left w:val="single" w:sz="4" w:space="0" w:color="auto"/>
              <w:bottom w:val="single" w:sz="4" w:space="0" w:color="auto"/>
              <w:right w:val="single" w:sz="4" w:space="0" w:color="auto"/>
            </w:tcBorders>
          </w:tcPr>
          <w:p w14:paraId="788791A1" w14:textId="77777777" w:rsidR="00F63C93" w:rsidRPr="00F63C93" w:rsidRDefault="00F63C93" w:rsidP="00F63C93">
            <w:pPr>
              <w:rPr>
                <w:ins w:id="1797" w:author="st1" w:date="2021-05-07T14:05:00Z"/>
                <w:rFonts w:ascii="標楷體" w:eastAsia="標楷體" w:hAnsi="標楷體"/>
                <w:lang w:eastAsia="zh-HK"/>
              </w:rPr>
            </w:pPr>
          </w:p>
        </w:tc>
      </w:tr>
      <w:tr w:rsidR="00F63C93" w:rsidRPr="00F63C93" w14:paraId="5D48AFDD" w14:textId="77777777" w:rsidTr="00067F94">
        <w:trPr>
          <w:ins w:id="1798" w:author="st1" w:date="2021-05-07T14:05:00Z"/>
        </w:trPr>
        <w:tc>
          <w:tcPr>
            <w:tcW w:w="757" w:type="dxa"/>
            <w:tcBorders>
              <w:top w:val="single" w:sz="4" w:space="0" w:color="auto"/>
              <w:left w:val="single" w:sz="4" w:space="0" w:color="auto"/>
              <w:bottom w:val="single" w:sz="4" w:space="0" w:color="auto"/>
              <w:right w:val="single" w:sz="4" w:space="0" w:color="auto"/>
            </w:tcBorders>
          </w:tcPr>
          <w:p w14:paraId="618E74DF" w14:textId="77777777" w:rsidR="00F63C93" w:rsidRPr="00F63C93" w:rsidRDefault="00F63C93" w:rsidP="00F63C93">
            <w:pPr>
              <w:jc w:val="center"/>
              <w:rPr>
                <w:ins w:id="1799" w:author="st1" w:date="2021-05-07T14:05:00Z"/>
                <w:rFonts w:ascii="標楷體" w:eastAsia="標楷體" w:hAnsi="標楷體"/>
              </w:rPr>
            </w:pPr>
            <w:ins w:id="1800" w:author="st1" w:date="2021-05-07T14:11:00Z">
              <w:r w:rsidRPr="00F63C93">
                <w:rPr>
                  <w:rFonts w:ascii="標楷體" w:eastAsia="標楷體" w:hAnsi="標楷體" w:hint="eastAsia"/>
                </w:rPr>
                <w:t>7</w:t>
              </w:r>
            </w:ins>
          </w:p>
        </w:tc>
        <w:tc>
          <w:tcPr>
            <w:tcW w:w="1138" w:type="dxa"/>
            <w:tcBorders>
              <w:top w:val="single" w:sz="4" w:space="0" w:color="auto"/>
              <w:left w:val="single" w:sz="4" w:space="0" w:color="auto"/>
              <w:bottom w:val="single" w:sz="4" w:space="0" w:color="auto"/>
              <w:right w:val="single" w:sz="4" w:space="0" w:color="auto"/>
            </w:tcBorders>
            <w:hideMark/>
          </w:tcPr>
          <w:p w14:paraId="31267AC3" w14:textId="77777777" w:rsidR="00F63C93" w:rsidRPr="00F63C93" w:rsidRDefault="00F63C93" w:rsidP="00F63C93">
            <w:pPr>
              <w:jc w:val="center"/>
              <w:rPr>
                <w:ins w:id="1801" w:author="st1" w:date="2021-05-07T14:05:00Z"/>
                <w:rFonts w:ascii="標楷體" w:eastAsia="標楷體" w:hAnsi="標楷體"/>
                <w:lang w:eastAsia="zh-HK"/>
              </w:rPr>
            </w:pPr>
            <w:ins w:id="1802" w:author="st1" w:date="2021-05-07T14:05: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2C4045F6" w14:textId="77777777" w:rsidR="00F63C93" w:rsidRPr="00F63C93" w:rsidRDefault="00F63C93" w:rsidP="00F63C93">
            <w:pPr>
              <w:rPr>
                <w:ins w:id="1803" w:author="st1" w:date="2021-05-07T14:05:00Z"/>
                <w:rFonts w:ascii="標楷體" w:eastAsia="標楷體" w:hAnsi="標楷體"/>
                <w:lang w:eastAsia="zh-HK"/>
              </w:rPr>
            </w:pPr>
            <w:ins w:id="1804" w:author="st1" w:date="2021-05-07T14:12:00Z">
              <w:r w:rsidRPr="00F63C93">
                <w:rPr>
                  <w:rFonts w:ascii="標楷體" w:eastAsia="標楷體" w:hAnsi="標楷體" w:hint="eastAsia"/>
                  <w:lang w:eastAsia="zh-HK"/>
                </w:rPr>
                <w:t>件數</w:t>
              </w:r>
            </w:ins>
          </w:p>
        </w:tc>
        <w:tc>
          <w:tcPr>
            <w:tcW w:w="3336" w:type="dxa"/>
            <w:tcBorders>
              <w:top w:val="single" w:sz="4" w:space="0" w:color="auto"/>
              <w:left w:val="single" w:sz="4" w:space="0" w:color="auto"/>
              <w:bottom w:val="single" w:sz="4" w:space="0" w:color="auto"/>
              <w:right w:val="single" w:sz="4" w:space="0" w:color="auto"/>
            </w:tcBorders>
          </w:tcPr>
          <w:p w14:paraId="38C8ADE8" w14:textId="77777777" w:rsidR="00F63C93" w:rsidRPr="00F63C93" w:rsidRDefault="00F63C93" w:rsidP="00F63C93">
            <w:pPr>
              <w:rPr>
                <w:ins w:id="1805" w:author="st1" w:date="2021-05-07T14:05:00Z"/>
                <w:rFonts w:ascii="標楷體" w:eastAsia="標楷體" w:hAnsi="標楷體"/>
                <w:lang w:eastAsia="zh-HK"/>
              </w:rPr>
            </w:pPr>
          </w:p>
        </w:tc>
        <w:tc>
          <w:tcPr>
            <w:tcW w:w="3250" w:type="dxa"/>
            <w:tcBorders>
              <w:top w:val="single" w:sz="4" w:space="0" w:color="auto"/>
              <w:left w:val="single" w:sz="4" w:space="0" w:color="auto"/>
              <w:bottom w:val="single" w:sz="4" w:space="0" w:color="auto"/>
              <w:right w:val="single" w:sz="4" w:space="0" w:color="auto"/>
            </w:tcBorders>
          </w:tcPr>
          <w:p w14:paraId="05C47853" w14:textId="77777777" w:rsidR="00F63C93" w:rsidRPr="00F63C93" w:rsidRDefault="00F63C93" w:rsidP="00F63C93">
            <w:pPr>
              <w:rPr>
                <w:ins w:id="1806" w:author="st1" w:date="2021-05-07T14:05:00Z"/>
                <w:rFonts w:ascii="標楷體" w:eastAsia="標楷體" w:hAnsi="標楷體"/>
                <w:lang w:eastAsia="zh-HK"/>
              </w:rPr>
            </w:pPr>
            <w:r w:rsidRPr="00F63C93">
              <w:rPr>
                <w:rFonts w:ascii="標楷體" w:eastAsia="標楷體" w:hAnsi="標楷體" w:hint="eastAsia"/>
                <w:lang w:eastAsia="zh-HK"/>
              </w:rPr>
              <w:t>相同</w:t>
            </w:r>
            <w:r w:rsidRPr="00F63C93">
              <w:rPr>
                <w:rFonts w:ascii="標楷體" w:eastAsia="標楷體" w:hAnsi="標楷體" w:hint="eastAsia"/>
              </w:rPr>
              <w:t>[</w:t>
            </w:r>
            <w:r w:rsidRPr="00F63C93">
              <w:rPr>
                <w:rFonts w:ascii="標楷體" w:eastAsia="標楷體" w:hAnsi="標楷體" w:hint="eastAsia"/>
                <w:lang w:eastAsia="zh-HK"/>
              </w:rPr>
              <w:t>日期</w:t>
            </w:r>
            <w:r w:rsidRPr="00F63C93">
              <w:rPr>
                <w:rFonts w:ascii="標楷體" w:eastAsia="標楷體" w:hAnsi="標楷體" w:hint="eastAsia"/>
              </w:rPr>
              <w:t>(</w:t>
            </w:r>
            <w:r w:rsidRPr="00F63C93">
              <w:rPr>
                <w:rFonts w:ascii="標楷體" w:eastAsia="標楷體" w:hAnsi="標楷體"/>
              </w:rPr>
              <w:t>MeetingDate</w:t>
            </w:r>
            <w:r w:rsidRPr="00F63C93">
              <w:rPr>
                <w:rFonts w:ascii="標楷體" w:eastAsia="標楷體" w:hAnsi="標楷體" w:hint="eastAsia"/>
              </w:rPr>
              <w:t>)]依先後計數</w:t>
            </w:r>
            <w:ins w:id="1807" w:author="st1" w:date="2021-05-07T14:20:00Z">
              <w:del w:id="1808" w:author="黃梓峻" w:date="2021-06-28T11:33:00Z">
                <w:r w:rsidRPr="00F63C93" w:rsidDel="00A77FF6">
                  <w:rPr>
                    <w:rFonts w:ascii="標楷體" w:eastAsia="標楷體" w:hAnsi="標楷體" w:hint="eastAsia"/>
                    <w:lang w:eastAsia="zh-HK"/>
                  </w:rPr>
                  <w:delText>計算</w:delText>
                </w:r>
              </w:del>
            </w:ins>
            <w:ins w:id="1809" w:author="st1" w:date="2021-05-07T14:21:00Z">
              <w:del w:id="1810" w:author="黃梓峻" w:date="2021-06-28T11:33:00Z">
                <w:r w:rsidRPr="00F63C93" w:rsidDel="00A77FF6">
                  <w:rPr>
                    <w:rFonts w:ascii="標楷體" w:eastAsia="標楷體" w:hAnsi="標楷體" w:hint="eastAsia"/>
                    <w:lang w:eastAsia="zh-HK"/>
                  </w:rPr>
                  <w:delText>輸入日期合計件數</w:delText>
                </w:r>
              </w:del>
            </w:ins>
            <w:ins w:id="1811" w:author="st1" w:date="2021-05-07T14:26:00Z">
              <w:del w:id="1812" w:author="黃梓峻" w:date="2021-06-28T11:33:00Z">
                <w:r w:rsidRPr="00F63C93" w:rsidDel="00A77FF6">
                  <w:rPr>
                    <w:rFonts w:ascii="標楷體" w:eastAsia="標楷體" w:hAnsi="標楷體" w:hint="eastAsia"/>
                    <w:lang w:eastAsia="zh-HK"/>
                  </w:rPr>
                  <w:delText>由小到大向下排序</w:delText>
                </w:r>
              </w:del>
            </w:ins>
          </w:p>
        </w:tc>
      </w:tr>
      <w:tr w:rsidR="00F63C93" w:rsidRPr="00F63C93" w14:paraId="2B4B52B8" w14:textId="77777777" w:rsidTr="00067F94">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13" w:author="st1" w:date="2021-05-07T14:13: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814" w:author="st1" w:date="2021-05-07T14:05:00Z"/>
        </w:trPr>
        <w:tc>
          <w:tcPr>
            <w:tcW w:w="757" w:type="dxa"/>
            <w:tcBorders>
              <w:top w:val="single" w:sz="4" w:space="0" w:color="auto"/>
              <w:left w:val="single" w:sz="4" w:space="0" w:color="auto"/>
              <w:bottom w:val="single" w:sz="4" w:space="0" w:color="auto"/>
              <w:right w:val="single" w:sz="4" w:space="0" w:color="auto"/>
            </w:tcBorders>
            <w:tcPrChange w:id="1815" w:author="st1" w:date="2021-05-07T14:13:00Z">
              <w:tcPr>
                <w:tcW w:w="769" w:type="dxa"/>
                <w:gridSpan w:val="2"/>
                <w:tcBorders>
                  <w:top w:val="single" w:sz="4" w:space="0" w:color="auto"/>
                  <w:left w:val="single" w:sz="4" w:space="0" w:color="auto"/>
                  <w:bottom w:val="single" w:sz="4" w:space="0" w:color="auto"/>
                  <w:right w:val="single" w:sz="4" w:space="0" w:color="auto"/>
                </w:tcBorders>
              </w:tcPr>
            </w:tcPrChange>
          </w:tcPr>
          <w:p w14:paraId="488F9577" w14:textId="77777777" w:rsidR="00F63C93" w:rsidRPr="00F63C93" w:rsidRDefault="00F63C93" w:rsidP="00F63C93">
            <w:pPr>
              <w:jc w:val="center"/>
              <w:rPr>
                <w:ins w:id="1816" w:author="st1" w:date="2021-05-07T14:05:00Z"/>
                <w:rFonts w:ascii="標楷體" w:eastAsia="標楷體" w:hAnsi="標楷體"/>
              </w:rPr>
            </w:pPr>
            <w:ins w:id="1817" w:author="st1" w:date="2021-05-07T14:11:00Z">
              <w:r w:rsidRPr="00F63C93">
                <w:rPr>
                  <w:rFonts w:ascii="標楷體" w:eastAsia="標楷體" w:hAnsi="標楷體" w:hint="eastAsia"/>
                </w:rPr>
                <w:t>8</w:t>
              </w:r>
            </w:ins>
          </w:p>
        </w:tc>
        <w:tc>
          <w:tcPr>
            <w:tcW w:w="1138" w:type="dxa"/>
            <w:tcBorders>
              <w:top w:val="single" w:sz="4" w:space="0" w:color="auto"/>
              <w:left w:val="single" w:sz="4" w:space="0" w:color="auto"/>
              <w:bottom w:val="single" w:sz="4" w:space="0" w:color="auto"/>
              <w:right w:val="single" w:sz="4" w:space="0" w:color="auto"/>
            </w:tcBorders>
            <w:tcPrChange w:id="1818" w:author="st1" w:date="2021-05-07T14:13:00Z">
              <w:tcPr>
                <w:tcW w:w="1168" w:type="dxa"/>
                <w:gridSpan w:val="2"/>
                <w:tcBorders>
                  <w:top w:val="single" w:sz="4" w:space="0" w:color="auto"/>
                  <w:left w:val="single" w:sz="4" w:space="0" w:color="auto"/>
                  <w:bottom w:val="single" w:sz="4" w:space="0" w:color="auto"/>
                  <w:right w:val="single" w:sz="4" w:space="0" w:color="auto"/>
                </w:tcBorders>
              </w:tcPr>
            </w:tcPrChange>
          </w:tcPr>
          <w:p w14:paraId="4765CA73" w14:textId="77777777" w:rsidR="00F63C93" w:rsidRPr="00F63C93" w:rsidRDefault="00F63C93" w:rsidP="00F63C93">
            <w:pPr>
              <w:jc w:val="center"/>
              <w:rPr>
                <w:ins w:id="1819" w:author="st1" w:date="2021-05-07T14:05:00Z"/>
                <w:rFonts w:ascii="標楷體" w:eastAsia="標楷體" w:hAnsi="標楷體"/>
                <w:lang w:eastAsia="zh-HK"/>
              </w:rPr>
            </w:pPr>
            <w:ins w:id="1820" w:author="st1" w:date="2021-05-07T14:05: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Change w:id="1821" w:author="st1" w:date="2021-05-07T14:13:00Z">
              <w:tcPr>
                <w:tcW w:w="1802" w:type="dxa"/>
                <w:gridSpan w:val="2"/>
                <w:tcBorders>
                  <w:top w:val="single" w:sz="4" w:space="0" w:color="auto"/>
                  <w:left w:val="single" w:sz="4" w:space="0" w:color="auto"/>
                  <w:bottom w:val="single" w:sz="4" w:space="0" w:color="auto"/>
                  <w:right w:val="single" w:sz="4" w:space="0" w:color="auto"/>
                </w:tcBorders>
              </w:tcPr>
            </w:tcPrChange>
          </w:tcPr>
          <w:p w14:paraId="27147DEA" w14:textId="77777777" w:rsidR="00F63C93" w:rsidRPr="00F63C93" w:rsidRDefault="00F63C93" w:rsidP="00F63C93">
            <w:pPr>
              <w:rPr>
                <w:ins w:id="1822" w:author="st1" w:date="2021-05-07T14:05:00Z"/>
                <w:rFonts w:ascii="標楷體" w:eastAsia="標楷體" w:hAnsi="標楷體"/>
                <w:lang w:eastAsia="zh-HK"/>
              </w:rPr>
            </w:pPr>
            <w:ins w:id="1823" w:author="st1" w:date="2021-05-07T14:12:00Z">
              <w:r w:rsidRPr="00F63C93">
                <w:rPr>
                  <w:rFonts w:ascii="標楷體" w:eastAsia="標楷體" w:hAnsi="標楷體" w:hint="eastAsia"/>
                  <w:lang w:eastAsia="zh-HK"/>
                </w:rPr>
                <w:t>金額</w:t>
              </w:r>
              <w:r w:rsidRPr="00F63C93">
                <w:rPr>
                  <w:rFonts w:ascii="標楷體" w:eastAsia="標楷體" w:hAnsi="標楷體" w:hint="eastAsia"/>
                </w:rPr>
                <w:t>(</w:t>
              </w:r>
              <w:r w:rsidRPr="00F63C93">
                <w:rPr>
                  <w:rFonts w:ascii="標楷體" w:eastAsia="標楷體" w:hAnsi="標楷體" w:hint="eastAsia"/>
                  <w:lang w:eastAsia="zh-HK"/>
                </w:rPr>
                <w:t>千元</w:t>
              </w:r>
              <w:r w:rsidRPr="00F63C93">
                <w:rPr>
                  <w:rFonts w:ascii="標楷體" w:eastAsia="標楷體" w:hAnsi="標楷體" w:hint="eastAsia"/>
                </w:rPr>
                <w:t>)</w:t>
              </w:r>
            </w:ins>
          </w:p>
        </w:tc>
        <w:tc>
          <w:tcPr>
            <w:tcW w:w="3336" w:type="dxa"/>
            <w:tcBorders>
              <w:top w:val="single" w:sz="4" w:space="0" w:color="auto"/>
              <w:left w:val="single" w:sz="4" w:space="0" w:color="auto"/>
              <w:bottom w:val="single" w:sz="4" w:space="0" w:color="auto"/>
              <w:right w:val="single" w:sz="4" w:space="0" w:color="auto"/>
            </w:tcBorders>
            <w:tcPrChange w:id="1824" w:author="st1" w:date="2021-05-07T14:13:00Z">
              <w:tcPr>
                <w:tcW w:w="3336" w:type="dxa"/>
                <w:gridSpan w:val="2"/>
                <w:tcBorders>
                  <w:top w:val="single" w:sz="4" w:space="0" w:color="auto"/>
                  <w:left w:val="single" w:sz="4" w:space="0" w:color="auto"/>
                  <w:bottom w:val="single" w:sz="4" w:space="0" w:color="auto"/>
                  <w:right w:val="single" w:sz="4" w:space="0" w:color="auto"/>
                </w:tcBorders>
              </w:tcPr>
            </w:tcPrChange>
          </w:tcPr>
          <w:p w14:paraId="582F2F35" w14:textId="77777777" w:rsidR="00F63C93" w:rsidRPr="00F63C93" w:rsidRDefault="00F63C93" w:rsidP="00F63C93">
            <w:pPr>
              <w:rPr>
                <w:ins w:id="1825" w:author="st1" w:date="2021-05-07T14:05:00Z"/>
                <w:rFonts w:ascii="標楷體" w:eastAsia="標楷體" w:hAnsi="標楷體"/>
                <w:color w:val="000000"/>
              </w:rPr>
            </w:pPr>
            <w:ins w:id="1826" w:author="st1" w:date="2021-05-07T14:19:00Z">
              <w:r w:rsidRPr="00F63C93">
                <w:rPr>
                  <w:rFonts w:ascii="標楷體" w:eastAsia="標楷體" w:hAnsi="標楷體" w:hint="eastAsia"/>
                  <w:color w:val="000000"/>
                </w:rPr>
                <w:t>InnLoanMeeting.</w:t>
              </w:r>
            </w:ins>
            <w:ins w:id="1827" w:author="st1" w:date="2021-05-07T14:20:00Z">
              <w:r w:rsidRPr="00F63C93">
                <w:rPr>
                  <w:rFonts w:ascii="標楷體" w:eastAsia="標楷體" w:hAnsi="標楷體"/>
                  <w:color w:val="000000"/>
                </w:rPr>
                <w:t>Amount</w:t>
              </w:r>
            </w:ins>
          </w:p>
        </w:tc>
        <w:tc>
          <w:tcPr>
            <w:tcW w:w="3250" w:type="dxa"/>
            <w:tcBorders>
              <w:top w:val="single" w:sz="4" w:space="0" w:color="auto"/>
              <w:left w:val="single" w:sz="4" w:space="0" w:color="auto"/>
              <w:bottom w:val="single" w:sz="4" w:space="0" w:color="auto"/>
              <w:right w:val="single" w:sz="4" w:space="0" w:color="auto"/>
            </w:tcBorders>
            <w:tcPrChange w:id="1828" w:author="st1" w:date="2021-05-07T14:13:00Z">
              <w:tcPr>
                <w:tcW w:w="3345" w:type="dxa"/>
                <w:gridSpan w:val="3"/>
                <w:tcBorders>
                  <w:top w:val="single" w:sz="4" w:space="0" w:color="auto"/>
                  <w:left w:val="single" w:sz="4" w:space="0" w:color="auto"/>
                  <w:bottom w:val="single" w:sz="4" w:space="0" w:color="auto"/>
                  <w:right w:val="single" w:sz="4" w:space="0" w:color="auto"/>
                </w:tcBorders>
              </w:tcPr>
            </w:tcPrChange>
          </w:tcPr>
          <w:p w14:paraId="2532DCBF" w14:textId="77777777" w:rsidR="00F63C93" w:rsidRPr="00F63C93" w:rsidRDefault="00F63C93" w:rsidP="00F63C93">
            <w:pPr>
              <w:rPr>
                <w:ins w:id="1829" w:author="st1" w:date="2021-05-07T14:05:00Z"/>
                <w:rFonts w:ascii="標楷體" w:eastAsia="標楷體" w:hAnsi="標楷體"/>
                <w:lang w:eastAsia="zh-HK"/>
              </w:rPr>
            </w:pPr>
          </w:p>
        </w:tc>
      </w:tr>
      <w:tr w:rsidR="00F63C93" w:rsidRPr="00F63C93" w14:paraId="263C894F" w14:textId="77777777" w:rsidTr="00067F94">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30" w:author="st1" w:date="2021-05-07T14:13: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831" w:author="st1" w:date="2021-05-07T14:05:00Z"/>
        </w:trPr>
        <w:tc>
          <w:tcPr>
            <w:tcW w:w="757" w:type="dxa"/>
            <w:tcBorders>
              <w:top w:val="single" w:sz="4" w:space="0" w:color="auto"/>
              <w:left w:val="single" w:sz="4" w:space="0" w:color="auto"/>
              <w:bottom w:val="single" w:sz="4" w:space="0" w:color="auto"/>
              <w:right w:val="single" w:sz="4" w:space="0" w:color="auto"/>
            </w:tcBorders>
            <w:tcPrChange w:id="1832" w:author="st1" w:date="2021-05-07T14:13:00Z">
              <w:tcPr>
                <w:tcW w:w="769" w:type="dxa"/>
                <w:gridSpan w:val="2"/>
                <w:tcBorders>
                  <w:top w:val="single" w:sz="4" w:space="0" w:color="auto"/>
                  <w:left w:val="single" w:sz="4" w:space="0" w:color="auto"/>
                  <w:bottom w:val="single" w:sz="4" w:space="0" w:color="auto"/>
                  <w:right w:val="single" w:sz="4" w:space="0" w:color="auto"/>
                </w:tcBorders>
              </w:tcPr>
            </w:tcPrChange>
          </w:tcPr>
          <w:p w14:paraId="03B133B1" w14:textId="77777777" w:rsidR="00F63C93" w:rsidRPr="00F63C93" w:rsidRDefault="00F63C93" w:rsidP="00F63C93">
            <w:pPr>
              <w:jc w:val="center"/>
              <w:rPr>
                <w:ins w:id="1833" w:author="st1" w:date="2021-05-07T14:05:00Z"/>
                <w:rFonts w:ascii="標楷體" w:eastAsia="標楷體" w:hAnsi="標楷體"/>
              </w:rPr>
            </w:pPr>
            <w:ins w:id="1834" w:author="st1" w:date="2021-05-07T14:11:00Z">
              <w:r w:rsidRPr="00F63C93">
                <w:rPr>
                  <w:rFonts w:ascii="標楷體" w:eastAsia="標楷體" w:hAnsi="標楷體" w:hint="eastAsia"/>
                </w:rPr>
                <w:t>9</w:t>
              </w:r>
            </w:ins>
          </w:p>
        </w:tc>
        <w:tc>
          <w:tcPr>
            <w:tcW w:w="1138" w:type="dxa"/>
            <w:tcBorders>
              <w:top w:val="single" w:sz="4" w:space="0" w:color="auto"/>
              <w:left w:val="single" w:sz="4" w:space="0" w:color="auto"/>
              <w:bottom w:val="single" w:sz="4" w:space="0" w:color="auto"/>
              <w:right w:val="single" w:sz="4" w:space="0" w:color="auto"/>
            </w:tcBorders>
            <w:tcPrChange w:id="1835" w:author="st1" w:date="2021-05-07T14:13:00Z">
              <w:tcPr>
                <w:tcW w:w="1168" w:type="dxa"/>
                <w:gridSpan w:val="2"/>
                <w:tcBorders>
                  <w:top w:val="single" w:sz="4" w:space="0" w:color="auto"/>
                  <w:left w:val="single" w:sz="4" w:space="0" w:color="auto"/>
                  <w:bottom w:val="single" w:sz="4" w:space="0" w:color="auto"/>
                  <w:right w:val="single" w:sz="4" w:space="0" w:color="auto"/>
                </w:tcBorders>
              </w:tcPr>
            </w:tcPrChange>
          </w:tcPr>
          <w:p w14:paraId="4018AE6B" w14:textId="77777777" w:rsidR="00F63C93" w:rsidRPr="00F63C93" w:rsidRDefault="00F63C93" w:rsidP="00F63C93">
            <w:pPr>
              <w:jc w:val="center"/>
              <w:rPr>
                <w:ins w:id="1836" w:author="st1" w:date="2021-05-07T14:05:00Z"/>
                <w:rFonts w:ascii="標楷體" w:eastAsia="標楷體" w:hAnsi="標楷體"/>
                <w:lang w:eastAsia="zh-HK"/>
              </w:rPr>
            </w:pPr>
            <w:ins w:id="1837" w:author="st1" w:date="2021-05-07T14:05: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Change w:id="1838" w:author="st1" w:date="2021-05-07T14:13:00Z">
              <w:tcPr>
                <w:tcW w:w="1802" w:type="dxa"/>
                <w:gridSpan w:val="2"/>
                <w:tcBorders>
                  <w:top w:val="single" w:sz="4" w:space="0" w:color="auto"/>
                  <w:left w:val="single" w:sz="4" w:space="0" w:color="auto"/>
                  <w:bottom w:val="single" w:sz="4" w:space="0" w:color="auto"/>
                  <w:right w:val="single" w:sz="4" w:space="0" w:color="auto"/>
                </w:tcBorders>
              </w:tcPr>
            </w:tcPrChange>
          </w:tcPr>
          <w:p w14:paraId="0DE823A7" w14:textId="77777777" w:rsidR="00F63C93" w:rsidRPr="00F63C93" w:rsidRDefault="00F63C93" w:rsidP="00F63C93">
            <w:pPr>
              <w:rPr>
                <w:ins w:id="1839" w:author="st1" w:date="2021-05-07T14:05:00Z"/>
                <w:rFonts w:ascii="標楷體" w:eastAsia="標楷體" w:hAnsi="標楷體"/>
                <w:lang w:eastAsia="zh-HK"/>
              </w:rPr>
            </w:pPr>
            <w:ins w:id="1840" w:author="st1" w:date="2021-05-07T14:13:00Z">
              <w:r w:rsidRPr="00F63C93">
                <w:rPr>
                  <w:rFonts w:ascii="標楷體" w:eastAsia="標楷體" w:hAnsi="標楷體" w:hint="eastAsia"/>
                  <w:lang w:eastAsia="zh-HK"/>
                </w:rPr>
                <w:t>當日合計</w:t>
              </w:r>
              <w:r w:rsidRPr="00F63C93">
                <w:rPr>
                  <w:rFonts w:ascii="標楷體" w:eastAsia="標楷體" w:hAnsi="標楷體" w:hint="eastAsia"/>
                </w:rPr>
                <w:t>(</w:t>
              </w:r>
              <w:r w:rsidRPr="00F63C93">
                <w:rPr>
                  <w:rFonts w:ascii="標楷體" w:eastAsia="標楷體" w:hAnsi="標楷體" w:hint="eastAsia"/>
                  <w:lang w:eastAsia="zh-HK"/>
                </w:rPr>
                <w:t>千元</w:t>
              </w:r>
              <w:r w:rsidRPr="00F63C93">
                <w:rPr>
                  <w:rFonts w:ascii="標楷體" w:eastAsia="標楷體" w:hAnsi="標楷體" w:hint="eastAsia"/>
                </w:rPr>
                <w:t>)</w:t>
              </w:r>
            </w:ins>
          </w:p>
        </w:tc>
        <w:tc>
          <w:tcPr>
            <w:tcW w:w="3336" w:type="dxa"/>
            <w:tcBorders>
              <w:top w:val="single" w:sz="4" w:space="0" w:color="auto"/>
              <w:left w:val="single" w:sz="4" w:space="0" w:color="auto"/>
              <w:bottom w:val="single" w:sz="4" w:space="0" w:color="auto"/>
              <w:right w:val="single" w:sz="4" w:space="0" w:color="auto"/>
            </w:tcBorders>
            <w:tcPrChange w:id="1841" w:author="st1" w:date="2021-05-07T14:13:00Z">
              <w:tcPr>
                <w:tcW w:w="3336" w:type="dxa"/>
                <w:gridSpan w:val="2"/>
                <w:tcBorders>
                  <w:top w:val="single" w:sz="4" w:space="0" w:color="auto"/>
                  <w:left w:val="single" w:sz="4" w:space="0" w:color="auto"/>
                  <w:bottom w:val="single" w:sz="4" w:space="0" w:color="auto"/>
                  <w:right w:val="single" w:sz="4" w:space="0" w:color="auto"/>
                </w:tcBorders>
              </w:tcPr>
            </w:tcPrChange>
          </w:tcPr>
          <w:p w14:paraId="1DAC7CE9" w14:textId="77777777" w:rsidR="00F63C93" w:rsidRPr="00F63C93" w:rsidRDefault="00F63C93" w:rsidP="00F63C93">
            <w:pPr>
              <w:rPr>
                <w:ins w:id="1842" w:author="st1" w:date="2021-05-07T14:27:00Z"/>
                <w:rFonts w:ascii="標楷體" w:eastAsia="標楷體" w:hAnsi="標楷體"/>
                <w:color w:val="000000"/>
              </w:rPr>
            </w:pPr>
            <w:ins w:id="1843" w:author="st1" w:date="2021-05-07T14:27:00Z">
              <w:r w:rsidRPr="00F63C93">
                <w:rPr>
                  <w:rFonts w:ascii="標楷體" w:eastAsia="標楷體" w:hAnsi="標楷體" w:hint="eastAsia"/>
                  <w:color w:val="000000"/>
                </w:rPr>
                <w:t>InnLoanMeeting.</w:t>
              </w:r>
              <w:r w:rsidRPr="00F63C93">
                <w:rPr>
                  <w:rFonts w:ascii="標楷體" w:eastAsia="標楷體" w:hAnsi="標楷體"/>
                </w:rPr>
                <w:t>MeetingDate</w:t>
              </w:r>
            </w:ins>
          </w:p>
          <w:p w14:paraId="7D40B5CE" w14:textId="77777777" w:rsidR="00F63C93" w:rsidRPr="00F63C93" w:rsidRDefault="00F63C93" w:rsidP="00F63C93">
            <w:pPr>
              <w:rPr>
                <w:ins w:id="1844" w:author="st1" w:date="2021-05-07T14:05:00Z"/>
                <w:rFonts w:ascii="標楷體" w:eastAsia="標楷體" w:hAnsi="標楷體"/>
                <w:color w:val="000000"/>
              </w:rPr>
            </w:pPr>
            <w:ins w:id="1845" w:author="st1" w:date="2021-05-07T14:19:00Z">
              <w:r w:rsidRPr="00F63C93">
                <w:rPr>
                  <w:rFonts w:ascii="標楷體" w:eastAsia="標楷體" w:hAnsi="標楷體" w:hint="eastAsia"/>
                  <w:color w:val="000000"/>
                </w:rPr>
                <w:t>InnLoanMeeting.</w:t>
              </w:r>
            </w:ins>
            <w:ins w:id="1846" w:author="st1" w:date="2021-05-07T14:20:00Z">
              <w:r w:rsidRPr="00F63C93">
                <w:rPr>
                  <w:rFonts w:ascii="標楷體" w:eastAsia="標楷體" w:hAnsi="標楷體"/>
                  <w:color w:val="000000"/>
                </w:rPr>
                <w:t>Amount</w:t>
              </w:r>
            </w:ins>
          </w:p>
        </w:tc>
        <w:tc>
          <w:tcPr>
            <w:tcW w:w="3250" w:type="dxa"/>
            <w:tcBorders>
              <w:top w:val="single" w:sz="4" w:space="0" w:color="auto"/>
              <w:left w:val="single" w:sz="4" w:space="0" w:color="auto"/>
              <w:bottom w:val="single" w:sz="4" w:space="0" w:color="auto"/>
              <w:right w:val="single" w:sz="4" w:space="0" w:color="auto"/>
            </w:tcBorders>
            <w:tcPrChange w:id="1847" w:author="st1" w:date="2021-05-07T14:13:00Z">
              <w:tcPr>
                <w:tcW w:w="3345" w:type="dxa"/>
                <w:gridSpan w:val="3"/>
                <w:tcBorders>
                  <w:top w:val="single" w:sz="4" w:space="0" w:color="auto"/>
                  <w:left w:val="single" w:sz="4" w:space="0" w:color="auto"/>
                  <w:bottom w:val="single" w:sz="4" w:space="0" w:color="auto"/>
                  <w:right w:val="single" w:sz="4" w:space="0" w:color="auto"/>
                </w:tcBorders>
              </w:tcPr>
            </w:tcPrChange>
          </w:tcPr>
          <w:p w14:paraId="368BA4C2" w14:textId="77777777" w:rsidR="00F63C93" w:rsidRPr="00F63C93" w:rsidRDefault="00F63C93" w:rsidP="00F63C93">
            <w:pPr>
              <w:rPr>
                <w:ins w:id="1848" w:author="st1" w:date="2021-05-07T14:05:00Z"/>
                <w:rFonts w:ascii="標楷體" w:eastAsia="標楷體" w:hAnsi="標楷體"/>
                <w:lang w:eastAsia="zh-HK"/>
              </w:rPr>
            </w:pPr>
            <w:r w:rsidRPr="00F63C93">
              <w:rPr>
                <w:rFonts w:ascii="標楷體" w:eastAsia="標楷體" w:hAnsi="標楷體" w:hint="eastAsia"/>
                <w:lang w:eastAsia="zh-HK"/>
              </w:rPr>
              <w:t>相同</w:t>
            </w:r>
            <w:r w:rsidRPr="00F63C93">
              <w:rPr>
                <w:rFonts w:ascii="標楷體" w:eastAsia="標楷體" w:hAnsi="標楷體" w:hint="eastAsia"/>
              </w:rPr>
              <w:t>[</w:t>
            </w:r>
            <w:r w:rsidRPr="00F63C93">
              <w:rPr>
                <w:rFonts w:ascii="標楷體" w:eastAsia="標楷體" w:hAnsi="標楷體" w:hint="eastAsia"/>
                <w:lang w:eastAsia="zh-HK"/>
              </w:rPr>
              <w:t>日期</w:t>
            </w:r>
            <w:r w:rsidRPr="00F63C93">
              <w:rPr>
                <w:rFonts w:ascii="標楷體" w:eastAsia="標楷體" w:hAnsi="標楷體" w:hint="eastAsia"/>
              </w:rPr>
              <w:t>(</w:t>
            </w:r>
            <w:r w:rsidRPr="00F63C93">
              <w:rPr>
                <w:rFonts w:ascii="標楷體" w:eastAsia="標楷體" w:hAnsi="標楷體"/>
              </w:rPr>
              <w:t>MeetingDate</w:t>
            </w:r>
            <w:r w:rsidRPr="00F63C93">
              <w:rPr>
                <w:rFonts w:ascii="標楷體" w:eastAsia="標楷體" w:hAnsi="標楷體" w:hint="eastAsia"/>
              </w:rPr>
              <w:t>)]合計[金額(千元)(</w:t>
            </w:r>
            <w:r w:rsidRPr="00F63C93">
              <w:t xml:space="preserve"> </w:t>
            </w:r>
            <w:r w:rsidRPr="00F63C93">
              <w:rPr>
                <w:rFonts w:ascii="標楷體" w:eastAsia="標楷體" w:hAnsi="標楷體"/>
              </w:rPr>
              <w:t>Amount</w:t>
            </w:r>
            <w:r w:rsidRPr="00F63C93">
              <w:rPr>
                <w:rFonts w:ascii="標楷體" w:eastAsia="標楷體" w:hAnsi="標楷體" w:hint="eastAsia"/>
              </w:rPr>
              <w:t>)]</w:t>
            </w:r>
            <w:ins w:id="1849" w:author="st1" w:date="2021-05-07T14:20:00Z">
              <w:del w:id="1850" w:author="黃梓峻" w:date="2021-06-28T11:33:00Z">
                <w:r w:rsidRPr="00F63C93" w:rsidDel="00A77FF6">
                  <w:rPr>
                    <w:rFonts w:ascii="標楷體" w:eastAsia="標楷體" w:hAnsi="標楷體" w:hint="eastAsia"/>
                    <w:lang w:eastAsia="zh-HK"/>
                  </w:rPr>
                  <w:delText>計算</w:delText>
                </w:r>
              </w:del>
            </w:ins>
            <w:ins w:id="1851" w:author="st1" w:date="2021-05-07T14:21:00Z">
              <w:del w:id="1852" w:author="黃梓峻" w:date="2021-06-28T11:33:00Z">
                <w:r w:rsidRPr="00F63C93" w:rsidDel="00A77FF6">
                  <w:rPr>
                    <w:rFonts w:ascii="標楷體" w:eastAsia="標楷體" w:hAnsi="標楷體" w:hint="eastAsia"/>
                    <w:lang w:eastAsia="zh-HK"/>
                  </w:rPr>
                  <w:delText>輸入日期合計件數</w:delText>
                </w:r>
              </w:del>
            </w:ins>
            <w:ins w:id="1853" w:author="st1" w:date="2021-05-07T14:26:00Z">
              <w:del w:id="1854" w:author="黃梓峻" w:date="2021-06-28T11:33:00Z">
                <w:r w:rsidRPr="00F63C93" w:rsidDel="00A77FF6">
                  <w:rPr>
                    <w:rFonts w:ascii="標楷體" w:eastAsia="標楷體" w:hAnsi="標楷體" w:hint="eastAsia"/>
                    <w:lang w:eastAsia="zh-HK"/>
                  </w:rPr>
                  <w:delText>由小到大向下排序</w:delText>
                </w:r>
              </w:del>
            </w:ins>
          </w:p>
        </w:tc>
      </w:tr>
      <w:tr w:rsidR="00F63C93" w:rsidRPr="00F63C93" w14:paraId="7B18C2E4" w14:textId="77777777" w:rsidTr="00067F94">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55" w:author="st1" w:date="2021-05-07T14:13: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856" w:author="st1" w:date="2021-05-07T14:11:00Z"/>
        </w:trPr>
        <w:tc>
          <w:tcPr>
            <w:tcW w:w="757" w:type="dxa"/>
            <w:tcBorders>
              <w:top w:val="single" w:sz="4" w:space="0" w:color="auto"/>
              <w:left w:val="single" w:sz="4" w:space="0" w:color="auto"/>
              <w:bottom w:val="single" w:sz="4" w:space="0" w:color="auto"/>
              <w:right w:val="single" w:sz="4" w:space="0" w:color="auto"/>
            </w:tcBorders>
            <w:tcPrChange w:id="1857" w:author="st1" w:date="2021-05-07T14:13:00Z">
              <w:tcPr>
                <w:tcW w:w="769" w:type="dxa"/>
                <w:gridSpan w:val="2"/>
                <w:tcBorders>
                  <w:top w:val="single" w:sz="4" w:space="0" w:color="auto"/>
                  <w:left w:val="single" w:sz="4" w:space="0" w:color="auto"/>
                  <w:bottom w:val="single" w:sz="4" w:space="0" w:color="auto"/>
                  <w:right w:val="single" w:sz="4" w:space="0" w:color="auto"/>
                </w:tcBorders>
              </w:tcPr>
            </w:tcPrChange>
          </w:tcPr>
          <w:p w14:paraId="7B6C6593" w14:textId="77777777" w:rsidR="00F63C93" w:rsidRPr="00F63C93" w:rsidRDefault="00F63C93" w:rsidP="00F63C93">
            <w:pPr>
              <w:jc w:val="center"/>
              <w:rPr>
                <w:ins w:id="1858" w:author="st1" w:date="2021-05-07T14:11:00Z"/>
                <w:rFonts w:ascii="標楷體" w:eastAsia="標楷體" w:hAnsi="標楷體"/>
              </w:rPr>
            </w:pPr>
            <w:ins w:id="1859" w:author="st1" w:date="2021-05-07T14:11:00Z">
              <w:r w:rsidRPr="00F63C93">
                <w:rPr>
                  <w:rFonts w:ascii="標楷體" w:eastAsia="標楷體" w:hAnsi="標楷體" w:hint="eastAsia"/>
                </w:rPr>
                <w:t>10</w:t>
              </w:r>
            </w:ins>
          </w:p>
        </w:tc>
        <w:tc>
          <w:tcPr>
            <w:tcW w:w="1138" w:type="dxa"/>
            <w:tcBorders>
              <w:top w:val="single" w:sz="4" w:space="0" w:color="auto"/>
              <w:left w:val="single" w:sz="4" w:space="0" w:color="auto"/>
              <w:bottom w:val="single" w:sz="4" w:space="0" w:color="auto"/>
              <w:right w:val="single" w:sz="4" w:space="0" w:color="auto"/>
            </w:tcBorders>
            <w:tcPrChange w:id="1860" w:author="st1" w:date="2021-05-07T14:13:00Z">
              <w:tcPr>
                <w:tcW w:w="1168" w:type="dxa"/>
                <w:gridSpan w:val="2"/>
                <w:tcBorders>
                  <w:top w:val="single" w:sz="4" w:space="0" w:color="auto"/>
                  <w:left w:val="single" w:sz="4" w:space="0" w:color="auto"/>
                  <w:bottom w:val="single" w:sz="4" w:space="0" w:color="auto"/>
                  <w:right w:val="single" w:sz="4" w:space="0" w:color="auto"/>
                </w:tcBorders>
              </w:tcPr>
            </w:tcPrChange>
          </w:tcPr>
          <w:p w14:paraId="0881BC5B" w14:textId="77777777" w:rsidR="00F63C93" w:rsidRPr="00F63C93" w:rsidRDefault="00F63C93" w:rsidP="00F63C93">
            <w:pPr>
              <w:jc w:val="center"/>
              <w:rPr>
                <w:ins w:id="1861" w:author="st1" w:date="2021-05-07T14:11:00Z"/>
                <w:rFonts w:ascii="標楷體" w:eastAsia="標楷體" w:hAnsi="標楷體"/>
                <w:lang w:eastAsia="zh-HK"/>
              </w:rPr>
            </w:pPr>
            <w:ins w:id="1862" w:author="st1" w:date="2021-05-07T14:13: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Change w:id="1863" w:author="st1" w:date="2021-05-07T14:13:00Z">
              <w:tcPr>
                <w:tcW w:w="1802" w:type="dxa"/>
                <w:gridSpan w:val="2"/>
                <w:tcBorders>
                  <w:top w:val="single" w:sz="4" w:space="0" w:color="auto"/>
                  <w:left w:val="single" w:sz="4" w:space="0" w:color="auto"/>
                  <w:bottom w:val="single" w:sz="4" w:space="0" w:color="auto"/>
                  <w:right w:val="single" w:sz="4" w:space="0" w:color="auto"/>
                </w:tcBorders>
              </w:tcPr>
            </w:tcPrChange>
          </w:tcPr>
          <w:p w14:paraId="74239D96" w14:textId="77777777" w:rsidR="00F63C93" w:rsidRPr="00F63C93" w:rsidRDefault="00F63C93" w:rsidP="00F63C93">
            <w:pPr>
              <w:rPr>
                <w:ins w:id="1864" w:author="st1" w:date="2021-05-07T14:11:00Z"/>
                <w:rFonts w:ascii="標楷體" w:eastAsia="標楷體" w:hAnsi="標楷體"/>
                <w:lang w:eastAsia="zh-HK"/>
              </w:rPr>
            </w:pPr>
            <w:ins w:id="1865" w:author="st1" w:date="2021-05-07T14:13:00Z">
              <w:r w:rsidRPr="00F63C93">
                <w:rPr>
                  <w:rFonts w:ascii="標楷體" w:eastAsia="標楷體" w:hAnsi="標楷體" w:hint="eastAsia"/>
                  <w:lang w:eastAsia="zh-HK"/>
                </w:rPr>
                <w:t>備註</w:t>
              </w:r>
            </w:ins>
          </w:p>
        </w:tc>
        <w:tc>
          <w:tcPr>
            <w:tcW w:w="3336" w:type="dxa"/>
            <w:tcBorders>
              <w:top w:val="single" w:sz="4" w:space="0" w:color="auto"/>
              <w:left w:val="single" w:sz="4" w:space="0" w:color="auto"/>
              <w:bottom w:val="single" w:sz="4" w:space="0" w:color="auto"/>
              <w:right w:val="single" w:sz="4" w:space="0" w:color="auto"/>
            </w:tcBorders>
            <w:tcPrChange w:id="1866" w:author="st1" w:date="2021-05-07T14:13:00Z">
              <w:tcPr>
                <w:tcW w:w="3336" w:type="dxa"/>
                <w:gridSpan w:val="2"/>
                <w:tcBorders>
                  <w:top w:val="single" w:sz="4" w:space="0" w:color="auto"/>
                  <w:left w:val="single" w:sz="4" w:space="0" w:color="auto"/>
                  <w:bottom w:val="single" w:sz="4" w:space="0" w:color="auto"/>
                  <w:right w:val="single" w:sz="4" w:space="0" w:color="auto"/>
                </w:tcBorders>
              </w:tcPr>
            </w:tcPrChange>
          </w:tcPr>
          <w:p w14:paraId="15617BFB" w14:textId="77777777" w:rsidR="00F63C93" w:rsidRPr="00F63C93" w:rsidRDefault="00F63C93" w:rsidP="00F63C93">
            <w:pPr>
              <w:rPr>
                <w:ins w:id="1867" w:author="st1" w:date="2021-05-07T14:11:00Z"/>
                <w:rFonts w:ascii="標楷體" w:eastAsia="標楷體" w:hAnsi="標楷體"/>
                <w:color w:val="000000"/>
              </w:rPr>
            </w:pPr>
            <w:ins w:id="1868" w:author="st1" w:date="2021-05-07T14:19:00Z">
              <w:r w:rsidRPr="00F63C93">
                <w:rPr>
                  <w:rFonts w:ascii="標楷體" w:eastAsia="標楷體" w:hAnsi="標楷體" w:hint="eastAsia"/>
                  <w:color w:val="000000"/>
                </w:rPr>
                <w:t>InnLoanMeeting.</w:t>
              </w:r>
            </w:ins>
            <w:ins w:id="1869" w:author="st1" w:date="2021-05-07T14:20:00Z">
              <w:r w:rsidRPr="00F63C93">
                <w:rPr>
                  <w:rFonts w:ascii="標楷體" w:eastAsia="標楷體" w:hAnsi="標楷體"/>
                  <w:color w:val="000000"/>
                </w:rPr>
                <w:t>Remark</w:t>
              </w:r>
            </w:ins>
          </w:p>
        </w:tc>
        <w:tc>
          <w:tcPr>
            <w:tcW w:w="3250" w:type="dxa"/>
            <w:tcBorders>
              <w:top w:val="single" w:sz="4" w:space="0" w:color="auto"/>
              <w:left w:val="single" w:sz="4" w:space="0" w:color="auto"/>
              <w:bottom w:val="single" w:sz="4" w:space="0" w:color="auto"/>
              <w:right w:val="single" w:sz="4" w:space="0" w:color="auto"/>
            </w:tcBorders>
            <w:tcPrChange w:id="1870" w:author="st1" w:date="2021-05-07T14:13:00Z">
              <w:tcPr>
                <w:tcW w:w="3345" w:type="dxa"/>
                <w:gridSpan w:val="3"/>
                <w:tcBorders>
                  <w:top w:val="single" w:sz="4" w:space="0" w:color="auto"/>
                  <w:left w:val="single" w:sz="4" w:space="0" w:color="auto"/>
                  <w:bottom w:val="single" w:sz="4" w:space="0" w:color="auto"/>
                  <w:right w:val="single" w:sz="4" w:space="0" w:color="auto"/>
                </w:tcBorders>
              </w:tcPr>
            </w:tcPrChange>
          </w:tcPr>
          <w:p w14:paraId="57DE02A8" w14:textId="77777777" w:rsidR="00F63C93" w:rsidRPr="00F63C93" w:rsidRDefault="00F63C93" w:rsidP="00F63C93">
            <w:pPr>
              <w:rPr>
                <w:ins w:id="1871" w:author="st1" w:date="2021-05-07T14:11:00Z"/>
                <w:rFonts w:ascii="標楷體" w:eastAsia="標楷體" w:hAnsi="標楷體"/>
                <w:lang w:eastAsia="zh-HK"/>
              </w:rPr>
            </w:pPr>
          </w:p>
        </w:tc>
      </w:tr>
    </w:tbl>
    <w:p w14:paraId="7FF99930" w14:textId="77777777" w:rsidR="00F63C93" w:rsidRPr="00F63C93" w:rsidRDefault="00F63C93" w:rsidP="00F63C93">
      <w:pPr>
        <w:rPr>
          <w:rFonts w:ascii="標楷體" w:eastAsia="標楷體" w:hAnsi="標楷體"/>
          <w:lang w:eastAsia="x-none"/>
        </w:rPr>
      </w:pPr>
    </w:p>
    <w:p w14:paraId="2576CA17" w14:textId="77777777" w:rsidR="00F63C93" w:rsidRPr="00F63C93" w:rsidDel="00930C14" w:rsidRDefault="00F63C93" w:rsidP="00F63C93">
      <w:pPr>
        <w:numPr>
          <w:ilvl w:val="0"/>
          <w:numId w:val="126"/>
        </w:numPr>
        <w:tabs>
          <w:tab w:val="num" w:pos="360"/>
        </w:tabs>
        <w:ind w:left="0" w:firstLine="0"/>
        <w:rPr>
          <w:del w:id="1872" w:author="st1" w:date="2021-05-07T14:35:00Z"/>
          <w:lang w:eastAsia="x-none"/>
        </w:rPr>
      </w:pPr>
      <w:del w:id="1873" w:author="st1" w:date="2021-05-07T14:35:00Z">
        <w:r w:rsidRPr="00F63C93" w:rsidDel="00930C14">
          <w:delText>輸入畫面資料說明</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74" w:author="st1" w:date="2021-05-07T14:28: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518"/>
        <w:gridCol w:w="1484"/>
        <w:gridCol w:w="1296"/>
        <w:gridCol w:w="893"/>
        <w:gridCol w:w="1123"/>
        <w:gridCol w:w="662"/>
        <w:gridCol w:w="685"/>
        <w:gridCol w:w="3533"/>
        <w:tblGridChange w:id="1875">
          <w:tblGrid>
            <w:gridCol w:w="521"/>
            <w:gridCol w:w="1526"/>
            <w:gridCol w:w="1296"/>
            <w:gridCol w:w="911"/>
            <w:gridCol w:w="1150"/>
            <w:gridCol w:w="670"/>
            <w:gridCol w:w="689"/>
            <w:gridCol w:w="3657"/>
          </w:tblGrid>
        </w:tblGridChange>
      </w:tblGrid>
      <w:tr w:rsidR="00F63C93" w:rsidRPr="00F63C93" w:rsidDel="00930C14" w14:paraId="76AB27E5" w14:textId="77777777" w:rsidTr="00067F94">
        <w:trPr>
          <w:trHeight w:val="388"/>
          <w:jc w:val="center"/>
          <w:del w:id="1876" w:author="st1" w:date="2021-05-07T14:35:00Z"/>
          <w:trPrChange w:id="1877" w:author="st1" w:date="2021-05-07T14:28:00Z">
            <w:trPr>
              <w:trHeight w:val="388"/>
              <w:jc w:val="center"/>
            </w:trPr>
          </w:trPrChange>
        </w:trPr>
        <w:tc>
          <w:tcPr>
            <w:tcW w:w="521" w:type="dxa"/>
            <w:vMerge w:val="restart"/>
            <w:tcPrChange w:id="1878" w:author="st1" w:date="2021-05-07T14:28:00Z">
              <w:tcPr>
                <w:tcW w:w="523" w:type="dxa"/>
                <w:vMerge w:val="restart"/>
              </w:tcPr>
            </w:tcPrChange>
          </w:tcPr>
          <w:p w14:paraId="59338D60" w14:textId="77777777" w:rsidR="00F63C93" w:rsidRPr="00F63C93" w:rsidDel="00930C14" w:rsidRDefault="00F63C93" w:rsidP="00F63C93">
            <w:pPr>
              <w:rPr>
                <w:del w:id="1879" w:author="st1" w:date="2021-05-07T14:35:00Z"/>
                <w:rFonts w:ascii="標楷體" w:eastAsia="標楷體" w:hAnsi="標楷體"/>
                <w:lang w:eastAsia="x-none"/>
              </w:rPr>
            </w:pPr>
            <w:del w:id="1880" w:author="st1" w:date="2021-05-07T14:35:00Z">
              <w:r w:rsidRPr="00F63C93" w:rsidDel="00930C14">
                <w:rPr>
                  <w:rFonts w:ascii="標楷體" w:eastAsia="標楷體" w:hAnsi="標楷體"/>
                  <w:lang w:eastAsia="x-none"/>
                </w:rPr>
                <w:delText>序號</w:delText>
              </w:r>
            </w:del>
          </w:p>
        </w:tc>
        <w:tc>
          <w:tcPr>
            <w:tcW w:w="1526" w:type="dxa"/>
            <w:vMerge w:val="restart"/>
            <w:tcPrChange w:id="1881" w:author="st1" w:date="2021-05-07T14:28:00Z">
              <w:tcPr>
                <w:tcW w:w="1565" w:type="dxa"/>
                <w:vMerge w:val="restart"/>
              </w:tcPr>
            </w:tcPrChange>
          </w:tcPr>
          <w:p w14:paraId="29C37E7B" w14:textId="77777777" w:rsidR="00F63C93" w:rsidRPr="00F63C93" w:rsidDel="00930C14" w:rsidRDefault="00F63C93" w:rsidP="00F63C93">
            <w:pPr>
              <w:rPr>
                <w:del w:id="1882" w:author="st1" w:date="2021-05-07T14:35:00Z"/>
                <w:rFonts w:ascii="標楷體" w:eastAsia="標楷體" w:hAnsi="標楷體"/>
                <w:lang w:eastAsia="x-none"/>
              </w:rPr>
            </w:pPr>
            <w:del w:id="1883" w:author="st1" w:date="2021-05-07T14:35:00Z">
              <w:r w:rsidRPr="00F63C93" w:rsidDel="00930C14">
                <w:rPr>
                  <w:rFonts w:ascii="標楷體" w:eastAsia="標楷體" w:hAnsi="標楷體"/>
                  <w:lang w:eastAsia="x-none"/>
                </w:rPr>
                <w:delText>欄位</w:delText>
              </w:r>
            </w:del>
          </w:p>
        </w:tc>
        <w:tc>
          <w:tcPr>
            <w:tcW w:w="4716" w:type="dxa"/>
            <w:gridSpan w:val="5"/>
            <w:tcPrChange w:id="1884" w:author="st1" w:date="2021-05-07T14:28:00Z">
              <w:tcPr>
                <w:tcW w:w="4771" w:type="dxa"/>
                <w:gridSpan w:val="5"/>
              </w:tcPr>
            </w:tcPrChange>
          </w:tcPr>
          <w:p w14:paraId="4BD81005" w14:textId="77777777" w:rsidR="00F63C93" w:rsidRPr="00F63C93" w:rsidDel="00930C14" w:rsidRDefault="00F63C93" w:rsidP="00F63C93">
            <w:pPr>
              <w:rPr>
                <w:del w:id="1885" w:author="st1" w:date="2021-05-07T14:35:00Z"/>
                <w:rFonts w:ascii="標楷體" w:eastAsia="標楷體" w:hAnsi="標楷體"/>
                <w:lang w:eastAsia="x-none"/>
              </w:rPr>
            </w:pPr>
            <w:del w:id="1886" w:author="st1" w:date="2021-05-07T14:35:00Z">
              <w:r w:rsidRPr="00F63C93" w:rsidDel="00930C14">
                <w:rPr>
                  <w:rFonts w:ascii="標楷體" w:eastAsia="標楷體" w:hAnsi="標楷體"/>
                  <w:lang w:eastAsia="x-none"/>
                </w:rPr>
                <w:delText>說明</w:delText>
              </w:r>
            </w:del>
          </w:p>
        </w:tc>
        <w:tc>
          <w:tcPr>
            <w:tcW w:w="3657" w:type="dxa"/>
            <w:vMerge w:val="restart"/>
            <w:tcPrChange w:id="1887" w:author="st1" w:date="2021-05-07T14:28:00Z">
              <w:tcPr>
                <w:tcW w:w="3775" w:type="dxa"/>
                <w:vMerge w:val="restart"/>
              </w:tcPr>
            </w:tcPrChange>
          </w:tcPr>
          <w:p w14:paraId="3AEB79C4" w14:textId="77777777" w:rsidR="00F63C93" w:rsidRPr="00F63C93" w:rsidDel="00930C14" w:rsidRDefault="00F63C93" w:rsidP="00F63C93">
            <w:pPr>
              <w:rPr>
                <w:del w:id="1888" w:author="st1" w:date="2021-05-07T14:35:00Z"/>
                <w:rFonts w:ascii="標楷體" w:eastAsia="標楷體" w:hAnsi="標楷體"/>
                <w:lang w:eastAsia="x-none"/>
              </w:rPr>
            </w:pPr>
            <w:del w:id="1889" w:author="st1" w:date="2021-05-07T14:35:00Z">
              <w:r w:rsidRPr="00F63C93" w:rsidDel="00930C14">
                <w:rPr>
                  <w:rFonts w:ascii="標楷體" w:eastAsia="標楷體" w:hAnsi="標楷體"/>
                  <w:lang w:eastAsia="x-none"/>
                </w:rPr>
                <w:delText>處理邏輯及注意事項</w:delText>
              </w:r>
            </w:del>
          </w:p>
        </w:tc>
      </w:tr>
      <w:tr w:rsidR="00F63C93" w:rsidRPr="00F63C93" w:rsidDel="00930C14" w14:paraId="3C5BD910" w14:textId="77777777" w:rsidTr="00067F94">
        <w:trPr>
          <w:trHeight w:val="244"/>
          <w:jc w:val="center"/>
          <w:del w:id="1890" w:author="st1" w:date="2021-05-07T14:35:00Z"/>
          <w:trPrChange w:id="1891" w:author="st1" w:date="2021-05-07T14:28:00Z">
            <w:trPr>
              <w:trHeight w:val="244"/>
              <w:jc w:val="center"/>
            </w:trPr>
          </w:trPrChange>
        </w:trPr>
        <w:tc>
          <w:tcPr>
            <w:tcW w:w="521" w:type="dxa"/>
            <w:vMerge/>
            <w:tcPrChange w:id="1892" w:author="st1" w:date="2021-05-07T14:28:00Z">
              <w:tcPr>
                <w:tcW w:w="523" w:type="dxa"/>
                <w:vMerge/>
              </w:tcPr>
            </w:tcPrChange>
          </w:tcPr>
          <w:p w14:paraId="1F267846" w14:textId="77777777" w:rsidR="00F63C93" w:rsidRPr="00F63C93" w:rsidDel="00930C14" w:rsidRDefault="00F63C93" w:rsidP="00F63C93">
            <w:pPr>
              <w:rPr>
                <w:del w:id="1893" w:author="st1" w:date="2021-05-07T14:35:00Z"/>
                <w:rFonts w:ascii="標楷體" w:eastAsia="標楷體" w:hAnsi="標楷體"/>
                <w:lang w:eastAsia="x-none"/>
              </w:rPr>
            </w:pPr>
          </w:p>
        </w:tc>
        <w:tc>
          <w:tcPr>
            <w:tcW w:w="1526" w:type="dxa"/>
            <w:vMerge/>
            <w:tcPrChange w:id="1894" w:author="st1" w:date="2021-05-07T14:28:00Z">
              <w:tcPr>
                <w:tcW w:w="1565" w:type="dxa"/>
                <w:vMerge/>
              </w:tcPr>
            </w:tcPrChange>
          </w:tcPr>
          <w:p w14:paraId="21E0E77A" w14:textId="77777777" w:rsidR="00F63C93" w:rsidRPr="00F63C93" w:rsidDel="00930C14" w:rsidRDefault="00F63C93" w:rsidP="00F63C93">
            <w:pPr>
              <w:rPr>
                <w:del w:id="1895" w:author="st1" w:date="2021-05-07T14:35:00Z"/>
                <w:rFonts w:ascii="標楷體" w:eastAsia="標楷體" w:hAnsi="標楷體"/>
                <w:lang w:eastAsia="x-none"/>
              </w:rPr>
            </w:pPr>
          </w:p>
        </w:tc>
        <w:tc>
          <w:tcPr>
            <w:tcW w:w="1296" w:type="dxa"/>
            <w:tcPrChange w:id="1896" w:author="st1" w:date="2021-05-07T14:28:00Z">
              <w:tcPr>
                <w:tcW w:w="1296" w:type="dxa"/>
              </w:tcPr>
            </w:tcPrChange>
          </w:tcPr>
          <w:p w14:paraId="4C1D0930" w14:textId="77777777" w:rsidR="00F63C93" w:rsidRPr="00F63C93" w:rsidDel="00930C14" w:rsidRDefault="00F63C93" w:rsidP="00F63C93">
            <w:pPr>
              <w:rPr>
                <w:del w:id="1897" w:author="st1" w:date="2021-05-07T14:35:00Z"/>
                <w:rFonts w:ascii="標楷體" w:eastAsia="標楷體" w:hAnsi="標楷體"/>
                <w:lang w:eastAsia="x-none"/>
              </w:rPr>
            </w:pPr>
            <w:del w:id="1898" w:author="st1" w:date="2021-05-07T14:35:00Z">
              <w:r w:rsidRPr="00F63C93" w:rsidDel="00930C14">
                <w:rPr>
                  <w:rFonts w:ascii="標楷體" w:eastAsia="標楷體" w:hAnsi="標楷體" w:hint="eastAsia"/>
                </w:rPr>
                <w:delText>資料型態長度</w:delText>
              </w:r>
            </w:del>
          </w:p>
        </w:tc>
        <w:tc>
          <w:tcPr>
            <w:tcW w:w="911" w:type="dxa"/>
            <w:tcPrChange w:id="1899" w:author="st1" w:date="2021-05-07T14:28:00Z">
              <w:tcPr>
                <w:tcW w:w="928" w:type="dxa"/>
              </w:tcPr>
            </w:tcPrChange>
          </w:tcPr>
          <w:p w14:paraId="10F6566D" w14:textId="77777777" w:rsidR="00F63C93" w:rsidRPr="00F63C93" w:rsidDel="00930C14" w:rsidRDefault="00F63C93" w:rsidP="00F63C93">
            <w:pPr>
              <w:rPr>
                <w:del w:id="1900" w:author="st1" w:date="2021-05-07T14:35:00Z"/>
                <w:rFonts w:ascii="標楷體" w:eastAsia="標楷體" w:hAnsi="標楷體"/>
                <w:lang w:eastAsia="x-none"/>
              </w:rPr>
            </w:pPr>
            <w:del w:id="1901" w:author="st1" w:date="2021-05-07T14:35:00Z">
              <w:r w:rsidRPr="00F63C93" w:rsidDel="00930C14">
                <w:rPr>
                  <w:rFonts w:ascii="標楷體" w:eastAsia="標楷體" w:hAnsi="標楷體"/>
                  <w:lang w:eastAsia="x-none"/>
                </w:rPr>
                <w:delText>預設值</w:delText>
              </w:r>
            </w:del>
          </w:p>
        </w:tc>
        <w:tc>
          <w:tcPr>
            <w:tcW w:w="1150" w:type="dxa"/>
            <w:tcPrChange w:id="1902" w:author="st1" w:date="2021-05-07T14:28:00Z">
              <w:tcPr>
                <w:tcW w:w="1176" w:type="dxa"/>
              </w:tcPr>
            </w:tcPrChange>
          </w:tcPr>
          <w:p w14:paraId="555E3ADC" w14:textId="77777777" w:rsidR="00F63C93" w:rsidRPr="00F63C93" w:rsidDel="00930C14" w:rsidRDefault="00F63C93" w:rsidP="00F63C93">
            <w:pPr>
              <w:rPr>
                <w:del w:id="1903" w:author="st1" w:date="2021-05-07T14:35:00Z"/>
                <w:rFonts w:ascii="標楷體" w:eastAsia="標楷體" w:hAnsi="標楷體"/>
                <w:lang w:eastAsia="x-none"/>
              </w:rPr>
            </w:pPr>
            <w:del w:id="1904" w:author="st1" w:date="2021-05-07T14:35:00Z">
              <w:r w:rsidRPr="00F63C93" w:rsidDel="00930C14">
                <w:rPr>
                  <w:rFonts w:ascii="標楷體" w:eastAsia="標楷體" w:hAnsi="標楷體"/>
                  <w:lang w:eastAsia="x-none"/>
                </w:rPr>
                <w:delText>選單內容</w:delText>
              </w:r>
            </w:del>
          </w:p>
        </w:tc>
        <w:tc>
          <w:tcPr>
            <w:tcW w:w="670" w:type="dxa"/>
            <w:tcPrChange w:id="1905" w:author="st1" w:date="2021-05-07T14:28:00Z">
              <w:tcPr>
                <w:tcW w:w="678" w:type="dxa"/>
              </w:tcPr>
            </w:tcPrChange>
          </w:tcPr>
          <w:p w14:paraId="1B04EAA8" w14:textId="77777777" w:rsidR="00F63C93" w:rsidRPr="00F63C93" w:rsidDel="00930C14" w:rsidRDefault="00F63C93" w:rsidP="00F63C93">
            <w:pPr>
              <w:rPr>
                <w:del w:id="1906" w:author="st1" w:date="2021-05-07T14:35:00Z"/>
                <w:rFonts w:ascii="標楷體" w:eastAsia="標楷體" w:hAnsi="標楷體"/>
                <w:lang w:eastAsia="x-none"/>
              </w:rPr>
            </w:pPr>
            <w:del w:id="1907" w:author="st1" w:date="2021-05-07T14:35:00Z">
              <w:r w:rsidRPr="00F63C93" w:rsidDel="00930C14">
                <w:rPr>
                  <w:rFonts w:ascii="標楷體" w:eastAsia="標楷體" w:hAnsi="標楷體"/>
                  <w:lang w:eastAsia="x-none"/>
                </w:rPr>
                <w:delText>必填</w:delText>
              </w:r>
            </w:del>
          </w:p>
        </w:tc>
        <w:tc>
          <w:tcPr>
            <w:tcW w:w="689" w:type="dxa"/>
            <w:tcPrChange w:id="1908" w:author="st1" w:date="2021-05-07T14:28:00Z">
              <w:tcPr>
                <w:tcW w:w="693" w:type="dxa"/>
              </w:tcPr>
            </w:tcPrChange>
          </w:tcPr>
          <w:p w14:paraId="26AAF59E" w14:textId="77777777" w:rsidR="00F63C93" w:rsidRPr="00F63C93" w:rsidDel="00930C14" w:rsidRDefault="00F63C93" w:rsidP="00F63C93">
            <w:pPr>
              <w:rPr>
                <w:del w:id="1909" w:author="st1" w:date="2021-05-07T14:35:00Z"/>
                <w:rFonts w:ascii="標楷體" w:eastAsia="標楷體" w:hAnsi="標楷體"/>
                <w:lang w:eastAsia="x-none"/>
              </w:rPr>
            </w:pPr>
            <w:del w:id="1910" w:author="st1" w:date="2021-05-07T14:35:00Z">
              <w:r w:rsidRPr="00F63C93" w:rsidDel="00930C14">
                <w:rPr>
                  <w:rFonts w:ascii="標楷體" w:eastAsia="標楷體" w:hAnsi="標楷體"/>
                  <w:lang w:eastAsia="x-none"/>
                </w:rPr>
                <w:delText>R/W</w:delText>
              </w:r>
            </w:del>
          </w:p>
        </w:tc>
        <w:tc>
          <w:tcPr>
            <w:tcW w:w="3657" w:type="dxa"/>
            <w:vMerge/>
            <w:tcPrChange w:id="1911" w:author="st1" w:date="2021-05-07T14:28:00Z">
              <w:tcPr>
                <w:tcW w:w="3775" w:type="dxa"/>
                <w:vMerge/>
              </w:tcPr>
            </w:tcPrChange>
          </w:tcPr>
          <w:p w14:paraId="079D65ED" w14:textId="77777777" w:rsidR="00F63C93" w:rsidRPr="00F63C93" w:rsidDel="00930C14" w:rsidRDefault="00F63C93" w:rsidP="00F63C93">
            <w:pPr>
              <w:rPr>
                <w:del w:id="1912" w:author="st1" w:date="2021-05-07T14:35:00Z"/>
                <w:rFonts w:ascii="標楷體" w:eastAsia="標楷體" w:hAnsi="標楷體"/>
                <w:lang w:eastAsia="x-none"/>
              </w:rPr>
            </w:pPr>
          </w:p>
        </w:tc>
      </w:tr>
      <w:tr w:rsidR="00F63C93" w:rsidRPr="00F63C93" w:rsidDel="00930C14" w14:paraId="61ECD60B" w14:textId="77777777" w:rsidTr="00067F94">
        <w:trPr>
          <w:trHeight w:val="244"/>
          <w:jc w:val="center"/>
          <w:del w:id="1913" w:author="st1" w:date="2021-05-07T14:35:00Z"/>
          <w:trPrChange w:id="1914" w:author="st1" w:date="2021-05-07T14:28:00Z">
            <w:trPr>
              <w:trHeight w:val="244"/>
              <w:jc w:val="center"/>
            </w:trPr>
          </w:trPrChange>
        </w:trPr>
        <w:tc>
          <w:tcPr>
            <w:tcW w:w="521" w:type="dxa"/>
            <w:tcPrChange w:id="1915" w:author="st1" w:date="2021-05-07T14:28:00Z">
              <w:tcPr>
                <w:tcW w:w="523" w:type="dxa"/>
              </w:tcPr>
            </w:tcPrChange>
          </w:tcPr>
          <w:p w14:paraId="2AA31BD9" w14:textId="77777777" w:rsidR="00F63C93" w:rsidRPr="00F63C93" w:rsidDel="00930C14" w:rsidRDefault="00F63C93" w:rsidP="00F63C93">
            <w:pPr>
              <w:rPr>
                <w:del w:id="1916" w:author="st1" w:date="2021-05-07T14:35:00Z"/>
                <w:rFonts w:ascii="標楷體" w:eastAsia="標楷體" w:hAnsi="標楷體"/>
                <w:lang w:eastAsia="x-none"/>
              </w:rPr>
            </w:pPr>
            <w:del w:id="1917" w:author="st1" w:date="2021-05-07T14:35:00Z">
              <w:r w:rsidRPr="00F63C93" w:rsidDel="00930C14">
                <w:rPr>
                  <w:rFonts w:ascii="標楷體" w:eastAsia="標楷體" w:hAnsi="標楷體" w:hint="eastAsia"/>
                  <w:lang w:eastAsia="x-none"/>
                </w:rPr>
                <w:delText>1</w:delText>
              </w:r>
            </w:del>
          </w:p>
        </w:tc>
        <w:tc>
          <w:tcPr>
            <w:tcW w:w="1526" w:type="dxa"/>
            <w:tcPrChange w:id="1918" w:author="st1" w:date="2021-05-07T14:28:00Z">
              <w:tcPr>
                <w:tcW w:w="1565" w:type="dxa"/>
              </w:tcPr>
            </w:tcPrChange>
          </w:tcPr>
          <w:p w14:paraId="4E700FED" w14:textId="77777777" w:rsidR="00F63C93" w:rsidRPr="00F63C93" w:rsidDel="00930C14" w:rsidRDefault="00F63C93" w:rsidP="00F63C93">
            <w:pPr>
              <w:rPr>
                <w:del w:id="1919" w:author="st1" w:date="2021-05-07T14:35:00Z"/>
                <w:rFonts w:ascii="標楷體" w:eastAsia="標楷體" w:hAnsi="標楷體"/>
                <w:lang w:eastAsia="x-none"/>
              </w:rPr>
            </w:pPr>
            <w:del w:id="1920" w:author="st1" w:date="2021-05-07T14:35:00Z">
              <w:r w:rsidRPr="00F63C93" w:rsidDel="00930C14">
                <w:rPr>
                  <w:rFonts w:ascii="標楷體" w:eastAsia="標楷體" w:hAnsi="標楷體" w:hint="eastAsia"/>
                  <w:lang w:eastAsia="x-none"/>
                </w:rPr>
                <w:delText>日期</w:delText>
              </w:r>
            </w:del>
          </w:p>
        </w:tc>
        <w:tc>
          <w:tcPr>
            <w:tcW w:w="1296" w:type="dxa"/>
            <w:tcPrChange w:id="1921" w:author="st1" w:date="2021-05-07T14:28:00Z">
              <w:tcPr>
                <w:tcW w:w="1296" w:type="dxa"/>
              </w:tcPr>
            </w:tcPrChange>
          </w:tcPr>
          <w:p w14:paraId="3C1FC480" w14:textId="77777777" w:rsidR="00F63C93" w:rsidRPr="00F63C93" w:rsidDel="00930C14" w:rsidRDefault="00F63C93" w:rsidP="00F63C93">
            <w:pPr>
              <w:rPr>
                <w:del w:id="1922" w:author="st1" w:date="2021-05-07T14:35:00Z"/>
                <w:rFonts w:ascii="標楷體" w:eastAsia="標楷體" w:hAnsi="標楷體"/>
                <w:lang w:eastAsia="x-none"/>
              </w:rPr>
            </w:pPr>
            <w:del w:id="1923" w:author="st1" w:date="2021-05-07T14:35:00Z">
              <w:r w:rsidRPr="00F63C93" w:rsidDel="00930C14">
                <w:rPr>
                  <w:rFonts w:ascii="標楷體" w:eastAsia="標楷體" w:hAnsi="標楷體" w:hint="eastAsia"/>
                </w:rPr>
                <w:delText>999/99/99</w:delText>
              </w:r>
            </w:del>
          </w:p>
        </w:tc>
        <w:tc>
          <w:tcPr>
            <w:tcW w:w="911" w:type="dxa"/>
            <w:tcPrChange w:id="1924" w:author="st1" w:date="2021-05-07T14:28:00Z">
              <w:tcPr>
                <w:tcW w:w="928" w:type="dxa"/>
              </w:tcPr>
            </w:tcPrChange>
          </w:tcPr>
          <w:p w14:paraId="29C22E54" w14:textId="77777777" w:rsidR="00F63C93" w:rsidRPr="00F63C93" w:rsidDel="00930C14" w:rsidRDefault="00F63C93" w:rsidP="00F63C93">
            <w:pPr>
              <w:rPr>
                <w:del w:id="1925" w:author="st1" w:date="2021-05-07T14:35:00Z"/>
                <w:rFonts w:ascii="標楷體" w:eastAsia="標楷體" w:hAnsi="標楷體"/>
                <w:lang w:eastAsia="x-none"/>
              </w:rPr>
            </w:pPr>
          </w:p>
        </w:tc>
        <w:tc>
          <w:tcPr>
            <w:tcW w:w="1150" w:type="dxa"/>
            <w:tcPrChange w:id="1926" w:author="st1" w:date="2021-05-07T14:28:00Z">
              <w:tcPr>
                <w:tcW w:w="1176" w:type="dxa"/>
              </w:tcPr>
            </w:tcPrChange>
          </w:tcPr>
          <w:p w14:paraId="19781F77" w14:textId="77777777" w:rsidR="00F63C93" w:rsidRPr="00F63C93" w:rsidDel="00930C14" w:rsidRDefault="00F63C93" w:rsidP="00F63C93">
            <w:pPr>
              <w:rPr>
                <w:del w:id="1927" w:author="st1" w:date="2021-05-07T14:35:00Z"/>
                <w:rFonts w:ascii="標楷體" w:eastAsia="標楷體" w:hAnsi="標楷體"/>
                <w:lang w:eastAsia="x-none"/>
              </w:rPr>
            </w:pPr>
          </w:p>
        </w:tc>
        <w:tc>
          <w:tcPr>
            <w:tcW w:w="670" w:type="dxa"/>
            <w:tcPrChange w:id="1928" w:author="st1" w:date="2021-05-07T14:28:00Z">
              <w:tcPr>
                <w:tcW w:w="678" w:type="dxa"/>
              </w:tcPr>
            </w:tcPrChange>
          </w:tcPr>
          <w:p w14:paraId="305BCEA1" w14:textId="77777777" w:rsidR="00F63C93" w:rsidRPr="00F63C93" w:rsidDel="00930C14" w:rsidRDefault="00F63C93" w:rsidP="00F63C93">
            <w:pPr>
              <w:rPr>
                <w:del w:id="1929" w:author="st1" w:date="2021-05-07T14:35:00Z"/>
                <w:rFonts w:ascii="標楷體" w:eastAsia="標楷體" w:hAnsi="標楷體"/>
                <w:lang w:eastAsia="x-none"/>
              </w:rPr>
            </w:pPr>
            <w:del w:id="1930" w:author="st1" w:date="2021-05-07T14:35:00Z">
              <w:r w:rsidRPr="00F63C93" w:rsidDel="00930C14">
                <w:rPr>
                  <w:rFonts w:ascii="標楷體" w:eastAsia="標楷體" w:hAnsi="標楷體" w:hint="eastAsia"/>
                  <w:lang w:eastAsia="x-none"/>
                </w:rPr>
                <w:delText>V</w:delText>
              </w:r>
            </w:del>
          </w:p>
        </w:tc>
        <w:tc>
          <w:tcPr>
            <w:tcW w:w="689" w:type="dxa"/>
            <w:tcPrChange w:id="1931" w:author="st1" w:date="2021-05-07T14:28:00Z">
              <w:tcPr>
                <w:tcW w:w="693" w:type="dxa"/>
              </w:tcPr>
            </w:tcPrChange>
          </w:tcPr>
          <w:p w14:paraId="4D12CB62" w14:textId="77777777" w:rsidR="00F63C93" w:rsidRPr="00F63C93" w:rsidDel="00930C14" w:rsidRDefault="00F63C93" w:rsidP="00F63C93">
            <w:pPr>
              <w:rPr>
                <w:del w:id="1932" w:author="st1" w:date="2021-05-07T14:35:00Z"/>
                <w:rFonts w:ascii="標楷體" w:eastAsia="標楷體" w:hAnsi="標楷體"/>
                <w:lang w:eastAsia="x-none"/>
              </w:rPr>
            </w:pPr>
          </w:p>
        </w:tc>
        <w:tc>
          <w:tcPr>
            <w:tcW w:w="3657" w:type="dxa"/>
            <w:tcPrChange w:id="1933" w:author="st1" w:date="2021-05-07T14:28:00Z">
              <w:tcPr>
                <w:tcW w:w="3775" w:type="dxa"/>
              </w:tcPr>
            </w:tcPrChange>
          </w:tcPr>
          <w:p w14:paraId="651140B9" w14:textId="77777777" w:rsidR="00F63C93" w:rsidRPr="00F63C93" w:rsidDel="00930C14" w:rsidRDefault="00F63C93" w:rsidP="00F63C93">
            <w:pPr>
              <w:rPr>
                <w:del w:id="1934" w:author="st1" w:date="2021-05-07T14:35:00Z"/>
                <w:rFonts w:ascii="標楷體" w:eastAsia="標楷體" w:hAnsi="標楷體"/>
                <w:lang w:eastAsia="x-none"/>
              </w:rPr>
            </w:pPr>
            <w:del w:id="1935" w:author="st1" w:date="2021-05-07T14:35:00Z">
              <w:r w:rsidRPr="00F63C93" w:rsidDel="00930C14">
                <w:rPr>
                  <w:rFonts w:ascii="標楷體" w:eastAsia="標楷體" w:hAnsi="標楷體" w:hint="eastAsia"/>
                  <w:lang w:eastAsia="x-none"/>
                </w:rPr>
                <w:delText>i.必須輸入</w:delText>
              </w:r>
            </w:del>
          </w:p>
        </w:tc>
      </w:tr>
      <w:tr w:rsidR="00F63C93" w:rsidRPr="00F63C93" w:rsidDel="00930C14" w14:paraId="438514F5" w14:textId="77777777" w:rsidTr="00067F94">
        <w:trPr>
          <w:trHeight w:val="291"/>
          <w:jc w:val="center"/>
          <w:del w:id="1936" w:author="st1" w:date="2021-05-07T14:35:00Z"/>
          <w:trPrChange w:id="1937" w:author="st1" w:date="2021-05-07T14:28:00Z">
            <w:trPr>
              <w:trHeight w:val="291"/>
              <w:jc w:val="center"/>
            </w:trPr>
          </w:trPrChange>
        </w:trPr>
        <w:tc>
          <w:tcPr>
            <w:tcW w:w="521" w:type="dxa"/>
            <w:tcPrChange w:id="1938" w:author="st1" w:date="2021-05-07T14:28:00Z">
              <w:tcPr>
                <w:tcW w:w="523" w:type="dxa"/>
              </w:tcPr>
            </w:tcPrChange>
          </w:tcPr>
          <w:p w14:paraId="55DC3FDB" w14:textId="77777777" w:rsidR="00F63C93" w:rsidRPr="00F63C93" w:rsidDel="00930C14" w:rsidRDefault="00F63C93" w:rsidP="00F63C93">
            <w:pPr>
              <w:rPr>
                <w:del w:id="1939" w:author="st1" w:date="2021-05-07T14:35:00Z"/>
                <w:rFonts w:ascii="標楷體" w:eastAsia="標楷體" w:hAnsi="標楷體"/>
                <w:b/>
                <w:lang w:eastAsia="x-none"/>
              </w:rPr>
            </w:pPr>
          </w:p>
        </w:tc>
        <w:tc>
          <w:tcPr>
            <w:tcW w:w="1526" w:type="dxa"/>
            <w:tcPrChange w:id="1940" w:author="st1" w:date="2021-05-07T14:28:00Z">
              <w:tcPr>
                <w:tcW w:w="1565" w:type="dxa"/>
              </w:tcPr>
            </w:tcPrChange>
          </w:tcPr>
          <w:p w14:paraId="7D8AA8EB" w14:textId="77777777" w:rsidR="00F63C93" w:rsidRPr="00F63C93" w:rsidDel="00930C14" w:rsidRDefault="00F63C93" w:rsidP="00F63C93">
            <w:pPr>
              <w:rPr>
                <w:del w:id="1941" w:author="st1" w:date="2021-05-07T14:35:00Z"/>
                <w:rFonts w:ascii="標楷體" w:eastAsia="標楷體" w:hAnsi="標楷體"/>
                <w:lang w:eastAsia="x-none"/>
              </w:rPr>
            </w:pPr>
          </w:p>
        </w:tc>
        <w:tc>
          <w:tcPr>
            <w:tcW w:w="1296" w:type="dxa"/>
            <w:tcPrChange w:id="1942" w:author="st1" w:date="2021-05-07T14:28:00Z">
              <w:tcPr>
                <w:tcW w:w="1296" w:type="dxa"/>
              </w:tcPr>
            </w:tcPrChange>
          </w:tcPr>
          <w:p w14:paraId="4B7F42F2" w14:textId="77777777" w:rsidR="00F63C93" w:rsidRPr="00F63C93" w:rsidDel="00930C14" w:rsidRDefault="00F63C93" w:rsidP="00F63C93">
            <w:pPr>
              <w:rPr>
                <w:del w:id="1943" w:author="st1" w:date="2021-05-07T14:35:00Z"/>
                <w:rFonts w:ascii="標楷體" w:eastAsia="標楷體" w:hAnsi="標楷體"/>
                <w:lang w:eastAsia="x-none"/>
              </w:rPr>
            </w:pPr>
          </w:p>
        </w:tc>
        <w:tc>
          <w:tcPr>
            <w:tcW w:w="911" w:type="dxa"/>
            <w:tcPrChange w:id="1944" w:author="st1" w:date="2021-05-07T14:28:00Z">
              <w:tcPr>
                <w:tcW w:w="928" w:type="dxa"/>
              </w:tcPr>
            </w:tcPrChange>
          </w:tcPr>
          <w:p w14:paraId="6C381641" w14:textId="77777777" w:rsidR="00F63C93" w:rsidRPr="00F63C93" w:rsidDel="00930C14" w:rsidRDefault="00F63C93" w:rsidP="00F63C93">
            <w:pPr>
              <w:rPr>
                <w:del w:id="1945" w:author="st1" w:date="2021-05-07T14:35:00Z"/>
                <w:rFonts w:ascii="標楷體" w:eastAsia="標楷體" w:hAnsi="標楷體"/>
                <w:lang w:eastAsia="x-none"/>
              </w:rPr>
            </w:pPr>
          </w:p>
        </w:tc>
        <w:tc>
          <w:tcPr>
            <w:tcW w:w="1150" w:type="dxa"/>
            <w:tcPrChange w:id="1946" w:author="st1" w:date="2021-05-07T14:28:00Z">
              <w:tcPr>
                <w:tcW w:w="1176" w:type="dxa"/>
              </w:tcPr>
            </w:tcPrChange>
          </w:tcPr>
          <w:p w14:paraId="3EBA9B5F" w14:textId="77777777" w:rsidR="00F63C93" w:rsidRPr="00F63C93" w:rsidDel="00930C14" w:rsidRDefault="00F63C93" w:rsidP="00F63C93">
            <w:pPr>
              <w:rPr>
                <w:del w:id="1947" w:author="st1" w:date="2021-05-07T14:35:00Z"/>
                <w:rFonts w:ascii="標楷體" w:eastAsia="標楷體" w:hAnsi="標楷體"/>
                <w:lang w:eastAsia="x-none"/>
              </w:rPr>
            </w:pPr>
          </w:p>
        </w:tc>
        <w:tc>
          <w:tcPr>
            <w:tcW w:w="670" w:type="dxa"/>
            <w:tcPrChange w:id="1948" w:author="st1" w:date="2021-05-07T14:28:00Z">
              <w:tcPr>
                <w:tcW w:w="678" w:type="dxa"/>
              </w:tcPr>
            </w:tcPrChange>
          </w:tcPr>
          <w:p w14:paraId="17E76AC0" w14:textId="77777777" w:rsidR="00F63C93" w:rsidRPr="00F63C93" w:rsidDel="00930C14" w:rsidRDefault="00F63C93" w:rsidP="00F63C93">
            <w:pPr>
              <w:rPr>
                <w:del w:id="1949" w:author="st1" w:date="2021-05-07T14:35:00Z"/>
                <w:rFonts w:ascii="標楷體" w:eastAsia="標楷體" w:hAnsi="標楷體"/>
                <w:lang w:eastAsia="x-none"/>
              </w:rPr>
            </w:pPr>
          </w:p>
        </w:tc>
        <w:tc>
          <w:tcPr>
            <w:tcW w:w="689" w:type="dxa"/>
            <w:tcPrChange w:id="1950" w:author="st1" w:date="2021-05-07T14:28:00Z">
              <w:tcPr>
                <w:tcW w:w="693" w:type="dxa"/>
              </w:tcPr>
            </w:tcPrChange>
          </w:tcPr>
          <w:p w14:paraId="23F6F60F" w14:textId="77777777" w:rsidR="00F63C93" w:rsidRPr="00F63C93" w:rsidDel="00930C14" w:rsidRDefault="00F63C93" w:rsidP="00F63C93">
            <w:pPr>
              <w:rPr>
                <w:del w:id="1951" w:author="st1" w:date="2021-05-07T14:35:00Z"/>
                <w:rFonts w:ascii="標楷體" w:eastAsia="標楷體" w:hAnsi="標楷體"/>
                <w:lang w:eastAsia="x-none"/>
              </w:rPr>
            </w:pPr>
          </w:p>
        </w:tc>
        <w:tc>
          <w:tcPr>
            <w:tcW w:w="3657" w:type="dxa"/>
            <w:tcPrChange w:id="1952" w:author="st1" w:date="2021-05-07T14:28:00Z">
              <w:tcPr>
                <w:tcW w:w="3775" w:type="dxa"/>
              </w:tcPr>
            </w:tcPrChange>
          </w:tcPr>
          <w:p w14:paraId="544A5AAA" w14:textId="77777777" w:rsidR="00F63C93" w:rsidRPr="00F63C93" w:rsidDel="00930C14" w:rsidRDefault="00F63C93" w:rsidP="00F63C93">
            <w:pPr>
              <w:rPr>
                <w:del w:id="1953" w:author="st1" w:date="2021-05-07T14:35:00Z"/>
                <w:rFonts w:ascii="標楷體" w:eastAsia="標楷體" w:hAnsi="標楷體"/>
                <w:lang w:eastAsia="x-none"/>
              </w:rPr>
            </w:pPr>
          </w:p>
        </w:tc>
      </w:tr>
    </w:tbl>
    <w:p w14:paraId="6381D5BD" w14:textId="77777777" w:rsidR="00F63C93" w:rsidRPr="00F63C93" w:rsidDel="00ED7473" w:rsidRDefault="00F63C93" w:rsidP="00F63C93">
      <w:pPr>
        <w:numPr>
          <w:ilvl w:val="0"/>
          <w:numId w:val="126"/>
        </w:numPr>
        <w:tabs>
          <w:tab w:val="num" w:pos="360"/>
        </w:tabs>
        <w:ind w:left="0" w:firstLine="0"/>
        <w:rPr>
          <w:del w:id="1954" w:author="st1" w:date="2021-05-07T14:28:00Z"/>
        </w:rPr>
      </w:pPr>
      <w:del w:id="1955" w:author="st1" w:date="2021-05-07T14:28:00Z">
        <w:r w:rsidRPr="00F63C93" w:rsidDel="00ED7473">
          <w:rPr>
            <w:rFonts w:hint="eastAsia"/>
          </w:rPr>
          <w:delText>輸出畫面資料說明</w:delText>
        </w:r>
      </w:del>
    </w:p>
    <w:p w14:paraId="06F1B298" w14:textId="77777777" w:rsidR="00F63C93" w:rsidRPr="00F63C93" w:rsidDel="00930C14" w:rsidRDefault="00F63C93" w:rsidP="00F63C93">
      <w:pPr>
        <w:rPr>
          <w:del w:id="1956" w:author="st1" w:date="2021-05-07T14:35:00Z"/>
          <w:rFonts w:ascii="標楷體" w:eastAsia="標楷體" w:hAnsi="標楷體"/>
          <w:lang w:eastAsia="x-none"/>
        </w:rPr>
      </w:pPr>
    </w:p>
    <w:p w14:paraId="015D1929"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br w:type="page"/>
      </w:r>
    </w:p>
    <w:p w14:paraId="6B9AE640" w14:textId="77777777" w:rsidR="00F63C93" w:rsidRPr="00F63C93" w:rsidRDefault="00F63C93" w:rsidP="00F63C93">
      <w:pPr>
        <w:numPr>
          <w:ilvl w:val="2"/>
          <w:numId w:val="137"/>
        </w:numPr>
        <w:snapToGrid w:val="0"/>
        <w:spacing w:before="360"/>
        <w:outlineLvl w:val="2"/>
        <w:rPr>
          <w:rFonts w:ascii="標楷體" w:eastAsia="標楷體" w:hAnsi="標楷體"/>
          <w:sz w:val="32"/>
          <w:szCs w:val="20"/>
          <w:lang w:eastAsia="x-none"/>
          <w:rPrChange w:id="1957" w:author="st1" w:date="2021-05-07T13:57:00Z">
            <w:rPr>
              <w:rFonts w:ascii="標楷體" w:hAnsi="標楷體"/>
            </w:rPr>
          </w:rPrChange>
        </w:rPr>
      </w:pPr>
      <w:r w:rsidRPr="00F63C93">
        <w:rPr>
          <w:rFonts w:ascii="標楷體" w:eastAsia="標楷體" w:hAnsi="標楷體" w:hint="eastAsia"/>
          <w:sz w:val="32"/>
          <w:szCs w:val="20"/>
          <w:lang w:val="x-none"/>
        </w:rPr>
        <w:lastRenderedPageBreak/>
        <w:t>L</w:t>
      </w:r>
      <w:r w:rsidRPr="00F63C93">
        <w:rPr>
          <w:rFonts w:ascii="標楷體" w:eastAsia="標楷體" w:hAnsi="標楷體"/>
          <w:sz w:val="32"/>
          <w:szCs w:val="20"/>
          <w:lang w:val="x-none"/>
        </w:rPr>
        <w:t>5</w:t>
      </w:r>
      <w:r w:rsidRPr="00F63C93">
        <w:rPr>
          <w:rFonts w:ascii="標楷體" w:eastAsia="標楷體" w:hAnsi="標楷體" w:hint="eastAsia"/>
          <w:sz w:val="32"/>
          <w:szCs w:val="20"/>
          <w:lang w:val="x-none"/>
        </w:rPr>
        <w:t>102</w:t>
      </w:r>
      <w:ins w:id="1958" w:author="st1" w:date="2021-05-07T13:57:00Z">
        <w:r w:rsidRPr="00F63C93">
          <w:rPr>
            <w:rFonts w:ascii="標楷體" w:eastAsia="標楷體" w:hAnsi="標楷體"/>
            <w:sz w:val="32"/>
            <w:szCs w:val="20"/>
            <w:lang w:eastAsia="x-none"/>
          </w:rPr>
          <w:t>授信審議委員會會議紀錄維護</w:t>
        </w:r>
      </w:ins>
      <w:r w:rsidRPr="00F63C93">
        <w:rPr>
          <w:rFonts w:ascii="標楷體" w:eastAsia="標楷體" w:hAnsi="標楷體" w:hint="eastAsia"/>
          <w:sz w:val="32"/>
          <w:szCs w:val="20"/>
        </w:rPr>
        <w:t xml:space="preserve"> </w:t>
      </w:r>
      <w:ins w:id="1959" w:author="st1" w:date="2021-05-07T14:35:00Z">
        <w:r w:rsidRPr="00F63C93">
          <w:rPr>
            <w:rFonts w:ascii="標楷體" w:eastAsia="標楷體" w:hAnsi="標楷體" w:hint="eastAsia"/>
            <w:sz w:val="32"/>
            <w:szCs w:val="20"/>
          </w:rPr>
          <w:t>*</w:t>
        </w:r>
        <w:r w:rsidRPr="00F63C93">
          <w:rPr>
            <w:rFonts w:ascii="標楷體" w:eastAsia="標楷體" w:hAnsi="標楷體"/>
            <w:sz w:val="32"/>
            <w:szCs w:val="20"/>
          </w:rPr>
          <w:t>**</w:t>
        </w:r>
      </w:ins>
      <w:del w:id="1960" w:author="st1" w:date="2021-05-07T13:57:00Z">
        <w:r w:rsidRPr="00F63C93" w:rsidDel="009E417C">
          <w:rPr>
            <w:rFonts w:ascii="標楷體" w:eastAsia="標楷體" w:hAnsi="標楷體" w:hint="eastAsia"/>
            <w:sz w:val="32"/>
            <w:szCs w:val="20"/>
            <w:lang w:val="x-none"/>
          </w:rPr>
          <w:delText>放審會記錄維護</w:delText>
        </w:r>
      </w:del>
    </w:p>
    <w:p w14:paraId="30801379" w14:textId="77777777" w:rsidR="00F63C93" w:rsidRPr="00F63C93" w:rsidRDefault="00F63C93" w:rsidP="00F63C93">
      <w:pPr>
        <w:numPr>
          <w:ilvl w:val="0"/>
          <w:numId w:val="126"/>
        </w:numPr>
        <w:tabs>
          <w:tab w:val="num" w:pos="360"/>
        </w:tabs>
        <w:snapToGrid w:val="0"/>
        <w:ind w:left="1418" w:firstLine="0"/>
        <w:rPr>
          <w:rFonts w:eastAsia="標楷體"/>
          <w:sz w:val="26"/>
        </w:rPr>
      </w:pPr>
      <w:r w:rsidRPr="00F63C93">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63C93" w:rsidRPr="00F63C93" w14:paraId="5E7F4E00"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3C77CF77"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功能名稱 </w:t>
            </w:r>
          </w:p>
        </w:tc>
        <w:tc>
          <w:tcPr>
            <w:tcW w:w="6318" w:type="dxa"/>
            <w:tcBorders>
              <w:top w:val="single" w:sz="8" w:space="0" w:color="000000"/>
              <w:left w:val="single" w:sz="8" w:space="0" w:color="000000"/>
              <w:bottom w:val="single" w:sz="8" w:space="0" w:color="000000"/>
            </w:tcBorders>
          </w:tcPr>
          <w:p w14:paraId="5B5EDF25" w14:textId="77777777" w:rsidR="00F63C93" w:rsidRPr="00F63C93" w:rsidDel="00ED7473" w:rsidRDefault="00F63C93" w:rsidP="00F63C93">
            <w:pPr>
              <w:rPr>
                <w:del w:id="1961" w:author="st1" w:date="2021-05-07T14:32:00Z"/>
                <w:rFonts w:ascii="標楷體" w:eastAsia="標楷體" w:hAnsi="標楷體"/>
                <w:lang w:eastAsia="x-none"/>
              </w:rPr>
            </w:pPr>
            <w:ins w:id="1962" w:author="st1" w:date="2021-05-07T13:56:00Z">
              <w:r w:rsidRPr="00F63C93">
                <w:rPr>
                  <w:rFonts w:ascii="標楷體" w:eastAsia="標楷體" w:hAnsi="標楷體"/>
                  <w:lang w:eastAsia="x-none"/>
                </w:rPr>
                <w:t>授信審議委員會會議紀錄維護</w:t>
              </w:r>
            </w:ins>
            <w:del w:id="1963" w:author="st1" w:date="2021-05-07T13:56:00Z">
              <w:r w:rsidRPr="00F63C93" w:rsidDel="009E417C">
                <w:rPr>
                  <w:rFonts w:ascii="標楷體" w:eastAsia="標楷體" w:hAnsi="標楷體" w:hint="eastAsia"/>
                  <w:lang w:eastAsia="x-none"/>
                </w:rPr>
                <w:delText>放審會記錄維護</w:delText>
              </w:r>
            </w:del>
          </w:p>
          <w:p w14:paraId="61A38341" w14:textId="77777777" w:rsidR="00F63C93" w:rsidRPr="00F63C93" w:rsidDel="00ED7473" w:rsidRDefault="00F63C93" w:rsidP="00F63C93">
            <w:pPr>
              <w:rPr>
                <w:del w:id="1964" w:author="st1" w:date="2021-05-07T14:30:00Z"/>
                <w:rFonts w:ascii="標楷體" w:eastAsia="標楷體" w:hAnsi="標楷體"/>
                <w:lang w:eastAsia="x-none"/>
              </w:rPr>
            </w:pPr>
            <w:del w:id="1965" w:author="st1" w:date="2021-05-07T14:30:00Z">
              <w:r w:rsidRPr="00F63C93" w:rsidDel="00ED7473">
                <w:rPr>
                  <w:rFonts w:ascii="標楷體" w:eastAsia="標楷體" w:hAnsi="標楷體" w:hint="eastAsia"/>
                  <w:lang w:eastAsia="x-none"/>
                </w:rPr>
                <w:delText>I.此功能提供輸入特定日期之會議次數</w:delText>
              </w:r>
            </w:del>
          </w:p>
          <w:p w14:paraId="58EF3545" w14:textId="77777777" w:rsidR="00F63C93" w:rsidRPr="00F63C93" w:rsidDel="00ED7473" w:rsidRDefault="00F63C93" w:rsidP="00F63C93">
            <w:pPr>
              <w:rPr>
                <w:del w:id="1966" w:author="st1" w:date="2021-05-07T14:30:00Z"/>
                <w:rFonts w:ascii="標楷體" w:eastAsia="標楷體" w:hAnsi="標楷體"/>
                <w:lang w:eastAsia="x-none"/>
              </w:rPr>
            </w:pPr>
            <w:del w:id="1967" w:author="st1" w:date="2021-05-07T14:30:00Z">
              <w:r w:rsidRPr="00F63C93" w:rsidDel="00ED7473">
                <w:rPr>
                  <w:rFonts w:ascii="標楷體" w:eastAsia="標楷體" w:hAnsi="標楷體" w:hint="eastAsia"/>
                  <w:lang w:eastAsia="x-none"/>
                </w:rPr>
                <w:delText>II.同一年度會議次數不可重覆</w:delText>
              </w:r>
            </w:del>
          </w:p>
          <w:p w14:paraId="6BDB7E0B" w14:textId="77777777" w:rsidR="00F63C93" w:rsidRPr="00F63C93" w:rsidRDefault="00F63C93" w:rsidP="00F63C93">
            <w:pPr>
              <w:rPr>
                <w:rFonts w:ascii="標楷體" w:eastAsia="標楷體" w:hAnsi="標楷體"/>
                <w:lang w:eastAsia="x-none"/>
              </w:rPr>
            </w:pPr>
            <w:del w:id="1968" w:author="st1" w:date="2021-05-07T14:30:00Z">
              <w:r w:rsidRPr="00F63C93" w:rsidDel="00ED7473">
                <w:rPr>
                  <w:rFonts w:ascii="標楷體" w:eastAsia="標楷體" w:hAnsi="標楷體" w:hint="eastAsia"/>
                  <w:lang w:eastAsia="x-none"/>
                </w:rPr>
                <w:delText>III.輸入次數則更新公司戶,個人戶,三十年房貸之三筆資料</w:delText>
              </w:r>
            </w:del>
          </w:p>
        </w:tc>
      </w:tr>
      <w:tr w:rsidR="00F63C93" w:rsidRPr="00F63C93" w14:paraId="717740EC"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54E04651"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進入條件</w:t>
            </w:r>
          </w:p>
        </w:tc>
        <w:tc>
          <w:tcPr>
            <w:tcW w:w="6318" w:type="dxa"/>
            <w:tcBorders>
              <w:top w:val="single" w:sz="8" w:space="0" w:color="000000"/>
              <w:left w:val="single" w:sz="8" w:space="0" w:color="000000"/>
              <w:bottom w:val="single" w:sz="8" w:space="0" w:color="000000"/>
            </w:tcBorders>
          </w:tcPr>
          <w:p w14:paraId="3AF675FB" w14:textId="77777777" w:rsidR="00F63C93" w:rsidRPr="00F63C93" w:rsidRDefault="00F63C93" w:rsidP="00F63C93">
            <w:pPr>
              <w:rPr>
                <w:rFonts w:ascii="標楷體" w:eastAsia="標楷體" w:hAnsi="標楷體"/>
                <w:lang w:eastAsia="x-none"/>
              </w:rPr>
            </w:pPr>
            <w:r w:rsidRPr="00F63C93">
              <w:rPr>
                <w:rFonts w:ascii="標楷體" w:eastAsia="標楷體" w:hAnsi="標楷體" w:hint="eastAsia"/>
              </w:rPr>
              <w:t>1.</w:t>
            </w:r>
            <w:r w:rsidRPr="00F63C93">
              <w:rPr>
                <w:rFonts w:ascii="標楷體" w:eastAsia="標楷體" w:hAnsi="標楷體" w:hint="eastAsia"/>
                <w:lang w:val="x-none" w:eastAsia="x-none"/>
              </w:rPr>
              <w:t>維護授信審議委員會會議紀錄</w:t>
            </w:r>
          </w:p>
          <w:p w14:paraId="1C18EEE2" w14:textId="77777777" w:rsidR="00F63C93" w:rsidRPr="00F63C93" w:rsidRDefault="00F63C93" w:rsidP="00F63C93">
            <w:pPr>
              <w:rPr>
                <w:rFonts w:ascii="標楷體" w:eastAsia="標楷體" w:hAnsi="標楷體"/>
                <w:color w:val="000000"/>
              </w:rPr>
            </w:pPr>
            <w:r w:rsidRPr="00F63C93">
              <w:rPr>
                <w:rFonts w:ascii="標楷體" w:eastAsia="標楷體" w:hAnsi="標楷體" w:hint="eastAsia"/>
                <w:lang w:eastAsia="x-none"/>
              </w:rPr>
              <w:t>2.</w:t>
            </w:r>
            <w:r w:rsidRPr="00F63C93">
              <w:rPr>
                <w:rFonts w:ascii="標楷體" w:eastAsia="標楷體" w:hAnsi="標楷體" w:hint="eastAsia"/>
                <w:lang w:eastAsia="zh-HK"/>
              </w:rPr>
              <w:t>需由入口交易</w:t>
            </w:r>
            <w:r w:rsidRPr="00F63C93">
              <w:rPr>
                <w:rFonts w:ascii="標楷體" w:eastAsia="標楷體" w:hAnsi="標楷體" w:hint="eastAsia"/>
                <w:color w:val="000000"/>
              </w:rPr>
              <w:t xml:space="preserve">【L5902授信審議委員會會議紀錄明細資料 </w:t>
            </w:r>
          </w:p>
          <w:p w14:paraId="03911FA2" w14:textId="77777777" w:rsidR="00F63C93" w:rsidRPr="00F63C93" w:rsidRDefault="00F63C93" w:rsidP="00F63C93">
            <w:pPr>
              <w:rPr>
                <w:rFonts w:ascii="標楷體" w:eastAsia="標楷體" w:hAnsi="標楷體"/>
                <w:lang w:eastAsia="x-none"/>
              </w:rPr>
            </w:pPr>
            <w:r w:rsidRPr="00F63C93">
              <w:rPr>
                <w:rFonts w:ascii="標楷體" w:eastAsia="標楷體" w:hAnsi="標楷體" w:hint="eastAsia"/>
                <w:color w:val="000000"/>
              </w:rPr>
              <w:t xml:space="preserve">  查詢】</w:t>
            </w:r>
            <w:r w:rsidRPr="00F63C93">
              <w:rPr>
                <w:rFonts w:ascii="標楷體" w:eastAsia="標楷體" w:hAnsi="標楷體" w:hint="eastAsia"/>
                <w:lang w:eastAsia="zh-HK"/>
              </w:rPr>
              <w:t>進入</w:t>
            </w:r>
          </w:p>
        </w:tc>
      </w:tr>
      <w:tr w:rsidR="00F63C93" w:rsidRPr="00F63C93" w14:paraId="6B8FCCDB" w14:textId="77777777" w:rsidTr="00067F94">
        <w:trPr>
          <w:trHeight w:val="773"/>
        </w:trPr>
        <w:tc>
          <w:tcPr>
            <w:tcW w:w="1548" w:type="dxa"/>
            <w:tcBorders>
              <w:top w:val="single" w:sz="8" w:space="0" w:color="000000"/>
              <w:bottom w:val="single" w:sz="8" w:space="0" w:color="000000"/>
              <w:right w:val="single" w:sz="8" w:space="0" w:color="000000"/>
            </w:tcBorders>
            <w:shd w:val="clear" w:color="auto" w:fill="F3F3F3"/>
          </w:tcPr>
          <w:p w14:paraId="07028AFC"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基本流程 </w:t>
            </w:r>
          </w:p>
        </w:tc>
        <w:tc>
          <w:tcPr>
            <w:tcW w:w="6318" w:type="dxa"/>
            <w:tcBorders>
              <w:top w:val="single" w:sz="8" w:space="0" w:color="000000"/>
              <w:left w:val="single" w:sz="8" w:space="0" w:color="000000"/>
              <w:bottom w:val="single" w:sz="8" w:space="0" w:color="000000"/>
            </w:tcBorders>
          </w:tcPr>
          <w:p w14:paraId="079A92BB" w14:textId="77777777" w:rsidR="00F63C93" w:rsidRPr="00F63C93" w:rsidDel="00A14960" w:rsidRDefault="00F63C93" w:rsidP="00F63C93">
            <w:pPr>
              <w:rPr>
                <w:ins w:id="1969" w:author="st1" w:date="2021-05-07T14:33:00Z"/>
                <w:del w:id="1970" w:author="黃梓峻" w:date="2021-06-28T11:41:00Z"/>
                <w:rFonts w:ascii="標楷體" w:eastAsia="標楷體" w:hAnsi="標楷體"/>
              </w:rPr>
            </w:pPr>
            <w:r w:rsidRPr="00F63C93">
              <w:rPr>
                <w:rFonts w:ascii="標楷體" w:eastAsia="標楷體" w:hAnsi="標楷體" w:hint="eastAsia"/>
              </w:rPr>
              <w:t>參考「作業流程.案件申請」流程</w:t>
            </w:r>
            <w:ins w:id="1971" w:author="st1" w:date="2021-05-07T14:33:00Z">
              <w:del w:id="1972" w:author="黃梓峻" w:date="2021-06-28T11:41:00Z">
                <w:r w:rsidRPr="00F63C93" w:rsidDel="00A14960">
                  <w:rPr>
                    <w:rFonts w:ascii="標楷體" w:eastAsia="標楷體" w:hAnsi="標楷體" w:hint="eastAsia"/>
                  </w:rPr>
                  <w:delText>1.</w:delText>
                </w:r>
                <w:r w:rsidRPr="00F63C93" w:rsidDel="00A14960">
                  <w:rPr>
                    <w:rFonts w:ascii="標楷體" w:eastAsia="標楷體" w:hAnsi="標楷體" w:hint="eastAsia"/>
                    <w:lang w:eastAsia="zh-HK"/>
                  </w:rPr>
                  <w:delText>維護</w:delText>
                </w:r>
                <w:r w:rsidRPr="00F63C93" w:rsidDel="00A14960">
                  <w:rPr>
                    <w:rFonts w:ascii="標楷體" w:eastAsia="標楷體" w:hAnsi="標楷體" w:hint="eastAsia"/>
                    <w:color w:val="000000"/>
                  </w:rPr>
                  <w:delText>放審會記錄檔</w:delText>
                </w:r>
                <w:r w:rsidRPr="00F63C93" w:rsidDel="00A14960">
                  <w:rPr>
                    <w:rFonts w:ascii="標楷體" w:eastAsia="標楷體" w:hAnsi="標楷體" w:hint="eastAsia"/>
                  </w:rPr>
                  <w:delText>(</w:delText>
                </w:r>
                <w:r w:rsidRPr="00F63C93" w:rsidDel="00A14960">
                  <w:rPr>
                    <w:rFonts w:ascii="標楷體" w:eastAsia="標楷體" w:hAnsi="標楷體" w:hint="eastAsia"/>
                    <w:color w:val="000000"/>
                  </w:rPr>
                  <w:delText>InnLoanMeeting</w:delText>
                </w:r>
                <w:r w:rsidRPr="00F63C93" w:rsidDel="00A14960">
                  <w:rPr>
                    <w:rFonts w:ascii="標楷體" w:eastAsia="標楷體" w:hAnsi="標楷體"/>
                  </w:rPr>
                  <w:delText>)</w:delText>
                </w:r>
              </w:del>
            </w:ins>
          </w:p>
          <w:p w14:paraId="4FFBD7B7" w14:textId="77777777" w:rsidR="00F63C93" w:rsidRPr="00F63C93" w:rsidDel="00A14960" w:rsidRDefault="00F63C93" w:rsidP="00F63C93">
            <w:pPr>
              <w:rPr>
                <w:ins w:id="1973" w:author="st1" w:date="2021-05-07T14:33:00Z"/>
                <w:del w:id="1974" w:author="黃梓峻" w:date="2021-06-28T11:41:00Z"/>
                <w:rFonts w:ascii="標楷體" w:eastAsia="標楷體" w:hAnsi="標楷體"/>
                <w:lang w:eastAsia="zh-HK"/>
              </w:rPr>
            </w:pPr>
            <w:ins w:id="1975" w:author="st1" w:date="2021-05-07T14:33:00Z">
              <w:del w:id="1976" w:author="黃梓峻" w:date="2021-06-28T11:41:00Z">
                <w:r w:rsidRPr="00F63C93" w:rsidDel="00A14960">
                  <w:rPr>
                    <w:rFonts w:ascii="標楷體" w:eastAsia="標楷體" w:hAnsi="標楷體"/>
                  </w:rPr>
                  <w:delText>2</w:delText>
                </w:r>
                <w:r w:rsidRPr="00F63C93" w:rsidDel="00A14960">
                  <w:rPr>
                    <w:rFonts w:ascii="標楷體" w:eastAsia="標楷體" w:hAnsi="標楷體" w:hint="eastAsia"/>
                  </w:rPr>
                  <w:delText>.</w:delText>
                </w:r>
                <w:r w:rsidRPr="00F63C93" w:rsidDel="00A14960">
                  <w:rPr>
                    <w:rFonts w:ascii="標楷體" w:eastAsia="標楷體" w:hAnsi="標楷體" w:hint="eastAsia"/>
                    <w:lang w:eastAsia="zh-HK"/>
                  </w:rPr>
                  <w:delText>依據功能選項處理</w:delText>
                </w:r>
                <w:r w:rsidRPr="00F63C93" w:rsidDel="00A14960">
                  <w:rPr>
                    <w:rFonts w:ascii="標楷體" w:eastAsia="標楷體" w:hAnsi="標楷體" w:hint="eastAsia"/>
                  </w:rPr>
                  <w:delText>:</w:delText>
                </w:r>
              </w:del>
            </w:ins>
          </w:p>
          <w:p w14:paraId="0B8F61C6" w14:textId="77777777" w:rsidR="00F63C93" w:rsidRPr="00F63C93" w:rsidDel="00A14960" w:rsidRDefault="00F63C93" w:rsidP="00F63C93">
            <w:pPr>
              <w:rPr>
                <w:ins w:id="1977" w:author="st1" w:date="2021-05-07T14:33:00Z"/>
                <w:del w:id="1978" w:author="黃梓峻" w:date="2021-06-28T11:41:00Z"/>
                <w:rFonts w:ascii="標楷體" w:eastAsia="標楷體" w:hAnsi="標楷體"/>
                <w:lang w:eastAsia="zh-HK"/>
              </w:rPr>
            </w:pPr>
            <w:ins w:id="1979" w:author="st1" w:date="2021-05-07T14:33:00Z">
              <w:del w:id="1980" w:author="黃梓峻" w:date="2021-06-28T11:41:00Z">
                <w:r w:rsidRPr="00F63C93" w:rsidDel="00A14960">
                  <w:rPr>
                    <w:rFonts w:ascii="標楷體" w:eastAsia="標楷體" w:hAnsi="標楷體"/>
                    <w:lang w:eastAsia="zh-HK"/>
                  </w:rPr>
                  <w:delText xml:space="preserve">  </w:delText>
                </w:r>
                <w:r w:rsidRPr="00F63C93" w:rsidDel="00A14960">
                  <w:rPr>
                    <w:rFonts w:ascii="標楷體" w:eastAsia="標楷體" w:hAnsi="標楷體" w:hint="eastAsia"/>
                  </w:rPr>
                  <w:delText>(1</w:delText>
                </w:r>
                <w:r w:rsidRPr="00F63C93" w:rsidDel="00A14960">
                  <w:rPr>
                    <w:rFonts w:ascii="標楷體" w:eastAsia="標楷體" w:hAnsi="標楷體"/>
                  </w:rPr>
                  <w:delText>).</w:delText>
                </w:r>
                <w:r w:rsidRPr="00F63C93" w:rsidDel="00A14960">
                  <w:rPr>
                    <w:rFonts w:ascii="標楷體" w:eastAsia="標楷體" w:hAnsi="標楷體" w:hint="eastAsia"/>
                    <w:lang w:eastAsia="zh-HK"/>
                  </w:rPr>
                  <w:delText>新增:新增全新</w:delText>
                </w:r>
              </w:del>
            </w:ins>
            <w:ins w:id="1981" w:author="st1" w:date="2021-05-07T14:34:00Z">
              <w:del w:id="1982" w:author="黃梓峻" w:date="2021-06-28T11:41:00Z">
                <w:r w:rsidRPr="00F63C93" w:rsidDel="00A14960">
                  <w:rPr>
                    <w:rFonts w:ascii="標楷體" w:eastAsia="標楷體" w:hAnsi="標楷體" w:hint="eastAsia"/>
                    <w:color w:val="000000"/>
                  </w:rPr>
                  <w:delText>放審會記錄</w:delText>
                </w:r>
              </w:del>
            </w:ins>
            <w:ins w:id="1983" w:author="st1" w:date="2021-05-07T14:33:00Z">
              <w:del w:id="1984" w:author="黃梓峻" w:date="2021-06-28T11:41:00Z">
                <w:r w:rsidRPr="00F63C93" w:rsidDel="00A14960">
                  <w:rPr>
                    <w:rFonts w:ascii="標楷體" w:eastAsia="標楷體" w:hAnsi="標楷體" w:hint="eastAsia"/>
                    <w:lang w:eastAsia="zh-HK"/>
                  </w:rPr>
                  <w:delText>資料</w:delText>
                </w:r>
              </w:del>
            </w:ins>
          </w:p>
          <w:p w14:paraId="16A697B0" w14:textId="77777777" w:rsidR="00F63C93" w:rsidRPr="00F63C93" w:rsidDel="00A14960" w:rsidRDefault="00F63C93" w:rsidP="00F63C93">
            <w:pPr>
              <w:rPr>
                <w:ins w:id="1985" w:author="st1" w:date="2021-05-07T14:33:00Z"/>
                <w:del w:id="1986" w:author="黃梓峻" w:date="2021-06-28T11:41:00Z"/>
                <w:rFonts w:ascii="標楷體" w:eastAsia="標楷體" w:hAnsi="標楷體"/>
                <w:lang w:eastAsia="zh-HK"/>
              </w:rPr>
            </w:pPr>
            <w:ins w:id="1987" w:author="st1" w:date="2021-05-07T14:33:00Z">
              <w:del w:id="1988" w:author="黃梓峻" w:date="2021-06-28T11:41:00Z">
                <w:r w:rsidRPr="00F63C93" w:rsidDel="00A14960">
                  <w:rPr>
                    <w:rFonts w:ascii="標楷體" w:eastAsia="標楷體" w:hAnsi="標楷體" w:hint="eastAsia"/>
                  </w:rPr>
                  <w:delText xml:space="preserve">  (2</w:delText>
                </w:r>
                <w:r w:rsidRPr="00F63C93" w:rsidDel="00A14960">
                  <w:rPr>
                    <w:rFonts w:ascii="標楷體" w:eastAsia="標楷體" w:hAnsi="標楷體"/>
                  </w:rPr>
                  <w:delText>).</w:delText>
                </w:r>
                <w:r w:rsidRPr="00F63C93" w:rsidDel="00A14960">
                  <w:rPr>
                    <w:rFonts w:ascii="標楷體" w:eastAsia="標楷體" w:hAnsi="標楷體" w:hint="eastAsia"/>
                    <w:lang w:eastAsia="zh-HK"/>
                  </w:rPr>
                  <w:delText>修改</w:delText>
                </w:r>
                <w:r w:rsidRPr="00F63C93" w:rsidDel="00A14960">
                  <w:rPr>
                    <w:rFonts w:ascii="標楷體" w:eastAsia="標楷體" w:hAnsi="標楷體" w:hint="eastAsia"/>
                  </w:rPr>
                  <w:delText>:</w:delText>
                </w:r>
                <w:r w:rsidRPr="00F63C93" w:rsidDel="00A14960">
                  <w:rPr>
                    <w:rFonts w:ascii="標楷體" w:eastAsia="標楷體" w:hAnsi="標楷體" w:hint="eastAsia"/>
                    <w:lang w:eastAsia="zh-HK"/>
                  </w:rPr>
                  <w:delText>修改指定</w:delText>
                </w:r>
              </w:del>
            </w:ins>
            <w:ins w:id="1989" w:author="st1" w:date="2021-05-07T14:34:00Z">
              <w:del w:id="1990" w:author="黃梓峻" w:date="2021-06-28T11:41:00Z">
                <w:r w:rsidRPr="00F63C93" w:rsidDel="00A14960">
                  <w:rPr>
                    <w:rFonts w:ascii="標楷體" w:eastAsia="標楷體" w:hAnsi="標楷體" w:hint="eastAsia"/>
                    <w:color w:val="000000"/>
                  </w:rPr>
                  <w:delText>放審會記錄</w:delText>
                </w:r>
              </w:del>
            </w:ins>
            <w:ins w:id="1991" w:author="st1" w:date="2021-05-07T14:33:00Z">
              <w:del w:id="1992" w:author="黃梓峻" w:date="2021-06-28T11:41:00Z">
                <w:r w:rsidRPr="00F63C93" w:rsidDel="00A14960">
                  <w:rPr>
                    <w:rFonts w:ascii="標楷體" w:eastAsia="標楷體" w:hAnsi="標楷體" w:hint="eastAsia"/>
                    <w:lang w:eastAsia="zh-HK"/>
                  </w:rPr>
                  <w:delText>資料</w:delText>
                </w:r>
              </w:del>
            </w:ins>
          </w:p>
          <w:p w14:paraId="1015FB9B" w14:textId="77777777" w:rsidR="00F63C93" w:rsidRPr="00F63C93" w:rsidDel="00A14960" w:rsidRDefault="00F63C93" w:rsidP="00F63C93">
            <w:pPr>
              <w:rPr>
                <w:ins w:id="1993" w:author="st1" w:date="2021-05-07T14:33:00Z"/>
                <w:del w:id="1994" w:author="黃梓峻" w:date="2021-06-28T11:41:00Z"/>
                <w:rFonts w:ascii="標楷體" w:eastAsia="標楷體" w:hAnsi="標楷體"/>
              </w:rPr>
            </w:pPr>
            <w:ins w:id="1995" w:author="st1" w:date="2021-05-07T14:33:00Z">
              <w:del w:id="1996" w:author="黃梓峻" w:date="2021-06-28T11:41:00Z">
                <w:r w:rsidRPr="00F63C93" w:rsidDel="00A14960">
                  <w:rPr>
                    <w:rFonts w:ascii="標楷體" w:eastAsia="標楷體" w:hAnsi="標楷體" w:hint="eastAsia"/>
                  </w:rPr>
                  <w:delText xml:space="preserve">  (3).</w:delText>
                </w:r>
                <w:r w:rsidRPr="00F63C93" w:rsidDel="00A14960">
                  <w:rPr>
                    <w:rFonts w:ascii="標楷體" w:eastAsia="標楷體" w:hAnsi="標楷體" w:hint="eastAsia"/>
                    <w:lang w:eastAsia="zh-HK"/>
                  </w:rPr>
                  <w:delText>刪除</w:delText>
                </w:r>
                <w:r w:rsidRPr="00F63C93" w:rsidDel="00A14960">
                  <w:rPr>
                    <w:rFonts w:ascii="標楷體" w:eastAsia="標楷體" w:hAnsi="標楷體" w:hint="eastAsia"/>
                  </w:rPr>
                  <w:delText>:</w:delText>
                </w:r>
                <w:r w:rsidRPr="00F63C93" w:rsidDel="00A14960">
                  <w:rPr>
                    <w:rFonts w:ascii="標楷體" w:eastAsia="標楷體" w:hAnsi="標楷體" w:hint="eastAsia"/>
                    <w:lang w:eastAsia="zh-HK"/>
                  </w:rPr>
                  <w:delText>刪除指定</w:delText>
                </w:r>
              </w:del>
            </w:ins>
            <w:ins w:id="1997" w:author="st1" w:date="2021-05-07T14:34:00Z">
              <w:del w:id="1998" w:author="黃梓峻" w:date="2021-06-28T11:41:00Z">
                <w:r w:rsidRPr="00F63C93" w:rsidDel="00A14960">
                  <w:rPr>
                    <w:rFonts w:ascii="標楷體" w:eastAsia="標楷體" w:hAnsi="標楷體" w:hint="eastAsia"/>
                    <w:color w:val="000000"/>
                  </w:rPr>
                  <w:delText>放審會記錄</w:delText>
                </w:r>
              </w:del>
            </w:ins>
            <w:ins w:id="1999" w:author="st1" w:date="2021-05-07T14:33:00Z">
              <w:del w:id="2000" w:author="黃梓峻" w:date="2021-06-28T11:41:00Z">
                <w:r w:rsidRPr="00F63C93" w:rsidDel="00A14960">
                  <w:rPr>
                    <w:rFonts w:ascii="標楷體" w:eastAsia="標楷體" w:hAnsi="標楷體" w:hint="eastAsia"/>
                    <w:lang w:eastAsia="zh-HK"/>
                  </w:rPr>
                  <w:delText>資料</w:delText>
                </w:r>
              </w:del>
            </w:ins>
          </w:p>
          <w:p w14:paraId="3662136B" w14:textId="77777777" w:rsidR="00F63C93" w:rsidRPr="00F63C93" w:rsidRDefault="00F63C93" w:rsidP="00F63C93">
            <w:pPr>
              <w:rPr>
                <w:rFonts w:ascii="標楷體" w:eastAsia="標楷體" w:hAnsi="標楷體"/>
                <w:lang w:eastAsia="x-none"/>
              </w:rPr>
            </w:pPr>
            <w:ins w:id="2001" w:author="st1" w:date="2021-05-07T14:33:00Z">
              <w:del w:id="2002" w:author="黃梓峻" w:date="2021-06-28T11:41:00Z">
                <w:r w:rsidRPr="00F63C93" w:rsidDel="00A14960">
                  <w:rPr>
                    <w:rFonts w:ascii="標楷體" w:eastAsia="標楷體" w:hAnsi="標楷體" w:hint="eastAsia"/>
                  </w:rPr>
                  <w:delText>3</w:delText>
                </w:r>
              </w:del>
            </w:ins>
            <w:ins w:id="2003" w:author="st1" w:date="2021-05-07T14:30:00Z">
              <w:del w:id="2004" w:author="黃梓峻" w:date="2021-06-28T11:41:00Z">
                <w:r w:rsidRPr="00F63C93" w:rsidDel="00A14960">
                  <w:rPr>
                    <w:rFonts w:ascii="標楷體" w:eastAsia="標楷體" w:hAnsi="標楷體" w:hint="eastAsia"/>
                    <w:lang w:eastAsia="x-none"/>
                  </w:rPr>
                  <w:delText>.此功能提供輸入特定日期之會議次數</w:delText>
                </w:r>
              </w:del>
            </w:ins>
          </w:p>
        </w:tc>
      </w:tr>
      <w:tr w:rsidR="00F63C93" w:rsidRPr="00F63C93" w14:paraId="191984AC" w14:textId="77777777" w:rsidTr="00067F94">
        <w:trPr>
          <w:trHeight w:val="321"/>
        </w:trPr>
        <w:tc>
          <w:tcPr>
            <w:tcW w:w="1548" w:type="dxa"/>
            <w:tcBorders>
              <w:top w:val="single" w:sz="8" w:space="0" w:color="000000"/>
              <w:bottom w:val="single" w:sz="8" w:space="0" w:color="000000"/>
              <w:right w:val="single" w:sz="8" w:space="0" w:color="000000"/>
            </w:tcBorders>
            <w:shd w:val="clear" w:color="auto" w:fill="F3F3F3"/>
          </w:tcPr>
          <w:p w14:paraId="06B2D75C"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選用流程</w:t>
            </w:r>
          </w:p>
        </w:tc>
        <w:tc>
          <w:tcPr>
            <w:tcW w:w="6318" w:type="dxa"/>
            <w:tcBorders>
              <w:top w:val="single" w:sz="8" w:space="0" w:color="000000"/>
              <w:left w:val="single" w:sz="8" w:space="0" w:color="000000"/>
              <w:bottom w:val="single" w:sz="8" w:space="0" w:color="000000"/>
            </w:tcBorders>
          </w:tcPr>
          <w:p w14:paraId="15FCAA2F" w14:textId="77777777" w:rsidR="00F63C93" w:rsidRPr="00F63C93" w:rsidRDefault="00F63C93" w:rsidP="00F63C93">
            <w:pPr>
              <w:rPr>
                <w:rFonts w:ascii="標楷體" w:eastAsia="標楷體" w:hAnsi="標楷體"/>
                <w:lang w:eastAsia="x-none"/>
              </w:rPr>
            </w:pPr>
          </w:p>
        </w:tc>
      </w:tr>
      <w:tr w:rsidR="00F63C93" w:rsidRPr="00F63C93" w14:paraId="05B72183" w14:textId="77777777" w:rsidTr="00067F94">
        <w:trPr>
          <w:trHeight w:val="1311"/>
        </w:trPr>
        <w:tc>
          <w:tcPr>
            <w:tcW w:w="1548" w:type="dxa"/>
            <w:tcBorders>
              <w:top w:val="single" w:sz="8" w:space="0" w:color="000000"/>
              <w:bottom w:val="single" w:sz="8" w:space="0" w:color="000000"/>
              <w:right w:val="single" w:sz="8" w:space="0" w:color="000000"/>
            </w:tcBorders>
            <w:shd w:val="clear" w:color="auto" w:fill="F3F3F3"/>
          </w:tcPr>
          <w:p w14:paraId="03038BC9"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例外流程</w:t>
            </w:r>
          </w:p>
        </w:tc>
        <w:tc>
          <w:tcPr>
            <w:tcW w:w="6318" w:type="dxa"/>
            <w:tcBorders>
              <w:top w:val="single" w:sz="8" w:space="0" w:color="000000"/>
              <w:left w:val="single" w:sz="8" w:space="0" w:color="000000"/>
              <w:bottom w:val="single" w:sz="8" w:space="0" w:color="000000"/>
            </w:tcBorders>
          </w:tcPr>
          <w:p w14:paraId="3A165491" w14:textId="77777777" w:rsidR="00F63C93" w:rsidRPr="00F63C93" w:rsidRDefault="00F63C93" w:rsidP="00F63C93">
            <w:pPr>
              <w:rPr>
                <w:rFonts w:ascii="標楷體" w:eastAsia="標楷體" w:hAnsi="標楷體"/>
                <w:lang w:eastAsia="x-none"/>
              </w:rPr>
            </w:pPr>
          </w:p>
        </w:tc>
      </w:tr>
      <w:tr w:rsidR="00F63C93" w:rsidRPr="00F63C93" w14:paraId="2CEA6AF2"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5D8D591B"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執行後狀況 </w:t>
            </w:r>
          </w:p>
        </w:tc>
        <w:tc>
          <w:tcPr>
            <w:tcW w:w="6318" w:type="dxa"/>
            <w:tcBorders>
              <w:top w:val="single" w:sz="8" w:space="0" w:color="000000"/>
              <w:left w:val="single" w:sz="8" w:space="0" w:color="000000"/>
              <w:bottom w:val="single" w:sz="8" w:space="0" w:color="000000"/>
            </w:tcBorders>
          </w:tcPr>
          <w:p w14:paraId="12A05BB2" w14:textId="77777777" w:rsidR="00F63C93" w:rsidRPr="00F63C93" w:rsidRDefault="00F63C93" w:rsidP="00F63C93">
            <w:pPr>
              <w:rPr>
                <w:rFonts w:ascii="標楷體" w:eastAsia="標楷體" w:hAnsi="標楷體"/>
                <w:lang w:eastAsia="x-none"/>
              </w:rPr>
            </w:pPr>
          </w:p>
        </w:tc>
      </w:tr>
      <w:tr w:rsidR="00F63C93" w:rsidRPr="00F63C93" w14:paraId="6F8FFBF2" w14:textId="77777777" w:rsidTr="00067F94">
        <w:trPr>
          <w:trHeight w:val="358"/>
        </w:trPr>
        <w:tc>
          <w:tcPr>
            <w:tcW w:w="1548" w:type="dxa"/>
            <w:tcBorders>
              <w:top w:val="single" w:sz="8" w:space="0" w:color="000000"/>
              <w:bottom w:val="single" w:sz="8" w:space="0" w:color="000000"/>
              <w:right w:val="single" w:sz="8" w:space="0" w:color="000000"/>
            </w:tcBorders>
            <w:shd w:val="clear" w:color="auto" w:fill="F3F3F3"/>
          </w:tcPr>
          <w:p w14:paraId="381590FE"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特別需求</w:t>
            </w:r>
          </w:p>
        </w:tc>
        <w:tc>
          <w:tcPr>
            <w:tcW w:w="6318" w:type="dxa"/>
            <w:tcBorders>
              <w:top w:val="single" w:sz="8" w:space="0" w:color="000000"/>
              <w:left w:val="single" w:sz="8" w:space="0" w:color="000000"/>
              <w:bottom w:val="single" w:sz="8" w:space="0" w:color="000000"/>
            </w:tcBorders>
          </w:tcPr>
          <w:p w14:paraId="2E683A44" w14:textId="77777777" w:rsidR="00F63C93" w:rsidRPr="00F63C93" w:rsidRDefault="00F63C93" w:rsidP="00F63C93">
            <w:pPr>
              <w:rPr>
                <w:rFonts w:ascii="標楷體" w:eastAsia="標楷體" w:hAnsi="標楷體"/>
                <w:lang w:eastAsia="x-none"/>
              </w:rPr>
            </w:pPr>
            <w:ins w:id="2005" w:author="st1" w:date="2021-05-07T14:41:00Z">
              <w:r w:rsidRPr="00F63C93">
                <w:rPr>
                  <w:rFonts w:ascii="標楷體" w:eastAsia="標楷體" w:hAnsi="標楷體" w:hint="eastAsia"/>
                  <w:lang w:eastAsia="x-none"/>
                </w:rPr>
                <w:t>1.此功能須在列印放款業務概況表前輸入會議次數</w:t>
              </w:r>
              <w:r w:rsidRPr="00F63C93">
                <w:rPr>
                  <w:rFonts w:ascii="標楷體" w:eastAsia="標楷體" w:hAnsi="標楷體" w:hint="eastAsia"/>
                </w:rPr>
                <w:t>。</w:t>
              </w:r>
            </w:ins>
          </w:p>
        </w:tc>
      </w:tr>
      <w:tr w:rsidR="00F63C93" w:rsidRPr="00F63C93" w14:paraId="0A31F9FD"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01C16A6E"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參考 </w:t>
            </w:r>
          </w:p>
        </w:tc>
        <w:tc>
          <w:tcPr>
            <w:tcW w:w="6318" w:type="dxa"/>
            <w:tcBorders>
              <w:top w:val="single" w:sz="8" w:space="0" w:color="000000"/>
              <w:left w:val="single" w:sz="8" w:space="0" w:color="000000"/>
              <w:bottom w:val="single" w:sz="8" w:space="0" w:color="000000"/>
            </w:tcBorders>
          </w:tcPr>
          <w:p w14:paraId="741CA6A5" w14:textId="77777777" w:rsidR="00F63C93" w:rsidRPr="00F63C93" w:rsidRDefault="00F63C93" w:rsidP="00F63C93">
            <w:pPr>
              <w:rPr>
                <w:rFonts w:ascii="標楷體" w:eastAsia="標楷體" w:hAnsi="標楷體"/>
                <w:lang w:eastAsia="x-none"/>
              </w:rPr>
            </w:pPr>
          </w:p>
        </w:tc>
      </w:tr>
    </w:tbl>
    <w:p w14:paraId="3A5014A2" w14:textId="77777777" w:rsidR="00F63C93" w:rsidRPr="00F63C93" w:rsidRDefault="00F63C93" w:rsidP="00F63C93">
      <w:pPr>
        <w:rPr>
          <w:ins w:id="2006" w:author="st1" w:date="2021-05-07T14:33:00Z"/>
          <w:rFonts w:ascii="標楷體" w:eastAsia="標楷體" w:hAnsi="標楷體"/>
          <w:lang w:eastAsia="x-none"/>
        </w:rPr>
      </w:pPr>
    </w:p>
    <w:p w14:paraId="2D346DC2" w14:textId="77777777" w:rsidR="00F63C93" w:rsidRPr="00F63C93" w:rsidRDefault="00F63C93" w:rsidP="00F63C93">
      <w:pPr>
        <w:numPr>
          <w:ilvl w:val="0"/>
          <w:numId w:val="126"/>
        </w:numPr>
        <w:tabs>
          <w:tab w:val="num" w:pos="360"/>
        </w:tabs>
        <w:snapToGrid w:val="0"/>
        <w:ind w:left="1418" w:firstLine="0"/>
        <w:rPr>
          <w:ins w:id="2007" w:author="st1" w:date="2021-05-07T14:33:00Z"/>
          <w:rFonts w:eastAsia="標楷體"/>
          <w:sz w:val="26"/>
        </w:rPr>
      </w:pPr>
      <w:ins w:id="2008" w:author="st1" w:date="2021-05-07T14:33:00Z">
        <w:r w:rsidRPr="00F63C93">
          <w:rPr>
            <w:rFonts w:eastAsia="標楷體" w:hint="eastAsia"/>
            <w:sz w:val="26"/>
          </w:rPr>
          <w:t>Ta</w:t>
        </w:r>
        <w:r w:rsidRPr="00F63C93">
          <w:rPr>
            <w:rFonts w:eastAsia="標楷體"/>
            <w:sz w:val="26"/>
          </w:rPr>
          <w:t>ble List</w:t>
        </w:r>
        <w:r w:rsidRPr="00F63C93">
          <w:rPr>
            <w:rFonts w:eastAsia="標楷體" w:hint="eastAsia"/>
            <w:sz w:val="26"/>
          </w:rPr>
          <w:t>:</w:t>
        </w:r>
      </w:ins>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F63C93" w:rsidRPr="00F63C93" w14:paraId="454385DA" w14:textId="77777777" w:rsidTr="00067F94">
        <w:trPr>
          <w:ins w:id="2009" w:author="st1" w:date="2021-05-07T14:33:00Z"/>
        </w:trPr>
        <w:tc>
          <w:tcPr>
            <w:tcW w:w="851" w:type="dxa"/>
            <w:shd w:val="clear" w:color="auto" w:fill="D9D9D9"/>
          </w:tcPr>
          <w:p w14:paraId="4F637C53" w14:textId="77777777" w:rsidR="00F63C93" w:rsidRPr="00F63C93" w:rsidRDefault="00F63C93" w:rsidP="00F63C93">
            <w:pPr>
              <w:jc w:val="center"/>
              <w:rPr>
                <w:ins w:id="2010" w:author="st1" w:date="2021-05-07T14:33:00Z"/>
                <w:rFonts w:ascii="標楷體" w:eastAsia="標楷體" w:hAnsi="標楷體"/>
              </w:rPr>
            </w:pPr>
            <w:ins w:id="2011" w:author="st1" w:date="2021-05-07T14:33:00Z">
              <w:r w:rsidRPr="00F63C93">
                <w:rPr>
                  <w:rFonts w:ascii="標楷體" w:eastAsia="標楷體" w:hAnsi="標楷體" w:hint="eastAsia"/>
                  <w:lang w:eastAsia="zh-HK"/>
                </w:rPr>
                <w:t>序號</w:t>
              </w:r>
            </w:ins>
          </w:p>
        </w:tc>
        <w:tc>
          <w:tcPr>
            <w:tcW w:w="3118" w:type="dxa"/>
            <w:shd w:val="clear" w:color="auto" w:fill="D9D9D9"/>
          </w:tcPr>
          <w:p w14:paraId="36A5559E" w14:textId="77777777" w:rsidR="00F63C93" w:rsidRPr="00F63C93" w:rsidRDefault="00F63C93" w:rsidP="00F63C93">
            <w:pPr>
              <w:jc w:val="center"/>
              <w:rPr>
                <w:ins w:id="2012" w:author="st1" w:date="2021-05-07T14:33:00Z"/>
                <w:rFonts w:ascii="標楷體" w:eastAsia="標楷體" w:hAnsi="標楷體"/>
              </w:rPr>
            </w:pPr>
            <w:ins w:id="2013" w:author="st1" w:date="2021-05-07T14:33:00Z">
              <w:r w:rsidRPr="00F63C93">
                <w:rPr>
                  <w:rFonts w:ascii="標楷體" w:eastAsia="標楷體" w:hAnsi="標楷體" w:hint="eastAsia"/>
                  <w:lang w:eastAsia="zh-HK"/>
                </w:rPr>
                <w:t>名稱</w:t>
              </w:r>
            </w:ins>
          </w:p>
        </w:tc>
        <w:tc>
          <w:tcPr>
            <w:tcW w:w="3828" w:type="dxa"/>
            <w:shd w:val="clear" w:color="auto" w:fill="D9D9D9"/>
          </w:tcPr>
          <w:p w14:paraId="7FD26397" w14:textId="77777777" w:rsidR="00F63C93" w:rsidRPr="00F63C93" w:rsidRDefault="00F63C93" w:rsidP="00F63C93">
            <w:pPr>
              <w:jc w:val="center"/>
              <w:rPr>
                <w:ins w:id="2014" w:author="st1" w:date="2021-05-07T14:33:00Z"/>
                <w:rFonts w:ascii="標楷體" w:eastAsia="標楷體" w:hAnsi="標楷體"/>
              </w:rPr>
            </w:pPr>
            <w:ins w:id="2015" w:author="st1" w:date="2021-05-07T14:33:00Z">
              <w:r w:rsidRPr="00F63C93">
                <w:rPr>
                  <w:rFonts w:ascii="標楷體" w:eastAsia="標楷體" w:hAnsi="標楷體" w:hint="eastAsia"/>
                  <w:lang w:eastAsia="zh-HK"/>
                </w:rPr>
                <w:t>說明</w:t>
              </w:r>
            </w:ins>
          </w:p>
        </w:tc>
      </w:tr>
      <w:tr w:rsidR="00F63C93" w:rsidRPr="00F63C93" w14:paraId="05650D48" w14:textId="77777777" w:rsidTr="00067F94">
        <w:trPr>
          <w:ins w:id="2016" w:author="st1" w:date="2021-05-07T14:33:00Z"/>
        </w:trPr>
        <w:tc>
          <w:tcPr>
            <w:tcW w:w="851" w:type="dxa"/>
            <w:shd w:val="clear" w:color="auto" w:fill="auto"/>
          </w:tcPr>
          <w:p w14:paraId="4A72C88C" w14:textId="77777777" w:rsidR="00F63C93" w:rsidRPr="00F63C93" w:rsidRDefault="00F63C93" w:rsidP="00F63C93">
            <w:pPr>
              <w:jc w:val="center"/>
              <w:rPr>
                <w:ins w:id="2017" w:author="st1" w:date="2021-05-07T14:33:00Z"/>
                <w:rFonts w:ascii="標楷體" w:eastAsia="標楷體" w:hAnsi="標楷體"/>
              </w:rPr>
            </w:pPr>
            <w:ins w:id="2018" w:author="st1" w:date="2021-05-07T14:33:00Z">
              <w:r w:rsidRPr="00F63C93">
                <w:rPr>
                  <w:rFonts w:ascii="標楷體" w:eastAsia="標楷體" w:hAnsi="標楷體" w:hint="eastAsia"/>
                </w:rPr>
                <w:t>1</w:t>
              </w:r>
            </w:ins>
          </w:p>
        </w:tc>
        <w:tc>
          <w:tcPr>
            <w:tcW w:w="3118" w:type="dxa"/>
            <w:shd w:val="clear" w:color="auto" w:fill="auto"/>
            <w:vAlign w:val="center"/>
          </w:tcPr>
          <w:p w14:paraId="30848039" w14:textId="77777777" w:rsidR="00F63C93" w:rsidRPr="00F63C93" w:rsidRDefault="00F63C93" w:rsidP="00F63C93">
            <w:pPr>
              <w:rPr>
                <w:ins w:id="2019" w:author="st1" w:date="2021-05-07T14:33:00Z"/>
                <w:rFonts w:ascii="標楷體" w:eastAsia="標楷體" w:hAnsi="標楷體"/>
              </w:rPr>
            </w:pPr>
            <w:ins w:id="2020" w:author="st1" w:date="2021-05-07T14:33:00Z">
              <w:r w:rsidRPr="00F63C93">
                <w:rPr>
                  <w:rFonts w:ascii="標楷體" w:eastAsia="標楷體" w:hAnsi="標楷體" w:hint="eastAsia"/>
                  <w:color w:val="000000"/>
                </w:rPr>
                <w:t>InnLoanMeeting</w:t>
              </w:r>
            </w:ins>
          </w:p>
        </w:tc>
        <w:tc>
          <w:tcPr>
            <w:tcW w:w="3828" w:type="dxa"/>
            <w:shd w:val="clear" w:color="auto" w:fill="auto"/>
            <w:vAlign w:val="center"/>
          </w:tcPr>
          <w:p w14:paraId="6637CA9E" w14:textId="77777777" w:rsidR="00F63C93" w:rsidRPr="00F63C93" w:rsidRDefault="00F63C93" w:rsidP="00F63C93">
            <w:pPr>
              <w:rPr>
                <w:ins w:id="2021" w:author="st1" w:date="2021-05-07T14:33:00Z"/>
                <w:rFonts w:ascii="標楷體" w:eastAsia="標楷體" w:hAnsi="標楷體"/>
              </w:rPr>
            </w:pPr>
            <w:ins w:id="2022" w:author="st1" w:date="2021-05-07T14:33:00Z">
              <w:r w:rsidRPr="00F63C93">
                <w:rPr>
                  <w:rFonts w:ascii="標楷體" w:eastAsia="標楷體" w:hAnsi="標楷體" w:hint="eastAsia"/>
                  <w:color w:val="000000"/>
                </w:rPr>
                <w:t>放審會記錄檔</w:t>
              </w:r>
            </w:ins>
          </w:p>
        </w:tc>
      </w:tr>
      <w:tr w:rsidR="00F63C93" w:rsidRPr="00F63C93" w14:paraId="13E2ED10" w14:textId="77777777" w:rsidTr="00067F94">
        <w:tc>
          <w:tcPr>
            <w:tcW w:w="851" w:type="dxa"/>
            <w:shd w:val="clear" w:color="auto" w:fill="auto"/>
          </w:tcPr>
          <w:p w14:paraId="10BB3CA1" w14:textId="77777777" w:rsidR="00F63C93" w:rsidRPr="00F63C93" w:rsidRDefault="00F63C93" w:rsidP="00F63C93">
            <w:pPr>
              <w:jc w:val="center"/>
              <w:rPr>
                <w:rFonts w:ascii="標楷體" w:eastAsia="標楷體" w:hAnsi="標楷體"/>
              </w:rPr>
            </w:pPr>
            <w:r w:rsidRPr="00F63C93">
              <w:rPr>
                <w:rFonts w:ascii="標楷體" w:eastAsia="標楷體" w:hAnsi="標楷體" w:hint="eastAsia"/>
              </w:rPr>
              <w:t>2</w:t>
            </w:r>
          </w:p>
        </w:tc>
        <w:tc>
          <w:tcPr>
            <w:tcW w:w="3118" w:type="dxa"/>
            <w:shd w:val="clear" w:color="auto" w:fill="auto"/>
          </w:tcPr>
          <w:p w14:paraId="7A11AC2D" w14:textId="77777777" w:rsidR="00F63C93" w:rsidRPr="00F63C93" w:rsidRDefault="00F63C93" w:rsidP="00F63C93">
            <w:pPr>
              <w:rPr>
                <w:rFonts w:ascii="標楷體" w:eastAsia="標楷體" w:hAnsi="標楷體"/>
                <w:color w:val="000000"/>
              </w:rPr>
            </w:pPr>
            <w:r w:rsidRPr="00F63C93">
              <w:rPr>
                <w:rFonts w:ascii="標楷體" w:eastAsia="標楷體" w:hAnsi="標楷體" w:hint="eastAsia"/>
              </w:rPr>
              <w:t>CdCode</w:t>
            </w:r>
          </w:p>
        </w:tc>
        <w:tc>
          <w:tcPr>
            <w:tcW w:w="3828" w:type="dxa"/>
            <w:shd w:val="clear" w:color="auto" w:fill="auto"/>
          </w:tcPr>
          <w:p w14:paraId="13072353" w14:textId="77777777" w:rsidR="00F63C93" w:rsidRPr="00F63C93" w:rsidRDefault="00F63C93" w:rsidP="00F63C93">
            <w:pPr>
              <w:rPr>
                <w:rFonts w:ascii="標楷體" w:eastAsia="標楷體" w:hAnsi="標楷體"/>
                <w:color w:val="000000"/>
              </w:rPr>
            </w:pPr>
            <w:r w:rsidRPr="00F63C93">
              <w:rPr>
                <w:rFonts w:ascii="標楷體" w:eastAsia="標楷體" w:hAnsi="標楷體" w:hint="eastAsia"/>
              </w:rPr>
              <w:t>共用代碼檔</w:t>
            </w:r>
          </w:p>
        </w:tc>
      </w:tr>
    </w:tbl>
    <w:p w14:paraId="03AD445A" w14:textId="77777777" w:rsidR="00F63C93" w:rsidRPr="00F63C93" w:rsidRDefault="00F63C93" w:rsidP="00F63C93">
      <w:pPr>
        <w:rPr>
          <w:rFonts w:ascii="標楷體" w:eastAsia="標楷體" w:hAnsi="標楷體"/>
          <w:lang w:eastAsia="x-none"/>
        </w:rPr>
      </w:pPr>
    </w:p>
    <w:p w14:paraId="2923D364" w14:textId="77777777" w:rsidR="00F63C93" w:rsidRPr="00F63C93" w:rsidDel="00ED7473" w:rsidRDefault="00F63C93" w:rsidP="00F63C93">
      <w:pPr>
        <w:numPr>
          <w:ilvl w:val="0"/>
          <w:numId w:val="126"/>
        </w:numPr>
        <w:tabs>
          <w:tab w:val="num" w:pos="360"/>
        </w:tabs>
        <w:snapToGrid w:val="0"/>
        <w:ind w:left="1418" w:firstLine="0"/>
        <w:rPr>
          <w:del w:id="2023" w:author="st1" w:date="2021-05-07T14:29:00Z"/>
          <w:rFonts w:eastAsia="標楷體"/>
          <w:sz w:val="26"/>
        </w:rPr>
      </w:pPr>
      <w:r w:rsidRPr="00F63C93">
        <w:rPr>
          <w:rFonts w:eastAsia="標楷體"/>
          <w:sz w:val="26"/>
        </w:rPr>
        <w:t>UI</w:t>
      </w:r>
      <w:r w:rsidRPr="00F63C93">
        <w:rPr>
          <w:rFonts w:eastAsia="標楷體"/>
          <w:sz w:val="26"/>
        </w:rPr>
        <w:t>畫面</w:t>
      </w:r>
      <w:ins w:id="2024" w:author="黃梓峻" w:date="2021-05-12T14:23:00Z">
        <w:r w:rsidRPr="00F63C93">
          <w:rPr>
            <w:rFonts w:eastAsia="標楷體" w:hint="eastAsia"/>
            <w:sz w:val="26"/>
          </w:rPr>
          <w:t>－新增</w:t>
        </w:r>
      </w:ins>
    </w:p>
    <w:p w14:paraId="5E715AA0" w14:textId="77777777" w:rsidR="00F63C93" w:rsidRPr="00F63C93" w:rsidDel="00ED7473" w:rsidRDefault="00F63C93" w:rsidP="00F63C93">
      <w:pPr>
        <w:numPr>
          <w:ilvl w:val="0"/>
          <w:numId w:val="126"/>
        </w:numPr>
        <w:tabs>
          <w:tab w:val="num" w:pos="360"/>
        </w:tabs>
        <w:snapToGrid w:val="0"/>
        <w:ind w:left="1418" w:firstLine="0"/>
        <w:rPr>
          <w:del w:id="2025" w:author="st1" w:date="2021-05-07T14:29:00Z"/>
          <w:rFonts w:ascii="標楷體" w:eastAsia="標楷體" w:hAnsi="標楷體"/>
          <w:sz w:val="26"/>
          <w:lang w:eastAsia="x-none"/>
          <w:rPrChange w:id="2026" w:author="st1" w:date="2021-05-07T14:29:00Z">
            <w:rPr>
              <w:del w:id="2027" w:author="st1" w:date="2021-05-07T14:29:00Z"/>
            </w:rPr>
          </w:rPrChange>
        </w:rPr>
        <w:pPrChange w:id="2028" w:author="st1" w:date="2021-05-07T14:29:00Z">
          <w:pPr>
            <w:ind w:leftChars="500" w:left="1200"/>
          </w:pPr>
        </w:pPrChange>
      </w:pPr>
      <w:del w:id="2029" w:author="st1" w:date="2021-05-07T14:29:00Z">
        <w:r w:rsidRPr="00F63C93" w:rsidDel="00ED7473">
          <w:rPr>
            <w:rFonts w:ascii="標楷體" w:eastAsia="標楷體" w:hAnsi="標楷體" w:hint="eastAsia"/>
            <w:sz w:val="26"/>
            <w:lang w:eastAsia="x-none"/>
            <w:rPrChange w:id="2030" w:author="st1" w:date="2021-05-07T14:29:00Z">
              <w:rPr>
                <w:rFonts w:hint="eastAsia"/>
              </w:rPr>
            </w:rPrChange>
          </w:rPr>
          <w:delText>輸入畫面：</w:delText>
        </w:r>
      </w:del>
    </w:p>
    <w:p w14:paraId="3DAE87EA" w14:textId="77777777" w:rsidR="00F63C93" w:rsidRPr="00F63C93" w:rsidRDefault="00F63C93" w:rsidP="00F63C93">
      <w:pPr>
        <w:numPr>
          <w:ilvl w:val="0"/>
          <w:numId w:val="126"/>
        </w:numPr>
        <w:tabs>
          <w:tab w:val="num" w:pos="360"/>
        </w:tabs>
        <w:snapToGrid w:val="0"/>
        <w:ind w:left="1418" w:firstLine="0"/>
        <w:rPr>
          <w:rFonts w:eastAsia="標楷體"/>
          <w:sz w:val="26"/>
        </w:rPr>
        <w:pPrChange w:id="2031" w:author="st1" w:date="2021-05-07T14:29:00Z">
          <w:pPr/>
        </w:pPrChange>
      </w:pPr>
      <w:del w:id="2032" w:author="st1" w:date="2021-05-07T14:29:00Z">
        <w:r w:rsidRPr="00F63C93" w:rsidDel="00ED7473">
          <w:rPr>
            <w:rFonts w:eastAsia="標楷體"/>
            <w:noProof/>
            <w:sz w:val="26"/>
          </w:rPr>
          <w:drawing>
            <wp:inline distT="0" distB="0" distL="0" distR="0" wp14:anchorId="3A2E5CB0" wp14:editId="1FA6A04F">
              <wp:extent cx="6477000" cy="2082800"/>
              <wp:effectExtent l="0" t="0" r="0" b="0"/>
              <wp:docPr id="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2082800"/>
                      </a:xfrm>
                      <a:prstGeom prst="rect">
                        <a:avLst/>
                      </a:prstGeom>
                      <a:noFill/>
                      <a:ln>
                        <a:noFill/>
                      </a:ln>
                    </pic:spPr>
                  </pic:pic>
                </a:graphicData>
              </a:graphic>
            </wp:inline>
          </w:drawing>
        </w:r>
      </w:del>
    </w:p>
    <w:p w14:paraId="6BA0E30A" w14:textId="77777777" w:rsidR="00F63C93" w:rsidRPr="00F63C93" w:rsidDel="00930C14" w:rsidRDefault="00F63C93" w:rsidP="00F63C93">
      <w:pPr>
        <w:rPr>
          <w:del w:id="2033" w:author="st1" w:date="2021-05-07T14:34:00Z"/>
          <w:rFonts w:ascii="標楷體" w:eastAsia="標楷體" w:hAnsi="標楷體"/>
          <w:lang w:eastAsia="x-none"/>
        </w:rPr>
      </w:pPr>
      <w:ins w:id="2034" w:author="st1" w:date="2021-05-07T14:29:00Z">
        <w:r w:rsidRPr="00F63C93">
          <w:rPr>
            <w:rFonts w:ascii="標楷體" w:eastAsia="標楷體" w:hAnsi="標楷體"/>
            <w:noProof/>
          </w:rPr>
          <w:drawing>
            <wp:inline distT="0" distB="0" distL="0" distR="0" wp14:anchorId="5660BE68" wp14:editId="58756F1A">
              <wp:extent cx="6479540" cy="3217545"/>
              <wp:effectExtent l="0" t="0" r="0" b="1905"/>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217545"/>
                      </a:xfrm>
                      <a:prstGeom prst="rect">
                        <a:avLst/>
                      </a:prstGeom>
                    </pic:spPr>
                  </pic:pic>
                </a:graphicData>
              </a:graphic>
            </wp:inline>
          </w:drawing>
        </w:r>
      </w:ins>
    </w:p>
    <w:p w14:paraId="1632D7F8" w14:textId="77777777" w:rsidR="00F63C93" w:rsidRPr="00F63C93" w:rsidDel="00930C14" w:rsidRDefault="00F63C93" w:rsidP="00F63C93">
      <w:pPr>
        <w:rPr>
          <w:del w:id="2035" w:author="st1" w:date="2021-05-07T14:34:00Z"/>
          <w:rFonts w:ascii="標楷體" w:eastAsia="標楷體" w:hAnsi="標楷體"/>
          <w:lang w:eastAsia="x-none"/>
        </w:rPr>
      </w:pPr>
    </w:p>
    <w:p w14:paraId="3793F6C6" w14:textId="77777777" w:rsidR="00F63C93" w:rsidRPr="00F63C93" w:rsidRDefault="00F63C93" w:rsidP="00F63C93">
      <w:pPr>
        <w:rPr>
          <w:rFonts w:ascii="標楷體" w:eastAsia="標楷體" w:hAnsi="標楷體"/>
          <w:lang w:eastAsia="x-none"/>
        </w:rPr>
        <w:pPrChange w:id="2036" w:author="st1" w:date="2021-05-07T14:34:00Z">
          <w:pPr>
            <w:widowControl/>
          </w:pPr>
        </w:pPrChange>
      </w:pPr>
      <w:del w:id="2037" w:author="st1" w:date="2021-05-07T14:34:00Z">
        <w:r w:rsidRPr="00F63C93" w:rsidDel="00930C14">
          <w:rPr>
            <w:rFonts w:ascii="標楷體" w:eastAsia="標楷體" w:hAnsi="標楷體"/>
            <w:lang w:eastAsia="x-none"/>
          </w:rPr>
          <w:br w:type="page"/>
        </w:r>
      </w:del>
    </w:p>
    <w:p w14:paraId="426ECDD1" w14:textId="77777777" w:rsidR="00F63C93" w:rsidRPr="00F63C93" w:rsidRDefault="00F63C93" w:rsidP="00F63C93">
      <w:pPr>
        <w:rPr>
          <w:ins w:id="2038" w:author="st1" w:date="2021-05-07T14:44:00Z"/>
          <w:rFonts w:ascii="標楷體" w:eastAsia="標楷體" w:hAnsi="標楷體"/>
          <w:lang w:eastAsia="x-none"/>
        </w:rPr>
      </w:pPr>
    </w:p>
    <w:p w14:paraId="2FDA9422" w14:textId="77777777" w:rsidR="00F63C93" w:rsidRPr="00F63C93" w:rsidRDefault="00F63C93" w:rsidP="00F63C93">
      <w:pPr>
        <w:numPr>
          <w:ilvl w:val="0"/>
          <w:numId w:val="126"/>
        </w:numPr>
        <w:tabs>
          <w:tab w:val="num" w:pos="360"/>
        </w:tabs>
        <w:snapToGrid w:val="0"/>
        <w:ind w:left="1418" w:firstLine="0"/>
        <w:rPr>
          <w:ins w:id="2039" w:author="st1" w:date="2021-05-07T14:45:00Z"/>
          <w:rFonts w:eastAsia="標楷體"/>
          <w:sz w:val="26"/>
        </w:rPr>
      </w:pPr>
      <w:ins w:id="2040" w:author="st1" w:date="2021-05-07T14:45: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ins w:id="2041" w:author="黃梓峻" w:date="2021-05-12T14:23:00Z">
        <w:r w:rsidRPr="00F63C93">
          <w:rPr>
            <w:rFonts w:eastAsia="標楷體" w:hint="eastAsia"/>
            <w:sz w:val="26"/>
          </w:rPr>
          <w:t>－新增</w:t>
        </w:r>
      </w:ins>
    </w:p>
    <w:p w14:paraId="6F71A195" w14:textId="77777777" w:rsidR="00F63C93" w:rsidRPr="00F63C93" w:rsidRDefault="00F63C93" w:rsidP="00F63C93">
      <w:pPr>
        <w:rPr>
          <w:ins w:id="2042" w:author="st1" w:date="2021-05-07T14:45: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Change w:id="2043">
          <w:tblGrid>
            <w:gridCol w:w="113"/>
            <w:gridCol w:w="738"/>
            <w:gridCol w:w="109"/>
            <w:gridCol w:w="2017"/>
            <w:gridCol w:w="93"/>
            <w:gridCol w:w="6940"/>
            <w:gridCol w:w="47"/>
          </w:tblGrid>
        </w:tblGridChange>
      </w:tblGrid>
      <w:tr w:rsidR="00F63C93" w:rsidRPr="00F63C93" w14:paraId="2299B2FE" w14:textId="77777777" w:rsidTr="00067F94">
        <w:trPr>
          <w:ins w:id="2044" w:author="st1" w:date="2021-05-07T14:45: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7550CB09" w14:textId="77777777" w:rsidR="00F63C93" w:rsidRPr="00F63C93" w:rsidRDefault="00F63C93" w:rsidP="00F63C93">
            <w:pPr>
              <w:jc w:val="center"/>
              <w:rPr>
                <w:ins w:id="2045" w:author="st1" w:date="2021-05-07T14:45:00Z"/>
                <w:rFonts w:ascii="標楷體" w:eastAsia="標楷體" w:hAnsi="標楷體"/>
              </w:rPr>
            </w:pPr>
            <w:ins w:id="2046" w:author="st1" w:date="2021-05-07T14:45: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378A067D" w14:textId="77777777" w:rsidR="00F63C93" w:rsidRPr="00F63C93" w:rsidRDefault="00F63C93" w:rsidP="00F63C93">
            <w:pPr>
              <w:jc w:val="center"/>
              <w:rPr>
                <w:ins w:id="2047" w:author="st1" w:date="2021-05-07T14:45:00Z"/>
                <w:rFonts w:ascii="標楷體" w:eastAsia="標楷體" w:hAnsi="標楷體"/>
              </w:rPr>
            </w:pPr>
            <w:ins w:id="2048" w:author="st1" w:date="2021-05-07T14:45: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4527CABE" w14:textId="77777777" w:rsidR="00F63C93" w:rsidRPr="00F63C93" w:rsidRDefault="00F63C93" w:rsidP="00F63C93">
            <w:pPr>
              <w:jc w:val="center"/>
              <w:rPr>
                <w:ins w:id="2049" w:author="st1" w:date="2021-05-07T14:45:00Z"/>
                <w:rFonts w:ascii="標楷體" w:eastAsia="標楷體" w:hAnsi="標楷體"/>
              </w:rPr>
            </w:pPr>
            <w:ins w:id="2050" w:author="st1" w:date="2021-05-07T14:45:00Z">
              <w:r w:rsidRPr="00F63C93">
                <w:rPr>
                  <w:rFonts w:ascii="標楷體" w:eastAsia="標楷體" w:hAnsi="標楷體" w:hint="eastAsia"/>
                  <w:lang w:eastAsia="zh-HK"/>
                </w:rPr>
                <w:t>功能說明</w:t>
              </w:r>
            </w:ins>
          </w:p>
        </w:tc>
      </w:tr>
      <w:tr w:rsidR="00F63C93" w:rsidRPr="00F63C93" w14:paraId="1B825BE0" w14:textId="77777777" w:rsidTr="00067F94">
        <w:trPr>
          <w:ins w:id="2051" w:author="st1" w:date="2021-05-07T14:45:00Z"/>
        </w:trPr>
        <w:tc>
          <w:tcPr>
            <w:tcW w:w="851" w:type="dxa"/>
            <w:tcBorders>
              <w:top w:val="single" w:sz="4" w:space="0" w:color="auto"/>
              <w:left w:val="single" w:sz="4" w:space="0" w:color="auto"/>
              <w:bottom w:val="single" w:sz="4" w:space="0" w:color="auto"/>
              <w:right w:val="single" w:sz="4" w:space="0" w:color="auto"/>
            </w:tcBorders>
            <w:hideMark/>
          </w:tcPr>
          <w:p w14:paraId="7D747730" w14:textId="77777777" w:rsidR="00F63C93" w:rsidRPr="00F63C93" w:rsidRDefault="00F63C93" w:rsidP="00F63C93">
            <w:pPr>
              <w:jc w:val="center"/>
              <w:rPr>
                <w:ins w:id="2052" w:author="st1" w:date="2021-05-07T14:45:00Z"/>
                <w:rFonts w:ascii="標楷體" w:eastAsia="標楷體" w:hAnsi="標楷體"/>
                <w:lang w:eastAsia="zh-HK"/>
              </w:rPr>
            </w:pPr>
            <w:ins w:id="2053" w:author="st1" w:date="2021-05-07T14:45:00Z">
              <w:r w:rsidRPr="00F63C93">
                <w:rPr>
                  <w:rFonts w:ascii="標楷體" w:eastAsia="標楷體" w:hAnsi="標楷體" w:hint="eastAsia"/>
                </w:rPr>
                <w:t>1</w:t>
              </w:r>
            </w:ins>
          </w:p>
        </w:tc>
        <w:tc>
          <w:tcPr>
            <w:tcW w:w="2126" w:type="dxa"/>
            <w:tcBorders>
              <w:top w:val="single" w:sz="4" w:space="0" w:color="auto"/>
              <w:left w:val="single" w:sz="4" w:space="0" w:color="auto"/>
              <w:bottom w:val="single" w:sz="4" w:space="0" w:color="auto"/>
              <w:right w:val="single" w:sz="4" w:space="0" w:color="auto"/>
            </w:tcBorders>
            <w:hideMark/>
          </w:tcPr>
          <w:p w14:paraId="780D6020" w14:textId="77777777" w:rsidR="00F63C93" w:rsidRPr="00F63C93" w:rsidRDefault="00F63C93" w:rsidP="00F63C93">
            <w:pPr>
              <w:rPr>
                <w:ins w:id="2054" w:author="st1" w:date="2021-05-07T14:45:00Z"/>
                <w:rFonts w:ascii="標楷體" w:eastAsia="標楷體" w:hAnsi="標楷體"/>
                <w:lang w:eastAsia="zh-HK"/>
              </w:rPr>
            </w:pPr>
            <w:ins w:id="2055" w:author="st1" w:date="2021-05-07T14:45:00Z">
              <w:r w:rsidRPr="00F63C93">
                <w:rPr>
                  <w:rFonts w:ascii="標楷體" w:eastAsia="標楷體" w:hAnsi="標楷體" w:hint="eastAsia"/>
                  <w:lang w:eastAsia="zh-HK"/>
                </w:rPr>
                <w:t>新增</w:t>
              </w:r>
            </w:ins>
          </w:p>
        </w:tc>
        <w:tc>
          <w:tcPr>
            <w:tcW w:w="7033" w:type="dxa"/>
            <w:tcBorders>
              <w:top w:val="single" w:sz="4" w:space="0" w:color="auto"/>
              <w:left w:val="single" w:sz="4" w:space="0" w:color="auto"/>
              <w:bottom w:val="single" w:sz="4" w:space="0" w:color="auto"/>
              <w:right w:val="single" w:sz="4" w:space="0" w:color="auto"/>
            </w:tcBorders>
            <w:hideMark/>
          </w:tcPr>
          <w:p w14:paraId="342D96D9" w14:textId="77777777" w:rsidR="00F63C93" w:rsidRPr="00F63C93" w:rsidRDefault="00F63C93" w:rsidP="00F63C93">
            <w:pPr>
              <w:rPr>
                <w:ins w:id="2056" w:author="黃梓峻" w:date="2021-06-28T11:37:00Z"/>
                <w:rFonts w:ascii="標楷體" w:eastAsia="標楷體" w:hAnsi="標楷體"/>
                <w:color w:val="000000"/>
              </w:rPr>
            </w:pPr>
            <w:ins w:id="2057" w:author="黃梓峻" w:date="2021-06-28T11:36:00Z">
              <w:r w:rsidRPr="00F63C93">
                <w:rPr>
                  <w:rFonts w:ascii="標楷體" w:eastAsia="標楷體" w:hAnsi="標楷體" w:hint="eastAsia"/>
                  <w:color w:val="000000"/>
                </w:rPr>
                <w:t>1.【L5902授信審議委員會會議紀錄明細資料查詢】功能點「新增」</w:t>
              </w:r>
            </w:ins>
          </w:p>
          <w:p w14:paraId="5400D9F9" w14:textId="77777777" w:rsidR="00F63C93" w:rsidRPr="00F63C93" w:rsidRDefault="00F63C93" w:rsidP="00F63C93">
            <w:pPr>
              <w:rPr>
                <w:ins w:id="2058" w:author="黃梓峻" w:date="2021-06-28T11:36:00Z"/>
                <w:rFonts w:ascii="標楷體" w:eastAsia="標楷體" w:hAnsi="標楷體"/>
                <w:color w:val="000000"/>
              </w:rPr>
            </w:pPr>
            <w:ins w:id="2059" w:author="黃梓峻" w:date="2021-06-28T11:37:00Z">
              <w:r w:rsidRPr="00F63C93">
                <w:rPr>
                  <w:rFonts w:ascii="標楷體" w:eastAsia="標楷體" w:hAnsi="標楷體" w:hint="eastAsia"/>
                  <w:color w:val="000000"/>
                </w:rPr>
                <w:t xml:space="preserve">  </w:t>
              </w:r>
            </w:ins>
            <w:ins w:id="2060" w:author="黃梓峻" w:date="2021-06-28T11:36:00Z">
              <w:r w:rsidRPr="00F63C93">
                <w:rPr>
                  <w:rFonts w:ascii="標楷體" w:eastAsia="標楷體" w:hAnsi="標楷體" w:hint="eastAsia"/>
                  <w:color w:val="000000"/>
                </w:rPr>
                <w:t>時顯示</w:t>
              </w:r>
            </w:ins>
          </w:p>
          <w:p w14:paraId="3FB708D0" w14:textId="77777777" w:rsidR="00F63C93" w:rsidRPr="00F63C93" w:rsidRDefault="00F63C93" w:rsidP="00F63C93">
            <w:pPr>
              <w:rPr>
                <w:ins w:id="2061" w:author="黃梓峻" w:date="2021-06-28T11:36:00Z"/>
                <w:rFonts w:ascii="標楷體" w:eastAsia="標楷體" w:hAnsi="標楷體"/>
                <w:lang w:eastAsia="zh-HK"/>
              </w:rPr>
            </w:pPr>
            <w:ins w:id="2062" w:author="黃梓峻" w:date="2021-06-28T11:36: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6BD9E7DB" w14:textId="77777777" w:rsidR="00F63C93" w:rsidRPr="00F63C93" w:rsidRDefault="00F63C93" w:rsidP="00F63C93">
            <w:pPr>
              <w:rPr>
                <w:ins w:id="2063" w:author="黃梓峻" w:date="2021-06-28T11:36:00Z"/>
                <w:rFonts w:ascii="標楷體" w:eastAsia="標楷體" w:hAnsi="標楷體"/>
              </w:rPr>
            </w:pPr>
            <w:ins w:id="2064" w:author="黃梓峻" w:date="2021-06-28T11:36:00Z">
              <w:r w:rsidRPr="00F63C93">
                <w:rPr>
                  <w:rFonts w:ascii="標楷體" w:eastAsia="標楷體" w:hAnsi="標楷體" w:hint="eastAsia"/>
                  <w:color w:val="000000"/>
                </w:rPr>
                <w:t>2.檢核[放審會記錄檔(InnLoanMeeting)]</w:t>
              </w:r>
              <w:r w:rsidRPr="00F63C93">
                <w:rPr>
                  <w:rFonts w:ascii="標楷體" w:eastAsia="標楷體" w:hAnsi="標楷體" w:hint="eastAsia"/>
                </w:rPr>
                <w:t>該[放審會流水號</w:t>
              </w:r>
            </w:ins>
          </w:p>
          <w:p w14:paraId="21A0A3A9" w14:textId="77777777" w:rsidR="00F63C93" w:rsidRPr="00F63C93" w:rsidRDefault="00F63C93" w:rsidP="00F63C93">
            <w:pPr>
              <w:ind w:firstLineChars="100" w:firstLine="240"/>
              <w:rPr>
                <w:ins w:id="2065" w:author="黃梓峻" w:date="2021-06-28T11:36:00Z"/>
                <w:rFonts w:ascii="標楷體" w:eastAsia="標楷體" w:hAnsi="標楷體"/>
                <w:color w:val="000000"/>
                <w:lang w:eastAsia="zh-HK"/>
              </w:rPr>
            </w:pPr>
            <w:ins w:id="2066" w:author="黃梓峻" w:date="2021-06-28T11:36:00Z">
              <w:r w:rsidRPr="00F63C93">
                <w:rPr>
                  <w:rFonts w:ascii="標楷體" w:eastAsia="標楷體" w:hAnsi="標楷體" w:hint="eastAsia"/>
                </w:rPr>
                <w:t>(</w:t>
              </w:r>
              <w:r w:rsidRPr="00F63C93">
                <w:rPr>
                  <w:rFonts w:ascii="標楷體" w:eastAsia="標楷體" w:hAnsi="標楷體"/>
                </w:rPr>
                <w:t>MeetNo</w:t>
              </w:r>
              <w:r w:rsidRPr="00F63C93">
                <w:rPr>
                  <w:rFonts w:ascii="標楷體" w:eastAsia="標楷體" w:hAnsi="標楷體" w:hint="eastAsia"/>
                </w:rPr>
                <w:t>)]是否存在，已存在者</w:t>
              </w:r>
              <w:r w:rsidRPr="00F63C93">
                <w:rPr>
                  <w:rFonts w:ascii="標楷體" w:eastAsia="標楷體" w:hAnsi="標楷體" w:hint="eastAsia"/>
                  <w:color w:val="000000"/>
                  <w:lang w:eastAsia="zh-HK"/>
                </w:rPr>
                <w:t>顯示錯誤訊息"</w:t>
              </w:r>
              <w:r w:rsidRPr="00F63C93">
                <w:rPr>
                  <w:rFonts w:ascii="標楷體" w:eastAsia="標楷體" w:hAnsi="標楷體"/>
                  <w:color w:val="000000"/>
                </w:rPr>
                <w:t xml:space="preserve"> </w:t>
              </w:r>
              <w:r w:rsidRPr="00F63C93">
                <w:rPr>
                  <w:rFonts w:ascii="標楷體" w:eastAsia="標楷體" w:hAnsi="標楷體"/>
                  <w:color w:val="000000"/>
                  <w:lang w:eastAsia="zh-HK"/>
                </w:rPr>
                <w:t>E000</w:t>
              </w:r>
              <w:r w:rsidRPr="00F63C93">
                <w:rPr>
                  <w:rFonts w:ascii="標楷體" w:eastAsia="標楷體" w:hAnsi="標楷體" w:hint="eastAsia"/>
                  <w:color w:val="000000"/>
                </w:rPr>
                <w:t>5:</w:t>
              </w:r>
              <w:r w:rsidRPr="00F63C93">
                <w:rPr>
                  <w:rFonts w:ascii="標楷體" w:eastAsia="標楷體" w:hAnsi="標楷體" w:hint="eastAsia"/>
                  <w:color w:val="000000"/>
                  <w:lang w:eastAsia="zh-HK"/>
                </w:rPr>
                <w:t>新增資料</w:t>
              </w:r>
            </w:ins>
          </w:p>
          <w:p w14:paraId="2AB361D6" w14:textId="77777777" w:rsidR="00F63C93" w:rsidRPr="00F63C93" w:rsidRDefault="00F63C93" w:rsidP="00F63C93">
            <w:pPr>
              <w:ind w:firstLineChars="100" w:firstLine="240"/>
              <w:rPr>
                <w:ins w:id="2067" w:author="黃梓峻" w:date="2021-06-28T11:36:00Z"/>
                <w:rFonts w:ascii="標楷體" w:eastAsia="標楷體" w:hAnsi="標楷體"/>
                <w:color w:val="000000"/>
              </w:rPr>
            </w:pPr>
            <w:ins w:id="2068" w:author="黃梓峻" w:date="2021-06-28T11:36:00Z">
              <w:r w:rsidRPr="00F63C93">
                <w:rPr>
                  <w:rFonts w:ascii="標楷體" w:eastAsia="標楷體" w:hAnsi="標楷體" w:hint="eastAsia"/>
                  <w:color w:val="000000"/>
                  <w:lang w:eastAsia="zh-HK"/>
                </w:rPr>
                <w:t>時，發生錯誤</w:t>
              </w:r>
              <w:r w:rsidRPr="00F63C93">
                <w:rPr>
                  <w:rFonts w:ascii="標楷體" w:eastAsia="標楷體" w:hAnsi="標楷體" w:hint="eastAsia"/>
                  <w:color w:val="000000"/>
                </w:rPr>
                <w:t>"</w:t>
              </w:r>
            </w:ins>
          </w:p>
          <w:p w14:paraId="3EBD279C" w14:textId="77777777" w:rsidR="00F63C93" w:rsidRPr="00F63C93" w:rsidRDefault="00F63C93" w:rsidP="00F63C93">
            <w:pPr>
              <w:rPr>
                <w:ins w:id="2069" w:author="黃梓峻" w:date="2021-06-28T11:36:00Z"/>
                <w:rFonts w:ascii="標楷體" w:eastAsia="標楷體" w:hAnsi="標楷體"/>
                <w:shd w:val="pct15" w:color="auto" w:fill="FFFFFF"/>
                <w:lang w:eastAsia="zh-HK"/>
              </w:rPr>
            </w:pPr>
            <w:ins w:id="2070" w:author="黃梓峻" w:date="2021-06-28T11:36: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79A54F7B" w14:textId="77777777" w:rsidR="00F63C93" w:rsidRPr="00F63C93" w:rsidDel="0022083C" w:rsidRDefault="00F63C93" w:rsidP="00F63C93">
            <w:pPr>
              <w:rPr>
                <w:ins w:id="2071" w:author="st1" w:date="2021-05-07T14:45:00Z"/>
                <w:del w:id="2072" w:author="黃梓峻" w:date="2021-06-28T11:36:00Z"/>
                <w:rFonts w:eastAsia="標楷體"/>
                <w:color w:val="000000" w:themeColor="text1"/>
                <w:lang w:eastAsia="zh-HK"/>
              </w:rPr>
            </w:pPr>
            <w:ins w:id="2073" w:author="黃梓峻" w:date="2021-06-28T11:36:00Z">
              <w:r w:rsidRPr="00F63C93">
                <w:rPr>
                  <w:rFonts w:ascii="標楷體" w:eastAsia="標楷體" w:hAnsi="標楷體" w:hint="eastAsia"/>
                </w:rPr>
                <w:t>3.寫入[</w:t>
              </w:r>
            </w:ins>
            <w:ins w:id="2074" w:author="黃梓峻" w:date="2021-06-28T11:37:00Z">
              <w:r w:rsidRPr="00F63C93">
                <w:rPr>
                  <w:rFonts w:ascii="標楷體" w:eastAsia="標楷體" w:hAnsi="標楷體" w:hint="eastAsia"/>
                </w:rPr>
                <w:t>放審會記錄檔(InnLoanMeeting)</w:t>
              </w:r>
            </w:ins>
            <w:ins w:id="2075" w:author="黃梓峻" w:date="2021-06-28T11:36:00Z">
              <w:r w:rsidRPr="00F63C93">
                <w:rPr>
                  <w:rFonts w:ascii="標楷體" w:eastAsia="標楷體" w:hAnsi="標楷體" w:hint="eastAsia"/>
                </w:rPr>
                <w:t>]</w:t>
              </w:r>
              <w:r w:rsidRPr="00F63C93">
                <w:rPr>
                  <w:rFonts w:ascii="標楷體" w:eastAsia="標楷體" w:hAnsi="標楷體"/>
                  <w:color w:val="000000" w:themeColor="text1"/>
                </w:rPr>
                <w:t xml:space="preserve"> </w:t>
              </w:r>
            </w:ins>
            <w:ins w:id="2076" w:author="st1" w:date="2021-05-07T14:45:00Z">
              <w:del w:id="2077" w:author="黃梓峻" w:date="2021-06-28T11:36:00Z">
                <w:r w:rsidRPr="00F63C93" w:rsidDel="0022083C">
                  <w:rPr>
                    <w:rFonts w:eastAsia="標楷體"/>
                    <w:color w:val="000000" w:themeColor="text1"/>
                  </w:rPr>
                  <w:delText>1.</w:delText>
                </w:r>
                <w:r w:rsidRPr="00F63C93" w:rsidDel="0022083C">
                  <w:rPr>
                    <w:rFonts w:eastAsia="標楷體" w:hint="eastAsia"/>
                    <w:color w:val="000000" w:themeColor="text1"/>
                  </w:rPr>
                  <w:delText>【</w:delText>
                </w:r>
                <w:r w:rsidRPr="00F63C93" w:rsidDel="0022083C">
                  <w:rPr>
                    <w:rFonts w:eastAsia="標楷體"/>
                    <w:color w:val="000000" w:themeColor="text1"/>
                    <w:lang w:eastAsia="zh-HK"/>
                  </w:rPr>
                  <w:delText>L</w:delText>
                </w:r>
                <w:r w:rsidRPr="00F63C93" w:rsidDel="0022083C">
                  <w:rPr>
                    <w:rFonts w:eastAsia="標楷體" w:hint="eastAsia"/>
                    <w:color w:val="000000" w:themeColor="text1"/>
                  </w:rPr>
                  <w:delText>590</w:delText>
                </w:r>
              </w:del>
            </w:ins>
            <w:ins w:id="2078" w:author="st1" w:date="2021-05-07T14:46:00Z">
              <w:del w:id="2079" w:author="黃梓峻" w:date="2021-06-28T11:36:00Z">
                <w:r w:rsidRPr="00F63C93" w:rsidDel="0022083C">
                  <w:rPr>
                    <w:rFonts w:eastAsia="標楷體" w:hint="eastAsia"/>
                    <w:color w:val="000000" w:themeColor="text1"/>
                  </w:rPr>
                  <w:delText>2</w:delText>
                </w:r>
              </w:del>
            </w:ins>
            <w:ins w:id="2080" w:author="st1" w:date="2021-05-07T14:45:00Z">
              <w:del w:id="2081" w:author="黃梓峻" w:date="2021-06-28T11:36:00Z">
                <w:r w:rsidRPr="00F63C93" w:rsidDel="0022083C">
                  <w:rPr>
                    <w:rFonts w:ascii="標楷體" w:eastAsia="標楷體" w:hAnsi="標楷體"/>
                    <w:lang w:eastAsia="x-none"/>
                  </w:rPr>
                  <w:delText>授信審議委員會會議紀錄明細資料查詢</w:delText>
                </w:r>
                <w:r w:rsidRPr="00F63C93" w:rsidDel="0022083C">
                  <w:rPr>
                    <w:rFonts w:eastAsia="標楷體" w:hint="eastAsia"/>
                    <w:color w:val="000000" w:themeColor="text1"/>
                  </w:rPr>
                  <w:delText>】</w:delText>
                </w:r>
                <w:r w:rsidRPr="00F63C93" w:rsidDel="0022083C">
                  <w:rPr>
                    <w:rFonts w:eastAsia="標楷體" w:hint="eastAsia"/>
                    <w:color w:val="000000" w:themeColor="text1"/>
                    <w:lang w:eastAsia="zh-HK"/>
                  </w:rPr>
                  <w:delText>功能</w:delText>
                </w:r>
                <w:r w:rsidRPr="00F63C93" w:rsidDel="0022083C">
                  <w:rPr>
                    <w:rFonts w:eastAsia="標楷體" w:hint="eastAsia"/>
                    <w:color w:val="000000" w:themeColor="text1"/>
                  </w:rPr>
                  <w:delText>點「</w:delText>
                </w:r>
                <w:r w:rsidRPr="00F63C93" w:rsidDel="0022083C">
                  <w:rPr>
                    <w:rFonts w:eastAsia="標楷體" w:hint="eastAsia"/>
                    <w:color w:val="000000" w:themeColor="text1"/>
                    <w:lang w:eastAsia="zh-HK"/>
                  </w:rPr>
                  <w:delText>新增</w:delText>
                </w:r>
                <w:r w:rsidRPr="00F63C93" w:rsidDel="0022083C">
                  <w:rPr>
                    <w:rFonts w:eastAsia="標楷體" w:hint="eastAsia"/>
                    <w:color w:val="000000" w:themeColor="text1"/>
                  </w:rPr>
                  <w:delText>」</w:delText>
                </w:r>
                <w:r w:rsidRPr="00F63C93" w:rsidDel="0022083C">
                  <w:rPr>
                    <w:rFonts w:eastAsia="標楷體" w:hint="eastAsia"/>
                    <w:color w:val="000000" w:themeColor="text1"/>
                    <w:lang w:eastAsia="zh-HK"/>
                  </w:rPr>
                  <w:delText>時顯示</w:delText>
                </w:r>
                <w:r w:rsidRPr="00F63C93" w:rsidDel="0022083C">
                  <w:rPr>
                    <w:rFonts w:eastAsia="標楷體" w:hint="eastAsia"/>
                    <w:color w:val="000000" w:themeColor="text1"/>
                  </w:rPr>
                  <w:delText>。</w:delText>
                </w:r>
              </w:del>
            </w:ins>
          </w:p>
          <w:p w14:paraId="55E70A48" w14:textId="77777777" w:rsidR="00F63C93" w:rsidRPr="00F63C93" w:rsidRDefault="00F63C93" w:rsidP="00F63C93">
            <w:pPr>
              <w:rPr>
                <w:ins w:id="2082" w:author="st1" w:date="2021-05-07T14:45:00Z"/>
                <w:rFonts w:eastAsia="標楷體"/>
                <w:color w:val="000000" w:themeColor="text1"/>
                <w:lang w:eastAsia="zh-HK"/>
              </w:rPr>
            </w:pPr>
            <w:ins w:id="2083" w:author="st1" w:date="2021-05-07T14:45:00Z">
              <w:del w:id="2084" w:author="黃梓峻" w:date="2021-06-28T11:36:00Z">
                <w:r w:rsidRPr="00F63C93" w:rsidDel="0022083C">
                  <w:rPr>
                    <w:rFonts w:eastAsia="標楷體"/>
                    <w:color w:val="000000" w:themeColor="text1"/>
                  </w:rPr>
                  <w:delText>2.</w:delText>
                </w:r>
                <w:r w:rsidRPr="00F63C93" w:rsidDel="0022083C">
                  <w:rPr>
                    <w:rFonts w:eastAsia="標楷體" w:hint="eastAsia"/>
                    <w:color w:val="000000" w:themeColor="text1"/>
                    <w:lang w:eastAsia="zh-HK"/>
                  </w:rPr>
                  <w:delText>執行新增</w:delText>
                </w:r>
              </w:del>
            </w:ins>
            <w:ins w:id="2085" w:author="st1" w:date="2021-05-07T14:46:00Z">
              <w:del w:id="2086" w:author="黃梓峻" w:date="2021-06-28T11:36:00Z">
                <w:r w:rsidRPr="00F63C93" w:rsidDel="0022083C">
                  <w:rPr>
                    <w:rFonts w:ascii="標楷體" w:eastAsia="標楷體" w:hAnsi="標楷體" w:hint="eastAsia"/>
                    <w:color w:val="000000"/>
                  </w:rPr>
                  <w:delText>放審會記錄</w:delText>
                </w:r>
              </w:del>
            </w:ins>
            <w:ins w:id="2087" w:author="st1" w:date="2021-05-07T14:45:00Z">
              <w:del w:id="2088" w:author="黃梓峻" w:date="2021-06-28T11:36:00Z">
                <w:r w:rsidRPr="00F63C93" w:rsidDel="0022083C">
                  <w:rPr>
                    <w:rFonts w:ascii="標楷體" w:eastAsia="標楷體" w:hAnsi="標楷體" w:hint="eastAsia"/>
                    <w:lang w:eastAsia="x-none"/>
                  </w:rPr>
                  <w:delText>明細</w:delText>
                </w:r>
                <w:r w:rsidRPr="00F63C93" w:rsidDel="0022083C">
                  <w:rPr>
                    <w:rFonts w:ascii="標楷體" w:eastAsia="標楷體" w:hAnsi="標楷體" w:hint="eastAsia"/>
                    <w:color w:val="000000" w:themeColor="text1"/>
                    <w:lang w:eastAsia="zh-HK"/>
                  </w:rPr>
                  <w:delText>資料。</w:delText>
                </w:r>
              </w:del>
            </w:ins>
          </w:p>
        </w:tc>
      </w:tr>
      <w:tr w:rsidR="00F63C93" w:rsidRPr="00F63C93" w14:paraId="559AC0A6"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089" w:author="黃梓峻" w:date="2021-05-12T14:30: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090" w:author="st1" w:date="2021-05-07T14:45:00Z"/>
          <w:trPrChange w:id="2091" w:author="黃梓峻" w:date="2021-05-12T14:30: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2092" w:author="黃梓峻" w:date="2021-05-12T14:30: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730B738B" w14:textId="77777777" w:rsidR="00F63C93" w:rsidRPr="00F63C93" w:rsidRDefault="00F63C93" w:rsidP="00F63C93">
            <w:pPr>
              <w:jc w:val="center"/>
              <w:rPr>
                <w:ins w:id="2093" w:author="st1" w:date="2021-05-07T14:45:00Z"/>
                <w:rFonts w:ascii="標楷體" w:eastAsia="標楷體" w:hAnsi="標楷體"/>
              </w:rPr>
            </w:pPr>
            <w:ins w:id="2094" w:author="st1" w:date="2021-05-07T14:45:00Z">
              <w:r w:rsidRPr="00F63C93">
                <w:rPr>
                  <w:rFonts w:ascii="標楷體" w:eastAsia="標楷體" w:hAnsi="標楷體" w:hint="eastAsia"/>
                </w:rPr>
                <w:t>2</w:t>
              </w:r>
            </w:ins>
          </w:p>
        </w:tc>
        <w:tc>
          <w:tcPr>
            <w:tcW w:w="2126" w:type="dxa"/>
            <w:tcBorders>
              <w:top w:val="single" w:sz="4" w:space="0" w:color="auto"/>
              <w:left w:val="single" w:sz="4" w:space="0" w:color="auto"/>
              <w:bottom w:val="single" w:sz="4" w:space="0" w:color="auto"/>
              <w:right w:val="single" w:sz="4" w:space="0" w:color="auto"/>
            </w:tcBorders>
            <w:tcPrChange w:id="2095" w:author="黃梓峻" w:date="2021-05-12T14:30:00Z">
              <w:tcPr>
                <w:tcW w:w="2126" w:type="dxa"/>
                <w:gridSpan w:val="2"/>
                <w:tcBorders>
                  <w:top w:val="single" w:sz="4" w:space="0" w:color="auto"/>
                  <w:left w:val="single" w:sz="4" w:space="0" w:color="auto"/>
                  <w:bottom w:val="single" w:sz="4" w:space="0" w:color="auto"/>
                  <w:right w:val="single" w:sz="4" w:space="0" w:color="auto"/>
                </w:tcBorders>
              </w:tcPr>
            </w:tcPrChange>
          </w:tcPr>
          <w:p w14:paraId="195C8D2A" w14:textId="77777777" w:rsidR="00F63C93" w:rsidRPr="00F63C93" w:rsidRDefault="00F63C93" w:rsidP="00F63C93">
            <w:pPr>
              <w:rPr>
                <w:ins w:id="2096" w:author="st1" w:date="2021-05-07T14:45:00Z"/>
                <w:rFonts w:ascii="標楷體" w:eastAsia="標楷體" w:hAnsi="標楷體"/>
                <w:lang w:eastAsia="zh-HK"/>
              </w:rPr>
            </w:pPr>
            <w:ins w:id="2097" w:author="黃梓峻" w:date="2021-05-12T14:30:00Z">
              <w:r w:rsidRPr="00F63C93">
                <w:rPr>
                  <w:rFonts w:ascii="標楷體" w:eastAsia="標楷體" w:hAnsi="標楷體" w:hint="eastAsia"/>
                  <w:lang w:eastAsia="zh-HK"/>
                </w:rPr>
                <w:t>離開</w:t>
              </w:r>
            </w:ins>
            <w:ins w:id="2098" w:author="st1" w:date="2021-05-07T14:45:00Z">
              <w:del w:id="2099" w:author="黃梓峻" w:date="2021-05-12T14:30:00Z">
                <w:r w:rsidRPr="00F63C93" w:rsidDel="00735254">
                  <w:rPr>
                    <w:rFonts w:ascii="標楷體" w:eastAsia="標楷體" w:hAnsi="標楷體" w:hint="eastAsia"/>
                    <w:lang w:eastAsia="zh-HK"/>
                  </w:rPr>
                  <w:delText>修改</w:delText>
                </w:r>
              </w:del>
            </w:ins>
          </w:p>
        </w:tc>
        <w:tc>
          <w:tcPr>
            <w:tcW w:w="7033" w:type="dxa"/>
            <w:tcBorders>
              <w:top w:val="single" w:sz="4" w:space="0" w:color="auto"/>
              <w:left w:val="single" w:sz="4" w:space="0" w:color="auto"/>
              <w:bottom w:val="single" w:sz="4" w:space="0" w:color="auto"/>
              <w:right w:val="single" w:sz="4" w:space="0" w:color="auto"/>
            </w:tcBorders>
            <w:tcPrChange w:id="2100" w:author="黃梓峻" w:date="2021-05-12T14:30:00Z">
              <w:tcPr>
                <w:tcW w:w="7033" w:type="dxa"/>
                <w:gridSpan w:val="2"/>
                <w:tcBorders>
                  <w:top w:val="single" w:sz="4" w:space="0" w:color="auto"/>
                  <w:left w:val="single" w:sz="4" w:space="0" w:color="auto"/>
                  <w:bottom w:val="single" w:sz="4" w:space="0" w:color="auto"/>
                  <w:right w:val="single" w:sz="4" w:space="0" w:color="auto"/>
                </w:tcBorders>
              </w:tcPr>
            </w:tcPrChange>
          </w:tcPr>
          <w:p w14:paraId="0EA04CDE" w14:textId="77777777" w:rsidR="00F63C93" w:rsidRPr="00F63C93" w:rsidDel="00735254" w:rsidRDefault="00F63C93" w:rsidP="00F63C93">
            <w:pPr>
              <w:rPr>
                <w:ins w:id="2101" w:author="st1" w:date="2021-05-07T14:45:00Z"/>
                <w:del w:id="2102" w:author="黃梓峻" w:date="2021-05-12T14:30:00Z"/>
                <w:rFonts w:eastAsia="標楷體"/>
                <w:color w:val="000000" w:themeColor="text1"/>
                <w:lang w:eastAsia="zh-HK"/>
              </w:rPr>
            </w:pPr>
            <w:ins w:id="2103" w:author="黃梓峻" w:date="2021-05-12T14:30:00Z">
              <w:r w:rsidRPr="00F63C93">
                <w:rPr>
                  <w:rFonts w:ascii="標楷體" w:eastAsia="標楷體" w:hAnsi="標楷體" w:hint="eastAsia"/>
                  <w:lang w:eastAsia="zh-HK"/>
                </w:rPr>
                <w:t>關閉此查詢畫面</w:t>
              </w:r>
            </w:ins>
            <w:ins w:id="2104" w:author="st1" w:date="2021-05-07T14:45:00Z">
              <w:del w:id="2105" w:author="黃梓峻" w:date="2021-05-12T14:30:00Z">
                <w:r w:rsidRPr="00F63C93" w:rsidDel="00735254">
                  <w:rPr>
                    <w:rFonts w:eastAsia="標楷體"/>
                    <w:color w:val="000000" w:themeColor="text1"/>
                  </w:rPr>
                  <w:delText>1.</w:delText>
                </w:r>
                <w:r w:rsidRPr="00F63C93" w:rsidDel="00735254">
                  <w:rPr>
                    <w:rFonts w:eastAsia="標楷體" w:hint="eastAsia"/>
                    <w:color w:val="000000" w:themeColor="text1"/>
                  </w:rPr>
                  <w:delText>【</w:delText>
                </w:r>
              </w:del>
            </w:ins>
            <w:ins w:id="2106" w:author="st1" w:date="2021-05-07T14:46:00Z">
              <w:del w:id="2107" w:author="黃梓峻" w:date="2021-05-12T14:30:00Z">
                <w:r w:rsidRPr="00F63C93" w:rsidDel="00735254">
                  <w:rPr>
                    <w:rFonts w:eastAsia="標楷體"/>
                    <w:color w:val="000000" w:themeColor="text1"/>
                    <w:lang w:eastAsia="zh-HK"/>
                  </w:rPr>
                  <w:delText>L</w:delText>
                </w:r>
                <w:r w:rsidRPr="00F63C93" w:rsidDel="00735254">
                  <w:rPr>
                    <w:rFonts w:eastAsia="標楷體" w:hint="eastAsia"/>
                    <w:color w:val="000000" w:themeColor="text1"/>
                  </w:rPr>
                  <w:delText>5902</w:delText>
                </w:r>
                <w:r w:rsidRPr="00F63C93" w:rsidDel="00735254">
                  <w:rPr>
                    <w:rFonts w:ascii="標楷體" w:eastAsia="標楷體" w:hAnsi="標楷體"/>
                    <w:lang w:eastAsia="x-none"/>
                  </w:rPr>
                  <w:delText>授信審議委員會會議紀錄明細資料查詢</w:delText>
                </w:r>
              </w:del>
            </w:ins>
            <w:ins w:id="2108" w:author="st1" w:date="2021-05-07T14:45:00Z">
              <w:del w:id="2109" w:author="黃梓峻" w:date="2021-05-12T14:30:00Z">
                <w:r w:rsidRPr="00F63C93" w:rsidDel="00735254">
                  <w:rPr>
                    <w:rFonts w:eastAsia="標楷體" w:hint="eastAsia"/>
                    <w:color w:val="000000" w:themeColor="text1"/>
                  </w:rPr>
                  <w:delText>】</w:delText>
                </w:r>
                <w:r w:rsidRPr="00F63C93" w:rsidDel="00735254">
                  <w:rPr>
                    <w:rFonts w:eastAsia="標楷體" w:hint="eastAsia"/>
                    <w:color w:val="000000" w:themeColor="text1"/>
                    <w:lang w:eastAsia="zh-HK"/>
                  </w:rPr>
                  <w:delText>功能</w:delText>
                </w:r>
                <w:r w:rsidRPr="00F63C93" w:rsidDel="00735254">
                  <w:rPr>
                    <w:rFonts w:eastAsia="標楷體" w:hint="eastAsia"/>
                    <w:color w:val="000000" w:themeColor="text1"/>
                  </w:rPr>
                  <w:delText>點「</w:delText>
                </w:r>
                <w:r w:rsidRPr="00F63C93" w:rsidDel="00735254">
                  <w:rPr>
                    <w:rFonts w:ascii="標楷體" w:eastAsia="標楷體" w:hAnsi="標楷體" w:hint="eastAsia"/>
                    <w:color w:val="000000" w:themeColor="text1"/>
                    <w:lang w:eastAsia="zh-HK"/>
                  </w:rPr>
                  <w:delText>修改</w:delText>
                </w:r>
                <w:r w:rsidRPr="00F63C93" w:rsidDel="00735254">
                  <w:rPr>
                    <w:rFonts w:eastAsia="標楷體" w:hint="eastAsia"/>
                    <w:color w:val="000000" w:themeColor="text1"/>
                  </w:rPr>
                  <w:delText>」</w:delText>
                </w:r>
                <w:r w:rsidRPr="00F63C93" w:rsidDel="00735254">
                  <w:rPr>
                    <w:rFonts w:eastAsia="標楷體" w:hint="eastAsia"/>
                    <w:color w:val="000000" w:themeColor="text1"/>
                    <w:lang w:eastAsia="zh-HK"/>
                  </w:rPr>
                  <w:delText>時顯示</w:delText>
                </w:r>
                <w:r w:rsidRPr="00F63C93" w:rsidDel="00735254">
                  <w:rPr>
                    <w:rFonts w:eastAsia="標楷體" w:hint="eastAsia"/>
                    <w:color w:val="000000" w:themeColor="text1"/>
                  </w:rPr>
                  <w:delText>。</w:delText>
                </w:r>
              </w:del>
            </w:ins>
          </w:p>
          <w:p w14:paraId="36B19480" w14:textId="77777777" w:rsidR="00F63C93" w:rsidRPr="00F63C93" w:rsidRDefault="00F63C93" w:rsidP="00F63C93">
            <w:pPr>
              <w:rPr>
                <w:ins w:id="2110" w:author="st1" w:date="2021-05-07T14:45:00Z"/>
                <w:rFonts w:ascii="標楷體" w:eastAsia="標楷體" w:hAnsi="標楷體"/>
                <w:color w:val="000000" w:themeColor="text1"/>
                <w:lang w:eastAsia="zh-HK"/>
              </w:rPr>
            </w:pPr>
            <w:ins w:id="2111" w:author="st1" w:date="2021-05-07T14:45:00Z">
              <w:del w:id="2112" w:author="黃梓峻" w:date="2021-05-12T14:30:00Z">
                <w:r w:rsidRPr="00F63C93" w:rsidDel="00735254">
                  <w:rPr>
                    <w:rFonts w:ascii="標楷體" w:eastAsia="標楷體" w:hAnsi="標楷體"/>
                    <w:color w:val="000000" w:themeColor="text1"/>
                  </w:rPr>
                  <w:delText>2.</w:delText>
                </w:r>
                <w:r w:rsidRPr="00F63C93" w:rsidDel="00735254">
                  <w:rPr>
                    <w:rFonts w:ascii="標楷體" w:eastAsia="標楷體" w:hAnsi="標楷體" w:hint="eastAsia"/>
                    <w:color w:val="000000" w:themeColor="text1"/>
                    <w:lang w:eastAsia="zh-HK"/>
                  </w:rPr>
                  <w:delText>功能修改時顯示</w:delText>
                </w:r>
                <w:r w:rsidRPr="00F63C93" w:rsidDel="00735254">
                  <w:rPr>
                    <w:rFonts w:ascii="標楷體" w:eastAsia="標楷體" w:hAnsi="標楷體"/>
                    <w:color w:val="000000" w:themeColor="text1"/>
                  </w:rPr>
                  <w:delText>,</w:delText>
                </w:r>
                <w:r w:rsidRPr="00F63C93" w:rsidDel="00735254">
                  <w:rPr>
                    <w:rFonts w:ascii="標楷體" w:eastAsia="標楷體" w:hAnsi="標楷體" w:hint="eastAsia"/>
                    <w:color w:val="000000" w:themeColor="text1"/>
                    <w:lang w:eastAsia="zh-HK"/>
                  </w:rPr>
                  <w:delText>執行修改</w:delText>
                </w:r>
              </w:del>
            </w:ins>
            <w:ins w:id="2113" w:author="st1" w:date="2021-05-07T14:46:00Z">
              <w:del w:id="2114" w:author="黃梓峻" w:date="2021-05-12T14:30:00Z">
                <w:r w:rsidRPr="00F63C93" w:rsidDel="00735254">
                  <w:rPr>
                    <w:rFonts w:ascii="標楷體" w:eastAsia="標楷體" w:hAnsi="標楷體" w:hint="eastAsia"/>
                    <w:color w:val="000000"/>
                  </w:rPr>
                  <w:delText>放審會記錄</w:delText>
                </w:r>
              </w:del>
            </w:ins>
            <w:ins w:id="2115" w:author="st1" w:date="2021-05-07T14:45:00Z">
              <w:del w:id="2116" w:author="黃梓峻" w:date="2021-05-12T14:30:00Z">
                <w:r w:rsidRPr="00F63C93" w:rsidDel="00735254">
                  <w:rPr>
                    <w:rFonts w:ascii="標楷體" w:eastAsia="標楷體" w:hAnsi="標楷體" w:hint="eastAsia"/>
                    <w:lang w:eastAsia="x-none"/>
                  </w:rPr>
                  <w:delText>明細</w:delText>
                </w:r>
                <w:r w:rsidRPr="00F63C93" w:rsidDel="00735254">
                  <w:rPr>
                    <w:rFonts w:ascii="標楷體" w:eastAsia="標楷體" w:hAnsi="標楷體" w:hint="eastAsia"/>
                    <w:color w:val="000000" w:themeColor="text1"/>
                    <w:lang w:eastAsia="zh-HK"/>
                  </w:rPr>
                  <w:delText>資料</w:delText>
                </w:r>
              </w:del>
            </w:ins>
          </w:p>
        </w:tc>
      </w:tr>
      <w:tr w:rsidR="00F63C93" w:rsidRPr="00F63C93" w14:paraId="278C4038"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117" w:author="黃梓峻" w:date="2021-05-12T14:30: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118" w:author="st1" w:date="2021-05-07T14:45:00Z"/>
          <w:trPrChange w:id="2119" w:author="黃梓峻" w:date="2021-05-12T14:30: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2120" w:author="黃梓峻" w:date="2021-05-12T14:30: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2CDD8B74" w14:textId="77777777" w:rsidR="00F63C93" w:rsidRPr="00F63C93" w:rsidRDefault="00F63C93" w:rsidP="00F63C93">
            <w:pPr>
              <w:jc w:val="center"/>
              <w:rPr>
                <w:ins w:id="2121" w:author="st1" w:date="2021-05-07T14:45:00Z"/>
                <w:rFonts w:ascii="標楷體" w:eastAsia="標楷體" w:hAnsi="標楷體"/>
              </w:rPr>
            </w:pPr>
            <w:ins w:id="2122" w:author="st1" w:date="2021-05-07T14:45:00Z">
              <w:r w:rsidRPr="00F63C93">
                <w:rPr>
                  <w:rFonts w:ascii="標楷體" w:eastAsia="標楷體" w:hAnsi="標楷體" w:hint="eastAsia"/>
                </w:rPr>
                <w:t>3</w:t>
              </w:r>
            </w:ins>
          </w:p>
        </w:tc>
        <w:tc>
          <w:tcPr>
            <w:tcW w:w="2126" w:type="dxa"/>
            <w:tcBorders>
              <w:top w:val="single" w:sz="4" w:space="0" w:color="auto"/>
              <w:left w:val="single" w:sz="4" w:space="0" w:color="auto"/>
              <w:bottom w:val="single" w:sz="4" w:space="0" w:color="auto"/>
              <w:right w:val="single" w:sz="4" w:space="0" w:color="auto"/>
            </w:tcBorders>
            <w:tcPrChange w:id="2123" w:author="黃梓峻" w:date="2021-05-12T14:30:00Z">
              <w:tcPr>
                <w:tcW w:w="2126" w:type="dxa"/>
                <w:gridSpan w:val="2"/>
                <w:tcBorders>
                  <w:top w:val="single" w:sz="4" w:space="0" w:color="auto"/>
                  <w:left w:val="single" w:sz="4" w:space="0" w:color="auto"/>
                  <w:bottom w:val="single" w:sz="4" w:space="0" w:color="auto"/>
                  <w:right w:val="single" w:sz="4" w:space="0" w:color="auto"/>
                </w:tcBorders>
              </w:tcPr>
            </w:tcPrChange>
          </w:tcPr>
          <w:p w14:paraId="4A3BB13D" w14:textId="77777777" w:rsidR="00F63C93" w:rsidRPr="00F63C93" w:rsidRDefault="00F63C93" w:rsidP="00F63C93">
            <w:pPr>
              <w:rPr>
                <w:ins w:id="2124" w:author="st1" w:date="2021-05-07T14:45:00Z"/>
                <w:rFonts w:ascii="標楷體" w:eastAsia="標楷體" w:hAnsi="標楷體"/>
                <w:lang w:eastAsia="zh-HK"/>
              </w:rPr>
            </w:pPr>
            <w:ins w:id="2125" w:author="黃梓峻" w:date="2021-05-12T14:30:00Z">
              <w:r w:rsidRPr="00F63C93">
                <w:rPr>
                  <w:rFonts w:ascii="標楷體" w:eastAsia="標楷體" w:hAnsi="標楷體" w:hint="eastAsia"/>
                  <w:lang w:eastAsia="zh-HK"/>
                </w:rPr>
                <w:t>重新交易</w:t>
              </w:r>
            </w:ins>
            <w:ins w:id="2126" w:author="st1" w:date="2021-05-07T14:45:00Z">
              <w:del w:id="2127" w:author="黃梓峻" w:date="2021-05-12T14:30:00Z">
                <w:r w:rsidRPr="00F63C93" w:rsidDel="00735254">
                  <w:rPr>
                    <w:rFonts w:ascii="標楷體" w:eastAsia="標楷體" w:hAnsi="標楷體" w:hint="eastAsia"/>
                    <w:lang w:eastAsia="zh-HK"/>
                  </w:rPr>
                  <w:delText>刪</w:delText>
                </w:r>
                <w:r w:rsidRPr="00F63C93" w:rsidDel="00735254">
                  <w:rPr>
                    <w:rFonts w:ascii="標楷體" w:eastAsia="標楷體" w:hAnsi="標楷體" w:hint="eastAsia"/>
                  </w:rPr>
                  <w:delText>除</w:delText>
                </w:r>
              </w:del>
            </w:ins>
          </w:p>
        </w:tc>
        <w:tc>
          <w:tcPr>
            <w:tcW w:w="7033" w:type="dxa"/>
            <w:tcBorders>
              <w:top w:val="single" w:sz="4" w:space="0" w:color="auto"/>
              <w:left w:val="single" w:sz="4" w:space="0" w:color="auto"/>
              <w:bottom w:val="single" w:sz="4" w:space="0" w:color="auto"/>
              <w:right w:val="single" w:sz="4" w:space="0" w:color="auto"/>
            </w:tcBorders>
            <w:tcPrChange w:id="2128" w:author="黃梓峻" w:date="2021-05-12T14:30:00Z">
              <w:tcPr>
                <w:tcW w:w="7033" w:type="dxa"/>
                <w:gridSpan w:val="2"/>
                <w:tcBorders>
                  <w:top w:val="single" w:sz="4" w:space="0" w:color="auto"/>
                  <w:left w:val="single" w:sz="4" w:space="0" w:color="auto"/>
                  <w:bottom w:val="single" w:sz="4" w:space="0" w:color="auto"/>
                  <w:right w:val="single" w:sz="4" w:space="0" w:color="auto"/>
                </w:tcBorders>
              </w:tcPr>
            </w:tcPrChange>
          </w:tcPr>
          <w:p w14:paraId="6F0B51AA" w14:textId="77777777" w:rsidR="00F63C93" w:rsidRPr="00F63C93" w:rsidDel="00735254" w:rsidRDefault="00F63C93" w:rsidP="00F63C93">
            <w:pPr>
              <w:rPr>
                <w:ins w:id="2129" w:author="st1" w:date="2021-05-07T14:45:00Z"/>
                <w:del w:id="2130" w:author="黃梓峻" w:date="2021-05-12T14:30:00Z"/>
                <w:rFonts w:eastAsia="標楷體"/>
                <w:color w:val="000000" w:themeColor="text1"/>
              </w:rPr>
            </w:pPr>
            <w:ins w:id="2131" w:author="黃梓峻" w:date="2021-05-12T14:30:00Z">
              <w:r w:rsidRPr="00F63C93">
                <w:rPr>
                  <w:rFonts w:ascii="標楷體" w:eastAsia="標楷體" w:hAnsi="標楷體" w:hint="eastAsia"/>
                  <w:lang w:eastAsia="zh-HK"/>
                </w:rPr>
                <w:t>功能新增且交易成功時顯示</w:t>
              </w:r>
              <w:r w:rsidRPr="00F63C93">
                <w:rPr>
                  <w:rFonts w:ascii="標楷體" w:eastAsia="標楷體" w:hAnsi="標楷體" w:hint="eastAsia"/>
                </w:rPr>
                <w:t>,</w:t>
              </w:r>
              <w:r w:rsidRPr="00F63C93">
                <w:rPr>
                  <w:rFonts w:ascii="標楷體" w:eastAsia="標楷體" w:hAnsi="標楷體" w:hint="eastAsia"/>
                  <w:lang w:eastAsia="zh-HK"/>
                </w:rPr>
                <w:t>重新輸入另一筆新增</w:t>
              </w:r>
              <w:r w:rsidRPr="00F63C93">
                <w:rPr>
                  <w:rFonts w:ascii="標楷體" w:eastAsia="標楷體" w:hAnsi="標楷體" w:hint="eastAsia"/>
                  <w:color w:val="000000"/>
                </w:rPr>
                <w:t>放審會記錄</w:t>
              </w:r>
              <w:r w:rsidRPr="00F63C93">
                <w:rPr>
                  <w:rFonts w:ascii="標楷體" w:eastAsia="標楷體" w:hAnsi="標楷體" w:hint="eastAsia"/>
                  <w:lang w:eastAsia="x-none"/>
                </w:rPr>
                <w:t>明細</w:t>
              </w:r>
              <w:r w:rsidRPr="00F63C93">
                <w:rPr>
                  <w:rFonts w:ascii="標楷體" w:eastAsia="標楷體" w:hAnsi="標楷體" w:hint="eastAsia"/>
                  <w:lang w:eastAsia="zh-HK"/>
                </w:rPr>
                <w:t>資料</w:t>
              </w:r>
            </w:ins>
            <w:ins w:id="2132" w:author="st1" w:date="2021-05-07T14:45:00Z">
              <w:del w:id="2133" w:author="黃梓峻" w:date="2021-05-12T14:30:00Z">
                <w:r w:rsidRPr="00F63C93" w:rsidDel="00735254">
                  <w:rPr>
                    <w:rFonts w:eastAsia="標楷體"/>
                    <w:color w:val="000000" w:themeColor="text1"/>
                  </w:rPr>
                  <w:delText>1.</w:delText>
                </w:r>
                <w:r w:rsidRPr="00F63C93" w:rsidDel="00735254">
                  <w:rPr>
                    <w:rFonts w:eastAsia="標楷體" w:hint="eastAsia"/>
                    <w:color w:val="000000" w:themeColor="text1"/>
                  </w:rPr>
                  <w:delText>【</w:delText>
                </w:r>
              </w:del>
            </w:ins>
            <w:ins w:id="2134" w:author="st1" w:date="2021-05-07T14:46:00Z">
              <w:del w:id="2135" w:author="黃梓峻" w:date="2021-05-12T14:30:00Z">
                <w:r w:rsidRPr="00F63C93" w:rsidDel="00735254">
                  <w:rPr>
                    <w:rFonts w:eastAsia="標楷體"/>
                    <w:color w:val="000000" w:themeColor="text1"/>
                    <w:lang w:eastAsia="zh-HK"/>
                  </w:rPr>
                  <w:delText>L</w:delText>
                </w:r>
                <w:r w:rsidRPr="00F63C93" w:rsidDel="00735254">
                  <w:rPr>
                    <w:rFonts w:eastAsia="標楷體" w:hint="eastAsia"/>
                    <w:color w:val="000000" w:themeColor="text1"/>
                  </w:rPr>
                  <w:delText>5902</w:delText>
                </w:r>
                <w:r w:rsidRPr="00F63C93" w:rsidDel="00735254">
                  <w:rPr>
                    <w:rFonts w:ascii="標楷體" w:eastAsia="標楷體" w:hAnsi="標楷體"/>
                    <w:lang w:eastAsia="x-none"/>
                  </w:rPr>
                  <w:delText>授信審議委員會會議紀錄明細資料查詢</w:delText>
                </w:r>
              </w:del>
            </w:ins>
            <w:ins w:id="2136" w:author="st1" w:date="2021-05-07T14:45:00Z">
              <w:del w:id="2137" w:author="黃梓峻" w:date="2021-05-12T14:30:00Z">
                <w:r w:rsidRPr="00F63C93" w:rsidDel="00735254">
                  <w:rPr>
                    <w:rFonts w:eastAsia="標楷體" w:hint="eastAsia"/>
                    <w:color w:val="000000" w:themeColor="text1"/>
                  </w:rPr>
                  <w:delText>】</w:delText>
                </w:r>
                <w:r w:rsidRPr="00F63C93" w:rsidDel="00735254">
                  <w:rPr>
                    <w:rFonts w:eastAsia="標楷體" w:hint="eastAsia"/>
                    <w:color w:val="000000" w:themeColor="text1"/>
                    <w:lang w:eastAsia="zh-HK"/>
                  </w:rPr>
                  <w:delText>功能</w:delText>
                </w:r>
                <w:r w:rsidRPr="00F63C93" w:rsidDel="00735254">
                  <w:rPr>
                    <w:rFonts w:eastAsia="標楷體" w:hint="eastAsia"/>
                    <w:color w:val="000000" w:themeColor="text1"/>
                  </w:rPr>
                  <w:delText>點「</w:delText>
                </w:r>
                <w:r w:rsidRPr="00F63C93" w:rsidDel="00735254">
                  <w:rPr>
                    <w:rFonts w:ascii="標楷體" w:eastAsia="標楷體" w:hAnsi="標楷體" w:hint="eastAsia"/>
                    <w:color w:val="000000" w:themeColor="text1"/>
                    <w:lang w:eastAsia="zh-HK"/>
                  </w:rPr>
                  <w:delText>刪</w:delText>
                </w:r>
                <w:r w:rsidRPr="00F63C93" w:rsidDel="00735254">
                  <w:rPr>
                    <w:rFonts w:ascii="標楷體" w:eastAsia="標楷體" w:hAnsi="標楷體" w:hint="eastAsia"/>
                    <w:color w:val="000000" w:themeColor="text1"/>
                  </w:rPr>
                  <w:delText>除</w:delText>
                </w:r>
                <w:r w:rsidRPr="00F63C93" w:rsidDel="00735254">
                  <w:rPr>
                    <w:rFonts w:eastAsia="標楷體" w:hint="eastAsia"/>
                    <w:color w:val="000000" w:themeColor="text1"/>
                  </w:rPr>
                  <w:delText>」</w:delText>
                </w:r>
                <w:r w:rsidRPr="00F63C93" w:rsidDel="00735254">
                  <w:rPr>
                    <w:rFonts w:eastAsia="標楷體" w:hint="eastAsia"/>
                    <w:color w:val="000000" w:themeColor="text1"/>
                    <w:lang w:eastAsia="zh-HK"/>
                  </w:rPr>
                  <w:delText>時顯示</w:delText>
                </w:r>
                <w:r w:rsidRPr="00F63C93" w:rsidDel="00735254">
                  <w:rPr>
                    <w:rFonts w:eastAsia="標楷體" w:hint="eastAsia"/>
                    <w:color w:val="000000" w:themeColor="text1"/>
                  </w:rPr>
                  <w:delText>。</w:delText>
                </w:r>
              </w:del>
            </w:ins>
          </w:p>
          <w:p w14:paraId="2048E52A" w14:textId="77777777" w:rsidR="00F63C93" w:rsidRPr="00F63C93" w:rsidRDefault="00F63C93" w:rsidP="00F63C93">
            <w:pPr>
              <w:rPr>
                <w:ins w:id="2138" w:author="st1" w:date="2021-05-07T14:45:00Z"/>
                <w:rFonts w:ascii="標楷體" w:eastAsia="標楷體" w:hAnsi="標楷體"/>
                <w:color w:val="000000" w:themeColor="text1"/>
                <w:lang w:eastAsia="zh-HK"/>
              </w:rPr>
            </w:pPr>
            <w:ins w:id="2139" w:author="st1" w:date="2021-05-07T14:45:00Z">
              <w:del w:id="2140" w:author="黃梓峻" w:date="2021-05-12T14:30:00Z">
                <w:r w:rsidRPr="00F63C93" w:rsidDel="00735254">
                  <w:rPr>
                    <w:rFonts w:ascii="標楷體" w:eastAsia="標楷體" w:hAnsi="標楷體"/>
                    <w:color w:val="000000" w:themeColor="text1"/>
                  </w:rPr>
                  <w:delText>2.</w:delText>
                </w:r>
                <w:r w:rsidRPr="00F63C93" w:rsidDel="00735254">
                  <w:rPr>
                    <w:rFonts w:ascii="標楷體" w:eastAsia="標楷體" w:hAnsi="標楷體" w:hint="eastAsia"/>
                    <w:color w:val="000000" w:themeColor="text1"/>
                    <w:lang w:eastAsia="zh-HK"/>
                  </w:rPr>
                  <w:delText>功能查詢時顯示</w:delText>
                </w:r>
                <w:r w:rsidRPr="00F63C93" w:rsidDel="00735254">
                  <w:rPr>
                    <w:rFonts w:ascii="標楷體" w:eastAsia="標楷體" w:hAnsi="標楷體"/>
                    <w:color w:val="000000" w:themeColor="text1"/>
                  </w:rPr>
                  <w:delText>,</w:delText>
                </w:r>
                <w:r w:rsidRPr="00F63C93" w:rsidDel="00735254">
                  <w:rPr>
                    <w:rFonts w:ascii="標楷體" w:eastAsia="標楷體" w:hAnsi="標楷體" w:hint="eastAsia"/>
                    <w:color w:val="000000" w:themeColor="text1"/>
                    <w:lang w:eastAsia="zh-HK"/>
                  </w:rPr>
                  <w:delText>執行刪</w:delText>
                </w:r>
                <w:r w:rsidRPr="00F63C93" w:rsidDel="00735254">
                  <w:rPr>
                    <w:rFonts w:ascii="標楷體" w:eastAsia="標楷體" w:hAnsi="標楷體" w:hint="eastAsia"/>
                    <w:color w:val="000000" w:themeColor="text1"/>
                  </w:rPr>
                  <w:delText>除</w:delText>
                </w:r>
              </w:del>
            </w:ins>
            <w:ins w:id="2141" w:author="st1" w:date="2021-05-07T14:46:00Z">
              <w:del w:id="2142" w:author="黃梓峻" w:date="2021-05-12T14:30:00Z">
                <w:r w:rsidRPr="00F63C93" w:rsidDel="00735254">
                  <w:rPr>
                    <w:rFonts w:ascii="標楷體" w:eastAsia="標楷體" w:hAnsi="標楷體" w:hint="eastAsia"/>
                    <w:color w:val="000000"/>
                  </w:rPr>
                  <w:delText>放審會記錄</w:delText>
                </w:r>
              </w:del>
            </w:ins>
            <w:ins w:id="2143" w:author="st1" w:date="2021-05-07T14:45:00Z">
              <w:del w:id="2144" w:author="黃梓峻" w:date="2021-05-12T14:30:00Z">
                <w:r w:rsidRPr="00F63C93" w:rsidDel="00735254">
                  <w:rPr>
                    <w:rFonts w:ascii="標楷體" w:eastAsia="標楷體" w:hAnsi="標楷體" w:hint="eastAsia"/>
                    <w:lang w:eastAsia="x-none"/>
                  </w:rPr>
                  <w:delText>明細</w:delText>
                </w:r>
                <w:r w:rsidRPr="00F63C93" w:rsidDel="00735254">
                  <w:rPr>
                    <w:rFonts w:ascii="標楷體" w:eastAsia="標楷體" w:hAnsi="標楷體" w:hint="eastAsia"/>
                    <w:color w:val="000000" w:themeColor="text1"/>
                    <w:lang w:eastAsia="zh-HK"/>
                  </w:rPr>
                  <w:delText>資料</w:delText>
                </w:r>
              </w:del>
            </w:ins>
          </w:p>
        </w:tc>
      </w:tr>
      <w:tr w:rsidR="00F63C93" w:rsidRPr="00F63C93" w:rsidDel="00735254" w14:paraId="78B5005C"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145" w:author="黃梓峻" w:date="2021-05-12T14:30: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146" w:author="st1" w:date="2021-05-07T14:45:00Z"/>
          <w:del w:id="2147" w:author="黃梓峻" w:date="2021-05-12T14:30:00Z"/>
          <w:trPrChange w:id="2148" w:author="黃梓峻" w:date="2021-05-12T14:30: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2149" w:author="黃梓峻" w:date="2021-05-12T14:30: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4A887484" w14:textId="77777777" w:rsidR="00F63C93" w:rsidRPr="00F63C93" w:rsidDel="00735254" w:rsidRDefault="00F63C93" w:rsidP="00F63C93">
            <w:pPr>
              <w:adjustRightInd w:val="0"/>
              <w:spacing w:after="48"/>
              <w:rPr>
                <w:ins w:id="2150" w:author="st1" w:date="2021-05-07T14:45:00Z"/>
                <w:del w:id="2151" w:author="黃梓峻" w:date="2021-05-12T14:30:00Z"/>
                <w:rFonts w:ascii="標楷體" w:eastAsia="標楷體" w:hAnsi="標楷體" w:cs="標楷體"/>
                <w:kern w:val="0"/>
                <w:szCs w:val="28"/>
              </w:rPr>
            </w:pPr>
            <w:ins w:id="2152" w:author="st1" w:date="2021-05-07T14:45:00Z">
              <w:del w:id="2153" w:author="黃梓峻" w:date="2021-05-12T14:30:00Z">
                <w:r w:rsidRPr="00F63C93" w:rsidDel="00735254">
                  <w:rPr>
                    <w:rFonts w:ascii="標楷體" w:eastAsia="標楷體" w:hAnsi="標楷體" w:cs="標楷體" w:hint="eastAsia"/>
                    <w:kern w:val="0"/>
                    <w:szCs w:val="28"/>
                  </w:rPr>
                  <w:delText>4</w:delText>
                </w:r>
              </w:del>
            </w:ins>
          </w:p>
        </w:tc>
        <w:tc>
          <w:tcPr>
            <w:tcW w:w="2126" w:type="dxa"/>
            <w:tcBorders>
              <w:top w:val="single" w:sz="4" w:space="0" w:color="auto"/>
              <w:left w:val="single" w:sz="4" w:space="0" w:color="auto"/>
              <w:bottom w:val="single" w:sz="4" w:space="0" w:color="auto"/>
              <w:right w:val="single" w:sz="4" w:space="0" w:color="auto"/>
            </w:tcBorders>
            <w:tcPrChange w:id="2154" w:author="黃梓峻" w:date="2021-05-12T14:30:00Z">
              <w:tcPr>
                <w:tcW w:w="2126" w:type="dxa"/>
                <w:gridSpan w:val="2"/>
                <w:tcBorders>
                  <w:top w:val="single" w:sz="4" w:space="0" w:color="auto"/>
                  <w:left w:val="single" w:sz="4" w:space="0" w:color="auto"/>
                  <w:bottom w:val="single" w:sz="4" w:space="0" w:color="auto"/>
                  <w:right w:val="single" w:sz="4" w:space="0" w:color="auto"/>
                </w:tcBorders>
              </w:tcPr>
            </w:tcPrChange>
          </w:tcPr>
          <w:p w14:paraId="6FEAD36D" w14:textId="77777777" w:rsidR="00F63C93" w:rsidRPr="00F63C93" w:rsidDel="00735254" w:rsidRDefault="00F63C93" w:rsidP="00F63C93">
            <w:pPr>
              <w:adjustRightInd w:val="0"/>
              <w:spacing w:after="48"/>
              <w:rPr>
                <w:ins w:id="2155" w:author="st1" w:date="2021-05-07T14:45:00Z"/>
                <w:del w:id="2156" w:author="黃梓峻" w:date="2021-05-12T14:30:00Z"/>
                <w:rFonts w:ascii="標楷體" w:eastAsia="標楷體" w:hAnsi="標楷體" w:cs="標楷體"/>
                <w:kern w:val="0"/>
                <w:szCs w:val="28"/>
                <w:lang w:eastAsia="zh-HK"/>
              </w:rPr>
            </w:pPr>
            <w:ins w:id="2157" w:author="st1" w:date="2021-05-07T14:45:00Z">
              <w:del w:id="2158" w:author="黃梓峻" w:date="2021-05-12T14:30:00Z">
                <w:r w:rsidRPr="00F63C93" w:rsidDel="00735254">
                  <w:rPr>
                    <w:rFonts w:ascii="標楷體" w:eastAsia="標楷體" w:hAnsi="標楷體" w:cs="標楷體" w:hint="eastAsia"/>
                    <w:kern w:val="0"/>
                    <w:szCs w:val="28"/>
                    <w:lang w:eastAsia="zh-HK"/>
                  </w:rPr>
                  <w:delText>離開</w:delText>
                </w:r>
              </w:del>
            </w:ins>
          </w:p>
        </w:tc>
        <w:tc>
          <w:tcPr>
            <w:tcW w:w="7033" w:type="dxa"/>
            <w:tcBorders>
              <w:top w:val="single" w:sz="4" w:space="0" w:color="auto"/>
              <w:left w:val="single" w:sz="4" w:space="0" w:color="auto"/>
              <w:bottom w:val="single" w:sz="4" w:space="0" w:color="auto"/>
              <w:right w:val="single" w:sz="4" w:space="0" w:color="auto"/>
            </w:tcBorders>
            <w:tcPrChange w:id="2159" w:author="黃梓峻" w:date="2021-05-12T14:30:00Z">
              <w:tcPr>
                <w:tcW w:w="7033" w:type="dxa"/>
                <w:gridSpan w:val="2"/>
                <w:tcBorders>
                  <w:top w:val="single" w:sz="4" w:space="0" w:color="auto"/>
                  <w:left w:val="single" w:sz="4" w:space="0" w:color="auto"/>
                  <w:bottom w:val="single" w:sz="4" w:space="0" w:color="auto"/>
                  <w:right w:val="single" w:sz="4" w:space="0" w:color="auto"/>
                </w:tcBorders>
              </w:tcPr>
            </w:tcPrChange>
          </w:tcPr>
          <w:p w14:paraId="1EBDF6E2" w14:textId="77777777" w:rsidR="00F63C93" w:rsidRPr="00F63C93" w:rsidDel="00735254" w:rsidRDefault="00F63C93" w:rsidP="00F63C93">
            <w:pPr>
              <w:adjustRightInd w:val="0"/>
              <w:spacing w:after="48"/>
              <w:rPr>
                <w:ins w:id="2160" w:author="st1" w:date="2021-05-07T14:45:00Z"/>
                <w:del w:id="2161" w:author="黃梓峻" w:date="2021-05-12T14:30:00Z"/>
                <w:rFonts w:ascii="標楷體" w:eastAsia="標楷體" w:hAnsi="標楷體" w:cs="標楷體"/>
                <w:kern w:val="0"/>
                <w:szCs w:val="28"/>
                <w:lang w:eastAsia="zh-HK"/>
              </w:rPr>
            </w:pPr>
            <w:ins w:id="2162" w:author="st1" w:date="2021-05-07T14:45:00Z">
              <w:del w:id="2163" w:author="黃梓峻" w:date="2021-05-12T14:30:00Z">
                <w:r w:rsidRPr="00F63C93" w:rsidDel="00735254">
                  <w:rPr>
                    <w:rFonts w:ascii="標楷體" w:eastAsia="標楷體" w:hAnsi="標楷體" w:cs="標楷體" w:hint="eastAsia"/>
                    <w:kern w:val="0"/>
                    <w:szCs w:val="28"/>
                    <w:lang w:eastAsia="zh-HK"/>
                  </w:rPr>
                  <w:delText>關閉此查詢畫面</w:delText>
                </w:r>
              </w:del>
            </w:ins>
          </w:p>
        </w:tc>
      </w:tr>
      <w:tr w:rsidR="00F63C93" w:rsidRPr="00F63C93" w:rsidDel="00735254" w14:paraId="3E39B8F6"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164" w:author="黃梓峻" w:date="2021-05-12T14:30: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165" w:author="st1" w:date="2021-05-07T14:45:00Z"/>
          <w:del w:id="2166" w:author="黃梓峻" w:date="2021-05-12T14:30:00Z"/>
          <w:trPrChange w:id="2167" w:author="黃梓峻" w:date="2021-05-12T14:30: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2168" w:author="黃梓峻" w:date="2021-05-12T14:30: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52DBB578" w14:textId="77777777" w:rsidR="00F63C93" w:rsidRPr="00F63C93" w:rsidDel="00735254" w:rsidRDefault="00F63C93" w:rsidP="00F63C93">
            <w:pPr>
              <w:adjustRightInd w:val="0"/>
              <w:spacing w:after="48"/>
              <w:rPr>
                <w:ins w:id="2169" w:author="st1" w:date="2021-05-07T14:45:00Z"/>
                <w:del w:id="2170" w:author="黃梓峻" w:date="2021-05-12T14:30:00Z"/>
                <w:rFonts w:ascii="標楷體" w:eastAsia="標楷體" w:hAnsi="標楷體" w:cs="標楷體"/>
                <w:kern w:val="0"/>
                <w:szCs w:val="28"/>
              </w:rPr>
            </w:pPr>
            <w:ins w:id="2171" w:author="st1" w:date="2021-05-07T14:45:00Z">
              <w:del w:id="2172" w:author="黃梓峻" w:date="2021-05-12T14:30:00Z">
                <w:r w:rsidRPr="00F63C93" w:rsidDel="00735254">
                  <w:rPr>
                    <w:rFonts w:ascii="標楷體" w:eastAsia="標楷體" w:hAnsi="標楷體" w:cs="標楷體" w:hint="eastAsia"/>
                    <w:kern w:val="0"/>
                    <w:szCs w:val="28"/>
                  </w:rPr>
                  <w:delText>5</w:delText>
                </w:r>
              </w:del>
            </w:ins>
          </w:p>
        </w:tc>
        <w:tc>
          <w:tcPr>
            <w:tcW w:w="2126" w:type="dxa"/>
            <w:tcBorders>
              <w:top w:val="single" w:sz="4" w:space="0" w:color="auto"/>
              <w:left w:val="single" w:sz="4" w:space="0" w:color="auto"/>
              <w:bottom w:val="single" w:sz="4" w:space="0" w:color="auto"/>
              <w:right w:val="single" w:sz="4" w:space="0" w:color="auto"/>
            </w:tcBorders>
            <w:tcPrChange w:id="2173" w:author="黃梓峻" w:date="2021-05-12T14:30:00Z">
              <w:tcPr>
                <w:tcW w:w="2126" w:type="dxa"/>
                <w:gridSpan w:val="2"/>
                <w:tcBorders>
                  <w:top w:val="single" w:sz="4" w:space="0" w:color="auto"/>
                  <w:left w:val="single" w:sz="4" w:space="0" w:color="auto"/>
                  <w:bottom w:val="single" w:sz="4" w:space="0" w:color="auto"/>
                  <w:right w:val="single" w:sz="4" w:space="0" w:color="auto"/>
                </w:tcBorders>
              </w:tcPr>
            </w:tcPrChange>
          </w:tcPr>
          <w:p w14:paraId="51CD93BC" w14:textId="77777777" w:rsidR="00F63C93" w:rsidRPr="00F63C93" w:rsidDel="00735254" w:rsidRDefault="00F63C93" w:rsidP="00F63C93">
            <w:pPr>
              <w:adjustRightInd w:val="0"/>
              <w:spacing w:after="48"/>
              <w:rPr>
                <w:ins w:id="2174" w:author="st1" w:date="2021-05-07T14:45:00Z"/>
                <w:del w:id="2175" w:author="黃梓峻" w:date="2021-05-12T14:30:00Z"/>
                <w:rFonts w:ascii="標楷體" w:eastAsia="標楷體" w:hAnsi="標楷體" w:cs="標楷體"/>
                <w:kern w:val="0"/>
                <w:szCs w:val="28"/>
                <w:lang w:eastAsia="zh-HK"/>
              </w:rPr>
            </w:pPr>
            <w:ins w:id="2176" w:author="st1" w:date="2021-05-07T14:45:00Z">
              <w:del w:id="2177" w:author="黃梓峻" w:date="2021-05-12T14:30:00Z">
                <w:r w:rsidRPr="00F63C93" w:rsidDel="00735254">
                  <w:rPr>
                    <w:rFonts w:ascii="標楷體" w:eastAsia="標楷體" w:hAnsi="標楷體" w:cs="標楷體" w:hint="eastAsia"/>
                    <w:kern w:val="0"/>
                    <w:szCs w:val="28"/>
                    <w:lang w:eastAsia="zh-HK"/>
                  </w:rPr>
                  <w:delText>重新交易</w:delText>
                </w:r>
              </w:del>
            </w:ins>
          </w:p>
        </w:tc>
        <w:tc>
          <w:tcPr>
            <w:tcW w:w="7033" w:type="dxa"/>
            <w:tcBorders>
              <w:top w:val="single" w:sz="4" w:space="0" w:color="auto"/>
              <w:left w:val="single" w:sz="4" w:space="0" w:color="auto"/>
              <w:bottom w:val="single" w:sz="4" w:space="0" w:color="auto"/>
              <w:right w:val="single" w:sz="4" w:space="0" w:color="auto"/>
            </w:tcBorders>
            <w:tcPrChange w:id="2178" w:author="黃梓峻" w:date="2021-05-12T14:30:00Z">
              <w:tcPr>
                <w:tcW w:w="7033" w:type="dxa"/>
                <w:gridSpan w:val="2"/>
                <w:tcBorders>
                  <w:top w:val="single" w:sz="4" w:space="0" w:color="auto"/>
                  <w:left w:val="single" w:sz="4" w:space="0" w:color="auto"/>
                  <w:bottom w:val="single" w:sz="4" w:space="0" w:color="auto"/>
                  <w:right w:val="single" w:sz="4" w:space="0" w:color="auto"/>
                </w:tcBorders>
              </w:tcPr>
            </w:tcPrChange>
          </w:tcPr>
          <w:p w14:paraId="56A976A7" w14:textId="77777777" w:rsidR="00F63C93" w:rsidRPr="00F63C93" w:rsidDel="00735254" w:rsidRDefault="00F63C93" w:rsidP="00F63C93">
            <w:pPr>
              <w:adjustRightInd w:val="0"/>
              <w:spacing w:after="48"/>
              <w:rPr>
                <w:ins w:id="2179" w:author="st1" w:date="2021-05-07T14:45:00Z"/>
                <w:del w:id="2180" w:author="黃梓峻" w:date="2021-05-12T14:30:00Z"/>
                <w:rFonts w:ascii="標楷體" w:eastAsia="標楷體" w:hAnsi="標楷體" w:cs="標楷體"/>
                <w:kern w:val="0"/>
                <w:szCs w:val="28"/>
                <w:lang w:eastAsia="zh-HK"/>
              </w:rPr>
            </w:pPr>
            <w:ins w:id="2181" w:author="st1" w:date="2021-05-07T14:45:00Z">
              <w:del w:id="2182" w:author="黃梓峻" w:date="2021-05-12T14:30:00Z">
                <w:r w:rsidRPr="00F63C93" w:rsidDel="00735254">
                  <w:rPr>
                    <w:rFonts w:ascii="標楷體" w:eastAsia="標楷體" w:hAnsi="標楷體" w:cs="標楷體" w:hint="eastAsia"/>
                    <w:kern w:val="0"/>
                    <w:szCs w:val="28"/>
                    <w:lang w:eastAsia="zh-HK"/>
                  </w:rPr>
                  <w:delText>功能新增且交易成功時顯示</w:delText>
                </w:r>
                <w:r w:rsidRPr="00F63C93" w:rsidDel="00735254">
                  <w:rPr>
                    <w:rFonts w:ascii="標楷體" w:eastAsia="標楷體" w:hAnsi="標楷體" w:cs="標楷體" w:hint="eastAsia"/>
                    <w:kern w:val="0"/>
                    <w:szCs w:val="28"/>
                  </w:rPr>
                  <w:delText>,</w:delText>
                </w:r>
                <w:r w:rsidRPr="00F63C93" w:rsidDel="00735254">
                  <w:rPr>
                    <w:rFonts w:ascii="標楷體" w:eastAsia="標楷體" w:hAnsi="標楷體" w:cs="標楷體" w:hint="eastAsia"/>
                    <w:kern w:val="0"/>
                    <w:szCs w:val="28"/>
                    <w:lang w:eastAsia="zh-HK"/>
                  </w:rPr>
                  <w:delText>重新輸入另一筆新增</w:delText>
                </w:r>
              </w:del>
            </w:ins>
            <w:ins w:id="2183" w:author="st1" w:date="2021-05-07T14:46:00Z">
              <w:del w:id="2184" w:author="黃梓峻" w:date="2021-05-12T14:30:00Z">
                <w:r w:rsidRPr="00F63C93" w:rsidDel="00735254">
                  <w:rPr>
                    <w:rFonts w:ascii="標楷體" w:eastAsia="標楷體" w:hAnsi="標楷體" w:cs="標楷體" w:hint="eastAsia"/>
                    <w:color w:val="000000"/>
                    <w:kern w:val="0"/>
                    <w:szCs w:val="28"/>
                  </w:rPr>
                  <w:delText>放審會記錄</w:delText>
                </w:r>
              </w:del>
            </w:ins>
            <w:ins w:id="2185" w:author="st1" w:date="2021-05-07T14:45:00Z">
              <w:del w:id="2186" w:author="黃梓峻" w:date="2021-05-12T14:30:00Z">
                <w:r w:rsidRPr="00F63C93" w:rsidDel="00735254">
                  <w:rPr>
                    <w:rFonts w:ascii="標楷體" w:eastAsia="標楷體" w:hAnsi="標楷體" w:cs="標楷體" w:hint="eastAsia"/>
                    <w:kern w:val="0"/>
                    <w:szCs w:val="28"/>
                    <w:lang w:eastAsia="x-none"/>
                  </w:rPr>
                  <w:delText>明細</w:delText>
                </w:r>
                <w:r w:rsidRPr="00F63C93" w:rsidDel="00735254">
                  <w:rPr>
                    <w:rFonts w:ascii="標楷體" w:eastAsia="標楷體" w:hAnsi="標楷體" w:cs="標楷體" w:hint="eastAsia"/>
                    <w:kern w:val="0"/>
                    <w:szCs w:val="28"/>
                    <w:lang w:eastAsia="zh-HK"/>
                  </w:rPr>
                  <w:delText>資料</w:delText>
                </w:r>
              </w:del>
            </w:ins>
          </w:p>
        </w:tc>
      </w:tr>
    </w:tbl>
    <w:p w14:paraId="47799C78" w14:textId="77777777" w:rsidR="00F63C93" w:rsidRPr="00F63C93" w:rsidRDefault="00F63C93" w:rsidP="00F63C93">
      <w:pPr>
        <w:adjustRightInd w:val="0"/>
        <w:spacing w:after="48"/>
        <w:rPr>
          <w:ins w:id="2187" w:author="st1" w:date="2021-05-07T14:45:00Z"/>
          <w:rFonts w:ascii="Arial" w:eastAsia="標楷體" w:hAnsi="標楷體" w:cs="標楷體"/>
          <w:kern w:val="0"/>
          <w:szCs w:val="28"/>
        </w:rPr>
      </w:pPr>
    </w:p>
    <w:p w14:paraId="1F747F0A" w14:textId="77777777" w:rsidR="00F63C93" w:rsidRPr="00F63C93" w:rsidRDefault="00F63C93" w:rsidP="00F63C93">
      <w:pPr>
        <w:numPr>
          <w:ilvl w:val="0"/>
          <w:numId w:val="126"/>
        </w:numPr>
        <w:tabs>
          <w:tab w:val="num" w:pos="360"/>
        </w:tabs>
        <w:snapToGrid w:val="0"/>
        <w:ind w:left="1418" w:firstLine="0"/>
        <w:rPr>
          <w:ins w:id="2188" w:author="st1" w:date="2021-05-07T14:45:00Z"/>
          <w:rFonts w:eastAsia="標楷體"/>
          <w:sz w:val="26"/>
        </w:rPr>
      </w:pPr>
      <w:ins w:id="2189" w:author="st1" w:date="2021-05-07T14:45:00Z">
        <w:r w:rsidRPr="00F63C93">
          <w:rPr>
            <w:rFonts w:eastAsia="標楷體" w:hint="eastAsia"/>
            <w:sz w:val="26"/>
          </w:rPr>
          <w:t>畫面資料說明</w:t>
        </w:r>
      </w:ins>
      <w:ins w:id="2190" w:author="黃梓峻" w:date="2021-05-12T14:29:00Z">
        <w:r w:rsidRPr="00F63C93">
          <w:rPr>
            <w:rFonts w:eastAsia="標楷體" w:hint="eastAsia"/>
            <w:sz w:val="26"/>
          </w:rPr>
          <w:t>－新增</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223"/>
        <w:gridCol w:w="826"/>
        <w:gridCol w:w="907"/>
        <w:gridCol w:w="2016"/>
        <w:gridCol w:w="812"/>
        <w:gridCol w:w="665"/>
        <w:gridCol w:w="3216"/>
        <w:tblGridChange w:id="2191">
          <w:tblGrid>
            <w:gridCol w:w="113"/>
            <w:gridCol w:w="426"/>
            <w:gridCol w:w="103"/>
            <w:gridCol w:w="1199"/>
            <w:gridCol w:w="24"/>
            <w:gridCol w:w="826"/>
            <w:gridCol w:w="6"/>
            <w:gridCol w:w="901"/>
            <w:gridCol w:w="60"/>
            <w:gridCol w:w="1956"/>
            <w:gridCol w:w="60"/>
            <w:gridCol w:w="752"/>
            <w:gridCol w:w="103"/>
            <w:gridCol w:w="562"/>
            <w:gridCol w:w="113"/>
            <w:gridCol w:w="3103"/>
            <w:gridCol w:w="113"/>
          </w:tblGrid>
        </w:tblGridChange>
      </w:tblGrid>
      <w:tr w:rsidR="00F63C93" w:rsidRPr="00F63C93" w14:paraId="26EEEFD6" w14:textId="77777777" w:rsidTr="00067F94">
        <w:trPr>
          <w:trHeight w:val="388"/>
          <w:tblHeader/>
          <w:jc w:val="center"/>
          <w:ins w:id="2192" w:author="st1" w:date="2021-05-07T14:45:00Z"/>
        </w:trPr>
        <w:tc>
          <w:tcPr>
            <w:tcW w:w="55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33A5522" w14:textId="77777777" w:rsidR="00F63C93" w:rsidRPr="00F63C93" w:rsidRDefault="00F63C93" w:rsidP="00F63C93">
            <w:pPr>
              <w:rPr>
                <w:ins w:id="2193" w:author="st1" w:date="2021-05-07T14:45:00Z"/>
                <w:rFonts w:ascii="標楷體" w:eastAsia="標楷體" w:hAnsi="標楷體"/>
              </w:rPr>
            </w:pPr>
            <w:ins w:id="2194" w:author="st1" w:date="2021-05-07T14:45:00Z">
              <w:r w:rsidRPr="00F63C93">
                <w:rPr>
                  <w:rFonts w:ascii="標楷體" w:eastAsia="標楷體" w:hAnsi="標楷體" w:hint="eastAsia"/>
                </w:rPr>
                <w:t>序號</w:t>
              </w:r>
            </w:ins>
          </w:p>
        </w:tc>
        <w:tc>
          <w:tcPr>
            <w:tcW w:w="146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FE0E385" w14:textId="77777777" w:rsidR="00F63C93" w:rsidRPr="00F63C93" w:rsidRDefault="00F63C93" w:rsidP="00F63C93">
            <w:pPr>
              <w:rPr>
                <w:ins w:id="2195" w:author="st1" w:date="2021-05-07T14:45:00Z"/>
                <w:rFonts w:ascii="標楷體" w:eastAsia="標楷體" w:hAnsi="標楷體"/>
              </w:rPr>
            </w:pPr>
            <w:ins w:id="2196" w:author="st1" w:date="2021-05-07T14:45:00Z">
              <w:r w:rsidRPr="00F63C93">
                <w:rPr>
                  <w:rFonts w:ascii="標楷體" w:eastAsia="標楷體" w:hAnsi="標楷體" w:hint="eastAsia"/>
                </w:rPr>
                <w:t>欄位</w:t>
              </w:r>
            </w:ins>
          </w:p>
        </w:tc>
        <w:tc>
          <w:tcPr>
            <w:tcW w:w="541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71857447" w14:textId="77777777" w:rsidR="00F63C93" w:rsidRPr="00F63C93" w:rsidRDefault="00F63C93" w:rsidP="00F63C93">
            <w:pPr>
              <w:jc w:val="center"/>
              <w:rPr>
                <w:ins w:id="2197" w:author="st1" w:date="2021-05-07T14:45:00Z"/>
                <w:rFonts w:ascii="標楷體" w:eastAsia="標楷體" w:hAnsi="標楷體"/>
              </w:rPr>
            </w:pPr>
            <w:ins w:id="2198" w:author="st1" w:date="2021-05-07T14:45:00Z">
              <w:r w:rsidRPr="00F63C93">
                <w:rPr>
                  <w:rFonts w:ascii="標楷體" w:eastAsia="標楷體" w:hAnsi="標楷體" w:hint="eastAsia"/>
                </w:rPr>
                <w:t>說明</w:t>
              </w:r>
            </w:ins>
          </w:p>
        </w:tc>
        <w:tc>
          <w:tcPr>
            <w:tcW w:w="297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CAB783" w14:textId="77777777" w:rsidR="00F63C93" w:rsidRPr="00F63C93" w:rsidRDefault="00F63C93" w:rsidP="00F63C93">
            <w:pPr>
              <w:rPr>
                <w:ins w:id="2199" w:author="st1" w:date="2021-05-07T14:45:00Z"/>
                <w:rFonts w:ascii="標楷體" w:eastAsia="標楷體" w:hAnsi="標楷體"/>
              </w:rPr>
            </w:pPr>
            <w:ins w:id="2200" w:author="st1" w:date="2021-05-07T14:45:00Z">
              <w:r w:rsidRPr="00F63C93">
                <w:rPr>
                  <w:rFonts w:ascii="標楷體" w:eastAsia="標楷體" w:hAnsi="標楷體" w:hint="eastAsia"/>
                </w:rPr>
                <w:t>處理邏輯及注意事項</w:t>
              </w:r>
            </w:ins>
          </w:p>
        </w:tc>
      </w:tr>
      <w:tr w:rsidR="00F63C93" w:rsidRPr="00F63C93" w14:paraId="09F7652B" w14:textId="77777777" w:rsidTr="00067F94">
        <w:trPr>
          <w:trHeight w:val="244"/>
          <w:tblHeader/>
          <w:jc w:val="center"/>
          <w:ins w:id="2201" w:author="st1" w:date="2021-05-07T14:45: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73B704" w14:textId="77777777" w:rsidR="00F63C93" w:rsidRPr="00F63C93" w:rsidRDefault="00F63C93" w:rsidP="00F63C93">
            <w:pPr>
              <w:widowControl/>
              <w:rPr>
                <w:ins w:id="2202" w:author="st1" w:date="2021-05-07T14:45: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40D8DC" w14:textId="77777777" w:rsidR="00F63C93" w:rsidRPr="00F63C93" w:rsidRDefault="00F63C93" w:rsidP="00F63C93">
            <w:pPr>
              <w:widowControl/>
              <w:rPr>
                <w:ins w:id="2203" w:author="st1" w:date="2021-05-07T14:45:00Z"/>
                <w:rFonts w:ascii="標楷體" w:eastAsia="標楷體" w:hAnsi="標楷體"/>
              </w:rPr>
            </w:pPr>
          </w:p>
        </w:tc>
        <w:tc>
          <w:tcPr>
            <w:tcW w:w="920" w:type="dxa"/>
            <w:tcBorders>
              <w:top w:val="single" w:sz="4" w:space="0" w:color="auto"/>
              <w:left w:val="single" w:sz="4" w:space="0" w:color="auto"/>
              <w:bottom w:val="single" w:sz="4" w:space="0" w:color="auto"/>
              <w:right w:val="single" w:sz="4" w:space="0" w:color="auto"/>
            </w:tcBorders>
            <w:shd w:val="clear" w:color="auto" w:fill="D9D9D9"/>
            <w:hideMark/>
          </w:tcPr>
          <w:p w14:paraId="6BCC69E7" w14:textId="77777777" w:rsidR="00F63C93" w:rsidRPr="00F63C93" w:rsidRDefault="00F63C93" w:rsidP="00F63C93">
            <w:pPr>
              <w:rPr>
                <w:ins w:id="2204" w:author="st1" w:date="2021-05-07T14:45:00Z"/>
                <w:rFonts w:ascii="標楷體" w:eastAsia="標楷體" w:hAnsi="標楷體"/>
              </w:rPr>
            </w:pPr>
            <w:r w:rsidRPr="00F63C93">
              <w:rPr>
                <w:rFonts w:ascii="標楷體" w:eastAsia="標楷體" w:hAnsi="標楷體" w:hint="eastAsia"/>
              </w:rPr>
              <w:t>資料長度</w:t>
            </w:r>
          </w:p>
        </w:tc>
        <w:tc>
          <w:tcPr>
            <w:tcW w:w="1077" w:type="dxa"/>
            <w:tcBorders>
              <w:top w:val="single" w:sz="4" w:space="0" w:color="auto"/>
              <w:left w:val="single" w:sz="4" w:space="0" w:color="auto"/>
              <w:bottom w:val="single" w:sz="4" w:space="0" w:color="auto"/>
              <w:right w:val="single" w:sz="4" w:space="0" w:color="auto"/>
            </w:tcBorders>
            <w:shd w:val="clear" w:color="auto" w:fill="D9D9D9"/>
            <w:hideMark/>
          </w:tcPr>
          <w:p w14:paraId="1C07B809" w14:textId="77777777" w:rsidR="00F63C93" w:rsidRPr="00F63C93" w:rsidRDefault="00F63C93" w:rsidP="00F63C93">
            <w:pPr>
              <w:rPr>
                <w:ins w:id="2205" w:author="st1" w:date="2021-05-07T14:45:00Z"/>
                <w:rFonts w:ascii="標楷體" w:eastAsia="標楷體" w:hAnsi="標楷體"/>
              </w:rPr>
            </w:pPr>
            <w:ins w:id="2206" w:author="st1" w:date="2021-05-07T14:45:00Z">
              <w:r w:rsidRPr="00F63C93">
                <w:rPr>
                  <w:rFonts w:ascii="標楷體" w:eastAsia="標楷體" w:hAnsi="標楷體" w:hint="eastAsia"/>
                </w:rPr>
                <w:t>預設值</w:t>
              </w:r>
            </w:ins>
          </w:p>
        </w:tc>
        <w:tc>
          <w:tcPr>
            <w:tcW w:w="1776" w:type="dxa"/>
            <w:tcBorders>
              <w:top w:val="single" w:sz="4" w:space="0" w:color="auto"/>
              <w:left w:val="single" w:sz="4" w:space="0" w:color="auto"/>
              <w:bottom w:val="single" w:sz="4" w:space="0" w:color="auto"/>
              <w:right w:val="single" w:sz="4" w:space="0" w:color="auto"/>
            </w:tcBorders>
            <w:shd w:val="clear" w:color="auto" w:fill="D9D9D9"/>
            <w:hideMark/>
          </w:tcPr>
          <w:p w14:paraId="6F2BE125" w14:textId="77777777" w:rsidR="00F63C93" w:rsidRPr="00F63C93" w:rsidRDefault="00F63C93" w:rsidP="00F63C93">
            <w:pPr>
              <w:rPr>
                <w:ins w:id="2207" w:author="st1" w:date="2021-05-07T14:45:00Z"/>
                <w:rFonts w:ascii="標楷體" w:eastAsia="標楷體" w:hAnsi="標楷體"/>
              </w:rPr>
            </w:pPr>
            <w:ins w:id="2208" w:author="st1" w:date="2021-05-07T14:45:00Z">
              <w:r w:rsidRPr="00F63C93">
                <w:rPr>
                  <w:rFonts w:ascii="標楷體" w:eastAsia="標楷體" w:hAnsi="標楷體" w:hint="eastAsia"/>
                </w:rPr>
                <w:t>選單內容</w:t>
              </w:r>
            </w:ins>
          </w:p>
        </w:tc>
        <w:tc>
          <w:tcPr>
            <w:tcW w:w="947" w:type="dxa"/>
            <w:tcBorders>
              <w:top w:val="single" w:sz="4" w:space="0" w:color="auto"/>
              <w:left w:val="single" w:sz="4" w:space="0" w:color="auto"/>
              <w:bottom w:val="single" w:sz="4" w:space="0" w:color="auto"/>
              <w:right w:val="single" w:sz="4" w:space="0" w:color="auto"/>
            </w:tcBorders>
            <w:shd w:val="clear" w:color="auto" w:fill="D9D9D9"/>
            <w:hideMark/>
          </w:tcPr>
          <w:p w14:paraId="01694B45" w14:textId="77777777" w:rsidR="00F63C93" w:rsidRPr="00F63C93" w:rsidRDefault="00F63C93" w:rsidP="00F63C93">
            <w:pPr>
              <w:rPr>
                <w:ins w:id="2209" w:author="st1" w:date="2021-05-07T14:45:00Z"/>
                <w:rFonts w:ascii="標楷體" w:eastAsia="標楷體" w:hAnsi="標楷體"/>
              </w:rPr>
            </w:pPr>
            <w:ins w:id="2210" w:author="st1" w:date="2021-05-07T14:45:00Z">
              <w:r w:rsidRPr="00F63C93">
                <w:rPr>
                  <w:rFonts w:ascii="標楷體" w:eastAsia="標楷體" w:hAnsi="標楷體" w:hint="eastAsia"/>
                </w:rPr>
                <w:t>必填</w:t>
              </w:r>
            </w:ins>
          </w:p>
        </w:tc>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3F794F3D" w14:textId="77777777" w:rsidR="00F63C93" w:rsidRPr="00F63C93" w:rsidRDefault="00F63C93" w:rsidP="00F63C93">
            <w:pPr>
              <w:rPr>
                <w:ins w:id="2211" w:author="st1" w:date="2021-05-07T14:45:00Z"/>
                <w:rFonts w:ascii="標楷體" w:eastAsia="標楷體" w:hAnsi="標楷體"/>
              </w:rPr>
            </w:pPr>
            <w:ins w:id="2212" w:author="st1" w:date="2021-05-07T14:45:00Z">
              <w:r w:rsidRPr="00F63C93">
                <w:rPr>
                  <w:rFonts w:ascii="標楷體" w:eastAsia="標楷體" w:hAnsi="標楷體"/>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E1A158" w14:textId="77777777" w:rsidR="00F63C93" w:rsidRPr="00F63C93" w:rsidRDefault="00F63C93" w:rsidP="00F63C93">
            <w:pPr>
              <w:widowControl/>
              <w:rPr>
                <w:ins w:id="2213" w:author="st1" w:date="2021-05-07T14:45:00Z"/>
                <w:rFonts w:ascii="標楷體" w:eastAsia="標楷體" w:hAnsi="標楷體"/>
              </w:rPr>
            </w:pPr>
          </w:p>
        </w:tc>
      </w:tr>
      <w:tr w:rsidR="00F63C93" w:rsidRPr="00F63C93" w14:paraId="3BC57CCB" w14:textId="77777777" w:rsidTr="00067F94">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2214" w:author="黃梓峻" w:date="2021-05-17T16:07: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trHeight w:val="58"/>
          <w:jc w:val="center"/>
          <w:ins w:id="2215" w:author="st1" w:date="2021-05-07T14:45:00Z"/>
          <w:trPrChange w:id="2216" w:author="黃梓峻" w:date="2021-05-17T16:07:00Z">
            <w:trPr>
              <w:trHeight w:val="244"/>
              <w:jc w:val="center"/>
            </w:trPr>
          </w:trPrChange>
        </w:trPr>
        <w:tc>
          <w:tcPr>
            <w:tcW w:w="558" w:type="dxa"/>
            <w:tcBorders>
              <w:top w:val="single" w:sz="4" w:space="0" w:color="auto"/>
              <w:left w:val="single" w:sz="4" w:space="0" w:color="auto"/>
              <w:bottom w:val="single" w:sz="4" w:space="0" w:color="auto"/>
              <w:right w:val="single" w:sz="4" w:space="0" w:color="auto"/>
            </w:tcBorders>
            <w:hideMark/>
            <w:tcPrChange w:id="2217" w:author="黃梓峻" w:date="2021-05-17T16:07:00Z">
              <w:tcPr>
                <w:tcW w:w="558" w:type="dxa"/>
                <w:gridSpan w:val="2"/>
                <w:tcBorders>
                  <w:top w:val="single" w:sz="4" w:space="0" w:color="auto"/>
                  <w:left w:val="single" w:sz="4" w:space="0" w:color="auto"/>
                  <w:bottom w:val="single" w:sz="4" w:space="0" w:color="auto"/>
                  <w:right w:val="single" w:sz="4" w:space="0" w:color="auto"/>
                </w:tcBorders>
                <w:hideMark/>
              </w:tcPr>
            </w:tcPrChange>
          </w:tcPr>
          <w:p w14:paraId="72F0DEF0" w14:textId="77777777" w:rsidR="00F63C93" w:rsidRPr="00F63C93" w:rsidRDefault="00F63C93" w:rsidP="00F63C93">
            <w:pPr>
              <w:rPr>
                <w:ins w:id="2218" w:author="st1" w:date="2021-05-07T14:45:00Z"/>
                <w:rFonts w:ascii="標楷體" w:eastAsia="標楷體" w:hAnsi="標楷體"/>
              </w:rPr>
            </w:pPr>
            <w:ins w:id="2219" w:author="st1" w:date="2021-05-07T14:45:00Z">
              <w:r w:rsidRPr="00F63C93">
                <w:rPr>
                  <w:rFonts w:ascii="標楷體" w:eastAsia="標楷體" w:hAnsi="標楷體"/>
                </w:rPr>
                <w:t>1</w:t>
              </w:r>
            </w:ins>
          </w:p>
        </w:tc>
        <w:tc>
          <w:tcPr>
            <w:tcW w:w="1468" w:type="dxa"/>
            <w:tcBorders>
              <w:top w:val="single" w:sz="4" w:space="0" w:color="auto"/>
              <w:left w:val="single" w:sz="4" w:space="0" w:color="auto"/>
              <w:bottom w:val="single" w:sz="4" w:space="0" w:color="auto"/>
              <w:right w:val="single" w:sz="4" w:space="0" w:color="auto"/>
            </w:tcBorders>
            <w:hideMark/>
            <w:tcPrChange w:id="2220" w:author="黃梓峻" w:date="2021-05-17T16:07:00Z">
              <w:tcPr>
                <w:tcW w:w="1468" w:type="dxa"/>
                <w:gridSpan w:val="2"/>
                <w:tcBorders>
                  <w:top w:val="single" w:sz="4" w:space="0" w:color="auto"/>
                  <w:left w:val="single" w:sz="4" w:space="0" w:color="auto"/>
                  <w:bottom w:val="single" w:sz="4" w:space="0" w:color="auto"/>
                  <w:right w:val="single" w:sz="4" w:space="0" w:color="auto"/>
                </w:tcBorders>
                <w:hideMark/>
              </w:tcPr>
            </w:tcPrChange>
          </w:tcPr>
          <w:p w14:paraId="1DA57F7F" w14:textId="77777777" w:rsidR="00F63C93" w:rsidRPr="00F63C93" w:rsidRDefault="00F63C93" w:rsidP="00F63C93">
            <w:pPr>
              <w:rPr>
                <w:ins w:id="2221" w:author="st1" w:date="2021-05-07T14:45:00Z"/>
                <w:rFonts w:ascii="標楷體" w:eastAsia="標楷體" w:hAnsi="標楷體"/>
                <w:lang w:eastAsia="ja-JP"/>
              </w:rPr>
            </w:pPr>
            <w:ins w:id="2222" w:author="st1" w:date="2021-05-07T14:45:00Z">
              <w:r w:rsidRPr="00F63C93">
                <w:rPr>
                  <w:rFonts w:ascii="標楷體" w:eastAsia="標楷體" w:hAnsi="標楷體" w:hint="eastAsia"/>
                </w:rPr>
                <w:t>功能</w:t>
              </w:r>
            </w:ins>
          </w:p>
        </w:tc>
        <w:tc>
          <w:tcPr>
            <w:tcW w:w="920" w:type="dxa"/>
            <w:tcBorders>
              <w:top w:val="single" w:sz="4" w:space="0" w:color="auto"/>
              <w:left w:val="single" w:sz="4" w:space="0" w:color="auto"/>
              <w:bottom w:val="single" w:sz="4" w:space="0" w:color="auto"/>
              <w:right w:val="single" w:sz="4" w:space="0" w:color="auto"/>
            </w:tcBorders>
            <w:hideMark/>
            <w:tcPrChange w:id="2223" w:author="黃梓峻" w:date="2021-05-17T16:07:00Z">
              <w:tcPr>
                <w:tcW w:w="920" w:type="dxa"/>
                <w:gridSpan w:val="3"/>
                <w:tcBorders>
                  <w:top w:val="single" w:sz="4" w:space="0" w:color="auto"/>
                  <w:left w:val="single" w:sz="4" w:space="0" w:color="auto"/>
                  <w:bottom w:val="single" w:sz="4" w:space="0" w:color="auto"/>
                  <w:right w:val="single" w:sz="4" w:space="0" w:color="auto"/>
                </w:tcBorders>
                <w:hideMark/>
              </w:tcPr>
            </w:tcPrChange>
          </w:tcPr>
          <w:p w14:paraId="7118EA99" w14:textId="77777777" w:rsidR="00F63C93" w:rsidRPr="00F63C93" w:rsidRDefault="00F63C93" w:rsidP="00F63C93">
            <w:pPr>
              <w:rPr>
                <w:ins w:id="2224" w:author="st1" w:date="2021-05-07T14:45:00Z"/>
                <w:rFonts w:ascii="標楷體" w:eastAsia="標楷體" w:hAnsi="標楷體"/>
              </w:rPr>
            </w:pPr>
          </w:p>
        </w:tc>
        <w:tc>
          <w:tcPr>
            <w:tcW w:w="1077" w:type="dxa"/>
            <w:tcBorders>
              <w:top w:val="single" w:sz="4" w:space="0" w:color="auto"/>
              <w:left w:val="single" w:sz="4" w:space="0" w:color="auto"/>
              <w:bottom w:val="single" w:sz="4" w:space="0" w:color="auto"/>
              <w:right w:val="single" w:sz="4" w:space="0" w:color="auto"/>
            </w:tcBorders>
            <w:tcPrChange w:id="2225" w:author="黃梓峻" w:date="2021-05-17T16:07:00Z">
              <w:tcPr>
                <w:tcW w:w="1077" w:type="dxa"/>
                <w:gridSpan w:val="2"/>
                <w:tcBorders>
                  <w:top w:val="single" w:sz="4" w:space="0" w:color="auto"/>
                  <w:left w:val="single" w:sz="4" w:space="0" w:color="auto"/>
                  <w:bottom w:val="single" w:sz="4" w:space="0" w:color="auto"/>
                  <w:right w:val="single" w:sz="4" w:space="0" w:color="auto"/>
                </w:tcBorders>
              </w:tcPr>
            </w:tcPrChange>
          </w:tcPr>
          <w:p w14:paraId="63ECEA03" w14:textId="77777777" w:rsidR="00F63C93" w:rsidRPr="00F63C93" w:rsidRDefault="00F63C93" w:rsidP="00F63C93">
            <w:pPr>
              <w:rPr>
                <w:ins w:id="2226" w:author="st1" w:date="2021-05-07T14:45:00Z"/>
                <w:rFonts w:ascii="標楷體" w:eastAsia="標楷體" w:hAnsi="標楷體"/>
              </w:rPr>
            </w:pPr>
            <w:r w:rsidRPr="00F63C93">
              <w:rPr>
                <w:rFonts w:ascii="標楷體" w:eastAsia="標楷體" w:hAnsi="標楷體" w:hint="eastAsia"/>
              </w:rPr>
              <w:t>新增</w:t>
            </w:r>
          </w:p>
        </w:tc>
        <w:tc>
          <w:tcPr>
            <w:tcW w:w="1776" w:type="dxa"/>
            <w:tcBorders>
              <w:top w:val="single" w:sz="4" w:space="0" w:color="auto"/>
              <w:left w:val="single" w:sz="4" w:space="0" w:color="auto"/>
              <w:bottom w:val="single" w:sz="4" w:space="0" w:color="auto"/>
              <w:right w:val="single" w:sz="4" w:space="0" w:color="auto"/>
            </w:tcBorders>
            <w:tcPrChange w:id="2227" w:author="黃梓峻" w:date="2021-05-17T16:07:00Z">
              <w:tcPr>
                <w:tcW w:w="1776" w:type="dxa"/>
                <w:gridSpan w:val="2"/>
                <w:tcBorders>
                  <w:top w:val="single" w:sz="4" w:space="0" w:color="auto"/>
                  <w:left w:val="single" w:sz="4" w:space="0" w:color="auto"/>
                  <w:bottom w:val="single" w:sz="4" w:space="0" w:color="auto"/>
                  <w:right w:val="single" w:sz="4" w:space="0" w:color="auto"/>
                </w:tcBorders>
              </w:tcPr>
            </w:tcPrChange>
          </w:tcPr>
          <w:p w14:paraId="12DA6DCD" w14:textId="77777777" w:rsidR="00F63C93" w:rsidRPr="00F63C93" w:rsidRDefault="00F63C93" w:rsidP="00F63C93">
            <w:pPr>
              <w:rPr>
                <w:ins w:id="2228" w:author="st1" w:date="2021-05-07T14:45:00Z"/>
                <w:rFonts w:ascii="標楷體" w:eastAsia="標楷體" w:hAnsi="標楷體"/>
              </w:rPr>
            </w:pPr>
          </w:p>
        </w:tc>
        <w:tc>
          <w:tcPr>
            <w:tcW w:w="947" w:type="dxa"/>
            <w:tcBorders>
              <w:top w:val="single" w:sz="4" w:space="0" w:color="auto"/>
              <w:left w:val="single" w:sz="4" w:space="0" w:color="auto"/>
              <w:bottom w:val="single" w:sz="4" w:space="0" w:color="auto"/>
              <w:right w:val="single" w:sz="4" w:space="0" w:color="auto"/>
            </w:tcBorders>
            <w:tcPrChange w:id="2229" w:author="黃梓峻" w:date="2021-05-17T16:07:00Z">
              <w:tcPr>
                <w:tcW w:w="947" w:type="dxa"/>
                <w:gridSpan w:val="2"/>
                <w:tcBorders>
                  <w:top w:val="single" w:sz="4" w:space="0" w:color="auto"/>
                  <w:left w:val="single" w:sz="4" w:space="0" w:color="auto"/>
                  <w:bottom w:val="single" w:sz="4" w:space="0" w:color="auto"/>
                  <w:right w:val="single" w:sz="4" w:space="0" w:color="auto"/>
                </w:tcBorders>
              </w:tcPr>
            </w:tcPrChange>
          </w:tcPr>
          <w:p w14:paraId="60B31CD9" w14:textId="77777777" w:rsidR="00F63C93" w:rsidRPr="00F63C93" w:rsidRDefault="00F63C93" w:rsidP="00F63C93">
            <w:pPr>
              <w:rPr>
                <w:ins w:id="2230" w:author="st1" w:date="2021-05-07T14:45:00Z"/>
                <w:rFonts w:ascii="標楷體" w:eastAsia="標楷體" w:hAnsi="標楷體"/>
              </w:rPr>
            </w:pPr>
          </w:p>
        </w:tc>
        <w:tc>
          <w:tcPr>
            <w:tcW w:w="698" w:type="dxa"/>
            <w:tcBorders>
              <w:top w:val="single" w:sz="4" w:space="0" w:color="auto"/>
              <w:left w:val="single" w:sz="4" w:space="0" w:color="auto"/>
              <w:bottom w:val="single" w:sz="4" w:space="0" w:color="auto"/>
              <w:right w:val="single" w:sz="4" w:space="0" w:color="auto"/>
            </w:tcBorders>
            <w:hideMark/>
            <w:tcPrChange w:id="2231" w:author="黃梓峻" w:date="2021-05-17T16:07:00Z">
              <w:tcPr>
                <w:tcW w:w="698" w:type="dxa"/>
                <w:gridSpan w:val="2"/>
                <w:tcBorders>
                  <w:top w:val="single" w:sz="4" w:space="0" w:color="auto"/>
                  <w:left w:val="single" w:sz="4" w:space="0" w:color="auto"/>
                  <w:bottom w:val="single" w:sz="4" w:space="0" w:color="auto"/>
                  <w:right w:val="single" w:sz="4" w:space="0" w:color="auto"/>
                </w:tcBorders>
                <w:hideMark/>
              </w:tcPr>
            </w:tcPrChange>
          </w:tcPr>
          <w:p w14:paraId="5266A6B2" w14:textId="77777777" w:rsidR="00F63C93" w:rsidRPr="00F63C93" w:rsidRDefault="00F63C93" w:rsidP="00F63C93">
            <w:pPr>
              <w:jc w:val="center"/>
              <w:rPr>
                <w:ins w:id="2232" w:author="st1" w:date="2021-05-07T14:45:00Z"/>
                <w:rFonts w:ascii="標楷體" w:eastAsia="標楷體" w:hAnsi="標楷體"/>
              </w:rPr>
            </w:pPr>
            <w:ins w:id="2233" w:author="st1" w:date="2021-05-07T14:45:00Z">
              <w:r w:rsidRPr="00F63C93">
                <w:rPr>
                  <w:rFonts w:ascii="標楷體" w:eastAsia="標楷體" w:hAnsi="標楷體"/>
                </w:rPr>
                <w:t>R</w:t>
              </w:r>
            </w:ins>
          </w:p>
        </w:tc>
        <w:tc>
          <w:tcPr>
            <w:tcW w:w="2976" w:type="dxa"/>
            <w:tcBorders>
              <w:top w:val="single" w:sz="4" w:space="0" w:color="auto"/>
              <w:left w:val="single" w:sz="4" w:space="0" w:color="auto"/>
              <w:bottom w:val="single" w:sz="4" w:space="0" w:color="auto"/>
              <w:right w:val="single" w:sz="4" w:space="0" w:color="auto"/>
            </w:tcBorders>
            <w:hideMark/>
            <w:tcPrChange w:id="2234" w:author="黃梓峻" w:date="2021-05-17T16:07:00Z">
              <w:tcPr>
                <w:tcW w:w="2976" w:type="dxa"/>
                <w:gridSpan w:val="2"/>
                <w:tcBorders>
                  <w:top w:val="single" w:sz="4" w:space="0" w:color="auto"/>
                  <w:left w:val="single" w:sz="4" w:space="0" w:color="auto"/>
                  <w:bottom w:val="single" w:sz="4" w:space="0" w:color="auto"/>
                  <w:right w:val="single" w:sz="4" w:space="0" w:color="auto"/>
                </w:tcBorders>
                <w:hideMark/>
              </w:tcPr>
            </w:tcPrChange>
          </w:tcPr>
          <w:p w14:paraId="4715C9CA" w14:textId="77777777" w:rsidR="00F63C93" w:rsidRPr="00F63C93" w:rsidDel="0097630A" w:rsidRDefault="00F63C93" w:rsidP="00F63C93">
            <w:pPr>
              <w:rPr>
                <w:ins w:id="2235" w:author="st1" w:date="2021-05-07T14:45:00Z"/>
                <w:del w:id="2236" w:author="黃梓峻" w:date="2021-05-17T16:06:00Z"/>
                <w:rFonts w:ascii="標楷體" w:eastAsia="標楷體" w:hAnsi="標楷體"/>
              </w:rPr>
            </w:pPr>
            <w:ins w:id="2237" w:author="st1" w:date="2021-05-07T14:45:00Z">
              <w:r w:rsidRPr="00F63C93">
                <w:rPr>
                  <w:rFonts w:ascii="標楷體" w:eastAsia="標楷體" w:hAnsi="標楷體" w:hint="eastAsia"/>
                </w:rPr>
                <w:t>自動顯示</w:t>
              </w:r>
            </w:ins>
          </w:p>
          <w:p w14:paraId="29EB1D08" w14:textId="77777777" w:rsidR="00F63C93" w:rsidRPr="00F63C93" w:rsidRDefault="00F63C93" w:rsidP="00F63C93">
            <w:pPr>
              <w:rPr>
                <w:ins w:id="2238" w:author="st1" w:date="2021-05-07T14:45:00Z"/>
                <w:rFonts w:ascii="標楷體" w:eastAsia="標楷體" w:hAnsi="標楷體"/>
              </w:rPr>
            </w:pPr>
            <w:ins w:id="2239" w:author="st1" w:date="2021-05-07T14:45:00Z">
              <w:del w:id="2240" w:author="黃梓峻" w:date="2021-05-17T16:07:00Z">
                <w:r w:rsidRPr="00F63C93" w:rsidDel="0097630A">
                  <w:rPr>
                    <w:rFonts w:ascii="標楷體" w:eastAsia="標楷體" w:hAnsi="標楷體" w:hint="eastAsia"/>
                    <w:lang w:eastAsia="zh-HK"/>
                  </w:rPr>
                  <w:delText>、修改、刪除、查詢</w:delText>
                </w:r>
              </w:del>
            </w:ins>
          </w:p>
        </w:tc>
      </w:tr>
      <w:tr w:rsidR="00F63C93" w:rsidRPr="00F63C93" w14:paraId="72AE28AC" w14:textId="77777777" w:rsidTr="00067F94">
        <w:trPr>
          <w:trHeight w:val="244"/>
          <w:jc w:val="center"/>
          <w:ins w:id="2241" w:author="st1" w:date="2021-05-07T14:45:00Z"/>
        </w:trPr>
        <w:tc>
          <w:tcPr>
            <w:tcW w:w="558" w:type="dxa"/>
            <w:tcBorders>
              <w:top w:val="single" w:sz="4" w:space="0" w:color="auto"/>
              <w:left w:val="single" w:sz="4" w:space="0" w:color="auto"/>
              <w:bottom w:val="single" w:sz="4" w:space="0" w:color="auto"/>
              <w:right w:val="single" w:sz="4" w:space="0" w:color="auto"/>
            </w:tcBorders>
            <w:hideMark/>
          </w:tcPr>
          <w:p w14:paraId="22515D20" w14:textId="77777777" w:rsidR="00F63C93" w:rsidRPr="00F63C93" w:rsidRDefault="00F63C93" w:rsidP="00F63C93">
            <w:pPr>
              <w:rPr>
                <w:ins w:id="2242" w:author="st1" w:date="2021-05-07T14:45:00Z"/>
                <w:rFonts w:ascii="標楷體" w:eastAsia="標楷體" w:hAnsi="標楷體"/>
              </w:rPr>
            </w:pPr>
            <w:ins w:id="2243" w:author="st1" w:date="2021-05-07T14:45:00Z">
              <w:r w:rsidRPr="00F63C93">
                <w:rPr>
                  <w:rFonts w:ascii="標楷體" w:eastAsia="標楷體" w:hAnsi="標楷體"/>
                  <w:color w:val="000000"/>
                </w:rPr>
                <w:t>2</w:t>
              </w:r>
            </w:ins>
          </w:p>
        </w:tc>
        <w:tc>
          <w:tcPr>
            <w:tcW w:w="1468" w:type="dxa"/>
            <w:tcBorders>
              <w:top w:val="single" w:sz="4" w:space="0" w:color="auto"/>
              <w:left w:val="single" w:sz="4" w:space="0" w:color="auto"/>
              <w:bottom w:val="single" w:sz="4" w:space="0" w:color="auto"/>
              <w:right w:val="single" w:sz="4" w:space="0" w:color="auto"/>
            </w:tcBorders>
            <w:hideMark/>
          </w:tcPr>
          <w:p w14:paraId="266E6540" w14:textId="77777777" w:rsidR="00F63C93" w:rsidRPr="00F63C93" w:rsidRDefault="00F63C93" w:rsidP="00F63C93">
            <w:pPr>
              <w:rPr>
                <w:ins w:id="2244" w:author="st1" w:date="2021-05-07T14:45:00Z"/>
                <w:rFonts w:ascii="標楷體" w:eastAsia="標楷體" w:hAnsi="標楷體"/>
              </w:rPr>
            </w:pPr>
            <w:ins w:id="2245" w:author="st1" w:date="2021-05-07T14:45:00Z">
              <w:r w:rsidRPr="00F63C93">
                <w:rPr>
                  <w:rFonts w:ascii="標楷體" w:eastAsia="標楷體" w:hAnsi="標楷體" w:hint="eastAsia"/>
                </w:rPr>
                <w:t>日期</w:t>
              </w:r>
            </w:ins>
          </w:p>
        </w:tc>
        <w:tc>
          <w:tcPr>
            <w:tcW w:w="920" w:type="dxa"/>
            <w:tcBorders>
              <w:top w:val="single" w:sz="4" w:space="0" w:color="auto"/>
              <w:left w:val="single" w:sz="4" w:space="0" w:color="auto"/>
              <w:bottom w:val="single" w:sz="4" w:space="0" w:color="auto"/>
              <w:right w:val="single" w:sz="4" w:space="0" w:color="auto"/>
            </w:tcBorders>
            <w:hideMark/>
          </w:tcPr>
          <w:p w14:paraId="742F0CCE" w14:textId="77777777" w:rsidR="00F63C93" w:rsidRPr="00F63C93" w:rsidRDefault="00F63C93" w:rsidP="00F63C93">
            <w:pPr>
              <w:rPr>
                <w:ins w:id="2246" w:author="st1" w:date="2021-05-07T14:45:00Z"/>
                <w:rFonts w:ascii="標楷體" w:eastAsia="標楷體" w:hAnsi="標楷體"/>
              </w:rPr>
            </w:pPr>
            <w:ins w:id="2247" w:author="st1" w:date="2021-05-07T14:45:00Z">
              <w:r w:rsidRPr="00F63C93">
                <w:rPr>
                  <w:rFonts w:ascii="標楷體" w:eastAsia="標楷體" w:hAnsi="標楷體"/>
                </w:rPr>
                <w:t>7</w:t>
              </w:r>
            </w:ins>
          </w:p>
        </w:tc>
        <w:tc>
          <w:tcPr>
            <w:tcW w:w="1077" w:type="dxa"/>
            <w:tcBorders>
              <w:top w:val="single" w:sz="4" w:space="0" w:color="auto"/>
              <w:left w:val="single" w:sz="4" w:space="0" w:color="auto"/>
              <w:bottom w:val="single" w:sz="4" w:space="0" w:color="auto"/>
              <w:right w:val="single" w:sz="4" w:space="0" w:color="auto"/>
            </w:tcBorders>
          </w:tcPr>
          <w:p w14:paraId="4C0B42C1" w14:textId="77777777" w:rsidR="00F63C93" w:rsidRPr="00F63C93" w:rsidRDefault="00F63C93" w:rsidP="00F63C93">
            <w:pPr>
              <w:rPr>
                <w:ins w:id="2248" w:author="st1" w:date="2021-05-07T14:45:00Z"/>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tcPr>
          <w:p w14:paraId="670CD322" w14:textId="77777777" w:rsidR="00F63C93" w:rsidRPr="00F63C93" w:rsidRDefault="00F63C93" w:rsidP="00F63C93">
            <w:pPr>
              <w:rPr>
                <w:rFonts w:ascii="標楷體" w:eastAsia="標楷體" w:hAnsi="標楷體"/>
              </w:rPr>
            </w:pPr>
            <w:r w:rsidRPr="00F63C93">
              <w:rPr>
                <w:rFonts w:ascii="標楷體" w:eastAsia="標楷體" w:hAnsi="標楷體" w:hint="eastAsia"/>
              </w:rPr>
              <w:t>日期選單</w:t>
            </w:r>
          </w:p>
          <w:p w14:paraId="720CA434" w14:textId="77777777" w:rsidR="00F63C93" w:rsidRPr="00F63C93" w:rsidRDefault="00F63C93" w:rsidP="00F63C93">
            <w:pPr>
              <w:rPr>
                <w:ins w:id="2249" w:author="st1" w:date="2021-05-07T14:45:00Z"/>
                <w:rFonts w:ascii="標楷體" w:eastAsia="標楷體" w:hAnsi="標楷體"/>
              </w:rPr>
            </w:pPr>
          </w:p>
        </w:tc>
        <w:tc>
          <w:tcPr>
            <w:tcW w:w="947" w:type="dxa"/>
            <w:tcBorders>
              <w:top w:val="single" w:sz="4" w:space="0" w:color="auto"/>
              <w:left w:val="single" w:sz="4" w:space="0" w:color="auto"/>
              <w:bottom w:val="single" w:sz="4" w:space="0" w:color="auto"/>
              <w:right w:val="single" w:sz="4" w:space="0" w:color="auto"/>
            </w:tcBorders>
            <w:hideMark/>
          </w:tcPr>
          <w:p w14:paraId="6A044B76" w14:textId="77777777" w:rsidR="00F63C93" w:rsidRPr="00F63C93" w:rsidRDefault="00F63C93" w:rsidP="00F63C93">
            <w:pPr>
              <w:rPr>
                <w:ins w:id="2250" w:author="st1" w:date="2021-05-07T14:45:00Z"/>
                <w:rFonts w:ascii="標楷體" w:eastAsia="標楷體" w:hAnsi="標楷體"/>
              </w:rPr>
            </w:pPr>
            <w:ins w:id="2251" w:author="st1" w:date="2021-05-07T14:45:00Z">
              <w:r w:rsidRPr="00F63C93">
                <w:rPr>
                  <w:rFonts w:ascii="標楷體" w:eastAsia="標楷體" w:hAnsi="標楷體"/>
                  <w:color w:val="000000"/>
                </w:rPr>
                <w:t>V</w:t>
              </w:r>
            </w:ins>
          </w:p>
        </w:tc>
        <w:tc>
          <w:tcPr>
            <w:tcW w:w="698" w:type="dxa"/>
            <w:tcBorders>
              <w:top w:val="single" w:sz="4" w:space="0" w:color="auto"/>
              <w:left w:val="single" w:sz="4" w:space="0" w:color="auto"/>
              <w:bottom w:val="single" w:sz="4" w:space="0" w:color="auto"/>
              <w:right w:val="single" w:sz="4" w:space="0" w:color="auto"/>
            </w:tcBorders>
            <w:hideMark/>
          </w:tcPr>
          <w:p w14:paraId="41CFCF59" w14:textId="77777777" w:rsidR="00F63C93" w:rsidRPr="00F63C93" w:rsidRDefault="00F63C93" w:rsidP="00F63C93">
            <w:pPr>
              <w:jc w:val="center"/>
              <w:rPr>
                <w:ins w:id="2252" w:author="st1" w:date="2021-05-07T14:45:00Z"/>
                <w:rFonts w:ascii="標楷體" w:eastAsia="標楷體" w:hAnsi="標楷體"/>
              </w:rPr>
            </w:pPr>
            <w:ins w:id="2253" w:author="st1" w:date="2021-05-07T14:45:00Z">
              <w:r w:rsidRPr="00F63C93">
                <w:rPr>
                  <w:rFonts w:ascii="標楷體" w:eastAsia="標楷體" w:hAnsi="標楷體"/>
                  <w:color w:val="000000"/>
                </w:rPr>
                <w:t>W</w:t>
              </w:r>
            </w:ins>
          </w:p>
        </w:tc>
        <w:tc>
          <w:tcPr>
            <w:tcW w:w="2976" w:type="dxa"/>
            <w:tcBorders>
              <w:top w:val="single" w:sz="4" w:space="0" w:color="auto"/>
              <w:left w:val="single" w:sz="4" w:space="0" w:color="auto"/>
              <w:bottom w:val="single" w:sz="4" w:space="0" w:color="auto"/>
              <w:right w:val="single" w:sz="4" w:space="0" w:color="auto"/>
            </w:tcBorders>
            <w:hideMark/>
          </w:tcPr>
          <w:p w14:paraId="5C526F3C" w14:textId="77777777" w:rsidR="00F63C93" w:rsidRPr="00F63C93" w:rsidRDefault="00F63C93" w:rsidP="00F63C93">
            <w:pPr>
              <w:rPr>
                <w:ins w:id="2254" w:author="黃梓峻" w:date="2021-06-28T11:37:00Z"/>
                <w:rFonts w:ascii="標楷體" w:eastAsia="標楷體" w:hAnsi="標楷體"/>
              </w:rPr>
            </w:pPr>
            <w:ins w:id="2255" w:author="st1" w:date="2021-05-07T14:45:00Z">
              <w:del w:id="2256" w:author="黃梓峻" w:date="2021-06-28T11:37:00Z">
                <w:r w:rsidRPr="00F63C93" w:rsidDel="00A14960">
                  <w:rPr>
                    <w:rFonts w:ascii="標楷體" w:eastAsia="標楷體" w:hAnsi="標楷體"/>
                  </w:rPr>
                  <w:delText>1.</w:delText>
                </w:r>
              </w:del>
            </w:ins>
            <w:ins w:id="2257" w:author="黃梓峻" w:date="2021-06-28T11:37:00Z">
              <w:r w:rsidRPr="00F63C93">
                <w:rPr>
                  <w:rFonts w:ascii="標楷體" w:eastAsia="標楷體" w:hAnsi="標楷體"/>
                </w:rPr>
                <w:t>1.</w:t>
              </w:r>
            </w:ins>
            <w:r w:rsidRPr="00F63C93">
              <w:rPr>
                <w:rFonts w:ascii="標楷體" w:eastAsia="標楷體" w:hAnsi="標楷體"/>
              </w:rPr>
              <w:t>限輸入日期</w:t>
            </w:r>
            <w:ins w:id="2258" w:author="黃梓峻" w:date="2021-06-28T11:37:00Z">
              <w:r w:rsidRPr="00F63C93">
                <w:rPr>
                  <w:rFonts w:ascii="標楷體" w:eastAsia="標楷體" w:hAnsi="標楷體"/>
                </w:rPr>
                <w:t>，檢核條件:</w:t>
              </w:r>
            </w:ins>
          </w:p>
          <w:p w14:paraId="61822BD5" w14:textId="77777777" w:rsidR="00F63C93" w:rsidRPr="00F63C93" w:rsidRDefault="00F63C93" w:rsidP="00F63C93">
            <w:pPr>
              <w:rPr>
                <w:ins w:id="2259" w:author="黃梓峻" w:date="2021-06-28T11:37:00Z"/>
                <w:rFonts w:ascii="標楷體" w:eastAsia="標楷體" w:hAnsi="標楷體"/>
              </w:rPr>
            </w:pPr>
            <w:ins w:id="2260" w:author="黃梓峻" w:date="2021-06-28T11:37:00Z">
              <w:r w:rsidRPr="00F63C93">
                <w:rPr>
                  <w:rFonts w:ascii="標楷體" w:eastAsia="標楷體" w:hAnsi="標楷體"/>
                </w:rPr>
                <w:t xml:space="preserve">  (1).不可空白V(7)</w:t>
              </w:r>
            </w:ins>
          </w:p>
          <w:p w14:paraId="59D87ED1" w14:textId="77777777" w:rsidR="00F63C93" w:rsidRPr="00F63C93" w:rsidRDefault="00F63C93" w:rsidP="00F63C93">
            <w:pPr>
              <w:rPr>
                <w:ins w:id="2261" w:author="st1" w:date="2021-05-07T14:45:00Z"/>
                <w:rFonts w:ascii="標楷體" w:eastAsia="標楷體" w:hAnsi="標楷體"/>
              </w:rPr>
            </w:pPr>
            <w:ins w:id="2262" w:author="黃梓峻" w:date="2021-06-28T11:37:00Z">
              <w:r w:rsidRPr="00F63C93">
                <w:rPr>
                  <w:rFonts w:ascii="標楷體" w:eastAsia="標楷體" w:hAnsi="標楷體"/>
                </w:rPr>
                <w:t xml:space="preserve">  (2).日期格式/A(DATE,0)</w:t>
              </w:r>
            </w:ins>
            <w:ins w:id="2263" w:author="st1" w:date="2021-05-07T14:45:00Z">
              <w:del w:id="2264" w:author="黃梓峻" w:date="2021-05-12T14:32:00Z">
                <w:r w:rsidRPr="00F63C93" w:rsidDel="00735254">
                  <w:rPr>
                    <w:rFonts w:ascii="標楷體" w:eastAsia="標楷體" w:hAnsi="標楷體"/>
                  </w:rPr>
                  <w:delText>「新增」時,</w:delText>
                </w:r>
              </w:del>
              <w:del w:id="2265" w:author="黃梓峻" w:date="2021-06-28T11:37:00Z">
                <w:r w:rsidRPr="00F63C93" w:rsidDel="00A14960">
                  <w:rPr>
                    <w:rFonts w:ascii="標楷體" w:eastAsia="標楷體" w:hAnsi="標楷體"/>
                  </w:rPr>
                  <w:delText>必須輸入</w:delText>
                </w:r>
              </w:del>
            </w:ins>
          </w:p>
          <w:p w14:paraId="6185FC1A" w14:textId="77777777" w:rsidR="00F63C93" w:rsidRPr="00F63C93" w:rsidDel="00735254" w:rsidRDefault="00F63C93" w:rsidP="00F63C93">
            <w:pPr>
              <w:rPr>
                <w:ins w:id="2266" w:author="st1" w:date="2021-05-07T14:45:00Z"/>
                <w:del w:id="2267" w:author="黃梓峻" w:date="2021-05-12T14:32:00Z"/>
                <w:rFonts w:ascii="標楷體" w:eastAsia="標楷體" w:hAnsi="標楷體"/>
              </w:rPr>
            </w:pPr>
            <w:ins w:id="2268" w:author="st1" w:date="2021-05-07T14:45:00Z">
              <w:r w:rsidRPr="00F63C93">
                <w:rPr>
                  <w:rFonts w:ascii="標楷體" w:eastAsia="標楷體" w:hAnsi="標楷體"/>
                </w:rPr>
                <w:t>2.</w:t>
              </w:r>
              <w:del w:id="2269" w:author="黃梓峻" w:date="2021-05-12T14:32:00Z">
                <w:r w:rsidRPr="00F63C93" w:rsidDel="00735254">
                  <w:rPr>
                    <w:rFonts w:ascii="標楷體" w:eastAsia="標楷體" w:hAnsi="標楷體"/>
                  </w:rPr>
                  <w:delText>其他功能時,自動顯示</w:delText>
                </w:r>
                <w:r w:rsidRPr="00F63C93" w:rsidDel="00735254">
                  <w:rPr>
                    <w:rFonts w:ascii="標楷體" w:eastAsia="標楷體" w:hAnsi="標楷體" w:hint="eastAsia"/>
                  </w:rPr>
                  <w:delText>原值</w:delText>
                </w:r>
                <w:r w:rsidRPr="00F63C93" w:rsidDel="00735254">
                  <w:rPr>
                    <w:rFonts w:ascii="標楷體" w:eastAsia="標楷體" w:hAnsi="標楷體"/>
                  </w:rPr>
                  <w:delText>,不可修改</w:delText>
                </w:r>
              </w:del>
            </w:ins>
          </w:p>
          <w:p w14:paraId="6C256C07" w14:textId="77777777" w:rsidR="00F63C93" w:rsidRPr="00F63C93" w:rsidRDefault="00F63C93" w:rsidP="00F63C93">
            <w:pPr>
              <w:rPr>
                <w:ins w:id="2270" w:author="st1" w:date="2021-05-07T14:45:00Z"/>
                <w:rFonts w:ascii="標楷體" w:eastAsia="標楷體" w:hAnsi="標楷體"/>
              </w:rPr>
            </w:pPr>
            <w:ins w:id="2271" w:author="st1" w:date="2021-05-07T14:45:00Z">
              <w:del w:id="2272" w:author="黃梓峻" w:date="2021-05-12T14:32:00Z">
                <w:r w:rsidRPr="00F63C93" w:rsidDel="00735254">
                  <w:rPr>
                    <w:rFonts w:ascii="標楷體" w:eastAsia="標楷體" w:hAnsi="標楷體"/>
                  </w:rPr>
                  <w:delText>3.</w:delText>
                </w:r>
              </w:del>
            </w:ins>
            <w:ins w:id="2273" w:author="st1" w:date="2021-05-07T14:50:00Z">
              <w:del w:id="2274" w:author="黃梓峻" w:date="2021-05-12T14:32:00Z">
                <w:r w:rsidRPr="00F63C93" w:rsidDel="00735254">
                  <w:rPr>
                    <w:rFonts w:ascii="標楷體" w:eastAsia="標楷體" w:hAnsi="標楷體"/>
                    <w:color w:val="000000"/>
                  </w:rPr>
                  <w:delText xml:space="preserve"> </w:delText>
                </w:r>
              </w:del>
              <w:r w:rsidRPr="00F63C93">
                <w:rPr>
                  <w:rFonts w:ascii="標楷體" w:eastAsia="標楷體" w:hAnsi="標楷體"/>
                  <w:color w:val="000000"/>
                </w:rPr>
                <w:t>InnLoanMeeting</w:t>
              </w:r>
            </w:ins>
            <w:ins w:id="2275" w:author="st1" w:date="2021-05-07T14:45:00Z">
              <w:r w:rsidRPr="00F63C93">
                <w:rPr>
                  <w:rFonts w:ascii="標楷體" w:eastAsia="標楷體" w:hAnsi="標楷體"/>
                </w:rPr>
                <w:t>.AcDate</w:t>
              </w:r>
            </w:ins>
          </w:p>
        </w:tc>
      </w:tr>
      <w:tr w:rsidR="00F63C93" w:rsidRPr="00F63C93" w14:paraId="46F86E3D" w14:textId="77777777" w:rsidTr="00067F94">
        <w:trPr>
          <w:trHeight w:val="244"/>
          <w:jc w:val="center"/>
          <w:ins w:id="2276" w:author="st1" w:date="2021-05-07T14:48:00Z"/>
        </w:trPr>
        <w:tc>
          <w:tcPr>
            <w:tcW w:w="558" w:type="dxa"/>
            <w:tcBorders>
              <w:top w:val="single" w:sz="4" w:space="0" w:color="auto"/>
              <w:left w:val="single" w:sz="4" w:space="0" w:color="auto"/>
              <w:bottom w:val="single" w:sz="4" w:space="0" w:color="auto"/>
              <w:right w:val="single" w:sz="4" w:space="0" w:color="auto"/>
            </w:tcBorders>
          </w:tcPr>
          <w:p w14:paraId="1E5B507D" w14:textId="77777777" w:rsidR="00F63C93" w:rsidRPr="00F63C93" w:rsidRDefault="00F63C93" w:rsidP="00F63C93">
            <w:pPr>
              <w:rPr>
                <w:ins w:id="2277" w:author="st1" w:date="2021-05-07T14:48:00Z"/>
                <w:rFonts w:ascii="標楷體" w:eastAsia="標楷體" w:hAnsi="標楷體"/>
                <w:color w:val="000000"/>
              </w:rPr>
            </w:pPr>
            <w:ins w:id="2278" w:author="st1" w:date="2021-05-07T14:48:00Z">
              <w:r w:rsidRPr="00F63C93">
                <w:rPr>
                  <w:rFonts w:ascii="標楷體" w:eastAsia="標楷體" w:hAnsi="標楷體"/>
                  <w:color w:val="000000"/>
                </w:rPr>
                <w:t>3</w:t>
              </w:r>
            </w:ins>
          </w:p>
        </w:tc>
        <w:tc>
          <w:tcPr>
            <w:tcW w:w="1468" w:type="dxa"/>
            <w:tcBorders>
              <w:top w:val="single" w:sz="4" w:space="0" w:color="auto"/>
              <w:left w:val="single" w:sz="4" w:space="0" w:color="auto"/>
              <w:bottom w:val="single" w:sz="4" w:space="0" w:color="auto"/>
              <w:right w:val="single" w:sz="4" w:space="0" w:color="auto"/>
            </w:tcBorders>
          </w:tcPr>
          <w:p w14:paraId="302B8495" w14:textId="77777777" w:rsidR="00F63C93" w:rsidRPr="00F63C93" w:rsidRDefault="00F63C93" w:rsidP="00F63C93">
            <w:pPr>
              <w:rPr>
                <w:ins w:id="2279" w:author="st1" w:date="2021-05-07T14:48:00Z"/>
                <w:rFonts w:ascii="標楷體" w:eastAsia="標楷體" w:hAnsi="標楷體"/>
              </w:rPr>
            </w:pPr>
            <w:ins w:id="2280" w:author="st1" w:date="2021-05-07T14:49:00Z">
              <w:r w:rsidRPr="00F63C93">
                <w:rPr>
                  <w:rFonts w:ascii="標楷體" w:eastAsia="標楷體" w:hAnsi="標楷體" w:hint="eastAsia"/>
                </w:rPr>
                <w:t>議題</w:t>
              </w:r>
            </w:ins>
          </w:p>
        </w:tc>
        <w:tc>
          <w:tcPr>
            <w:tcW w:w="920" w:type="dxa"/>
            <w:tcBorders>
              <w:top w:val="single" w:sz="4" w:space="0" w:color="auto"/>
              <w:left w:val="single" w:sz="4" w:space="0" w:color="auto"/>
              <w:bottom w:val="single" w:sz="4" w:space="0" w:color="auto"/>
              <w:right w:val="single" w:sz="4" w:space="0" w:color="auto"/>
            </w:tcBorders>
          </w:tcPr>
          <w:p w14:paraId="108A1250" w14:textId="77777777" w:rsidR="00F63C93" w:rsidRPr="00F63C93" w:rsidRDefault="00F63C93" w:rsidP="00F63C93">
            <w:pPr>
              <w:rPr>
                <w:ins w:id="2281" w:author="st1" w:date="2021-05-07T14:48:00Z"/>
                <w:rFonts w:ascii="標楷體" w:eastAsia="標楷體" w:hAnsi="標楷體"/>
              </w:rPr>
            </w:pPr>
            <w:ins w:id="2282" w:author="st1" w:date="2021-05-07T14:50:00Z">
              <w:r w:rsidRPr="00F63C93">
                <w:rPr>
                  <w:rFonts w:ascii="標楷體" w:eastAsia="標楷體" w:hAnsi="標楷體"/>
                </w:rPr>
                <w:t>50</w:t>
              </w:r>
            </w:ins>
          </w:p>
        </w:tc>
        <w:tc>
          <w:tcPr>
            <w:tcW w:w="1077" w:type="dxa"/>
            <w:tcBorders>
              <w:top w:val="single" w:sz="4" w:space="0" w:color="auto"/>
              <w:left w:val="single" w:sz="4" w:space="0" w:color="auto"/>
              <w:bottom w:val="single" w:sz="4" w:space="0" w:color="auto"/>
              <w:right w:val="single" w:sz="4" w:space="0" w:color="auto"/>
            </w:tcBorders>
          </w:tcPr>
          <w:p w14:paraId="1BED33CC" w14:textId="77777777" w:rsidR="00F63C93" w:rsidRPr="00F63C93" w:rsidRDefault="00F63C93" w:rsidP="00F63C93">
            <w:pPr>
              <w:rPr>
                <w:ins w:id="2283" w:author="st1" w:date="2021-05-07T14:48:00Z"/>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tcPr>
          <w:p w14:paraId="75E8DD71" w14:textId="77777777" w:rsidR="00F63C93" w:rsidRPr="00F63C93" w:rsidRDefault="00F63C93" w:rsidP="00F63C93">
            <w:pPr>
              <w:rPr>
                <w:ins w:id="2284" w:author="st1" w:date="2021-05-07T14:48:00Z"/>
                <w:rFonts w:ascii="標楷體" w:eastAsia="標楷體" w:hAnsi="標楷體"/>
              </w:rPr>
            </w:pPr>
          </w:p>
        </w:tc>
        <w:tc>
          <w:tcPr>
            <w:tcW w:w="947" w:type="dxa"/>
            <w:tcBorders>
              <w:top w:val="single" w:sz="4" w:space="0" w:color="auto"/>
              <w:left w:val="single" w:sz="4" w:space="0" w:color="auto"/>
              <w:bottom w:val="single" w:sz="4" w:space="0" w:color="auto"/>
              <w:right w:val="single" w:sz="4" w:space="0" w:color="auto"/>
            </w:tcBorders>
          </w:tcPr>
          <w:p w14:paraId="01842B12" w14:textId="77777777" w:rsidR="00F63C93" w:rsidRPr="00F63C93" w:rsidRDefault="00F63C93" w:rsidP="00F63C93">
            <w:pPr>
              <w:rPr>
                <w:ins w:id="2285" w:author="st1" w:date="2021-05-07T14:48:00Z"/>
                <w:rFonts w:ascii="標楷體" w:eastAsia="標楷體" w:hAnsi="標楷體"/>
                <w:color w:val="000000"/>
              </w:rPr>
            </w:pPr>
          </w:p>
        </w:tc>
        <w:tc>
          <w:tcPr>
            <w:tcW w:w="698" w:type="dxa"/>
            <w:tcBorders>
              <w:top w:val="single" w:sz="4" w:space="0" w:color="auto"/>
              <w:left w:val="single" w:sz="4" w:space="0" w:color="auto"/>
              <w:bottom w:val="single" w:sz="4" w:space="0" w:color="auto"/>
              <w:right w:val="single" w:sz="4" w:space="0" w:color="auto"/>
            </w:tcBorders>
          </w:tcPr>
          <w:p w14:paraId="4674FE1F" w14:textId="77777777" w:rsidR="00F63C93" w:rsidRPr="00F63C93" w:rsidRDefault="00F63C93" w:rsidP="00F63C93">
            <w:pPr>
              <w:jc w:val="center"/>
              <w:rPr>
                <w:ins w:id="2286" w:author="st1" w:date="2021-05-07T14:48:00Z"/>
                <w:rFonts w:ascii="標楷體" w:eastAsia="標楷體" w:hAnsi="標楷體"/>
                <w:color w:val="000000"/>
              </w:rPr>
            </w:pPr>
            <w:ins w:id="2287" w:author="st1" w:date="2021-05-07T14:52:00Z">
              <w:r w:rsidRPr="00F63C93">
                <w:rPr>
                  <w:rFonts w:ascii="標楷體" w:eastAsia="標楷體" w:hAnsi="標楷體"/>
                  <w:color w:val="000000"/>
                </w:rPr>
                <w:t>W</w:t>
              </w:r>
            </w:ins>
          </w:p>
        </w:tc>
        <w:tc>
          <w:tcPr>
            <w:tcW w:w="2976" w:type="dxa"/>
            <w:tcBorders>
              <w:top w:val="single" w:sz="4" w:space="0" w:color="auto"/>
              <w:left w:val="single" w:sz="4" w:space="0" w:color="auto"/>
              <w:bottom w:val="single" w:sz="4" w:space="0" w:color="auto"/>
              <w:right w:val="single" w:sz="4" w:space="0" w:color="auto"/>
            </w:tcBorders>
          </w:tcPr>
          <w:p w14:paraId="1145C807" w14:textId="77777777" w:rsidR="00F63C93" w:rsidRPr="00F63C93" w:rsidRDefault="00F63C93" w:rsidP="00F63C93">
            <w:pPr>
              <w:rPr>
                <w:ins w:id="2288" w:author="黃梓峻" w:date="2021-06-28T11:40:00Z"/>
                <w:rFonts w:ascii="標楷體" w:eastAsia="標楷體" w:hAnsi="標楷體"/>
                <w:color w:val="000000"/>
              </w:rPr>
            </w:pPr>
            <w:ins w:id="2289" w:author="黃梓峻" w:date="2021-06-28T11:40:00Z">
              <w:r w:rsidRPr="00F63C93">
                <w:rPr>
                  <w:rFonts w:ascii="標楷體" w:eastAsia="標楷體" w:hAnsi="標楷體" w:hint="eastAsia"/>
                  <w:color w:val="000000"/>
                </w:rPr>
                <w:t>1.</w:t>
              </w:r>
            </w:ins>
            <w:r w:rsidRPr="00F63C93">
              <w:rPr>
                <w:rFonts w:ascii="標楷體" w:eastAsia="標楷體" w:hAnsi="標楷體" w:hint="eastAsia"/>
                <w:color w:val="000000"/>
              </w:rPr>
              <w:t>限輸入文數字</w:t>
            </w:r>
          </w:p>
          <w:p w14:paraId="3D176E8A" w14:textId="77777777" w:rsidR="00F63C93" w:rsidRPr="00F63C93" w:rsidRDefault="00F63C93" w:rsidP="00F63C93">
            <w:pPr>
              <w:rPr>
                <w:ins w:id="2290" w:author="st1" w:date="2021-05-07T14:48:00Z"/>
                <w:rFonts w:ascii="標楷體" w:eastAsia="標楷體" w:hAnsi="標楷體"/>
              </w:rPr>
            </w:pPr>
            <w:ins w:id="2291" w:author="黃梓峻" w:date="2021-06-28T11:40:00Z">
              <w:r w:rsidRPr="00F63C93">
                <w:rPr>
                  <w:rFonts w:ascii="標楷體" w:eastAsia="標楷體" w:hAnsi="標楷體" w:hint="eastAsia"/>
                  <w:color w:val="000000"/>
                </w:rPr>
                <w:t>2.</w:t>
              </w:r>
            </w:ins>
            <w:ins w:id="2292" w:author="st1" w:date="2021-05-07T14:51:00Z">
              <w:r w:rsidRPr="00F63C93">
                <w:rPr>
                  <w:rFonts w:ascii="標楷體" w:eastAsia="標楷體" w:hAnsi="標楷體"/>
                  <w:color w:val="000000"/>
                </w:rPr>
                <w:t>InnLoanMeeting</w:t>
              </w:r>
              <w:r w:rsidRPr="00F63C93">
                <w:rPr>
                  <w:rFonts w:ascii="標楷體" w:eastAsia="標楷體" w:hAnsi="標楷體"/>
                </w:rPr>
                <w:t>.Issue</w:t>
              </w:r>
            </w:ins>
          </w:p>
        </w:tc>
      </w:tr>
      <w:tr w:rsidR="00F63C93" w:rsidRPr="00F63C93" w14:paraId="6023ECDA" w14:textId="77777777" w:rsidTr="00067F94">
        <w:trPr>
          <w:trHeight w:val="244"/>
          <w:jc w:val="center"/>
          <w:ins w:id="2293" w:author="st1" w:date="2021-05-07T14:48:00Z"/>
        </w:trPr>
        <w:tc>
          <w:tcPr>
            <w:tcW w:w="558" w:type="dxa"/>
            <w:tcBorders>
              <w:top w:val="single" w:sz="4" w:space="0" w:color="auto"/>
              <w:left w:val="single" w:sz="4" w:space="0" w:color="auto"/>
              <w:bottom w:val="single" w:sz="4" w:space="0" w:color="auto"/>
              <w:right w:val="single" w:sz="4" w:space="0" w:color="auto"/>
            </w:tcBorders>
          </w:tcPr>
          <w:p w14:paraId="43A9E64A" w14:textId="77777777" w:rsidR="00F63C93" w:rsidRPr="00F63C93" w:rsidRDefault="00F63C93" w:rsidP="00F63C93">
            <w:pPr>
              <w:rPr>
                <w:ins w:id="2294" w:author="st1" w:date="2021-05-07T14:48:00Z"/>
                <w:rFonts w:ascii="標楷體" w:eastAsia="標楷體" w:hAnsi="標楷體"/>
                <w:color w:val="000000"/>
              </w:rPr>
            </w:pPr>
            <w:ins w:id="2295" w:author="st1" w:date="2021-05-07T14:48:00Z">
              <w:r w:rsidRPr="00F63C93">
                <w:rPr>
                  <w:rFonts w:ascii="標楷體" w:eastAsia="標楷體" w:hAnsi="標楷體"/>
                  <w:color w:val="000000"/>
                </w:rPr>
                <w:t>4</w:t>
              </w:r>
            </w:ins>
          </w:p>
        </w:tc>
        <w:tc>
          <w:tcPr>
            <w:tcW w:w="1468" w:type="dxa"/>
            <w:tcBorders>
              <w:top w:val="single" w:sz="4" w:space="0" w:color="auto"/>
              <w:left w:val="single" w:sz="4" w:space="0" w:color="auto"/>
              <w:bottom w:val="single" w:sz="4" w:space="0" w:color="auto"/>
              <w:right w:val="single" w:sz="4" w:space="0" w:color="auto"/>
            </w:tcBorders>
          </w:tcPr>
          <w:p w14:paraId="67F46D56" w14:textId="77777777" w:rsidR="00F63C93" w:rsidRPr="00F63C93" w:rsidRDefault="00F63C93" w:rsidP="00F63C93">
            <w:pPr>
              <w:rPr>
                <w:ins w:id="2296" w:author="st1" w:date="2021-05-07T14:48:00Z"/>
                <w:rFonts w:ascii="標楷體" w:eastAsia="標楷體" w:hAnsi="標楷體"/>
              </w:rPr>
            </w:pPr>
            <w:ins w:id="2297" w:author="st1" w:date="2021-05-07T14:49:00Z">
              <w:r w:rsidRPr="00F63C93">
                <w:rPr>
                  <w:rFonts w:ascii="標楷體" w:eastAsia="標楷體" w:hAnsi="標楷體" w:hint="eastAsia"/>
                </w:rPr>
                <w:t>戶別</w:t>
              </w:r>
            </w:ins>
          </w:p>
        </w:tc>
        <w:tc>
          <w:tcPr>
            <w:tcW w:w="920" w:type="dxa"/>
            <w:tcBorders>
              <w:top w:val="single" w:sz="4" w:space="0" w:color="auto"/>
              <w:left w:val="single" w:sz="4" w:space="0" w:color="auto"/>
              <w:bottom w:val="single" w:sz="4" w:space="0" w:color="auto"/>
              <w:right w:val="single" w:sz="4" w:space="0" w:color="auto"/>
            </w:tcBorders>
          </w:tcPr>
          <w:p w14:paraId="27136EE2" w14:textId="77777777" w:rsidR="00F63C93" w:rsidRPr="00F63C93" w:rsidRDefault="00F63C93" w:rsidP="00F63C93">
            <w:pPr>
              <w:rPr>
                <w:ins w:id="2298" w:author="st1" w:date="2021-05-07T14:48:00Z"/>
                <w:rFonts w:ascii="標楷體" w:eastAsia="標楷體" w:hAnsi="標楷體"/>
              </w:rPr>
            </w:pPr>
            <w:ins w:id="2299" w:author="st1" w:date="2021-05-07T14:50:00Z">
              <w:r w:rsidRPr="00F63C93">
                <w:rPr>
                  <w:rFonts w:ascii="標楷體" w:eastAsia="標楷體" w:hAnsi="標楷體"/>
                </w:rPr>
                <w:t>1</w:t>
              </w:r>
            </w:ins>
          </w:p>
        </w:tc>
        <w:tc>
          <w:tcPr>
            <w:tcW w:w="1077" w:type="dxa"/>
            <w:tcBorders>
              <w:top w:val="single" w:sz="4" w:space="0" w:color="auto"/>
              <w:left w:val="single" w:sz="4" w:space="0" w:color="auto"/>
              <w:bottom w:val="single" w:sz="4" w:space="0" w:color="auto"/>
              <w:right w:val="single" w:sz="4" w:space="0" w:color="auto"/>
            </w:tcBorders>
          </w:tcPr>
          <w:p w14:paraId="2F91AA7F" w14:textId="77777777" w:rsidR="00F63C93" w:rsidRPr="00F63C93" w:rsidRDefault="00F63C93" w:rsidP="00F63C93">
            <w:pPr>
              <w:rPr>
                <w:ins w:id="2300" w:author="st1" w:date="2021-05-07T14:48:00Z"/>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tcPr>
          <w:p w14:paraId="02468E2D" w14:textId="77777777" w:rsidR="00F63C93" w:rsidRPr="00F63C93" w:rsidRDefault="00F63C93" w:rsidP="00F63C93">
            <w:pPr>
              <w:rPr>
                <w:ins w:id="2301" w:author="st1" w:date="2021-05-07T14:55:00Z"/>
                <w:rFonts w:ascii="標楷體" w:eastAsia="標楷體" w:hAnsi="標楷體"/>
                <w:color w:val="000000"/>
              </w:rPr>
            </w:pPr>
            <w:ins w:id="2302" w:author="st1" w:date="2021-05-07T14:55:00Z">
              <w:r w:rsidRPr="00F63C93">
                <w:rPr>
                  <w:rFonts w:ascii="標楷體" w:eastAsia="標楷體" w:hAnsi="標楷體" w:hint="eastAsia"/>
                  <w:lang w:eastAsia="zh-HK"/>
                </w:rPr>
                <w:t>依據</w:t>
              </w:r>
              <w:r w:rsidRPr="00F63C93">
                <w:rPr>
                  <w:rFonts w:ascii="標楷體" w:eastAsia="標楷體" w:hAnsi="標楷體"/>
                </w:rPr>
                <w:t>C</w:t>
              </w:r>
              <w:r w:rsidRPr="00F63C93">
                <w:rPr>
                  <w:rFonts w:ascii="標楷體" w:eastAsia="標楷體" w:hAnsi="標楷體"/>
                  <w:lang w:eastAsia="zh-HK"/>
                </w:rPr>
                <w:t>dCode</w:t>
              </w:r>
              <w:r w:rsidRPr="00F63C93">
                <w:rPr>
                  <w:rFonts w:ascii="標楷體" w:eastAsia="標楷體" w:hAnsi="標楷體" w:hint="eastAsia"/>
                  <w:lang w:eastAsia="zh-HK"/>
                </w:rPr>
                <w:t>的</w:t>
              </w:r>
              <w:r w:rsidRPr="00F63C93">
                <w:rPr>
                  <w:rFonts w:ascii="標楷體" w:eastAsia="標楷體" w:hAnsi="標楷體"/>
                  <w:lang w:eastAsia="zh-HK"/>
                </w:rPr>
                <w:t>DefCode</w:t>
              </w:r>
              <w:r w:rsidRPr="00F63C93">
                <w:rPr>
                  <w:rFonts w:ascii="標楷體" w:eastAsia="標楷體" w:hAnsi="標楷體"/>
                </w:rPr>
                <w:t>=</w:t>
              </w:r>
              <w:r w:rsidRPr="00F63C93">
                <w:rPr>
                  <w:rFonts w:ascii="標楷體" w:eastAsia="標楷體" w:hAnsi="標楷體"/>
                  <w:color w:val="000000"/>
                </w:rPr>
                <w:t>EntCode</w:t>
              </w:r>
            </w:ins>
          </w:p>
          <w:p w14:paraId="67C90520" w14:textId="77777777" w:rsidR="00F63C93" w:rsidRPr="00F63C93" w:rsidRDefault="00F63C93" w:rsidP="00F63C93">
            <w:pPr>
              <w:rPr>
                <w:ins w:id="2303" w:author="st1" w:date="2021-05-07T14:54:00Z"/>
                <w:rFonts w:ascii="標楷體" w:eastAsia="標楷體" w:hAnsi="標楷體"/>
              </w:rPr>
            </w:pPr>
            <w:ins w:id="2304" w:author="黃梓峻" w:date="2021-06-28T11:39:00Z">
              <w:r w:rsidRPr="00F63C93">
                <w:rPr>
                  <w:rFonts w:ascii="標楷體" w:eastAsia="標楷體" w:hAnsi="標楷體" w:hint="eastAsia"/>
                </w:rPr>
                <w:t>限</w:t>
              </w:r>
              <w:r w:rsidRPr="00F63C93">
                <w:rPr>
                  <w:rFonts w:ascii="標楷體" w:eastAsia="標楷體" w:hAnsi="標楷體"/>
                </w:rPr>
                <w:t>[啟用記號(Enable)]=[Y.啟用]</w:t>
              </w:r>
            </w:ins>
          </w:p>
          <w:p w14:paraId="25D67FFC" w14:textId="77777777" w:rsidR="00F63C93" w:rsidRPr="00F63C93" w:rsidRDefault="00F63C93" w:rsidP="00F63C93">
            <w:pPr>
              <w:rPr>
                <w:ins w:id="2305" w:author="st1" w:date="2021-05-07T14:54:00Z"/>
                <w:rFonts w:ascii="標楷體" w:eastAsia="標楷體" w:hAnsi="標楷體"/>
              </w:rPr>
            </w:pPr>
            <w:ins w:id="2306" w:author="st1" w:date="2021-05-07T14:54:00Z">
              <w:r w:rsidRPr="00F63C93">
                <w:rPr>
                  <w:rFonts w:ascii="標楷體" w:eastAsia="標楷體" w:hAnsi="標楷體"/>
                </w:rPr>
                <w:t>0.個金</w:t>
              </w:r>
            </w:ins>
          </w:p>
          <w:p w14:paraId="30F8AB7B" w14:textId="77777777" w:rsidR="00F63C93" w:rsidRPr="00F63C93" w:rsidRDefault="00F63C93" w:rsidP="00F63C93">
            <w:pPr>
              <w:rPr>
                <w:ins w:id="2307" w:author="st1" w:date="2021-05-07T14:54:00Z"/>
                <w:rFonts w:ascii="標楷體" w:eastAsia="標楷體" w:hAnsi="標楷體"/>
              </w:rPr>
            </w:pPr>
            <w:ins w:id="2308" w:author="st1" w:date="2021-05-07T14:54:00Z">
              <w:r w:rsidRPr="00F63C93">
                <w:rPr>
                  <w:rFonts w:ascii="標楷體" w:eastAsia="標楷體" w:hAnsi="標楷體"/>
                </w:rPr>
                <w:t>1.企金</w:t>
              </w:r>
            </w:ins>
          </w:p>
          <w:p w14:paraId="4ED76BB8" w14:textId="77777777" w:rsidR="00F63C93" w:rsidRPr="00F63C93" w:rsidRDefault="00F63C93" w:rsidP="00F63C93">
            <w:pPr>
              <w:rPr>
                <w:ins w:id="2309" w:author="st1" w:date="2021-05-07T14:48:00Z"/>
                <w:rFonts w:ascii="標楷體" w:eastAsia="標楷體" w:hAnsi="標楷體"/>
              </w:rPr>
            </w:pPr>
            <w:ins w:id="2310" w:author="st1" w:date="2021-05-07T14:54:00Z">
              <w:r w:rsidRPr="00F63C93">
                <w:rPr>
                  <w:rFonts w:ascii="標楷體" w:eastAsia="標楷體" w:hAnsi="標楷體"/>
                </w:rPr>
                <w:t>2.企金自然人</w:t>
              </w:r>
            </w:ins>
          </w:p>
        </w:tc>
        <w:tc>
          <w:tcPr>
            <w:tcW w:w="947" w:type="dxa"/>
            <w:tcBorders>
              <w:top w:val="single" w:sz="4" w:space="0" w:color="auto"/>
              <w:left w:val="single" w:sz="4" w:space="0" w:color="auto"/>
              <w:bottom w:val="single" w:sz="4" w:space="0" w:color="auto"/>
              <w:right w:val="single" w:sz="4" w:space="0" w:color="auto"/>
            </w:tcBorders>
          </w:tcPr>
          <w:p w14:paraId="394C4A1C" w14:textId="77777777" w:rsidR="00F63C93" w:rsidRPr="00F63C93" w:rsidRDefault="00F63C93" w:rsidP="00F63C93">
            <w:pPr>
              <w:rPr>
                <w:ins w:id="2311" w:author="st1" w:date="2021-05-07T14:48:00Z"/>
                <w:rFonts w:ascii="標楷體" w:eastAsia="標楷體" w:hAnsi="標楷體"/>
                <w:color w:val="000000"/>
              </w:rPr>
            </w:pPr>
            <w:ins w:id="2312" w:author="st1" w:date="2021-05-07T14:52:00Z">
              <w:r w:rsidRPr="00F63C93">
                <w:rPr>
                  <w:rFonts w:ascii="標楷體" w:eastAsia="標楷體" w:hAnsi="標楷體"/>
                  <w:color w:val="000000"/>
                </w:rPr>
                <w:t>V</w:t>
              </w:r>
            </w:ins>
          </w:p>
        </w:tc>
        <w:tc>
          <w:tcPr>
            <w:tcW w:w="698" w:type="dxa"/>
            <w:tcBorders>
              <w:top w:val="single" w:sz="4" w:space="0" w:color="auto"/>
              <w:left w:val="single" w:sz="4" w:space="0" w:color="auto"/>
              <w:bottom w:val="single" w:sz="4" w:space="0" w:color="auto"/>
              <w:right w:val="single" w:sz="4" w:space="0" w:color="auto"/>
            </w:tcBorders>
          </w:tcPr>
          <w:p w14:paraId="3EC3ECF6" w14:textId="77777777" w:rsidR="00F63C93" w:rsidRPr="00F63C93" w:rsidRDefault="00F63C93" w:rsidP="00F63C93">
            <w:pPr>
              <w:jc w:val="center"/>
              <w:rPr>
                <w:ins w:id="2313" w:author="st1" w:date="2021-05-07T14:48:00Z"/>
                <w:rFonts w:ascii="標楷體" w:eastAsia="標楷體" w:hAnsi="標楷體"/>
                <w:color w:val="000000"/>
              </w:rPr>
            </w:pPr>
            <w:ins w:id="2314" w:author="st1" w:date="2021-05-07T14:52:00Z">
              <w:r w:rsidRPr="00F63C93">
                <w:rPr>
                  <w:rFonts w:ascii="標楷體" w:eastAsia="標楷體" w:hAnsi="標楷體"/>
                  <w:color w:val="000000"/>
                </w:rPr>
                <w:t>W</w:t>
              </w:r>
            </w:ins>
          </w:p>
        </w:tc>
        <w:tc>
          <w:tcPr>
            <w:tcW w:w="2976" w:type="dxa"/>
            <w:tcBorders>
              <w:top w:val="single" w:sz="4" w:space="0" w:color="auto"/>
              <w:left w:val="single" w:sz="4" w:space="0" w:color="auto"/>
              <w:bottom w:val="single" w:sz="4" w:space="0" w:color="auto"/>
              <w:right w:val="single" w:sz="4" w:space="0" w:color="auto"/>
            </w:tcBorders>
          </w:tcPr>
          <w:p w14:paraId="7D667C92" w14:textId="77777777" w:rsidR="00F63C93" w:rsidRPr="00F63C93" w:rsidRDefault="00F63C93" w:rsidP="00F63C93">
            <w:pPr>
              <w:rPr>
                <w:ins w:id="2315" w:author="黃梓峻" w:date="2021-06-28T11:40:00Z"/>
                <w:rFonts w:ascii="標楷體" w:eastAsia="標楷體" w:hAnsi="標楷體"/>
                <w:color w:val="000000"/>
              </w:rPr>
            </w:pPr>
            <w:ins w:id="2316" w:author="黃梓峻" w:date="2021-06-28T11:39:00Z">
              <w:r w:rsidRPr="00F63C93">
                <w:rPr>
                  <w:rFonts w:ascii="標楷體" w:eastAsia="標楷體" w:hAnsi="標楷體" w:hint="eastAsia"/>
                  <w:color w:val="000000"/>
                </w:rPr>
                <w:t>1.</w:t>
              </w:r>
            </w:ins>
            <w:r w:rsidRPr="00F63C93">
              <w:rPr>
                <w:rFonts w:ascii="標楷體" w:eastAsia="標楷體" w:hAnsi="標楷體" w:hint="eastAsia"/>
                <w:color w:val="000000"/>
              </w:rPr>
              <w:t>限輸入代碼</w:t>
            </w:r>
            <w:ins w:id="2317" w:author="黃梓峻" w:date="2021-06-28T11:39:00Z">
              <w:r w:rsidRPr="00F63C93">
                <w:rPr>
                  <w:rFonts w:ascii="標楷體" w:eastAsia="標楷體" w:hAnsi="標楷體" w:hint="eastAsia"/>
                  <w:color w:val="000000"/>
                </w:rPr>
                <w:t>，檢核條件：</w:t>
              </w:r>
            </w:ins>
          </w:p>
          <w:p w14:paraId="5FC5D9C2" w14:textId="77777777" w:rsidR="00F63C93" w:rsidRPr="00F63C93" w:rsidRDefault="00F63C93" w:rsidP="00F63C93">
            <w:pPr>
              <w:rPr>
                <w:ins w:id="2318" w:author="黃梓峻" w:date="2021-06-28T11:39:00Z"/>
                <w:rFonts w:ascii="標楷體" w:eastAsia="標楷體" w:hAnsi="標楷體"/>
                <w:color w:val="000000"/>
              </w:rPr>
            </w:pPr>
            <w:ins w:id="2319" w:author="黃梓峻" w:date="2021-06-28T11:40:00Z">
              <w:r w:rsidRPr="00F63C93">
                <w:rPr>
                  <w:rFonts w:ascii="標楷體" w:eastAsia="標楷體" w:hAnsi="標楷體" w:hint="eastAsia"/>
                  <w:color w:val="000000"/>
                </w:rPr>
                <w:t xml:space="preserve">  </w:t>
              </w:r>
            </w:ins>
            <w:ins w:id="2320" w:author="黃梓峻" w:date="2021-06-28T11:39:00Z">
              <w:r w:rsidRPr="00F63C93">
                <w:rPr>
                  <w:rFonts w:ascii="標楷體" w:eastAsia="標楷體" w:hAnsi="標楷體" w:hint="eastAsia"/>
                  <w:color w:val="000000"/>
                </w:rPr>
                <w:t>依選單/V(H)</w:t>
              </w:r>
            </w:ins>
          </w:p>
          <w:p w14:paraId="443FD6E5" w14:textId="77777777" w:rsidR="00F63C93" w:rsidRPr="00F63C93" w:rsidRDefault="00F63C93" w:rsidP="00F63C93">
            <w:pPr>
              <w:rPr>
                <w:ins w:id="2321" w:author="st1" w:date="2021-05-07T14:48:00Z"/>
                <w:rFonts w:ascii="標楷體" w:eastAsia="標楷體" w:hAnsi="標楷體"/>
              </w:rPr>
            </w:pPr>
            <w:ins w:id="2322" w:author="黃梓峻" w:date="2021-06-28T11:39:00Z">
              <w:r w:rsidRPr="00F63C93">
                <w:rPr>
                  <w:rFonts w:ascii="標楷體" w:eastAsia="標楷體" w:hAnsi="標楷體" w:hint="eastAsia"/>
                  <w:color w:val="000000"/>
                </w:rPr>
                <w:t>2</w:t>
              </w:r>
            </w:ins>
            <w:ins w:id="2323" w:author="黃梓峻" w:date="2021-05-12T14:28:00Z">
              <w:r w:rsidRPr="00F63C93">
                <w:rPr>
                  <w:rFonts w:ascii="標楷體" w:eastAsia="標楷體" w:hAnsi="標楷體"/>
                  <w:color w:val="000000"/>
                </w:rPr>
                <w:t>.</w:t>
              </w:r>
            </w:ins>
            <w:ins w:id="2324" w:author="st1" w:date="2021-05-07T14:51:00Z">
              <w:r w:rsidRPr="00F63C93">
                <w:rPr>
                  <w:rFonts w:ascii="標楷體" w:eastAsia="標楷體" w:hAnsi="標楷體"/>
                  <w:color w:val="000000"/>
                </w:rPr>
                <w:t>InnLoanMeeting</w:t>
              </w:r>
              <w:r w:rsidRPr="00F63C93">
                <w:rPr>
                  <w:rFonts w:ascii="標楷體" w:eastAsia="標楷體" w:hAnsi="標楷體"/>
                </w:rPr>
                <w:t>.CustCode</w:t>
              </w:r>
            </w:ins>
          </w:p>
        </w:tc>
      </w:tr>
      <w:tr w:rsidR="00F63C93" w:rsidRPr="00F63C93" w14:paraId="458B326E" w14:textId="77777777" w:rsidTr="00067F94">
        <w:trPr>
          <w:trHeight w:val="244"/>
          <w:jc w:val="center"/>
          <w:ins w:id="2325" w:author="st1" w:date="2021-05-07T14:48:00Z"/>
        </w:trPr>
        <w:tc>
          <w:tcPr>
            <w:tcW w:w="558" w:type="dxa"/>
            <w:tcBorders>
              <w:top w:val="single" w:sz="4" w:space="0" w:color="auto"/>
              <w:left w:val="single" w:sz="4" w:space="0" w:color="auto"/>
              <w:bottom w:val="single" w:sz="4" w:space="0" w:color="auto"/>
              <w:right w:val="single" w:sz="4" w:space="0" w:color="auto"/>
            </w:tcBorders>
          </w:tcPr>
          <w:p w14:paraId="5D4242FB" w14:textId="77777777" w:rsidR="00F63C93" w:rsidRPr="00F63C93" w:rsidRDefault="00F63C93" w:rsidP="00F63C93">
            <w:pPr>
              <w:rPr>
                <w:ins w:id="2326" w:author="st1" w:date="2021-05-07T14:48:00Z"/>
                <w:rFonts w:ascii="標楷體" w:eastAsia="標楷體" w:hAnsi="標楷體"/>
                <w:color w:val="000000"/>
              </w:rPr>
            </w:pPr>
            <w:ins w:id="2327" w:author="st1" w:date="2021-05-07T14:48:00Z">
              <w:r w:rsidRPr="00F63C93">
                <w:rPr>
                  <w:rFonts w:ascii="標楷體" w:eastAsia="標楷體" w:hAnsi="標楷體"/>
                  <w:color w:val="000000"/>
                </w:rPr>
                <w:t>5</w:t>
              </w:r>
            </w:ins>
          </w:p>
        </w:tc>
        <w:tc>
          <w:tcPr>
            <w:tcW w:w="1468" w:type="dxa"/>
            <w:tcBorders>
              <w:top w:val="single" w:sz="4" w:space="0" w:color="auto"/>
              <w:left w:val="single" w:sz="4" w:space="0" w:color="auto"/>
              <w:bottom w:val="single" w:sz="4" w:space="0" w:color="auto"/>
              <w:right w:val="single" w:sz="4" w:space="0" w:color="auto"/>
            </w:tcBorders>
          </w:tcPr>
          <w:p w14:paraId="52108494" w14:textId="77777777" w:rsidR="00F63C93" w:rsidRPr="00F63C93" w:rsidRDefault="00F63C93" w:rsidP="00F63C93">
            <w:pPr>
              <w:rPr>
                <w:ins w:id="2328" w:author="st1" w:date="2021-05-07T14:48:00Z"/>
                <w:rFonts w:ascii="標楷體" w:eastAsia="標楷體" w:hAnsi="標楷體"/>
              </w:rPr>
            </w:pPr>
            <w:ins w:id="2329" w:author="st1" w:date="2021-05-07T14:49:00Z">
              <w:r w:rsidRPr="00F63C93">
                <w:rPr>
                  <w:rFonts w:ascii="標楷體" w:eastAsia="標楷體" w:hAnsi="標楷體" w:hint="eastAsia"/>
                </w:rPr>
                <w:t>金額</w:t>
              </w:r>
              <w:r w:rsidRPr="00F63C93">
                <w:rPr>
                  <w:rFonts w:ascii="標楷體" w:eastAsia="標楷體" w:hAnsi="標楷體"/>
                </w:rPr>
                <w:t>(千</w:t>
              </w:r>
              <w:r w:rsidRPr="00F63C93">
                <w:rPr>
                  <w:rFonts w:ascii="標楷體" w:eastAsia="標楷體" w:hAnsi="標楷體"/>
                </w:rPr>
                <w:lastRenderedPageBreak/>
                <w:t>元)</w:t>
              </w:r>
            </w:ins>
          </w:p>
        </w:tc>
        <w:tc>
          <w:tcPr>
            <w:tcW w:w="920" w:type="dxa"/>
            <w:tcBorders>
              <w:top w:val="single" w:sz="4" w:space="0" w:color="auto"/>
              <w:left w:val="single" w:sz="4" w:space="0" w:color="auto"/>
              <w:bottom w:val="single" w:sz="4" w:space="0" w:color="auto"/>
              <w:right w:val="single" w:sz="4" w:space="0" w:color="auto"/>
            </w:tcBorders>
          </w:tcPr>
          <w:p w14:paraId="5EBB0319" w14:textId="77777777" w:rsidR="00F63C93" w:rsidRPr="00F63C93" w:rsidRDefault="00F63C93" w:rsidP="00F63C93">
            <w:pPr>
              <w:rPr>
                <w:ins w:id="2330" w:author="st1" w:date="2021-05-07T14:48:00Z"/>
                <w:rFonts w:ascii="標楷體" w:eastAsia="標楷體" w:hAnsi="標楷體"/>
              </w:rPr>
            </w:pPr>
            <w:ins w:id="2331" w:author="st1" w:date="2021-05-07T14:50:00Z">
              <w:r w:rsidRPr="00F63C93">
                <w:rPr>
                  <w:rFonts w:ascii="標楷體" w:eastAsia="標楷體" w:hAnsi="標楷體"/>
                </w:rPr>
                <w:lastRenderedPageBreak/>
                <w:t>14</w:t>
              </w:r>
            </w:ins>
          </w:p>
        </w:tc>
        <w:tc>
          <w:tcPr>
            <w:tcW w:w="1077" w:type="dxa"/>
            <w:tcBorders>
              <w:top w:val="single" w:sz="4" w:space="0" w:color="auto"/>
              <w:left w:val="single" w:sz="4" w:space="0" w:color="auto"/>
              <w:bottom w:val="single" w:sz="4" w:space="0" w:color="auto"/>
              <w:right w:val="single" w:sz="4" w:space="0" w:color="auto"/>
            </w:tcBorders>
          </w:tcPr>
          <w:p w14:paraId="4772AE0C" w14:textId="77777777" w:rsidR="00F63C93" w:rsidRPr="00F63C93" w:rsidRDefault="00F63C93" w:rsidP="00F63C93">
            <w:pPr>
              <w:rPr>
                <w:ins w:id="2332" w:author="st1" w:date="2021-05-07T14:48:00Z"/>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tcPr>
          <w:p w14:paraId="158BE5A4" w14:textId="77777777" w:rsidR="00F63C93" w:rsidRPr="00F63C93" w:rsidRDefault="00F63C93" w:rsidP="00F63C93">
            <w:pPr>
              <w:rPr>
                <w:ins w:id="2333" w:author="st1" w:date="2021-05-07T14:48:00Z"/>
                <w:rFonts w:ascii="標楷體" w:eastAsia="標楷體" w:hAnsi="標楷體"/>
              </w:rPr>
            </w:pPr>
          </w:p>
        </w:tc>
        <w:tc>
          <w:tcPr>
            <w:tcW w:w="947" w:type="dxa"/>
            <w:tcBorders>
              <w:top w:val="single" w:sz="4" w:space="0" w:color="auto"/>
              <w:left w:val="single" w:sz="4" w:space="0" w:color="auto"/>
              <w:bottom w:val="single" w:sz="4" w:space="0" w:color="auto"/>
              <w:right w:val="single" w:sz="4" w:space="0" w:color="auto"/>
            </w:tcBorders>
          </w:tcPr>
          <w:p w14:paraId="32F591E8" w14:textId="77777777" w:rsidR="00F63C93" w:rsidRPr="00F63C93" w:rsidRDefault="00F63C93" w:rsidP="00F63C93">
            <w:pPr>
              <w:rPr>
                <w:ins w:id="2334" w:author="st1" w:date="2021-05-07T14:48:00Z"/>
                <w:rFonts w:ascii="標楷體" w:eastAsia="標楷體" w:hAnsi="標楷體"/>
                <w:color w:val="000000"/>
              </w:rPr>
            </w:pPr>
          </w:p>
        </w:tc>
        <w:tc>
          <w:tcPr>
            <w:tcW w:w="698" w:type="dxa"/>
            <w:tcBorders>
              <w:top w:val="single" w:sz="4" w:space="0" w:color="auto"/>
              <w:left w:val="single" w:sz="4" w:space="0" w:color="auto"/>
              <w:bottom w:val="single" w:sz="4" w:space="0" w:color="auto"/>
              <w:right w:val="single" w:sz="4" w:space="0" w:color="auto"/>
            </w:tcBorders>
          </w:tcPr>
          <w:p w14:paraId="11EB3625" w14:textId="77777777" w:rsidR="00F63C93" w:rsidRPr="00F63C93" w:rsidRDefault="00F63C93" w:rsidP="00F63C93">
            <w:pPr>
              <w:jc w:val="center"/>
              <w:rPr>
                <w:ins w:id="2335" w:author="st1" w:date="2021-05-07T14:48:00Z"/>
                <w:rFonts w:ascii="標楷體" w:eastAsia="標楷體" w:hAnsi="標楷體"/>
                <w:color w:val="000000"/>
              </w:rPr>
            </w:pPr>
            <w:ins w:id="2336" w:author="st1" w:date="2021-05-07T14:52:00Z">
              <w:r w:rsidRPr="00F63C93">
                <w:rPr>
                  <w:rFonts w:ascii="標楷體" w:eastAsia="標楷體" w:hAnsi="標楷體"/>
                  <w:color w:val="000000"/>
                </w:rPr>
                <w:t>W</w:t>
              </w:r>
            </w:ins>
          </w:p>
        </w:tc>
        <w:tc>
          <w:tcPr>
            <w:tcW w:w="2976" w:type="dxa"/>
            <w:tcBorders>
              <w:top w:val="single" w:sz="4" w:space="0" w:color="auto"/>
              <w:left w:val="single" w:sz="4" w:space="0" w:color="auto"/>
              <w:bottom w:val="single" w:sz="4" w:space="0" w:color="auto"/>
              <w:right w:val="single" w:sz="4" w:space="0" w:color="auto"/>
            </w:tcBorders>
          </w:tcPr>
          <w:p w14:paraId="0788DA26" w14:textId="77777777" w:rsidR="00F63C93" w:rsidRPr="00F63C93" w:rsidRDefault="00F63C93" w:rsidP="00F63C93">
            <w:pPr>
              <w:rPr>
                <w:ins w:id="2337" w:author="黃梓峻" w:date="2021-06-28T11:40:00Z"/>
                <w:rFonts w:ascii="標楷體" w:eastAsia="標楷體" w:hAnsi="標楷體"/>
                <w:color w:val="000000"/>
              </w:rPr>
            </w:pPr>
            <w:ins w:id="2338" w:author="黃梓峻" w:date="2021-06-28T11:40:00Z">
              <w:r w:rsidRPr="00F63C93">
                <w:rPr>
                  <w:rFonts w:ascii="標楷體" w:eastAsia="標楷體" w:hAnsi="標楷體" w:hint="eastAsia"/>
                  <w:color w:val="000000"/>
                </w:rPr>
                <w:t>1.</w:t>
              </w:r>
            </w:ins>
            <w:r w:rsidRPr="00F63C93">
              <w:rPr>
                <w:rFonts w:ascii="標楷體" w:eastAsia="標楷體" w:hAnsi="標楷體" w:hint="eastAsia"/>
                <w:color w:val="000000"/>
              </w:rPr>
              <w:t>限輸入數字</w:t>
            </w:r>
          </w:p>
          <w:p w14:paraId="282599D4" w14:textId="77777777" w:rsidR="00F63C93" w:rsidRPr="00F63C93" w:rsidRDefault="00F63C93" w:rsidP="00F63C93">
            <w:pPr>
              <w:rPr>
                <w:ins w:id="2339" w:author="st1" w:date="2021-05-07T14:48:00Z"/>
                <w:rFonts w:ascii="標楷體" w:eastAsia="標楷體" w:hAnsi="標楷體"/>
              </w:rPr>
            </w:pPr>
            <w:ins w:id="2340" w:author="黃梓峻" w:date="2021-06-28T11:40:00Z">
              <w:r w:rsidRPr="00F63C93">
                <w:rPr>
                  <w:rFonts w:ascii="標楷體" w:eastAsia="標楷體" w:hAnsi="標楷體"/>
                  <w:color w:val="000000"/>
                </w:rPr>
                <w:lastRenderedPageBreak/>
                <w:t>2.</w:t>
              </w:r>
            </w:ins>
            <w:ins w:id="2341" w:author="st1" w:date="2021-05-07T14:51:00Z">
              <w:r w:rsidRPr="00F63C93">
                <w:rPr>
                  <w:rFonts w:ascii="標楷體" w:eastAsia="標楷體" w:hAnsi="標楷體"/>
                  <w:color w:val="000000"/>
                </w:rPr>
                <w:t>InnLoanMeeting</w:t>
              </w:r>
              <w:r w:rsidRPr="00F63C93">
                <w:rPr>
                  <w:rFonts w:ascii="標楷體" w:eastAsia="標楷體" w:hAnsi="標楷體"/>
                </w:rPr>
                <w:t>.</w:t>
              </w:r>
            </w:ins>
            <w:ins w:id="2342" w:author="st1" w:date="2021-05-07T14:52:00Z">
              <w:r w:rsidRPr="00F63C93">
                <w:rPr>
                  <w:rFonts w:ascii="標楷體" w:eastAsia="標楷體" w:hAnsi="標楷體"/>
                </w:rPr>
                <w:t>Amount</w:t>
              </w:r>
            </w:ins>
          </w:p>
        </w:tc>
      </w:tr>
      <w:tr w:rsidR="00F63C93" w:rsidRPr="00F63C93" w14:paraId="7193A5A4" w14:textId="77777777" w:rsidTr="00067F94">
        <w:trPr>
          <w:trHeight w:val="244"/>
          <w:jc w:val="center"/>
          <w:ins w:id="2343" w:author="st1" w:date="2021-05-07T14:48:00Z"/>
        </w:trPr>
        <w:tc>
          <w:tcPr>
            <w:tcW w:w="558" w:type="dxa"/>
            <w:tcBorders>
              <w:top w:val="single" w:sz="4" w:space="0" w:color="auto"/>
              <w:left w:val="single" w:sz="4" w:space="0" w:color="auto"/>
              <w:bottom w:val="single" w:sz="4" w:space="0" w:color="auto"/>
              <w:right w:val="single" w:sz="4" w:space="0" w:color="auto"/>
            </w:tcBorders>
          </w:tcPr>
          <w:p w14:paraId="081A8CB1" w14:textId="77777777" w:rsidR="00F63C93" w:rsidRPr="00F63C93" w:rsidRDefault="00F63C93" w:rsidP="00F63C93">
            <w:pPr>
              <w:rPr>
                <w:ins w:id="2344" w:author="st1" w:date="2021-05-07T14:48:00Z"/>
                <w:rFonts w:ascii="標楷體" w:eastAsia="標楷體" w:hAnsi="標楷體"/>
                <w:color w:val="000000"/>
              </w:rPr>
            </w:pPr>
            <w:ins w:id="2345" w:author="st1" w:date="2021-05-07T14:48:00Z">
              <w:r w:rsidRPr="00F63C93">
                <w:rPr>
                  <w:rFonts w:ascii="標楷體" w:eastAsia="標楷體" w:hAnsi="標楷體"/>
                  <w:color w:val="000000"/>
                </w:rPr>
                <w:lastRenderedPageBreak/>
                <w:t>6</w:t>
              </w:r>
            </w:ins>
          </w:p>
        </w:tc>
        <w:tc>
          <w:tcPr>
            <w:tcW w:w="1468" w:type="dxa"/>
            <w:tcBorders>
              <w:top w:val="single" w:sz="4" w:space="0" w:color="auto"/>
              <w:left w:val="single" w:sz="4" w:space="0" w:color="auto"/>
              <w:bottom w:val="single" w:sz="4" w:space="0" w:color="auto"/>
              <w:right w:val="single" w:sz="4" w:space="0" w:color="auto"/>
            </w:tcBorders>
          </w:tcPr>
          <w:p w14:paraId="7D9416E6" w14:textId="77777777" w:rsidR="00F63C93" w:rsidRPr="00F63C93" w:rsidRDefault="00F63C93" w:rsidP="00F63C93">
            <w:pPr>
              <w:rPr>
                <w:ins w:id="2346" w:author="st1" w:date="2021-05-07T14:48:00Z"/>
                <w:rFonts w:ascii="標楷體" w:eastAsia="標楷體" w:hAnsi="標楷體"/>
              </w:rPr>
            </w:pPr>
            <w:ins w:id="2347" w:author="st1" w:date="2021-05-07T14:49:00Z">
              <w:r w:rsidRPr="00F63C93">
                <w:rPr>
                  <w:rFonts w:ascii="標楷體" w:eastAsia="標楷體" w:hAnsi="標楷體" w:hint="eastAsia"/>
                </w:rPr>
                <w:t>備註</w:t>
              </w:r>
            </w:ins>
          </w:p>
        </w:tc>
        <w:tc>
          <w:tcPr>
            <w:tcW w:w="920" w:type="dxa"/>
            <w:tcBorders>
              <w:top w:val="single" w:sz="4" w:space="0" w:color="auto"/>
              <w:left w:val="single" w:sz="4" w:space="0" w:color="auto"/>
              <w:bottom w:val="single" w:sz="4" w:space="0" w:color="auto"/>
              <w:right w:val="single" w:sz="4" w:space="0" w:color="auto"/>
            </w:tcBorders>
          </w:tcPr>
          <w:p w14:paraId="353F6307" w14:textId="77777777" w:rsidR="00F63C93" w:rsidRPr="00F63C93" w:rsidRDefault="00F63C93" w:rsidP="00F63C93">
            <w:pPr>
              <w:rPr>
                <w:ins w:id="2348" w:author="st1" w:date="2021-05-07T14:48:00Z"/>
                <w:rFonts w:ascii="標楷體" w:eastAsia="標楷體" w:hAnsi="標楷體"/>
              </w:rPr>
            </w:pPr>
            <w:ins w:id="2349" w:author="st1" w:date="2021-05-07T14:50:00Z">
              <w:r w:rsidRPr="00F63C93">
                <w:rPr>
                  <w:rFonts w:ascii="標楷體" w:eastAsia="標楷體" w:hAnsi="標楷體"/>
                </w:rPr>
                <w:t>500</w:t>
              </w:r>
            </w:ins>
          </w:p>
        </w:tc>
        <w:tc>
          <w:tcPr>
            <w:tcW w:w="1077" w:type="dxa"/>
            <w:tcBorders>
              <w:top w:val="single" w:sz="4" w:space="0" w:color="auto"/>
              <w:left w:val="single" w:sz="4" w:space="0" w:color="auto"/>
              <w:bottom w:val="single" w:sz="4" w:space="0" w:color="auto"/>
              <w:right w:val="single" w:sz="4" w:space="0" w:color="auto"/>
            </w:tcBorders>
          </w:tcPr>
          <w:p w14:paraId="5BC6C58E" w14:textId="77777777" w:rsidR="00F63C93" w:rsidRPr="00F63C93" w:rsidRDefault="00F63C93" w:rsidP="00F63C93">
            <w:pPr>
              <w:rPr>
                <w:ins w:id="2350" w:author="st1" w:date="2021-05-07T14:48:00Z"/>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tcPr>
          <w:p w14:paraId="7395B365" w14:textId="77777777" w:rsidR="00F63C93" w:rsidRPr="00F63C93" w:rsidRDefault="00F63C93" w:rsidP="00F63C93">
            <w:pPr>
              <w:rPr>
                <w:ins w:id="2351" w:author="st1" w:date="2021-05-07T14:48:00Z"/>
                <w:rFonts w:ascii="標楷體" w:eastAsia="標楷體" w:hAnsi="標楷體"/>
              </w:rPr>
            </w:pPr>
          </w:p>
        </w:tc>
        <w:tc>
          <w:tcPr>
            <w:tcW w:w="947" w:type="dxa"/>
            <w:tcBorders>
              <w:top w:val="single" w:sz="4" w:space="0" w:color="auto"/>
              <w:left w:val="single" w:sz="4" w:space="0" w:color="auto"/>
              <w:bottom w:val="single" w:sz="4" w:space="0" w:color="auto"/>
              <w:right w:val="single" w:sz="4" w:space="0" w:color="auto"/>
            </w:tcBorders>
          </w:tcPr>
          <w:p w14:paraId="51102F96" w14:textId="77777777" w:rsidR="00F63C93" w:rsidRPr="00F63C93" w:rsidRDefault="00F63C93" w:rsidP="00F63C93">
            <w:pPr>
              <w:rPr>
                <w:ins w:id="2352" w:author="st1" w:date="2021-05-07T14:48:00Z"/>
                <w:rFonts w:ascii="標楷體" w:eastAsia="標楷體" w:hAnsi="標楷體"/>
                <w:color w:val="000000"/>
              </w:rPr>
            </w:pPr>
          </w:p>
        </w:tc>
        <w:tc>
          <w:tcPr>
            <w:tcW w:w="698" w:type="dxa"/>
            <w:tcBorders>
              <w:top w:val="single" w:sz="4" w:space="0" w:color="auto"/>
              <w:left w:val="single" w:sz="4" w:space="0" w:color="auto"/>
              <w:bottom w:val="single" w:sz="4" w:space="0" w:color="auto"/>
              <w:right w:val="single" w:sz="4" w:space="0" w:color="auto"/>
            </w:tcBorders>
          </w:tcPr>
          <w:p w14:paraId="74FE7E1B" w14:textId="77777777" w:rsidR="00F63C93" w:rsidRPr="00F63C93" w:rsidRDefault="00F63C93" w:rsidP="00F63C93">
            <w:pPr>
              <w:jc w:val="center"/>
              <w:rPr>
                <w:ins w:id="2353" w:author="st1" w:date="2021-05-07T14:48:00Z"/>
                <w:rFonts w:ascii="標楷體" w:eastAsia="標楷體" w:hAnsi="標楷體"/>
                <w:color w:val="000000"/>
              </w:rPr>
            </w:pPr>
            <w:ins w:id="2354" w:author="st1" w:date="2021-05-07T14:52:00Z">
              <w:r w:rsidRPr="00F63C93">
                <w:rPr>
                  <w:rFonts w:ascii="標楷體" w:eastAsia="標楷體" w:hAnsi="標楷體"/>
                  <w:color w:val="000000"/>
                </w:rPr>
                <w:t>W</w:t>
              </w:r>
            </w:ins>
          </w:p>
        </w:tc>
        <w:tc>
          <w:tcPr>
            <w:tcW w:w="2976" w:type="dxa"/>
            <w:tcBorders>
              <w:top w:val="single" w:sz="4" w:space="0" w:color="auto"/>
              <w:left w:val="single" w:sz="4" w:space="0" w:color="auto"/>
              <w:bottom w:val="single" w:sz="4" w:space="0" w:color="auto"/>
              <w:right w:val="single" w:sz="4" w:space="0" w:color="auto"/>
            </w:tcBorders>
          </w:tcPr>
          <w:p w14:paraId="6238D23C" w14:textId="77777777" w:rsidR="00F63C93" w:rsidRPr="00F63C93" w:rsidRDefault="00F63C93" w:rsidP="00F63C93">
            <w:pPr>
              <w:rPr>
                <w:ins w:id="2355" w:author="黃梓峻" w:date="2021-06-28T11:40:00Z"/>
                <w:rFonts w:ascii="標楷體" w:eastAsia="標楷體" w:hAnsi="標楷體"/>
                <w:color w:val="000000"/>
              </w:rPr>
            </w:pPr>
            <w:ins w:id="2356" w:author="黃梓峻" w:date="2021-06-28T11:40:00Z">
              <w:r w:rsidRPr="00F63C93">
                <w:rPr>
                  <w:rFonts w:ascii="標楷體" w:eastAsia="標楷體" w:hAnsi="標楷體" w:hint="eastAsia"/>
                  <w:color w:val="000000"/>
                </w:rPr>
                <w:t>1.</w:t>
              </w:r>
            </w:ins>
            <w:r w:rsidRPr="00F63C93">
              <w:rPr>
                <w:rFonts w:ascii="標楷體" w:eastAsia="標楷體" w:hAnsi="標楷體" w:hint="eastAsia"/>
                <w:color w:val="000000"/>
              </w:rPr>
              <w:t>限輸入文數字</w:t>
            </w:r>
          </w:p>
          <w:p w14:paraId="38E62E86" w14:textId="77777777" w:rsidR="00F63C93" w:rsidRPr="00F63C93" w:rsidRDefault="00F63C93" w:rsidP="00F63C93">
            <w:pPr>
              <w:rPr>
                <w:ins w:id="2357" w:author="st1" w:date="2021-05-07T14:48:00Z"/>
                <w:rFonts w:ascii="標楷體" w:eastAsia="標楷體" w:hAnsi="標楷體"/>
              </w:rPr>
            </w:pPr>
            <w:ins w:id="2358" w:author="黃梓峻" w:date="2021-06-28T11:40:00Z">
              <w:r w:rsidRPr="00F63C93">
                <w:rPr>
                  <w:rFonts w:ascii="標楷體" w:eastAsia="標楷體" w:hAnsi="標楷體"/>
                  <w:color w:val="000000"/>
                </w:rPr>
                <w:t>2.</w:t>
              </w:r>
            </w:ins>
            <w:ins w:id="2359" w:author="st1" w:date="2021-05-07T14:51:00Z">
              <w:r w:rsidRPr="00F63C93">
                <w:rPr>
                  <w:rFonts w:ascii="標楷體" w:eastAsia="標楷體" w:hAnsi="標楷體"/>
                  <w:color w:val="000000"/>
                </w:rPr>
                <w:t>InnLoanMeeting</w:t>
              </w:r>
              <w:r w:rsidRPr="00F63C93">
                <w:rPr>
                  <w:rFonts w:ascii="標楷體" w:eastAsia="標楷體" w:hAnsi="標楷體"/>
                </w:rPr>
                <w:t>.</w:t>
              </w:r>
            </w:ins>
            <w:ins w:id="2360" w:author="st1" w:date="2021-05-07T14:52:00Z">
              <w:r w:rsidRPr="00F63C93">
                <w:rPr>
                  <w:rFonts w:ascii="標楷體" w:eastAsia="標楷體" w:hAnsi="標楷體"/>
                </w:rPr>
                <w:t>Remark</w:t>
              </w:r>
            </w:ins>
          </w:p>
        </w:tc>
      </w:tr>
    </w:tbl>
    <w:p w14:paraId="4846720C" w14:textId="77777777" w:rsidR="00F63C93" w:rsidRPr="00F63C93" w:rsidDel="00D203DC" w:rsidRDefault="00F63C93" w:rsidP="00F63C93">
      <w:pPr>
        <w:rPr>
          <w:del w:id="2361" w:author="st1" w:date="2021-05-07T14:56:00Z"/>
          <w:rFonts w:ascii="標楷體" w:eastAsia="標楷體" w:hAnsi="標楷體"/>
          <w:lang w:eastAsia="x-none"/>
        </w:rPr>
      </w:pPr>
    </w:p>
    <w:p w14:paraId="51921EBC" w14:textId="77777777" w:rsidR="00F63C93" w:rsidRPr="00F63C93" w:rsidDel="00D203DC" w:rsidRDefault="00F63C93" w:rsidP="00F63C93">
      <w:pPr>
        <w:numPr>
          <w:ilvl w:val="0"/>
          <w:numId w:val="126"/>
        </w:numPr>
        <w:tabs>
          <w:tab w:val="num" w:pos="360"/>
        </w:tabs>
        <w:ind w:left="0" w:firstLine="0"/>
        <w:rPr>
          <w:del w:id="2362" w:author="st1" w:date="2021-05-07T14:48:00Z"/>
          <w:lang w:eastAsia="x-none"/>
        </w:rPr>
      </w:pPr>
      <w:del w:id="2363" w:author="st1" w:date="2021-05-07T14:48:00Z">
        <w:r w:rsidRPr="00F63C93" w:rsidDel="00D203DC">
          <w:delText>輸入畫面資料說明</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1691"/>
        <w:gridCol w:w="1296"/>
        <w:gridCol w:w="881"/>
        <w:gridCol w:w="1219"/>
        <w:gridCol w:w="657"/>
        <w:gridCol w:w="681"/>
        <w:gridCol w:w="3313"/>
      </w:tblGrid>
      <w:tr w:rsidR="00F63C93" w:rsidRPr="00F63C93" w:rsidDel="00D203DC" w14:paraId="66E985F5" w14:textId="77777777" w:rsidTr="00067F94">
        <w:trPr>
          <w:trHeight w:val="388"/>
          <w:jc w:val="center"/>
          <w:del w:id="2364" w:author="st1" w:date="2021-05-07T14:48:00Z"/>
        </w:trPr>
        <w:tc>
          <w:tcPr>
            <w:tcW w:w="456" w:type="dxa"/>
            <w:vMerge w:val="restart"/>
          </w:tcPr>
          <w:p w14:paraId="6DB1ED1C" w14:textId="77777777" w:rsidR="00F63C93" w:rsidRPr="00F63C93" w:rsidDel="00D203DC" w:rsidRDefault="00F63C93" w:rsidP="00F63C93">
            <w:pPr>
              <w:rPr>
                <w:del w:id="2365" w:author="st1" w:date="2021-05-07T14:48:00Z"/>
                <w:rFonts w:ascii="標楷體" w:eastAsia="標楷體" w:hAnsi="標楷體"/>
                <w:lang w:eastAsia="x-none"/>
              </w:rPr>
            </w:pPr>
            <w:del w:id="2366" w:author="st1" w:date="2021-05-07T14:48:00Z">
              <w:r w:rsidRPr="00F63C93" w:rsidDel="00D203DC">
                <w:rPr>
                  <w:rFonts w:ascii="標楷體" w:eastAsia="標楷體" w:hAnsi="標楷體"/>
                  <w:lang w:eastAsia="x-none"/>
                </w:rPr>
                <w:delText>序號</w:delText>
              </w:r>
            </w:del>
          </w:p>
        </w:tc>
        <w:tc>
          <w:tcPr>
            <w:tcW w:w="1915" w:type="dxa"/>
            <w:vMerge w:val="restart"/>
          </w:tcPr>
          <w:p w14:paraId="5DE22AB4" w14:textId="77777777" w:rsidR="00F63C93" w:rsidRPr="00F63C93" w:rsidDel="00D203DC" w:rsidRDefault="00F63C93" w:rsidP="00F63C93">
            <w:pPr>
              <w:rPr>
                <w:del w:id="2367" w:author="st1" w:date="2021-05-07T14:48:00Z"/>
                <w:rFonts w:ascii="標楷體" w:eastAsia="標楷體" w:hAnsi="標楷體"/>
                <w:lang w:eastAsia="x-none"/>
              </w:rPr>
            </w:pPr>
            <w:del w:id="2368" w:author="st1" w:date="2021-05-07T14:48:00Z">
              <w:r w:rsidRPr="00F63C93" w:rsidDel="00D203DC">
                <w:rPr>
                  <w:rFonts w:ascii="標楷體" w:eastAsia="標楷體" w:hAnsi="標楷體"/>
                  <w:lang w:eastAsia="x-none"/>
                </w:rPr>
                <w:delText>欄位</w:delText>
              </w:r>
            </w:del>
          </w:p>
        </w:tc>
        <w:tc>
          <w:tcPr>
            <w:tcW w:w="4651" w:type="dxa"/>
            <w:gridSpan w:val="5"/>
          </w:tcPr>
          <w:p w14:paraId="488D2C02" w14:textId="77777777" w:rsidR="00F63C93" w:rsidRPr="00F63C93" w:rsidDel="00D203DC" w:rsidRDefault="00F63C93" w:rsidP="00F63C93">
            <w:pPr>
              <w:rPr>
                <w:del w:id="2369" w:author="st1" w:date="2021-05-07T14:48:00Z"/>
                <w:rFonts w:ascii="標楷體" w:eastAsia="標楷體" w:hAnsi="標楷體"/>
                <w:lang w:eastAsia="x-none"/>
              </w:rPr>
            </w:pPr>
            <w:del w:id="2370" w:author="st1" w:date="2021-05-07T14:48:00Z">
              <w:r w:rsidRPr="00F63C93" w:rsidDel="00D203DC">
                <w:rPr>
                  <w:rFonts w:ascii="標楷體" w:eastAsia="標楷體" w:hAnsi="標楷體"/>
                  <w:lang w:eastAsia="x-none"/>
                </w:rPr>
                <w:delText>說明</w:delText>
              </w:r>
            </w:del>
          </w:p>
        </w:tc>
        <w:tc>
          <w:tcPr>
            <w:tcW w:w="3809" w:type="dxa"/>
            <w:vMerge w:val="restart"/>
          </w:tcPr>
          <w:p w14:paraId="6ADE22CA" w14:textId="77777777" w:rsidR="00F63C93" w:rsidRPr="00F63C93" w:rsidDel="00D203DC" w:rsidRDefault="00F63C93" w:rsidP="00F63C93">
            <w:pPr>
              <w:rPr>
                <w:del w:id="2371" w:author="st1" w:date="2021-05-07T14:48:00Z"/>
                <w:rFonts w:ascii="標楷體" w:eastAsia="標楷體" w:hAnsi="標楷體"/>
                <w:lang w:eastAsia="x-none"/>
              </w:rPr>
            </w:pPr>
            <w:del w:id="2372" w:author="st1" w:date="2021-05-07T14:48:00Z">
              <w:r w:rsidRPr="00F63C93" w:rsidDel="00D203DC">
                <w:rPr>
                  <w:rFonts w:ascii="標楷體" w:eastAsia="標楷體" w:hAnsi="標楷體"/>
                  <w:lang w:eastAsia="x-none"/>
                </w:rPr>
                <w:delText>處理邏輯及注意事項</w:delText>
              </w:r>
            </w:del>
          </w:p>
        </w:tc>
      </w:tr>
      <w:tr w:rsidR="00F63C93" w:rsidRPr="00F63C93" w:rsidDel="00D203DC" w14:paraId="54DFBADD" w14:textId="77777777" w:rsidTr="00067F94">
        <w:trPr>
          <w:trHeight w:val="244"/>
          <w:jc w:val="center"/>
          <w:del w:id="2373" w:author="st1" w:date="2021-05-07T14:48:00Z"/>
        </w:trPr>
        <w:tc>
          <w:tcPr>
            <w:tcW w:w="456" w:type="dxa"/>
            <w:vMerge/>
          </w:tcPr>
          <w:p w14:paraId="27C4FB78" w14:textId="77777777" w:rsidR="00F63C93" w:rsidRPr="00F63C93" w:rsidDel="00D203DC" w:rsidRDefault="00F63C93" w:rsidP="00F63C93">
            <w:pPr>
              <w:rPr>
                <w:del w:id="2374" w:author="st1" w:date="2021-05-07T14:48:00Z"/>
                <w:rFonts w:ascii="標楷體" w:eastAsia="標楷體" w:hAnsi="標楷體"/>
                <w:lang w:eastAsia="x-none"/>
              </w:rPr>
            </w:pPr>
          </w:p>
        </w:tc>
        <w:tc>
          <w:tcPr>
            <w:tcW w:w="1915" w:type="dxa"/>
            <w:vMerge/>
          </w:tcPr>
          <w:p w14:paraId="4AF000E9" w14:textId="77777777" w:rsidR="00F63C93" w:rsidRPr="00F63C93" w:rsidDel="00D203DC" w:rsidRDefault="00F63C93" w:rsidP="00F63C93">
            <w:pPr>
              <w:rPr>
                <w:del w:id="2375" w:author="st1" w:date="2021-05-07T14:48:00Z"/>
                <w:rFonts w:ascii="標楷體" w:eastAsia="標楷體" w:hAnsi="標楷體"/>
                <w:lang w:eastAsia="x-none"/>
              </w:rPr>
            </w:pPr>
          </w:p>
        </w:tc>
        <w:tc>
          <w:tcPr>
            <w:tcW w:w="943" w:type="dxa"/>
          </w:tcPr>
          <w:p w14:paraId="745FCE12" w14:textId="77777777" w:rsidR="00F63C93" w:rsidRPr="00F63C93" w:rsidDel="00D203DC" w:rsidRDefault="00F63C93" w:rsidP="00F63C93">
            <w:pPr>
              <w:rPr>
                <w:del w:id="2376" w:author="st1" w:date="2021-05-07T14:48:00Z"/>
                <w:rFonts w:ascii="標楷體" w:eastAsia="標楷體" w:hAnsi="標楷體"/>
                <w:lang w:eastAsia="x-none"/>
              </w:rPr>
            </w:pPr>
            <w:del w:id="2377" w:author="st1" w:date="2021-05-07T14:48:00Z">
              <w:r w:rsidRPr="00F63C93" w:rsidDel="00D203DC">
                <w:rPr>
                  <w:rFonts w:ascii="標楷體" w:eastAsia="標楷體" w:hAnsi="標楷體" w:hint="eastAsia"/>
                </w:rPr>
                <w:delText>資料型態長度</w:delText>
              </w:r>
            </w:del>
          </w:p>
        </w:tc>
        <w:tc>
          <w:tcPr>
            <w:tcW w:w="958" w:type="dxa"/>
          </w:tcPr>
          <w:p w14:paraId="1A718A2B" w14:textId="77777777" w:rsidR="00F63C93" w:rsidRPr="00F63C93" w:rsidDel="00D203DC" w:rsidRDefault="00F63C93" w:rsidP="00F63C93">
            <w:pPr>
              <w:rPr>
                <w:del w:id="2378" w:author="st1" w:date="2021-05-07T14:48:00Z"/>
                <w:rFonts w:ascii="標楷體" w:eastAsia="標楷體" w:hAnsi="標楷體"/>
                <w:lang w:eastAsia="x-none"/>
              </w:rPr>
            </w:pPr>
            <w:del w:id="2379" w:author="st1" w:date="2021-05-07T14:48:00Z">
              <w:r w:rsidRPr="00F63C93" w:rsidDel="00D203DC">
                <w:rPr>
                  <w:rFonts w:ascii="標楷體" w:eastAsia="標楷體" w:hAnsi="標楷體"/>
                  <w:lang w:eastAsia="x-none"/>
                </w:rPr>
                <w:delText>預設值</w:delText>
              </w:r>
            </w:del>
          </w:p>
        </w:tc>
        <w:tc>
          <w:tcPr>
            <w:tcW w:w="1357" w:type="dxa"/>
          </w:tcPr>
          <w:p w14:paraId="10CE5064" w14:textId="77777777" w:rsidR="00F63C93" w:rsidRPr="00F63C93" w:rsidDel="00D203DC" w:rsidRDefault="00F63C93" w:rsidP="00F63C93">
            <w:pPr>
              <w:rPr>
                <w:del w:id="2380" w:author="st1" w:date="2021-05-07T14:48:00Z"/>
                <w:rFonts w:ascii="標楷體" w:eastAsia="標楷體" w:hAnsi="標楷體"/>
                <w:lang w:eastAsia="x-none"/>
              </w:rPr>
            </w:pPr>
            <w:del w:id="2381" w:author="st1" w:date="2021-05-07T14:48:00Z">
              <w:r w:rsidRPr="00F63C93" w:rsidDel="00D203DC">
                <w:rPr>
                  <w:rFonts w:ascii="標楷體" w:eastAsia="標楷體" w:hAnsi="標楷體"/>
                  <w:lang w:eastAsia="x-none"/>
                </w:rPr>
                <w:delText>選單內容</w:delText>
              </w:r>
            </w:del>
          </w:p>
        </w:tc>
        <w:tc>
          <w:tcPr>
            <w:tcW w:w="693" w:type="dxa"/>
          </w:tcPr>
          <w:p w14:paraId="55EECBB7" w14:textId="77777777" w:rsidR="00F63C93" w:rsidRPr="00F63C93" w:rsidDel="00D203DC" w:rsidRDefault="00F63C93" w:rsidP="00F63C93">
            <w:pPr>
              <w:rPr>
                <w:del w:id="2382" w:author="st1" w:date="2021-05-07T14:48:00Z"/>
                <w:rFonts w:ascii="標楷體" w:eastAsia="標楷體" w:hAnsi="標楷體"/>
                <w:lang w:eastAsia="x-none"/>
              </w:rPr>
            </w:pPr>
            <w:del w:id="2383" w:author="st1" w:date="2021-05-07T14:48:00Z">
              <w:r w:rsidRPr="00F63C93" w:rsidDel="00D203DC">
                <w:rPr>
                  <w:rFonts w:ascii="標楷體" w:eastAsia="標楷體" w:hAnsi="標楷體"/>
                  <w:lang w:eastAsia="x-none"/>
                </w:rPr>
                <w:delText>必填</w:delText>
              </w:r>
            </w:del>
          </w:p>
        </w:tc>
        <w:tc>
          <w:tcPr>
            <w:tcW w:w="700" w:type="dxa"/>
          </w:tcPr>
          <w:p w14:paraId="450A1EF2" w14:textId="77777777" w:rsidR="00F63C93" w:rsidRPr="00F63C93" w:rsidDel="00D203DC" w:rsidRDefault="00F63C93" w:rsidP="00F63C93">
            <w:pPr>
              <w:rPr>
                <w:del w:id="2384" w:author="st1" w:date="2021-05-07T14:48:00Z"/>
                <w:rFonts w:ascii="標楷體" w:eastAsia="標楷體" w:hAnsi="標楷體"/>
                <w:lang w:eastAsia="x-none"/>
              </w:rPr>
            </w:pPr>
            <w:del w:id="2385" w:author="st1" w:date="2021-05-07T14:48:00Z">
              <w:r w:rsidRPr="00F63C93" w:rsidDel="00D203DC">
                <w:rPr>
                  <w:rFonts w:ascii="標楷體" w:eastAsia="標楷體" w:hAnsi="標楷體"/>
                  <w:lang w:eastAsia="x-none"/>
                </w:rPr>
                <w:delText>R/W</w:delText>
              </w:r>
            </w:del>
          </w:p>
        </w:tc>
        <w:tc>
          <w:tcPr>
            <w:tcW w:w="3809" w:type="dxa"/>
            <w:vMerge/>
          </w:tcPr>
          <w:p w14:paraId="3052003C" w14:textId="77777777" w:rsidR="00F63C93" w:rsidRPr="00F63C93" w:rsidDel="00D203DC" w:rsidRDefault="00F63C93" w:rsidP="00F63C93">
            <w:pPr>
              <w:rPr>
                <w:del w:id="2386" w:author="st1" w:date="2021-05-07T14:48:00Z"/>
                <w:rFonts w:ascii="標楷體" w:eastAsia="標楷體" w:hAnsi="標楷體"/>
                <w:lang w:eastAsia="x-none"/>
              </w:rPr>
            </w:pPr>
          </w:p>
        </w:tc>
      </w:tr>
      <w:tr w:rsidR="00F63C93" w:rsidRPr="00F63C93" w:rsidDel="00D203DC" w14:paraId="602EF301" w14:textId="77777777" w:rsidTr="00067F94">
        <w:trPr>
          <w:trHeight w:val="291"/>
          <w:jc w:val="center"/>
          <w:del w:id="2387" w:author="st1" w:date="2021-05-07T14:48:00Z"/>
        </w:trPr>
        <w:tc>
          <w:tcPr>
            <w:tcW w:w="456" w:type="dxa"/>
          </w:tcPr>
          <w:p w14:paraId="26108B8D" w14:textId="77777777" w:rsidR="00F63C93" w:rsidRPr="00F63C93" w:rsidDel="00D203DC" w:rsidRDefault="00F63C93" w:rsidP="00F63C93">
            <w:pPr>
              <w:rPr>
                <w:del w:id="2388" w:author="st1" w:date="2021-05-07T14:48:00Z"/>
                <w:rFonts w:ascii="標楷體" w:eastAsia="標楷體" w:hAnsi="標楷體"/>
                <w:lang w:eastAsia="x-none"/>
              </w:rPr>
            </w:pPr>
            <w:del w:id="2389" w:author="st1" w:date="2021-05-07T14:48:00Z">
              <w:r w:rsidRPr="00F63C93" w:rsidDel="00D203DC">
                <w:rPr>
                  <w:rFonts w:ascii="標楷體" w:eastAsia="標楷體" w:hAnsi="標楷體" w:hint="eastAsia"/>
                  <w:lang w:eastAsia="x-none"/>
                </w:rPr>
                <w:delText>1</w:delText>
              </w:r>
            </w:del>
          </w:p>
        </w:tc>
        <w:tc>
          <w:tcPr>
            <w:tcW w:w="1915" w:type="dxa"/>
          </w:tcPr>
          <w:p w14:paraId="63C65CD6" w14:textId="77777777" w:rsidR="00F63C93" w:rsidRPr="00F63C93" w:rsidDel="00D203DC" w:rsidRDefault="00F63C93" w:rsidP="00F63C93">
            <w:pPr>
              <w:rPr>
                <w:del w:id="2390" w:author="st1" w:date="2021-05-07T14:48:00Z"/>
                <w:rFonts w:ascii="標楷體" w:eastAsia="標楷體" w:hAnsi="標楷體"/>
                <w:lang w:eastAsia="x-none"/>
              </w:rPr>
            </w:pPr>
            <w:del w:id="2391" w:author="st1" w:date="2021-05-07T14:48:00Z">
              <w:r w:rsidRPr="00F63C93" w:rsidDel="00D203DC">
                <w:rPr>
                  <w:rFonts w:ascii="標楷體" w:eastAsia="標楷體" w:hAnsi="標楷體" w:hint="eastAsia"/>
                  <w:lang w:eastAsia="x-none"/>
                </w:rPr>
                <w:delText>功能</w:delText>
              </w:r>
            </w:del>
          </w:p>
        </w:tc>
        <w:tc>
          <w:tcPr>
            <w:tcW w:w="943" w:type="dxa"/>
          </w:tcPr>
          <w:p w14:paraId="4BE47BEC" w14:textId="77777777" w:rsidR="00F63C93" w:rsidRPr="00F63C93" w:rsidDel="00D203DC" w:rsidRDefault="00F63C93" w:rsidP="00F63C93">
            <w:pPr>
              <w:rPr>
                <w:del w:id="2392" w:author="st1" w:date="2021-05-07T14:48:00Z"/>
                <w:rFonts w:ascii="標楷體" w:eastAsia="標楷體" w:hAnsi="標楷體"/>
              </w:rPr>
            </w:pPr>
            <w:del w:id="2393" w:author="st1" w:date="2021-05-07T14:48:00Z">
              <w:r w:rsidRPr="00F63C93" w:rsidDel="00D203DC">
                <w:rPr>
                  <w:rFonts w:ascii="標楷體" w:eastAsia="標楷體" w:hAnsi="標楷體" w:hint="eastAsia"/>
                </w:rPr>
                <w:delText>9</w:delText>
              </w:r>
            </w:del>
          </w:p>
        </w:tc>
        <w:tc>
          <w:tcPr>
            <w:tcW w:w="958" w:type="dxa"/>
          </w:tcPr>
          <w:p w14:paraId="1772E215" w14:textId="77777777" w:rsidR="00F63C93" w:rsidRPr="00F63C93" w:rsidDel="00D203DC" w:rsidRDefault="00F63C93" w:rsidP="00F63C93">
            <w:pPr>
              <w:rPr>
                <w:del w:id="2394" w:author="st1" w:date="2021-05-07T14:48:00Z"/>
                <w:rFonts w:ascii="標楷體" w:eastAsia="標楷體" w:hAnsi="標楷體"/>
                <w:lang w:eastAsia="x-none"/>
              </w:rPr>
            </w:pPr>
          </w:p>
        </w:tc>
        <w:tc>
          <w:tcPr>
            <w:tcW w:w="1357" w:type="dxa"/>
          </w:tcPr>
          <w:p w14:paraId="2D57EED6" w14:textId="77777777" w:rsidR="00F63C93" w:rsidRPr="00F63C93" w:rsidDel="00D203DC" w:rsidRDefault="00F63C93" w:rsidP="00F63C93">
            <w:pPr>
              <w:rPr>
                <w:del w:id="2395" w:author="st1" w:date="2021-05-07T14:48:00Z"/>
                <w:rFonts w:ascii="標楷體" w:eastAsia="標楷體" w:hAnsi="標楷體"/>
                <w:lang w:eastAsia="x-none"/>
              </w:rPr>
            </w:pPr>
            <w:del w:id="2396" w:author="st1" w:date="2021-05-07T14:48:00Z">
              <w:r w:rsidRPr="00F63C93" w:rsidDel="00D203DC">
                <w:rPr>
                  <w:rFonts w:ascii="標楷體" w:eastAsia="標楷體" w:hAnsi="標楷體"/>
                  <w:lang w:eastAsia="x-none"/>
                </w:rPr>
                <w:delText>下拉式選單</w:delText>
              </w:r>
            </w:del>
          </w:p>
        </w:tc>
        <w:tc>
          <w:tcPr>
            <w:tcW w:w="693" w:type="dxa"/>
          </w:tcPr>
          <w:p w14:paraId="21724BDB" w14:textId="77777777" w:rsidR="00F63C93" w:rsidRPr="00F63C93" w:rsidDel="00D203DC" w:rsidRDefault="00F63C93" w:rsidP="00F63C93">
            <w:pPr>
              <w:rPr>
                <w:del w:id="2397" w:author="st1" w:date="2021-05-07T14:48:00Z"/>
                <w:rFonts w:ascii="標楷體" w:eastAsia="標楷體" w:hAnsi="標楷體"/>
                <w:lang w:eastAsia="x-none"/>
              </w:rPr>
            </w:pPr>
            <w:del w:id="2398" w:author="st1" w:date="2021-05-07T14:48:00Z">
              <w:r w:rsidRPr="00F63C93" w:rsidDel="00D203DC">
                <w:rPr>
                  <w:rFonts w:ascii="標楷體" w:eastAsia="標楷體" w:hAnsi="標楷體" w:hint="eastAsia"/>
                  <w:lang w:eastAsia="x-none"/>
                </w:rPr>
                <w:delText>V</w:delText>
              </w:r>
            </w:del>
          </w:p>
        </w:tc>
        <w:tc>
          <w:tcPr>
            <w:tcW w:w="700" w:type="dxa"/>
          </w:tcPr>
          <w:p w14:paraId="38D4C84E" w14:textId="77777777" w:rsidR="00F63C93" w:rsidRPr="00F63C93" w:rsidDel="00D203DC" w:rsidRDefault="00F63C93" w:rsidP="00F63C93">
            <w:pPr>
              <w:rPr>
                <w:del w:id="2399" w:author="st1" w:date="2021-05-07T14:48:00Z"/>
                <w:rFonts w:ascii="標楷體" w:eastAsia="標楷體" w:hAnsi="標楷體"/>
                <w:lang w:eastAsia="x-none"/>
              </w:rPr>
            </w:pPr>
          </w:p>
        </w:tc>
        <w:tc>
          <w:tcPr>
            <w:tcW w:w="3809" w:type="dxa"/>
          </w:tcPr>
          <w:p w14:paraId="56153792" w14:textId="77777777" w:rsidR="00F63C93" w:rsidRPr="00F63C93" w:rsidDel="00D203DC" w:rsidRDefault="00F63C93" w:rsidP="00F63C93">
            <w:pPr>
              <w:rPr>
                <w:del w:id="2400" w:author="st1" w:date="2021-05-07T14:48:00Z"/>
                <w:rFonts w:ascii="標楷體" w:eastAsia="標楷體" w:hAnsi="標楷體"/>
                <w:lang w:eastAsia="x-none"/>
              </w:rPr>
            </w:pPr>
            <w:del w:id="2401" w:author="st1" w:date="2021-05-07T14:48:00Z">
              <w:r w:rsidRPr="00F63C93" w:rsidDel="00D203DC">
                <w:rPr>
                  <w:rFonts w:ascii="標楷體" w:eastAsia="標楷體" w:hAnsi="標楷體" w:hint="eastAsia"/>
                  <w:lang w:eastAsia="x-none"/>
                </w:rPr>
                <w:delText>i.必須輸入</w:delText>
              </w:r>
            </w:del>
          </w:p>
          <w:p w14:paraId="0701B0B6" w14:textId="77777777" w:rsidR="00F63C93" w:rsidRPr="00F63C93" w:rsidDel="00D203DC" w:rsidRDefault="00F63C93" w:rsidP="00F63C93">
            <w:pPr>
              <w:rPr>
                <w:del w:id="2402" w:author="st1" w:date="2021-05-07T14:48:00Z"/>
                <w:rFonts w:ascii="標楷體" w:eastAsia="標楷體" w:hAnsi="標楷體"/>
                <w:lang w:eastAsia="x-none"/>
              </w:rPr>
            </w:pPr>
            <w:del w:id="2403" w:author="st1" w:date="2021-05-07T14:48:00Z">
              <w:r w:rsidRPr="00F63C93" w:rsidDel="00D203DC">
                <w:rPr>
                  <w:rFonts w:ascii="標楷體" w:eastAsia="標楷體" w:hAnsi="標楷體" w:hint="eastAsia"/>
                  <w:lang w:eastAsia="x-none"/>
                </w:rPr>
                <w:delText>2.修改</w:delText>
              </w:r>
            </w:del>
          </w:p>
          <w:p w14:paraId="66E4F355" w14:textId="77777777" w:rsidR="00F63C93" w:rsidRPr="00F63C93" w:rsidDel="00D203DC" w:rsidRDefault="00F63C93" w:rsidP="00F63C93">
            <w:pPr>
              <w:rPr>
                <w:del w:id="2404" w:author="st1" w:date="2021-05-07T14:48:00Z"/>
                <w:rFonts w:ascii="標楷體" w:eastAsia="標楷體" w:hAnsi="標楷體"/>
                <w:lang w:eastAsia="x-none"/>
              </w:rPr>
            </w:pPr>
            <w:del w:id="2405" w:author="st1" w:date="2021-05-07T14:48:00Z">
              <w:r w:rsidRPr="00F63C93" w:rsidDel="00D203DC">
                <w:rPr>
                  <w:rFonts w:ascii="標楷體" w:eastAsia="標楷體" w:hAnsi="標楷體" w:hint="eastAsia"/>
                  <w:lang w:eastAsia="x-none"/>
                </w:rPr>
                <w:delText>4.刪除</w:delText>
              </w:r>
            </w:del>
          </w:p>
          <w:p w14:paraId="7857ED13" w14:textId="77777777" w:rsidR="00F63C93" w:rsidRPr="00F63C93" w:rsidDel="00D203DC" w:rsidRDefault="00F63C93" w:rsidP="00F63C93">
            <w:pPr>
              <w:rPr>
                <w:del w:id="2406" w:author="st1" w:date="2021-05-07T14:48:00Z"/>
                <w:rFonts w:ascii="標楷體" w:eastAsia="標楷體" w:hAnsi="標楷體"/>
                <w:lang w:eastAsia="x-none"/>
              </w:rPr>
            </w:pPr>
            <w:del w:id="2407" w:author="st1" w:date="2021-05-07T14:48:00Z">
              <w:r w:rsidRPr="00F63C93" w:rsidDel="00D203DC">
                <w:rPr>
                  <w:rFonts w:ascii="標楷體" w:eastAsia="標楷體" w:hAnsi="標楷體" w:hint="eastAsia"/>
                  <w:lang w:eastAsia="x-none"/>
                </w:rPr>
                <w:delText>5.查詢</w:delText>
              </w:r>
            </w:del>
          </w:p>
        </w:tc>
      </w:tr>
      <w:tr w:rsidR="00F63C93" w:rsidRPr="00F63C93" w:rsidDel="00D203DC" w14:paraId="67003175" w14:textId="77777777" w:rsidTr="00067F94">
        <w:trPr>
          <w:trHeight w:val="291"/>
          <w:jc w:val="center"/>
          <w:del w:id="2408" w:author="st1" w:date="2021-05-07T14:48:00Z"/>
        </w:trPr>
        <w:tc>
          <w:tcPr>
            <w:tcW w:w="456" w:type="dxa"/>
          </w:tcPr>
          <w:p w14:paraId="042D4602" w14:textId="77777777" w:rsidR="00F63C93" w:rsidRPr="00F63C93" w:rsidDel="00D203DC" w:rsidRDefault="00F63C93" w:rsidP="00F63C93">
            <w:pPr>
              <w:rPr>
                <w:del w:id="2409" w:author="st1" w:date="2021-05-07T14:48:00Z"/>
                <w:rFonts w:ascii="標楷體" w:eastAsia="標楷體" w:hAnsi="標楷體"/>
                <w:lang w:eastAsia="x-none"/>
              </w:rPr>
            </w:pPr>
            <w:del w:id="2410" w:author="st1" w:date="2021-05-07T14:48:00Z">
              <w:r w:rsidRPr="00F63C93" w:rsidDel="00D203DC">
                <w:rPr>
                  <w:rFonts w:ascii="標楷體" w:eastAsia="標楷體" w:hAnsi="標楷體" w:hint="eastAsia"/>
                  <w:lang w:eastAsia="x-none"/>
                </w:rPr>
                <w:delText>2</w:delText>
              </w:r>
            </w:del>
          </w:p>
        </w:tc>
        <w:tc>
          <w:tcPr>
            <w:tcW w:w="1915" w:type="dxa"/>
          </w:tcPr>
          <w:p w14:paraId="57E369A1" w14:textId="77777777" w:rsidR="00F63C93" w:rsidRPr="00F63C93" w:rsidDel="00D203DC" w:rsidRDefault="00F63C93" w:rsidP="00F63C93">
            <w:pPr>
              <w:rPr>
                <w:del w:id="2411" w:author="st1" w:date="2021-05-07T14:48:00Z"/>
                <w:rFonts w:ascii="標楷體" w:eastAsia="標楷體" w:hAnsi="標楷體"/>
                <w:lang w:eastAsia="x-none"/>
              </w:rPr>
            </w:pPr>
            <w:del w:id="2412" w:author="st1" w:date="2021-05-07T14:48:00Z">
              <w:r w:rsidRPr="00F63C93" w:rsidDel="00D203DC">
                <w:rPr>
                  <w:rFonts w:ascii="標楷體" w:eastAsia="標楷體" w:hAnsi="標楷體" w:hint="eastAsia"/>
                  <w:lang w:eastAsia="x-none"/>
                </w:rPr>
                <w:delText>日期</w:delText>
              </w:r>
            </w:del>
          </w:p>
        </w:tc>
        <w:tc>
          <w:tcPr>
            <w:tcW w:w="943" w:type="dxa"/>
          </w:tcPr>
          <w:p w14:paraId="4A583A73" w14:textId="77777777" w:rsidR="00F63C93" w:rsidRPr="00F63C93" w:rsidDel="00D203DC" w:rsidRDefault="00F63C93" w:rsidP="00F63C93">
            <w:pPr>
              <w:rPr>
                <w:del w:id="2413" w:author="st1" w:date="2021-05-07T14:48:00Z"/>
                <w:rFonts w:ascii="標楷體" w:eastAsia="標楷體" w:hAnsi="標楷體"/>
              </w:rPr>
            </w:pPr>
            <w:del w:id="2414" w:author="st1" w:date="2021-05-07T14:48:00Z">
              <w:r w:rsidRPr="00F63C93" w:rsidDel="00D203DC">
                <w:rPr>
                  <w:rFonts w:ascii="標楷體" w:eastAsia="標楷體" w:hAnsi="標楷體" w:hint="eastAsia"/>
                </w:rPr>
                <w:delText>999/99/99</w:delText>
              </w:r>
            </w:del>
          </w:p>
        </w:tc>
        <w:tc>
          <w:tcPr>
            <w:tcW w:w="958" w:type="dxa"/>
          </w:tcPr>
          <w:p w14:paraId="35C73C5F" w14:textId="77777777" w:rsidR="00F63C93" w:rsidRPr="00F63C93" w:rsidDel="00D203DC" w:rsidRDefault="00F63C93" w:rsidP="00F63C93">
            <w:pPr>
              <w:rPr>
                <w:del w:id="2415" w:author="st1" w:date="2021-05-07T14:48:00Z"/>
                <w:rFonts w:ascii="標楷體" w:eastAsia="標楷體" w:hAnsi="標楷體"/>
                <w:lang w:eastAsia="x-none"/>
              </w:rPr>
            </w:pPr>
          </w:p>
        </w:tc>
        <w:tc>
          <w:tcPr>
            <w:tcW w:w="1357" w:type="dxa"/>
          </w:tcPr>
          <w:p w14:paraId="3763E63F" w14:textId="77777777" w:rsidR="00F63C93" w:rsidRPr="00F63C93" w:rsidDel="00D203DC" w:rsidRDefault="00F63C93" w:rsidP="00F63C93">
            <w:pPr>
              <w:rPr>
                <w:del w:id="2416" w:author="st1" w:date="2021-05-07T14:48:00Z"/>
                <w:rFonts w:ascii="標楷體" w:eastAsia="標楷體" w:hAnsi="標楷體"/>
                <w:lang w:eastAsia="x-none"/>
              </w:rPr>
            </w:pPr>
          </w:p>
        </w:tc>
        <w:tc>
          <w:tcPr>
            <w:tcW w:w="693" w:type="dxa"/>
          </w:tcPr>
          <w:p w14:paraId="0E84E1A5" w14:textId="77777777" w:rsidR="00F63C93" w:rsidRPr="00F63C93" w:rsidDel="00D203DC" w:rsidRDefault="00F63C93" w:rsidP="00F63C93">
            <w:pPr>
              <w:rPr>
                <w:del w:id="2417" w:author="st1" w:date="2021-05-07T14:48:00Z"/>
                <w:rFonts w:ascii="標楷體" w:eastAsia="標楷體" w:hAnsi="標楷體"/>
                <w:lang w:eastAsia="x-none"/>
              </w:rPr>
            </w:pPr>
            <w:del w:id="2418" w:author="st1" w:date="2021-05-07T14:48:00Z">
              <w:r w:rsidRPr="00F63C93" w:rsidDel="00D203DC">
                <w:rPr>
                  <w:rFonts w:ascii="標楷體" w:eastAsia="標楷體" w:hAnsi="標楷體" w:hint="eastAsia"/>
                  <w:lang w:eastAsia="x-none"/>
                </w:rPr>
                <w:delText>V</w:delText>
              </w:r>
            </w:del>
          </w:p>
        </w:tc>
        <w:tc>
          <w:tcPr>
            <w:tcW w:w="700" w:type="dxa"/>
          </w:tcPr>
          <w:p w14:paraId="1AD139DB" w14:textId="77777777" w:rsidR="00F63C93" w:rsidRPr="00F63C93" w:rsidDel="00D203DC" w:rsidRDefault="00F63C93" w:rsidP="00F63C93">
            <w:pPr>
              <w:rPr>
                <w:del w:id="2419" w:author="st1" w:date="2021-05-07T14:48:00Z"/>
                <w:rFonts w:ascii="標楷體" w:eastAsia="標楷體" w:hAnsi="標楷體"/>
                <w:lang w:eastAsia="x-none"/>
              </w:rPr>
            </w:pPr>
          </w:p>
        </w:tc>
        <w:tc>
          <w:tcPr>
            <w:tcW w:w="3809" w:type="dxa"/>
          </w:tcPr>
          <w:p w14:paraId="67A541E6" w14:textId="77777777" w:rsidR="00F63C93" w:rsidRPr="00F63C93" w:rsidDel="00D203DC" w:rsidRDefault="00F63C93" w:rsidP="00F63C93">
            <w:pPr>
              <w:rPr>
                <w:del w:id="2420" w:author="st1" w:date="2021-05-07T14:48:00Z"/>
                <w:rFonts w:ascii="標楷體" w:eastAsia="標楷體" w:hAnsi="標楷體"/>
                <w:b/>
                <w:lang w:eastAsia="x-none"/>
              </w:rPr>
            </w:pPr>
            <w:del w:id="2421" w:author="st1" w:date="2021-05-07T14:48:00Z">
              <w:r w:rsidRPr="00F63C93" w:rsidDel="00D203DC">
                <w:rPr>
                  <w:rFonts w:ascii="標楷體" w:eastAsia="標楷體" w:hAnsi="標楷體" w:hint="eastAsia"/>
                  <w:lang w:eastAsia="x-none"/>
                </w:rPr>
                <w:delText>i.按</w:delText>
              </w:r>
              <w:r w:rsidRPr="00F63C93" w:rsidDel="00D203DC">
                <w:rPr>
                  <w:rFonts w:ascii="標楷體" w:eastAsia="標楷體" w:hAnsi="標楷體" w:hint="eastAsia"/>
                  <w:b/>
                  <w:lang w:eastAsia="x-none"/>
                </w:rPr>
                <w:delText>[瀏覽]</w:delText>
              </w:r>
              <w:r w:rsidRPr="00F63C93" w:rsidDel="00D203DC">
                <w:rPr>
                  <w:rFonts w:ascii="標楷體" w:eastAsia="標楷體" w:hAnsi="標楷體" w:hint="eastAsia"/>
                  <w:lang w:eastAsia="x-none"/>
                </w:rPr>
                <w:delText>連結</w:delText>
              </w:r>
              <w:r w:rsidRPr="00F63C93" w:rsidDel="00D203DC">
                <w:rPr>
                  <w:rFonts w:ascii="標楷體" w:eastAsia="標楷體" w:hAnsi="標楷體" w:hint="eastAsia"/>
                  <w:b/>
                  <w:lang w:eastAsia="x-none"/>
                </w:rPr>
                <w:delText>[放審會記錄明細資料查詢]</w:delText>
              </w:r>
            </w:del>
          </w:p>
          <w:p w14:paraId="49DE0F5D" w14:textId="77777777" w:rsidR="00F63C93" w:rsidRPr="00F63C93" w:rsidDel="00D203DC" w:rsidRDefault="00F63C93" w:rsidP="00F63C93">
            <w:pPr>
              <w:rPr>
                <w:del w:id="2422" w:author="st1" w:date="2021-05-07T14:48:00Z"/>
                <w:rFonts w:ascii="標楷體" w:eastAsia="標楷體" w:hAnsi="標楷體"/>
                <w:lang w:eastAsia="x-none"/>
              </w:rPr>
            </w:pPr>
            <w:del w:id="2423" w:author="st1" w:date="2021-05-07T14:48:00Z">
              <w:r w:rsidRPr="00F63C93" w:rsidDel="00D203DC">
                <w:rPr>
                  <w:rFonts w:ascii="標楷體" w:eastAsia="標楷體" w:hAnsi="標楷體" w:hint="eastAsia"/>
                  <w:lang w:eastAsia="x-none"/>
                </w:rPr>
                <w:delText>ii.必須輸入</w:delText>
              </w:r>
            </w:del>
          </w:p>
        </w:tc>
      </w:tr>
      <w:tr w:rsidR="00F63C93" w:rsidRPr="00F63C93" w:rsidDel="00D203DC" w14:paraId="712CEBF6" w14:textId="77777777" w:rsidTr="00067F94">
        <w:trPr>
          <w:trHeight w:val="291"/>
          <w:jc w:val="center"/>
          <w:del w:id="2424" w:author="st1" w:date="2021-05-07T14:48:00Z"/>
        </w:trPr>
        <w:tc>
          <w:tcPr>
            <w:tcW w:w="456" w:type="dxa"/>
          </w:tcPr>
          <w:p w14:paraId="0D764B12" w14:textId="77777777" w:rsidR="00F63C93" w:rsidRPr="00F63C93" w:rsidDel="00D203DC" w:rsidRDefault="00F63C93" w:rsidP="00F63C93">
            <w:pPr>
              <w:rPr>
                <w:del w:id="2425" w:author="st1" w:date="2021-05-07T14:48:00Z"/>
                <w:rFonts w:ascii="標楷體" w:eastAsia="標楷體" w:hAnsi="標楷體"/>
                <w:lang w:eastAsia="x-none"/>
              </w:rPr>
            </w:pPr>
            <w:del w:id="2426" w:author="st1" w:date="2021-05-07T14:48:00Z">
              <w:r w:rsidRPr="00F63C93" w:rsidDel="00D203DC">
                <w:rPr>
                  <w:rFonts w:ascii="標楷體" w:eastAsia="標楷體" w:hAnsi="標楷體" w:hint="eastAsia"/>
                  <w:lang w:eastAsia="x-none"/>
                </w:rPr>
                <w:delText>3</w:delText>
              </w:r>
            </w:del>
          </w:p>
        </w:tc>
        <w:tc>
          <w:tcPr>
            <w:tcW w:w="1915" w:type="dxa"/>
          </w:tcPr>
          <w:p w14:paraId="0E2AA4CB" w14:textId="77777777" w:rsidR="00F63C93" w:rsidRPr="00F63C93" w:rsidDel="00D203DC" w:rsidRDefault="00F63C93" w:rsidP="00F63C93">
            <w:pPr>
              <w:rPr>
                <w:del w:id="2427" w:author="st1" w:date="2021-05-07T14:48:00Z"/>
                <w:rFonts w:ascii="標楷體" w:eastAsia="標楷體" w:hAnsi="標楷體"/>
                <w:lang w:eastAsia="x-none"/>
              </w:rPr>
            </w:pPr>
            <w:del w:id="2428" w:author="st1" w:date="2021-05-07T14:48:00Z">
              <w:r w:rsidRPr="00F63C93" w:rsidDel="00D203DC">
                <w:rPr>
                  <w:rFonts w:ascii="標楷體" w:eastAsia="標楷體" w:hAnsi="標楷體" w:hint="eastAsia"/>
                  <w:lang w:eastAsia="x-none"/>
                </w:rPr>
                <w:delText>次數</w:delText>
              </w:r>
            </w:del>
          </w:p>
        </w:tc>
        <w:tc>
          <w:tcPr>
            <w:tcW w:w="943" w:type="dxa"/>
          </w:tcPr>
          <w:p w14:paraId="1500BC84" w14:textId="77777777" w:rsidR="00F63C93" w:rsidRPr="00F63C93" w:rsidDel="00D203DC" w:rsidRDefault="00F63C93" w:rsidP="00F63C93">
            <w:pPr>
              <w:rPr>
                <w:del w:id="2429" w:author="st1" w:date="2021-05-07T14:48:00Z"/>
                <w:rFonts w:ascii="標楷體" w:eastAsia="標楷體" w:hAnsi="標楷體"/>
              </w:rPr>
            </w:pPr>
            <w:del w:id="2430" w:author="st1" w:date="2021-05-07T14:48:00Z">
              <w:r w:rsidRPr="00F63C93" w:rsidDel="00D203DC">
                <w:rPr>
                  <w:rFonts w:ascii="標楷體" w:eastAsia="標楷體" w:hAnsi="標楷體" w:hint="eastAsia"/>
                </w:rPr>
                <w:delText>9999</w:delText>
              </w:r>
            </w:del>
          </w:p>
        </w:tc>
        <w:tc>
          <w:tcPr>
            <w:tcW w:w="958" w:type="dxa"/>
          </w:tcPr>
          <w:p w14:paraId="584CD357" w14:textId="77777777" w:rsidR="00F63C93" w:rsidRPr="00F63C93" w:rsidDel="00D203DC" w:rsidRDefault="00F63C93" w:rsidP="00F63C93">
            <w:pPr>
              <w:rPr>
                <w:del w:id="2431" w:author="st1" w:date="2021-05-07T14:48:00Z"/>
                <w:rFonts w:ascii="標楷體" w:eastAsia="標楷體" w:hAnsi="標楷體"/>
                <w:lang w:eastAsia="x-none"/>
              </w:rPr>
            </w:pPr>
          </w:p>
        </w:tc>
        <w:tc>
          <w:tcPr>
            <w:tcW w:w="1357" w:type="dxa"/>
          </w:tcPr>
          <w:p w14:paraId="1654A413" w14:textId="77777777" w:rsidR="00F63C93" w:rsidRPr="00F63C93" w:rsidDel="00D203DC" w:rsidRDefault="00F63C93" w:rsidP="00F63C93">
            <w:pPr>
              <w:rPr>
                <w:del w:id="2432" w:author="st1" w:date="2021-05-07T14:48:00Z"/>
                <w:rFonts w:ascii="標楷體" w:eastAsia="標楷體" w:hAnsi="標楷體"/>
                <w:lang w:eastAsia="x-none"/>
              </w:rPr>
            </w:pPr>
          </w:p>
        </w:tc>
        <w:tc>
          <w:tcPr>
            <w:tcW w:w="693" w:type="dxa"/>
          </w:tcPr>
          <w:p w14:paraId="48271CDB" w14:textId="77777777" w:rsidR="00F63C93" w:rsidRPr="00F63C93" w:rsidDel="00D203DC" w:rsidRDefault="00F63C93" w:rsidP="00F63C93">
            <w:pPr>
              <w:rPr>
                <w:del w:id="2433" w:author="st1" w:date="2021-05-07T14:48:00Z"/>
                <w:rFonts w:ascii="標楷體" w:eastAsia="標楷體" w:hAnsi="標楷體"/>
                <w:lang w:eastAsia="x-none"/>
              </w:rPr>
            </w:pPr>
            <w:del w:id="2434" w:author="st1" w:date="2021-05-07T14:48:00Z">
              <w:r w:rsidRPr="00F63C93" w:rsidDel="00D203DC">
                <w:rPr>
                  <w:rFonts w:ascii="標楷體" w:eastAsia="標楷體" w:hAnsi="標楷體" w:hint="eastAsia"/>
                  <w:lang w:eastAsia="x-none"/>
                </w:rPr>
                <w:delText>V</w:delText>
              </w:r>
            </w:del>
          </w:p>
        </w:tc>
        <w:tc>
          <w:tcPr>
            <w:tcW w:w="700" w:type="dxa"/>
          </w:tcPr>
          <w:p w14:paraId="1F8AE0FE" w14:textId="77777777" w:rsidR="00F63C93" w:rsidRPr="00F63C93" w:rsidDel="00D203DC" w:rsidRDefault="00F63C93" w:rsidP="00F63C93">
            <w:pPr>
              <w:rPr>
                <w:del w:id="2435" w:author="st1" w:date="2021-05-07T14:48:00Z"/>
                <w:rFonts w:ascii="標楷體" w:eastAsia="標楷體" w:hAnsi="標楷體"/>
                <w:lang w:eastAsia="x-none"/>
              </w:rPr>
            </w:pPr>
          </w:p>
        </w:tc>
        <w:tc>
          <w:tcPr>
            <w:tcW w:w="3809" w:type="dxa"/>
          </w:tcPr>
          <w:p w14:paraId="2DE6252D" w14:textId="77777777" w:rsidR="00F63C93" w:rsidRPr="00F63C93" w:rsidDel="00D203DC" w:rsidRDefault="00F63C93" w:rsidP="00F63C93">
            <w:pPr>
              <w:rPr>
                <w:del w:id="2436" w:author="st1" w:date="2021-05-07T14:48:00Z"/>
                <w:rFonts w:ascii="標楷體" w:eastAsia="標楷體" w:hAnsi="標楷體"/>
                <w:lang w:eastAsia="x-none"/>
              </w:rPr>
            </w:pPr>
            <w:del w:id="2437" w:author="st1" w:date="2021-05-07T14:48:00Z">
              <w:r w:rsidRPr="00F63C93" w:rsidDel="00D203DC">
                <w:rPr>
                  <w:rFonts w:ascii="標楷體" w:eastAsia="標楷體" w:hAnsi="標楷體" w:hint="eastAsia"/>
                  <w:lang w:eastAsia="x-none"/>
                </w:rPr>
                <w:delText>i.修改時必須輸入,其他自動顯示不必輸入</w:delText>
              </w:r>
            </w:del>
          </w:p>
        </w:tc>
      </w:tr>
    </w:tbl>
    <w:p w14:paraId="63653A8B" w14:textId="77777777" w:rsidR="00F63C93" w:rsidRPr="00F63C93" w:rsidDel="00735254" w:rsidRDefault="00F63C93" w:rsidP="00F63C93">
      <w:pPr>
        <w:numPr>
          <w:ilvl w:val="0"/>
          <w:numId w:val="126"/>
        </w:numPr>
        <w:tabs>
          <w:tab w:val="num" w:pos="360"/>
        </w:tabs>
        <w:ind w:left="0" w:firstLine="0"/>
        <w:rPr>
          <w:del w:id="2438" w:author="st1" w:date="2021-05-07T14:48:00Z"/>
          <w:rFonts w:ascii="標楷體" w:hAnsi="標楷體"/>
          <w:lang w:eastAsia="x-none"/>
        </w:rPr>
      </w:pPr>
    </w:p>
    <w:p w14:paraId="3D83E234" w14:textId="77777777" w:rsidR="00F63C93" w:rsidRPr="00F63C93" w:rsidRDefault="00F63C93" w:rsidP="00F63C93">
      <w:pPr>
        <w:rPr>
          <w:ins w:id="2439" w:author="黃梓峻" w:date="2021-05-12T14:32:00Z"/>
          <w:lang w:eastAsia="x-none"/>
          <w:rPrChange w:id="2440" w:author="黃梓峻" w:date="2021-05-12T14:32:00Z">
            <w:rPr>
              <w:ins w:id="2441" w:author="黃梓峻" w:date="2021-05-12T14:32:00Z"/>
              <w:rFonts w:ascii="標楷體" w:eastAsia="標楷體" w:hAnsi="標楷體"/>
              <w:lang w:eastAsia="x-none"/>
            </w:rPr>
          </w:rPrChange>
        </w:rPr>
      </w:pPr>
    </w:p>
    <w:p w14:paraId="0789BA76" w14:textId="77777777" w:rsidR="00F63C93" w:rsidRPr="00F63C93" w:rsidRDefault="00F63C93" w:rsidP="00F63C93">
      <w:pPr>
        <w:numPr>
          <w:ilvl w:val="0"/>
          <w:numId w:val="126"/>
        </w:numPr>
        <w:tabs>
          <w:tab w:val="num" w:pos="360"/>
        </w:tabs>
        <w:snapToGrid w:val="0"/>
        <w:ind w:left="1418" w:firstLine="0"/>
        <w:rPr>
          <w:ins w:id="2442" w:author="黃梓峻" w:date="2021-05-12T14:28:00Z"/>
          <w:rFonts w:eastAsia="標楷體"/>
          <w:sz w:val="26"/>
        </w:rPr>
      </w:pPr>
      <w:ins w:id="2443" w:author="黃梓峻" w:date="2021-05-12T14:28:00Z">
        <w:r w:rsidRPr="00F63C93">
          <w:rPr>
            <w:rFonts w:eastAsia="標楷體"/>
            <w:sz w:val="26"/>
          </w:rPr>
          <w:t>UI</w:t>
        </w:r>
        <w:r w:rsidRPr="00F63C93">
          <w:rPr>
            <w:rFonts w:eastAsia="標楷體"/>
            <w:sz w:val="26"/>
          </w:rPr>
          <w:t>畫面</w:t>
        </w:r>
        <w:r w:rsidRPr="00F63C93">
          <w:rPr>
            <w:rFonts w:eastAsia="標楷體" w:hint="eastAsia"/>
            <w:sz w:val="26"/>
          </w:rPr>
          <w:t>－</w:t>
        </w:r>
      </w:ins>
      <w:ins w:id="2444" w:author="黃梓峻" w:date="2021-05-12T14:32:00Z">
        <w:r w:rsidRPr="00F63C93">
          <w:rPr>
            <w:rFonts w:eastAsia="標楷體" w:hint="eastAsia"/>
            <w:sz w:val="26"/>
          </w:rPr>
          <w:t>修改</w:t>
        </w:r>
      </w:ins>
    </w:p>
    <w:p w14:paraId="49C304FA" w14:textId="77777777" w:rsidR="00F63C93" w:rsidRPr="00F63C93" w:rsidRDefault="00F63C93" w:rsidP="00F63C93">
      <w:pPr>
        <w:rPr>
          <w:ins w:id="2445" w:author="黃梓峻" w:date="2021-05-12T14:28:00Z"/>
          <w:rFonts w:ascii="標楷體" w:eastAsia="標楷體" w:hAnsi="標楷體"/>
          <w:lang w:eastAsia="x-none"/>
        </w:rPr>
      </w:pPr>
      <w:ins w:id="2446" w:author="黃梓峻" w:date="2021-05-12T14:37:00Z">
        <w:r w:rsidRPr="00F63C93">
          <w:rPr>
            <w:rFonts w:ascii="標楷體" w:eastAsia="標楷體" w:hAnsi="標楷體"/>
            <w:noProof/>
          </w:rPr>
          <w:drawing>
            <wp:inline distT="0" distB="0" distL="0" distR="0" wp14:anchorId="2C3411B0" wp14:editId="64974D39">
              <wp:extent cx="6479540" cy="3180715"/>
              <wp:effectExtent l="0" t="0" r="0" b="635"/>
              <wp:docPr id="167" name="圖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180715"/>
                      </a:xfrm>
                      <a:prstGeom prst="rect">
                        <a:avLst/>
                      </a:prstGeom>
                    </pic:spPr>
                  </pic:pic>
                </a:graphicData>
              </a:graphic>
            </wp:inline>
          </w:drawing>
        </w:r>
      </w:ins>
    </w:p>
    <w:p w14:paraId="59A2C8EE" w14:textId="77777777" w:rsidR="00F63C93" w:rsidRPr="00F63C93" w:rsidRDefault="00F63C93" w:rsidP="00F63C93">
      <w:pPr>
        <w:rPr>
          <w:ins w:id="2447" w:author="黃梓峻" w:date="2021-05-12T14:28:00Z"/>
          <w:rFonts w:ascii="標楷體" w:eastAsia="標楷體" w:hAnsi="標楷體"/>
          <w:lang w:eastAsia="x-none"/>
        </w:rPr>
      </w:pPr>
    </w:p>
    <w:p w14:paraId="550331B2" w14:textId="77777777" w:rsidR="00F63C93" w:rsidRPr="00F63C93" w:rsidRDefault="00F63C93" w:rsidP="00F63C93">
      <w:pPr>
        <w:numPr>
          <w:ilvl w:val="0"/>
          <w:numId w:val="126"/>
        </w:numPr>
        <w:tabs>
          <w:tab w:val="num" w:pos="360"/>
        </w:tabs>
        <w:snapToGrid w:val="0"/>
        <w:ind w:left="1418" w:firstLine="0"/>
        <w:rPr>
          <w:ins w:id="2448" w:author="黃梓峻" w:date="2021-05-12T14:28:00Z"/>
          <w:rFonts w:eastAsia="標楷體"/>
          <w:sz w:val="26"/>
        </w:rPr>
      </w:pPr>
      <w:ins w:id="2449" w:author="黃梓峻" w:date="2021-05-12T14:28: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ins w:id="2450" w:author="黃梓峻" w:date="2021-05-12T14:32:00Z">
        <w:r w:rsidRPr="00F63C93">
          <w:rPr>
            <w:rFonts w:eastAsia="標楷體" w:hint="eastAsia"/>
            <w:sz w:val="26"/>
          </w:rPr>
          <w:t>修改</w:t>
        </w:r>
      </w:ins>
    </w:p>
    <w:p w14:paraId="76964E54" w14:textId="77777777" w:rsidR="00F63C93" w:rsidRPr="00F63C93" w:rsidRDefault="00F63C93" w:rsidP="00F63C93">
      <w:pPr>
        <w:rPr>
          <w:ins w:id="2451" w:author="黃梓峻" w:date="2021-05-12T14:28: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Change w:id="2452">
          <w:tblGrid>
            <w:gridCol w:w="113"/>
            <w:gridCol w:w="738"/>
            <w:gridCol w:w="109"/>
            <w:gridCol w:w="2017"/>
            <w:gridCol w:w="93"/>
            <w:gridCol w:w="6940"/>
            <w:gridCol w:w="47"/>
          </w:tblGrid>
        </w:tblGridChange>
      </w:tblGrid>
      <w:tr w:rsidR="00F63C93" w:rsidRPr="00F63C93" w14:paraId="5A369F50" w14:textId="77777777" w:rsidTr="00067F94">
        <w:trPr>
          <w:ins w:id="2453" w:author="黃梓峻" w:date="2021-05-12T14:28: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7F47F674" w14:textId="77777777" w:rsidR="00F63C93" w:rsidRPr="00F63C93" w:rsidRDefault="00F63C93" w:rsidP="00F63C93">
            <w:pPr>
              <w:jc w:val="center"/>
              <w:rPr>
                <w:ins w:id="2454" w:author="黃梓峻" w:date="2021-05-12T14:28:00Z"/>
                <w:rFonts w:ascii="標楷體" w:eastAsia="標楷體" w:hAnsi="標楷體"/>
              </w:rPr>
            </w:pPr>
            <w:ins w:id="2455" w:author="黃梓峻" w:date="2021-05-12T14:28: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6C6CFC8" w14:textId="77777777" w:rsidR="00F63C93" w:rsidRPr="00F63C93" w:rsidRDefault="00F63C93" w:rsidP="00F63C93">
            <w:pPr>
              <w:jc w:val="center"/>
              <w:rPr>
                <w:ins w:id="2456" w:author="黃梓峻" w:date="2021-05-12T14:28:00Z"/>
                <w:rFonts w:ascii="標楷體" w:eastAsia="標楷體" w:hAnsi="標楷體"/>
              </w:rPr>
            </w:pPr>
            <w:ins w:id="2457" w:author="黃梓峻" w:date="2021-05-12T14:28: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141DE714" w14:textId="77777777" w:rsidR="00F63C93" w:rsidRPr="00F63C93" w:rsidRDefault="00F63C93" w:rsidP="00F63C93">
            <w:pPr>
              <w:jc w:val="center"/>
              <w:rPr>
                <w:ins w:id="2458" w:author="黃梓峻" w:date="2021-05-12T14:28:00Z"/>
                <w:rFonts w:ascii="標楷體" w:eastAsia="標楷體" w:hAnsi="標楷體"/>
              </w:rPr>
            </w:pPr>
            <w:ins w:id="2459" w:author="黃梓峻" w:date="2021-05-12T14:28:00Z">
              <w:r w:rsidRPr="00F63C93">
                <w:rPr>
                  <w:rFonts w:ascii="標楷體" w:eastAsia="標楷體" w:hAnsi="標楷體" w:hint="eastAsia"/>
                  <w:lang w:eastAsia="zh-HK"/>
                </w:rPr>
                <w:t>功能說明</w:t>
              </w:r>
            </w:ins>
          </w:p>
        </w:tc>
      </w:tr>
      <w:tr w:rsidR="00F63C93" w:rsidRPr="00F63C93" w14:paraId="245FFE26"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460" w:author="黃梓峻" w:date="2021-05-12T14:3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461" w:author="黃梓峻" w:date="2021-05-12T14:28:00Z"/>
          <w:trPrChange w:id="2462" w:author="黃梓峻" w:date="2021-05-12T14:3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2463" w:author="黃梓峻" w:date="2021-05-12T14:3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7C8AB0FA" w14:textId="77777777" w:rsidR="00F63C93" w:rsidRPr="00F63C93" w:rsidRDefault="00F63C93" w:rsidP="00F63C93">
            <w:pPr>
              <w:jc w:val="center"/>
              <w:rPr>
                <w:ins w:id="2464" w:author="黃梓峻" w:date="2021-05-12T14:28:00Z"/>
                <w:rFonts w:ascii="標楷體" w:eastAsia="標楷體" w:hAnsi="標楷體"/>
                <w:lang w:eastAsia="zh-HK"/>
              </w:rPr>
            </w:pPr>
            <w:ins w:id="2465" w:author="黃梓峻" w:date="2021-05-12T14:28:00Z">
              <w:r w:rsidRPr="00F63C93">
                <w:rPr>
                  <w:rFonts w:ascii="標楷體" w:eastAsia="標楷體" w:hAnsi="標楷體" w:hint="eastAsia"/>
                </w:rPr>
                <w:t>1</w:t>
              </w:r>
            </w:ins>
          </w:p>
        </w:tc>
        <w:tc>
          <w:tcPr>
            <w:tcW w:w="2126" w:type="dxa"/>
            <w:tcBorders>
              <w:top w:val="single" w:sz="4" w:space="0" w:color="auto"/>
              <w:left w:val="single" w:sz="4" w:space="0" w:color="auto"/>
              <w:bottom w:val="single" w:sz="4" w:space="0" w:color="auto"/>
              <w:right w:val="single" w:sz="4" w:space="0" w:color="auto"/>
            </w:tcBorders>
            <w:tcPrChange w:id="2466" w:author="黃梓峻" w:date="2021-05-12T14:32:00Z">
              <w:tcPr>
                <w:tcW w:w="2126" w:type="dxa"/>
                <w:gridSpan w:val="2"/>
                <w:tcBorders>
                  <w:top w:val="single" w:sz="4" w:space="0" w:color="auto"/>
                  <w:left w:val="single" w:sz="4" w:space="0" w:color="auto"/>
                  <w:bottom w:val="single" w:sz="4" w:space="0" w:color="auto"/>
                  <w:right w:val="single" w:sz="4" w:space="0" w:color="auto"/>
                </w:tcBorders>
              </w:tcPr>
            </w:tcPrChange>
          </w:tcPr>
          <w:p w14:paraId="6FB45CC1" w14:textId="77777777" w:rsidR="00F63C93" w:rsidRPr="00F63C93" w:rsidRDefault="00F63C93" w:rsidP="00F63C93">
            <w:pPr>
              <w:rPr>
                <w:ins w:id="2467" w:author="黃梓峻" w:date="2021-05-12T14:28:00Z"/>
                <w:rFonts w:ascii="標楷體" w:eastAsia="標楷體" w:hAnsi="標楷體"/>
                <w:lang w:eastAsia="zh-HK"/>
              </w:rPr>
            </w:pPr>
            <w:ins w:id="2468" w:author="黃梓峻" w:date="2021-05-12T14:33:00Z">
              <w:r w:rsidRPr="00F63C93">
                <w:rPr>
                  <w:rFonts w:ascii="標楷體" w:eastAsia="標楷體" w:hAnsi="標楷體" w:hint="eastAsia"/>
                  <w:lang w:eastAsia="zh-HK"/>
                </w:rPr>
                <w:t>修改</w:t>
              </w:r>
            </w:ins>
          </w:p>
        </w:tc>
        <w:tc>
          <w:tcPr>
            <w:tcW w:w="7033" w:type="dxa"/>
            <w:tcBorders>
              <w:top w:val="single" w:sz="4" w:space="0" w:color="auto"/>
              <w:left w:val="single" w:sz="4" w:space="0" w:color="auto"/>
              <w:bottom w:val="single" w:sz="4" w:space="0" w:color="auto"/>
              <w:right w:val="single" w:sz="4" w:space="0" w:color="auto"/>
            </w:tcBorders>
            <w:tcPrChange w:id="2469" w:author="黃梓峻" w:date="2021-05-12T14:32:00Z">
              <w:tcPr>
                <w:tcW w:w="7033" w:type="dxa"/>
                <w:gridSpan w:val="2"/>
                <w:tcBorders>
                  <w:top w:val="single" w:sz="4" w:space="0" w:color="auto"/>
                  <w:left w:val="single" w:sz="4" w:space="0" w:color="auto"/>
                  <w:bottom w:val="single" w:sz="4" w:space="0" w:color="auto"/>
                  <w:right w:val="single" w:sz="4" w:space="0" w:color="auto"/>
                </w:tcBorders>
              </w:tcPr>
            </w:tcPrChange>
          </w:tcPr>
          <w:p w14:paraId="755754B7" w14:textId="77777777" w:rsidR="00F63C93" w:rsidRPr="00F63C93" w:rsidRDefault="00F63C93" w:rsidP="00F63C93">
            <w:pPr>
              <w:rPr>
                <w:ins w:id="2470" w:author="黃梓峻" w:date="2021-06-28T11:41:00Z"/>
                <w:rFonts w:ascii="標楷體" w:eastAsia="標楷體" w:hAnsi="標楷體"/>
                <w:color w:val="000000"/>
              </w:rPr>
            </w:pPr>
            <w:ins w:id="2471" w:author="黃梓峻" w:date="2021-06-28T11:41:00Z">
              <w:r w:rsidRPr="00F63C93">
                <w:rPr>
                  <w:rFonts w:ascii="標楷體" w:eastAsia="標楷體" w:hAnsi="標楷體" w:hint="eastAsia"/>
                  <w:color w:val="000000"/>
                </w:rPr>
                <w:t>1.【L5902授信審議委員會會議紀錄明細資料查詢】功能點「修改」</w:t>
              </w:r>
            </w:ins>
          </w:p>
          <w:p w14:paraId="3259F362" w14:textId="77777777" w:rsidR="00F63C93" w:rsidRPr="00F63C93" w:rsidRDefault="00F63C93" w:rsidP="00F63C93">
            <w:pPr>
              <w:rPr>
                <w:ins w:id="2472" w:author="黃梓峻" w:date="2021-06-28T11:41:00Z"/>
                <w:rFonts w:ascii="標楷體" w:eastAsia="標楷體" w:hAnsi="標楷體"/>
                <w:color w:val="000000"/>
              </w:rPr>
            </w:pPr>
            <w:ins w:id="2473" w:author="黃梓峻" w:date="2021-06-28T11:41:00Z">
              <w:r w:rsidRPr="00F63C93">
                <w:rPr>
                  <w:rFonts w:ascii="標楷體" w:eastAsia="標楷體" w:hAnsi="標楷體" w:hint="eastAsia"/>
                  <w:color w:val="000000"/>
                </w:rPr>
                <w:t xml:space="preserve">  時顯示</w:t>
              </w:r>
            </w:ins>
          </w:p>
          <w:p w14:paraId="3FDAB6AA" w14:textId="77777777" w:rsidR="00F63C93" w:rsidRPr="00F63C93" w:rsidRDefault="00F63C93" w:rsidP="00F63C93">
            <w:pPr>
              <w:rPr>
                <w:ins w:id="2474" w:author="黃梓峻" w:date="2021-06-28T11:41:00Z"/>
                <w:rFonts w:ascii="標楷體" w:eastAsia="標楷體" w:hAnsi="標楷體"/>
                <w:lang w:eastAsia="zh-HK"/>
              </w:rPr>
            </w:pPr>
            <w:ins w:id="2475" w:author="黃梓峻" w:date="2021-06-28T11:41: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449E7D36" w14:textId="77777777" w:rsidR="00F63C93" w:rsidRPr="00F63C93" w:rsidRDefault="00F63C93" w:rsidP="00F63C93">
            <w:pPr>
              <w:rPr>
                <w:ins w:id="2476" w:author="黃梓峻" w:date="2021-06-28T11:41:00Z"/>
                <w:rFonts w:ascii="標楷體" w:eastAsia="標楷體" w:hAnsi="標楷體"/>
              </w:rPr>
            </w:pPr>
            <w:ins w:id="2477" w:author="黃梓峻" w:date="2021-06-28T11:41:00Z">
              <w:r w:rsidRPr="00F63C93">
                <w:rPr>
                  <w:rFonts w:ascii="標楷體" w:eastAsia="標楷體" w:hAnsi="標楷體" w:hint="eastAsia"/>
                  <w:color w:val="000000"/>
                </w:rPr>
                <w:t>2.檢核[放審會記錄檔(InnLoanMeeting)]</w:t>
              </w:r>
              <w:r w:rsidRPr="00F63C93">
                <w:rPr>
                  <w:rFonts w:ascii="標楷體" w:eastAsia="標楷體" w:hAnsi="標楷體" w:hint="eastAsia"/>
                </w:rPr>
                <w:t>該[放審會流水號</w:t>
              </w:r>
            </w:ins>
          </w:p>
          <w:p w14:paraId="0F365836" w14:textId="77777777" w:rsidR="00F63C93" w:rsidRPr="00F63C93" w:rsidRDefault="00F63C93" w:rsidP="00F63C93">
            <w:pPr>
              <w:ind w:firstLineChars="100" w:firstLine="240"/>
              <w:rPr>
                <w:ins w:id="2478" w:author="黃梓峻" w:date="2021-06-28T11:41:00Z"/>
                <w:rFonts w:ascii="標楷體" w:eastAsia="標楷體" w:hAnsi="標楷體"/>
                <w:color w:val="000000"/>
                <w:lang w:eastAsia="zh-HK"/>
              </w:rPr>
            </w:pPr>
            <w:ins w:id="2479" w:author="黃梓峻" w:date="2021-06-28T11:41:00Z">
              <w:r w:rsidRPr="00F63C93">
                <w:rPr>
                  <w:rFonts w:ascii="標楷體" w:eastAsia="標楷體" w:hAnsi="標楷體" w:hint="eastAsia"/>
                </w:rPr>
                <w:t>(</w:t>
              </w:r>
              <w:r w:rsidRPr="00F63C93">
                <w:rPr>
                  <w:rFonts w:ascii="標楷體" w:eastAsia="標楷體" w:hAnsi="標楷體"/>
                </w:rPr>
                <w:t>MeetNo</w:t>
              </w:r>
              <w:r w:rsidRPr="00F63C93">
                <w:rPr>
                  <w:rFonts w:ascii="標楷體" w:eastAsia="標楷體" w:hAnsi="標楷體" w:hint="eastAsia"/>
                </w:rPr>
                <w:t>)]是否存在，不存在者</w:t>
              </w:r>
              <w:r w:rsidRPr="00F63C93">
                <w:rPr>
                  <w:rFonts w:ascii="標楷體" w:eastAsia="標楷體" w:hAnsi="標楷體" w:hint="eastAsia"/>
                  <w:color w:val="000000"/>
                  <w:lang w:eastAsia="zh-HK"/>
                </w:rPr>
                <w:t>顯示錯誤訊息"</w:t>
              </w:r>
              <w:r w:rsidRPr="00F63C93">
                <w:rPr>
                  <w:rFonts w:ascii="標楷體" w:eastAsia="標楷體" w:hAnsi="標楷體"/>
                  <w:color w:val="000000"/>
                </w:rPr>
                <w:t xml:space="preserve"> </w:t>
              </w:r>
              <w:r w:rsidRPr="00F63C93">
                <w:rPr>
                  <w:rFonts w:ascii="標楷體" w:eastAsia="標楷體" w:hAnsi="標楷體"/>
                  <w:color w:val="000000"/>
                  <w:lang w:eastAsia="zh-HK"/>
                </w:rPr>
                <w:t>E000</w:t>
              </w:r>
              <w:r w:rsidRPr="00F63C93">
                <w:rPr>
                  <w:rFonts w:ascii="標楷體" w:eastAsia="標楷體" w:hAnsi="標楷體" w:hint="eastAsia"/>
                  <w:color w:val="000000"/>
                </w:rPr>
                <w:t>7:修改</w:t>
              </w:r>
              <w:r w:rsidRPr="00F63C93">
                <w:rPr>
                  <w:rFonts w:ascii="標楷體" w:eastAsia="標楷體" w:hAnsi="標楷體" w:hint="eastAsia"/>
                  <w:color w:val="000000"/>
                  <w:lang w:eastAsia="zh-HK"/>
                </w:rPr>
                <w:t>資料</w:t>
              </w:r>
            </w:ins>
          </w:p>
          <w:p w14:paraId="32E2D00F" w14:textId="77777777" w:rsidR="00F63C93" w:rsidRPr="00F63C93" w:rsidRDefault="00F63C93" w:rsidP="00F63C93">
            <w:pPr>
              <w:ind w:firstLineChars="100" w:firstLine="240"/>
              <w:rPr>
                <w:ins w:id="2480" w:author="黃梓峻" w:date="2021-06-28T11:41:00Z"/>
                <w:rFonts w:ascii="標楷體" w:eastAsia="標楷體" w:hAnsi="標楷體"/>
                <w:color w:val="000000"/>
              </w:rPr>
            </w:pPr>
            <w:ins w:id="2481" w:author="黃梓峻" w:date="2021-06-28T11:41:00Z">
              <w:r w:rsidRPr="00F63C93">
                <w:rPr>
                  <w:rFonts w:ascii="標楷體" w:eastAsia="標楷體" w:hAnsi="標楷體" w:hint="eastAsia"/>
                  <w:color w:val="000000"/>
                  <w:lang w:eastAsia="zh-HK"/>
                </w:rPr>
                <w:t>時，發生錯誤</w:t>
              </w:r>
              <w:r w:rsidRPr="00F63C93">
                <w:rPr>
                  <w:rFonts w:ascii="標楷體" w:eastAsia="標楷體" w:hAnsi="標楷體" w:hint="eastAsia"/>
                  <w:color w:val="000000"/>
                </w:rPr>
                <w:t>"</w:t>
              </w:r>
            </w:ins>
          </w:p>
          <w:p w14:paraId="42548B04" w14:textId="77777777" w:rsidR="00F63C93" w:rsidRPr="00F63C93" w:rsidRDefault="00F63C93" w:rsidP="00F63C93">
            <w:pPr>
              <w:rPr>
                <w:ins w:id="2482" w:author="黃梓峻" w:date="2021-06-28T11:41:00Z"/>
                <w:rFonts w:ascii="標楷體" w:eastAsia="標楷體" w:hAnsi="標楷體"/>
                <w:shd w:val="pct15" w:color="auto" w:fill="FFFFFF"/>
                <w:lang w:eastAsia="zh-HK"/>
              </w:rPr>
            </w:pPr>
            <w:ins w:id="2483" w:author="黃梓峻" w:date="2021-06-28T11:41: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406601CD" w14:textId="77777777" w:rsidR="00F63C93" w:rsidRPr="00F63C93" w:rsidRDefault="00F63C93" w:rsidP="00F63C93">
            <w:pPr>
              <w:rPr>
                <w:ins w:id="2484" w:author="黃梓峻" w:date="2021-05-12T14:28:00Z"/>
                <w:rFonts w:eastAsia="標楷體"/>
                <w:color w:val="000000" w:themeColor="text1"/>
                <w:lang w:eastAsia="zh-HK"/>
              </w:rPr>
            </w:pPr>
            <w:ins w:id="2485" w:author="黃梓峻" w:date="2021-06-28T11:41:00Z">
              <w:r w:rsidRPr="00F63C93">
                <w:rPr>
                  <w:rFonts w:ascii="標楷體" w:eastAsia="標楷體" w:hAnsi="標楷體" w:hint="eastAsia"/>
                </w:rPr>
                <w:t>3.</w:t>
              </w:r>
            </w:ins>
            <w:r w:rsidRPr="00F63C93">
              <w:rPr>
                <w:rFonts w:ascii="標楷體" w:eastAsia="標楷體" w:hAnsi="標楷體" w:hint="eastAsia"/>
              </w:rPr>
              <w:t>修改</w:t>
            </w:r>
            <w:ins w:id="2486" w:author="黃梓峻" w:date="2021-06-28T11:41:00Z">
              <w:r w:rsidRPr="00F63C93">
                <w:rPr>
                  <w:rFonts w:ascii="標楷體" w:eastAsia="標楷體" w:hAnsi="標楷體" w:hint="eastAsia"/>
                </w:rPr>
                <w:t>[放審會記錄檔(InnLoanMeeting)]</w:t>
              </w:r>
              <w:r w:rsidRPr="00F63C93">
                <w:rPr>
                  <w:rFonts w:ascii="標楷體" w:eastAsia="標楷體" w:hAnsi="標楷體"/>
                  <w:color w:val="000000" w:themeColor="text1"/>
                </w:rPr>
                <w:t xml:space="preserve"> </w:t>
              </w:r>
            </w:ins>
          </w:p>
        </w:tc>
      </w:tr>
      <w:tr w:rsidR="00F63C93" w:rsidRPr="00F63C93" w14:paraId="1E567213"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487" w:author="黃梓峻" w:date="2021-05-12T14:33: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488" w:author="黃梓峻" w:date="2021-05-12T14:28:00Z"/>
          <w:trPrChange w:id="2489" w:author="黃梓峻" w:date="2021-05-12T14:33: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2490" w:author="黃梓峻" w:date="2021-05-12T14:33: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11A5C822" w14:textId="77777777" w:rsidR="00F63C93" w:rsidRPr="00F63C93" w:rsidRDefault="00F63C93" w:rsidP="00F63C93">
            <w:pPr>
              <w:jc w:val="center"/>
              <w:rPr>
                <w:ins w:id="2491" w:author="黃梓峻" w:date="2021-05-12T14:28:00Z"/>
                <w:rFonts w:ascii="標楷體" w:eastAsia="標楷體" w:hAnsi="標楷體"/>
              </w:rPr>
            </w:pPr>
            <w:ins w:id="2492" w:author="黃梓峻" w:date="2021-05-12T14:28:00Z">
              <w:r w:rsidRPr="00F63C93">
                <w:rPr>
                  <w:rFonts w:ascii="標楷體" w:eastAsia="標楷體" w:hAnsi="標楷體" w:hint="eastAsia"/>
                </w:rPr>
                <w:t>2</w:t>
              </w:r>
            </w:ins>
          </w:p>
        </w:tc>
        <w:tc>
          <w:tcPr>
            <w:tcW w:w="2126" w:type="dxa"/>
            <w:tcBorders>
              <w:top w:val="single" w:sz="4" w:space="0" w:color="auto"/>
              <w:left w:val="single" w:sz="4" w:space="0" w:color="auto"/>
              <w:bottom w:val="single" w:sz="4" w:space="0" w:color="auto"/>
              <w:right w:val="single" w:sz="4" w:space="0" w:color="auto"/>
            </w:tcBorders>
            <w:tcPrChange w:id="2493" w:author="黃梓峻" w:date="2021-05-12T14:33:00Z">
              <w:tcPr>
                <w:tcW w:w="2126" w:type="dxa"/>
                <w:gridSpan w:val="2"/>
                <w:tcBorders>
                  <w:top w:val="single" w:sz="4" w:space="0" w:color="auto"/>
                  <w:left w:val="single" w:sz="4" w:space="0" w:color="auto"/>
                  <w:bottom w:val="single" w:sz="4" w:space="0" w:color="auto"/>
                  <w:right w:val="single" w:sz="4" w:space="0" w:color="auto"/>
                </w:tcBorders>
              </w:tcPr>
            </w:tcPrChange>
          </w:tcPr>
          <w:p w14:paraId="1FFB690A" w14:textId="77777777" w:rsidR="00F63C93" w:rsidRPr="00F63C93" w:rsidRDefault="00F63C93" w:rsidP="00F63C93">
            <w:pPr>
              <w:rPr>
                <w:ins w:id="2494" w:author="黃梓峻" w:date="2021-05-12T14:28:00Z"/>
                <w:rFonts w:ascii="標楷體" w:eastAsia="標楷體" w:hAnsi="標楷體"/>
                <w:lang w:eastAsia="zh-HK"/>
              </w:rPr>
            </w:pPr>
            <w:ins w:id="2495" w:author="黃梓峻" w:date="2021-05-12T14:33:00Z">
              <w:r w:rsidRPr="00F63C93">
                <w:rPr>
                  <w:rFonts w:ascii="標楷體" w:eastAsia="標楷體" w:hAnsi="標楷體" w:hint="eastAsia"/>
                  <w:lang w:eastAsia="zh-HK"/>
                </w:rPr>
                <w:t>離開</w:t>
              </w:r>
            </w:ins>
          </w:p>
        </w:tc>
        <w:tc>
          <w:tcPr>
            <w:tcW w:w="7033" w:type="dxa"/>
            <w:tcBorders>
              <w:top w:val="single" w:sz="4" w:space="0" w:color="auto"/>
              <w:left w:val="single" w:sz="4" w:space="0" w:color="auto"/>
              <w:bottom w:val="single" w:sz="4" w:space="0" w:color="auto"/>
              <w:right w:val="single" w:sz="4" w:space="0" w:color="auto"/>
            </w:tcBorders>
            <w:tcPrChange w:id="2496" w:author="黃梓峻" w:date="2021-05-12T14:33:00Z">
              <w:tcPr>
                <w:tcW w:w="7033" w:type="dxa"/>
                <w:gridSpan w:val="2"/>
                <w:tcBorders>
                  <w:top w:val="single" w:sz="4" w:space="0" w:color="auto"/>
                  <w:left w:val="single" w:sz="4" w:space="0" w:color="auto"/>
                  <w:bottom w:val="single" w:sz="4" w:space="0" w:color="auto"/>
                  <w:right w:val="single" w:sz="4" w:space="0" w:color="auto"/>
                </w:tcBorders>
              </w:tcPr>
            </w:tcPrChange>
          </w:tcPr>
          <w:p w14:paraId="0AF97050" w14:textId="77777777" w:rsidR="00F63C93" w:rsidRPr="00F63C93" w:rsidRDefault="00F63C93" w:rsidP="00F63C93">
            <w:pPr>
              <w:rPr>
                <w:ins w:id="2497" w:author="黃梓峻" w:date="2021-05-12T14:28:00Z"/>
                <w:rFonts w:ascii="標楷體" w:eastAsia="標楷體" w:hAnsi="標楷體"/>
                <w:color w:val="000000" w:themeColor="text1"/>
                <w:lang w:eastAsia="zh-HK"/>
              </w:rPr>
            </w:pPr>
            <w:ins w:id="2498" w:author="黃梓峻" w:date="2021-05-12T14:33:00Z">
              <w:r w:rsidRPr="00F63C93">
                <w:rPr>
                  <w:rFonts w:ascii="標楷體" w:eastAsia="標楷體" w:hAnsi="標楷體" w:hint="eastAsia"/>
                  <w:lang w:eastAsia="zh-HK"/>
                </w:rPr>
                <w:t>關閉此查詢畫面</w:t>
              </w:r>
            </w:ins>
          </w:p>
        </w:tc>
      </w:tr>
    </w:tbl>
    <w:p w14:paraId="7563018A" w14:textId="77777777" w:rsidR="00F63C93" w:rsidRPr="00F63C93" w:rsidRDefault="00F63C93" w:rsidP="00F63C93">
      <w:pPr>
        <w:adjustRightInd w:val="0"/>
        <w:spacing w:after="48"/>
        <w:rPr>
          <w:ins w:id="2499" w:author="黃梓峻" w:date="2021-05-12T14:28:00Z"/>
          <w:rFonts w:ascii="Arial" w:eastAsia="標楷體" w:hAnsi="標楷體" w:cs="標楷體"/>
          <w:kern w:val="0"/>
          <w:szCs w:val="28"/>
        </w:rPr>
      </w:pPr>
    </w:p>
    <w:p w14:paraId="723F05A3" w14:textId="77777777" w:rsidR="00F63C93" w:rsidRPr="00F63C93" w:rsidRDefault="00F63C93" w:rsidP="00F63C93">
      <w:pPr>
        <w:numPr>
          <w:ilvl w:val="0"/>
          <w:numId w:val="126"/>
        </w:numPr>
        <w:tabs>
          <w:tab w:val="num" w:pos="360"/>
        </w:tabs>
        <w:snapToGrid w:val="0"/>
        <w:ind w:left="1418" w:firstLine="0"/>
        <w:rPr>
          <w:ins w:id="2500" w:author="黃梓峻" w:date="2021-05-12T14:28:00Z"/>
          <w:rFonts w:eastAsia="標楷體"/>
          <w:sz w:val="26"/>
        </w:rPr>
      </w:pPr>
      <w:ins w:id="2501" w:author="黃梓峻" w:date="2021-05-12T14:28:00Z">
        <w:r w:rsidRPr="00F63C93">
          <w:rPr>
            <w:rFonts w:eastAsia="標楷體" w:hint="eastAsia"/>
            <w:sz w:val="26"/>
          </w:rPr>
          <w:t>畫面資料說明－</w:t>
        </w:r>
      </w:ins>
      <w:ins w:id="2502" w:author="黃梓峻" w:date="2021-05-12T14:32:00Z">
        <w:r w:rsidRPr="00F63C93">
          <w:rPr>
            <w:rFonts w:eastAsia="標楷體" w:hint="eastAsia"/>
            <w:sz w:val="26"/>
          </w:rPr>
          <w:t>修改</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224"/>
        <w:gridCol w:w="826"/>
        <w:gridCol w:w="906"/>
        <w:gridCol w:w="2016"/>
        <w:gridCol w:w="812"/>
        <w:gridCol w:w="664"/>
        <w:gridCol w:w="3216"/>
        <w:tblGridChange w:id="2503">
          <w:tblGrid>
            <w:gridCol w:w="113"/>
            <w:gridCol w:w="426"/>
            <w:gridCol w:w="104"/>
            <w:gridCol w:w="1198"/>
            <w:gridCol w:w="26"/>
            <w:gridCol w:w="826"/>
            <w:gridCol w:w="4"/>
            <w:gridCol w:w="902"/>
            <w:gridCol w:w="59"/>
            <w:gridCol w:w="1957"/>
            <w:gridCol w:w="59"/>
            <w:gridCol w:w="753"/>
            <w:gridCol w:w="102"/>
            <w:gridCol w:w="562"/>
            <w:gridCol w:w="113"/>
            <w:gridCol w:w="3103"/>
            <w:gridCol w:w="113"/>
          </w:tblGrid>
        </w:tblGridChange>
      </w:tblGrid>
      <w:tr w:rsidR="00F63C93" w:rsidRPr="00F63C93" w14:paraId="725B3010" w14:textId="77777777" w:rsidTr="00067F94">
        <w:trPr>
          <w:trHeight w:val="388"/>
          <w:tblHeader/>
          <w:jc w:val="center"/>
          <w:ins w:id="2504" w:author="黃梓峻" w:date="2021-06-28T11:42:00Z"/>
        </w:trPr>
        <w:tc>
          <w:tcPr>
            <w:tcW w:w="539"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6C83DD1" w14:textId="77777777" w:rsidR="00F63C93" w:rsidRPr="00F63C93" w:rsidRDefault="00F63C93" w:rsidP="00F63C93">
            <w:pPr>
              <w:rPr>
                <w:ins w:id="2505" w:author="黃梓峻" w:date="2021-06-28T11:42:00Z"/>
                <w:rFonts w:ascii="標楷體" w:eastAsia="標楷體" w:hAnsi="標楷體"/>
              </w:rPr>
            </w:pPr>
            <w:ins w:id="2506" w:author="黃梓峻" w:date="2021-06-28T11:42:00Z">
              <w:r w:rsidRPr="00F63C93">
                <w:rPr>
                  <w:rFonts w:ascii="標楷體" w:eastAsia="標楷體" w:hAnsi="標楷體" w:hint="eastAsia"/>
                </w:rPr>
                <w:lastRenderedPageBreak/>
                <w:t>序號</w:t>
              </w:r>
            </w:ins>
          </w:p>
        </w:tc>
        <w:tc>
          <w:tcPr>
            <w:tcW w:w="1302"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AF861A6" w14:textId="77777777" w:rsidR="00F63C93" w:rsidRPr="00F63C93" w:rsidRDefault="00F63C93" w:rsidP="00F63C93">
            <w:pPr>
              <w:rPr>
                <w:ins w:id="2507" w:author="黃梓峻" w:date="2021-06-28T11:42:00Z"/>
                <w:rFonts w:ascii="標楷體" w:eastAsia="標楷體" w:hAnsi="標楷體"/>
              </w:rPr>
            </w:pPr>
            <w:ins w:id="2508" w:author="黃梓峻" w:date="2021-06-28T11:42:00Z">
              <w:r w:rsidRPr="00F63C93">
                <w:rPr>
                  <w:rFonts w:ascii="標楷體" w:eastAsia="標楷體" w:hAnsi="標楷體" w:hint="eastAsia"/>
                </w:rPr>
                <w:t>欄位</w:t>
              </w:r>
            </w:ins>
          </w:p>
        </w:tc>
        <w:tc>
          <w:tcPr>
            <w:tcW w:w="5363"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C71EB5" w14:textId="77777777" w:rsidR="00F63C93" w:rsidRPr="00F63C93" w:rsidRDefault="00F63C93" w:rsidP="00F63C93">
            <w:pPr>
              <w:jc w:val="center"/>
              <w:rPr>
                <w:ins w:id="2509" w:author="黃梓峻" w:date="2021-06-28T11:42:00Z"/>
                <w:rFonts w:ascii="標楷體" w:eastAsia="標楷體" w:hAnsi="標楷體"/>
              </w:rPr>
            </w:pPr>
            <w:ins w:id="2510" w:author="黃梓峻" w:date="2021-06-28T11:42:00Z">
              <w:r w:rsidRPr="00F63C93">
                <w:rPr>
                  <w:rFonts w:ascii="標楷體" w:eastAsia="標楷體" w:hAnsi="標楷體" w:hint="eastAsia"/>
                </w:rPr>
                <w:t>說明</w:t>
              </w:r>
            </w:ins>
          </w:p>
        </w:tc>
        <w:tc>
          <w:tcPr>
            <w:tcW w:w="321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62F1D3E7" w14:textId="77777777" w:rsidR="00F63C93" w:rsidRPr="00F63C93" w:rsidRDefault="00F63C93" w:rsidP="00F63C93">
            <w:pPr>
              <w:rPr>
                <w:ins w:id="2511" w:author="黃梓峻" w:date="2021-06-28T11:42:00Z"/>
                <w:rFonts w:ascii="標楷體" w:eastAsia="標楷體" w:hAnsi="標楷體"/>
              </w:rPr>
            </w:pPr>
            <w:ins w:id="2512" w:author="黃梓峻" w:date="2021-06-28T11:42:00Z">
              <w:r w:rsidRPr="00F63C93">
                <w:rPr>
                  <w:rFonts w:ascii="標楷體" w:eastAsia="標楷體" w:hAnsi="標楷體" w:hint="eastAsia"/>
                </w:rPr>
                <w:t>處理邏輯及注意事項</w:t>
              </w:r>
            </w:ins>
          </w:p>
        </w:tc>
      </w:tr>
      <w:tr w:rsidR="00F63C93" w:rsidRPr="00F63C93" w14:paraId="61B3588D" w14:textId="77777777" w:rsidTr="00067F94">
        <w:trPr>
          <w:trHeight w:val="244"/>
          <w:tblHeader/>
          <w:jc w:val="center"/>
          <w:ins w:id="2513" w:author="黃梓峻" w:date="2021-06-28T11:42: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4FCC47" w14:textId="77777777" w:rsidR="00F63C93" w:rsidRPr="00F63C93" w:rsidRDefault="00F63C93" w:rsidP="00F63C93">
            <w:pPr>
              <w:widowControl/>
              <w:rPr>
                <w:ins w:id="2514" w:author="黃梓峻" w:date="2021-06-28T11:42: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5C7A04" w14:textId="77777777" w:rsidR="00F63C93" w:rsidRPr="00F63C93" w:rsidRDefault="00F63C93" w:rsidP="00F63C93">
            <w:pPr>
              <w:widowControl/>
              <w:rPr>
                <w:ins w:id="2515" w:author="黃梓峻" w:date="2021-06-28T11:42:00Z"/>
                <w:rFonts w:ascii="標楷體" w:eastAsia="標楷體" w:hAnsi="標楷體"/>
              </w:rPr>
            </w:pPr>
          </w:p>
        </w:tc>
        <w:tc>
          <w:tcPr>
            <w:tcW w:w="856" w:type="dxa"/>
            <w:tcBorders>
              <w:top w:val="single" w:sz="4" w:space="0" w:color="auto"/>
              <w:left w:val="single" w:sz="4" w:space="0" w:color="auto"/>
              <w:bottom w:val="single" w:sz="4" w:space="0" w:color="auto"/>
              <w:right w:val="single" w:sz="4" w:space="0" w:color="auto"/>
            </w:tcBorders>
            <w:shd w:val="clear" w:color="auto" w:fill="D9D9D9"/>
            <w:hideMark/>
          </w:tcPr>
          <w:p w14:paraId="2DC1A41A" w14:textId="77777777" w:rsidR="00F63C93" w:rsidRPr="00F63C93" w:rsidRDefault="00F63C93" w:rsidP="00F63C93">
            <w:pPr>
              <w:rPr>
                <w:ins w:id="2516" w:author="黃梓峻" w:date="2021-06-28T11:42:00Z"/>
                <w:rFonts w:ascii="標楷體" w:eastAsia="標楷體" w:hAnsi="標楷體"/>
              </w:rPr>
            </w:pPr>
            <w:r w:rsidRPr="00F63C93">
              <w:rPr>
                <w:rFonts w:ascii="標楷體" w:eastAsia="標楷體" w:hAnsi="標楷體" w:hint="eastAsia"/>
              </w:rPr>
              <w:t>資料長度</w:t>
            </w:r>
          </w:p>
        </w:tc>
        <w:tc>
          <w:tcPr>
            <w:tcW w:w="961" w:type="dxa"/>
            <w:tcBorders>
              <w:top w:val="single" w:sz="4" w:space="0" w:color="auto"/>
              <w:left w:val="single" w:sz="4" w:space="0" w:color="auto"/>
              <w:bottom w:val="single" w:sz="4" w:space="0" w:color="auto"/>
              <w:right w:val="single" w:sz="4" w:space="0" w:color="auto"/>
            </w:tcBorders>
            <w:shd w:val="clear" w:color="auto" w:fill="D9D9D9"/>
            <w:hideMark/>
          </w:tcPr>
          <w:p w14:paraId="78C13935" w14:textId="77777777" w:rsidR="00F63C93" w:rsidRPr="00F63C93" w:rsidRDefault="00F63C93" w:rsidP="00F63C93">
            <w:pPr>
              <w:rPr>
                <w:ins w:id="2517" w:author="黃梓峻" w:date="2021-06-28T11:42:00Z"/>
                <w:rFonts w:ascii="標楷體" w:eastAsia="標楷體" w:hAnsi="標楷體"/>
              </w:rPr>
            </w:pPr>
            <w:ins w:id="2518" w:author="黃梓峻" w:date="2021-06-28T11:42:00Z">
              <w:r w:rsidRPr="00F63C93">
                <w:rPr>
                  <w:rFonts w:ascii="標楷體" w:eastAsia="標楷體" w:hAnsi="標楷體" w:hint="eastAsia"/>
                </w:rPr>
                <w:t>預設值</w:t>
              </w:r>
            </w:ins>
          </w:p>
        </w:tc>
        <w:tc>
          <w:tcPr>
            <w:tcW w:w="2016" w:type="dxa"/>
            <w:tcBorders>
              <w:top w:val="single" w:sz="4" w:space="0" w:color="auto"/>
              <w:left w:val="single" w:sz="4" w:space="0" w:color="auto"/>
              <w:bottom w:val="single" w:sz="4" w:space="0" w:color="auto"/>
              <w:right w:val="single" w:sz="4" w:space="0" w:color="auto"/>
            </w:tcBorders>
            <w:shd w:val="clear" w:color="auto" w:fill="D9D9D9"/>
            <w:hideMark/>
          </w:tcPr>
          <w:p w14:paraId="27BC9633" w14:textId="77777777" w:rsidR="00F63C93" w:rsidRPr="00F63C93" w:rsidRDefault="00F63C93" w:rsidP="00F63C93">
            <w:pPr>
              <w:rPr>
                <w:ins w:id="2519" w:author="黃梓峻" w:date="2021-06-28T11:42:00Z"/>
                <w:rFonts w:ascii="標楷體" w:eastAsia="標楷體" w:hAnsi="標楷體"/>
              </w:rPr>
            </w:pPr>
            <w:ins w:id="2520" w:author="黃梓峻" w:date="2021-06-28T11:42:00Z">
              <w:r w:rsidRPr="00F63C93">
                <w:rPr>
                  <w:rFonts w:ascii="標楷體" w:eastAsia="標楷體" w:hAnsi="標楷體" w:hint="eastAsia"/>
                </w:rPr>
                <w:t>選單內容</w:t>
              </w:r>
            </w:ins>
          </w:p>
        </w:tc>
        <w:tc>
          <w:tcPr>
            <w:tcW w:w="855" w:type="dxa"/>
            <w:tcBorders>
              <w:top w:val="single" w:sz="4" w:space="0" w:color="auto"/>
              <w:left w:val="single" w:sz="4" w:space="0" w:color="auto"/>
              <w:bottom w:val="single" w:sz="4" w:space="0" w:color="auto"/>
              <w:right w:val="single" w:sz="4" w:space="0" w:color="auto"/>
            </w:tcBorders>
            <w:shd w:val="clear" w:color="auto" w:fill="D9D9D9"/>
            <w:hideMark/>
          </w:tcPr>
          <w:p w14:paraId="08DAE465" w14:textId="77777777" w:rsidR="00F63C93" w:rsidRPr="00F63C93" w:rsidRDefault="00F63C93" w:rsidP="00F63C93">
            <w:pPr>
              <w:rPr>
                <w:ins w:id="2521" w:author="黃梓峻" w:date="2021-06-28T11:42:00Z"/>
                <w:rFonts w:ascii="標楷體" w:eastAsia="標楷體" w:hAnsi="標楷體"/>
              </w:rPr>
            </w:pPr>
            <w:ins w:id="2522" w:author="黃梓峻" w:date="2021-06-28T11:42:00Z">
              <w:r w:rsidRPr="00F63C93">
                <w:rPr>
                  <w:rFonts w:ascii="標楷體" w:eastAsia="標楷體" w:hAnsi="標楷體" w:hint="eastAsia"/>
                </w:rPr>
                <w:t>必填</w:t>
              </w:r>
            </w:ins>
          </w:p>
        </w:tc>
        <w:tc>
          <w:tcPr>
            <w:tcW w:w="675" w:type="dxa"/>
            <w:tcBorders>
              <w:top w:val="single" w:sz="4" w:space="0" w:color="auto"/>
              <w:left w:val="single" w:sz="4" w:space="0" w:color="auto"/>
              <w:bottom w:val="single" w:sz="4" w:space="0" w:color="auto"/>
              <w:right w:val="single" w:sz="4" w:space="0" w:color="auto"/>
            </w:tcBorders>
            <w:shd w:val="clear" w:color="auto" w:fill="D9D9D9"/>
            <w:hideMark/>
          </w:tcPr>
          <w:p w14:paraId="50789D34" w14:textId="77777777" w:rsidR="00F63C93" w:rsidRPr="00F63C93" w:rsidRDefault="00F63C93" w:rsidP="00F63C93">
            <w:pPr>
              <w:rPr>
                <w:ins w:id="2523" w:author="黃梓峻" w:date="2021-06-28T11:42:00Z"/>
                <w:rFonts w:ascii="標楷體" w:eastAsia="標楷體" w:hAnsi="標楷體"/>
              </w:rPr>
            </w:pPr>
            <w:ins w:id="2524" w:author="黃梓峻" w:date="2021-06-28T11:42:00Z">
              <w:r w:rsidRPr="00F63C93">
                <w:rPr>
                  <w:rFonts w:ascii="標楷體" w:eastAsia="標楷體" w:hAnsi="標楷體"/>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33BBAB" w14:textId="77777777" w:rsidR="00F63C93" w:rsidRPr="00F63C93" w:rsidRDefault="00F63C93" w:rsidP="00F63C93">
            <w:pPr>
              <w:widowControl/>
              <w:rPr>
                <w:ins w:id="2525" w:author="黃梓峻" w:date="2021-06-28T11:42:00Z"/>
                <w:rFonts w:ascii="標楷體" w:eastAsia="標楷體" w:hAnsi="標楷體"/>
              </w:rPr>
            </w:pPr>
          </w:p>
        </w:tc>
      </w:tr>
      <w:tr w:rsidR="00F63C93" w:rsidRPr="00F63C93" w14:paraId="19A18C76" w14:textId="77777777" w:rsidTr="00067F94">
        <w:trPr>
          <w:trHeight w:val="58"/>
          <w:jc w:val="center"/>
          <w:ins w:id="2526" w:author="黃梓峻" w:date="2021-06-28T11:42:00Z"/>
        </w:trPr>
        <w:tc>
          <w:tcPr>
            <w:tcW w:w="539" w:type="dxa"/>
            <w:tcBorders>
              <w:top w:val="single" w:sz="4" w:space="0" w:color="auto"/>
              <w:left w:val="single" w:sz="4" w:space="0" w:color="auto"/>
              <w:bottom w:val="single" w:sz="4" w:space="0" w:color="auto"/>
              <w:right w:val="single" w:sz="4" w:space="0" w:color="auto"/>
            </w:tcBorders>
            <w:hideMark/>
          </w:tcPr>
          <w:p w14:paraId="3858F35D" w14:textId="77777777" w:rsidR="00F63C93" w:rsidRPr="00F63C93" w:rsidRDefault="00F63C93" w:rsidP="00F63C93">
            <w:pPr>
              <w:rPr>
                <w:ins w:id="2527" w:author="黃梓峻" w:date="2021-06-28T11:42:00Z"/>
                <w:rFonts w:ascii="標楷體" w:eastAsia="標楷體" w:hAnsi="標楷體"/>
              </w:rPr>
            </w:pPr>
            <w:ins w:id="2528" w:author="黃梓峻" w:date="2021-06-28T11:42:00Z">
              <w:r w:rsidRPr="00F63C93">
                <w:rPr>
                  <w:rFonts w:ascii="標楷體" w:eastAsia="標楷體" w:hAnsi="標楷體"/>
                </w:rPr>
                <w:t>1</w:t>
              </w:r>
            </w:ins>
          </w:p>
        </w:tc>
        <w:tc>
          <w:tcPr>
            <w:tcW w:w="1302" w:type="dxa"/>
            <w:tcBorders>
              <w:top w:val="single" w:sz="4" w:space="0" w:color="auto"/>
              <w:left w:val="single" w:sz="4" w:space="0" w:color="auto"/>
              <w:bottom w:val="single" w:sz="4" w:space="0" w:color="auto"/>
              <w:right w:val="single" w:sz="4" w:space="0" w:color="auto"/>
            </w:tcBorders>
            <w:hideMark/>
          </w:tcPr>
          <w:p w14:paraId="477CFDF8" w14:textId="77777777" w:rsidR="00F63C93" w:rsidRPr="00F63C93" w:rsidRDefault="00F63C93" w:rsidP="00F63C93">
            <w:pPr>
              <w:rPr>
                <w:ins w:id="2529" w:author="黃梓峻" w:date="2021-06-28T11:42:00Z"/>
                <w:rFonts w:ascii="標楷體" w:eastAsia="標楷體" w:hAnsi="標楷體"/>
                <w:lang w:eastAsia="ja-JP"/>
              </w:rPr>
            </w:pPr>
            <w:ins w:id="2530" w:author="黃梓峻" w:date="2021-06-28T11:42:00Z">
              <w:r w:rsidRPr="00F63C93">
                <w:rPr>
                  <w:rFonts w:ascii="標楷體" w:eastAsia="標楷體" w:hAnsi="標楷體" w:hint="eastAsia"/>
                </w:rPr>
                <w:t>功能</w:t>
              </w:r>
            </w:ins>
          </w:p>
        </w:tc>
        <w:tc>
          <w:tcPr>
            <w:tcW w:w="856" w:type="dxa"/>
            <w:tcBorders>
              <w:top w:val="single" w:sz="4" w:space="0" w:color="auto"/>
              <w:left w:val="single" w:sz="4" w:space="0" w:color="auto"/>
              <w:bottom w:val="single" w:sz="4" w:space="0" w:color="auto"/>
              <w:right w:val="single" w:sz="4" w:space="0" w:color="auto"/>
            </w:tcBorders>
            <w:hideMark/>
          </w:tcPr>
          <w:p w14:paraId="2127DC00" w14:textId="77777777" w:rsidR="00F63C93" w:rsidRPr="00F63C93" w:rsidRDefault="00F63C93" w:rsidP="00F63C93">
            <w:pPr>
              <w:rPr>
                <w:ins w:id="2531" w:author="黃梓峻" w:date="2021-06-28T11:42: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112FBBBA" w14:textId="77777777" w:rsidR="00F63C93" w:rsidRPr="00F63C93" w:rsidRDefault="00F63C93" w:rsidP="00F63C93">
            <w:pPr>
              <w:rPr>
                <w:ins w:id="2532" w:author="黃梓峻" w:date="2021-06-28T11:42:00Z"/>
                <w:rFonts w:ascii="標楷體" w:eastAsia="標楷體" w:hAnsi="標楷體"/>
              </w:rPr>
            </w:pPr>
            <w:r w:rsidRPr="00F63C93">
              <w:rPr>
                <w:rFonts w:ascii="標楷體" w:eastAsia="標楷體" w:hAnsi="標楷體" w:hint="eastAsia"/>
              </w:rPr>
              <w:t>修改</w:t>
            </w:r>
          </w:p>
        </w:tc>
        <w:tc>
          <w:tcPr>
            <w:tcW w:w="2016" w:type="dxa"/>
            <w:tcBorders>
              <w:top w:val="single" w:sz="4" w:space="0" w:color="auto"/>
              <w:left w:val="single" w:sz="4" w:space="0" w:color="auto"/>
              <w:bottom w:val="single" w:sz="4" w:space="0" w:color="auto"/>
              <w:right w:val="single" w:sz="4" w:space="0" w:color="auto"/>
            </w:tcBorders>
          </w:tcPr>
          <w:p w14:paraId="6F418C3C" w14:textId="77777777" w:rsidR="00F63C93" w:rsidRPr="00F63C93" w:rsidRDefault="00F63C93" w:rsidP="00F63C93">
            <w:pPr>
              <w:rPr>
                <w:ins w:id="2533" w:author="黃梓峻" w:date="2021-06-28T11:42: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40ADC671" w14:textId="77777777" w:rsidR="00F63C93" w:rsidRPr="00F63C93" w:rsidRDefault="00F63C93" w:rsidP="00F63C93">
            <w:pPr>
              <w:rPr>
                <w:ins w:id="2534" w:author="黃梓峻" w:date="2021-06-28T11:42:00Z"/>
                <w:rFonts w:ascii="標楷體" w:eastAsia="標楷體" w:hAnsi="標楷體"/>
              </w:rPr>
            </w:pPr>
          </w:p>
        </w:tc>
        <w:tc>
          <w:tcPr>
            <w:tcW w:w="675" w:type="dxa"/>
            <w:tcBorders>
              <w:top w:val="single" w:sz="4" w:space="0" w:color="auto"/>
              <w:left w:val="single" w:sz="4" w:space="0" w:color="auto"/>
              <w:bottom w:val="single" w:sz="4" w:space="0" w:color="auto"/>
              <w:right w:val="single" w:sz="4" w:space="0" w:color="auto"/>
            </w:tcBorders>
            <w:hideMark/>
          </w:tcPr>
          <w:p w14:paraId="65A2C593" w14:textId="77777777" w:rsidR="00F63C93" w:rsidRPr="00F63C93" w:rsidRDefault="00F63C93" w:rsidP="00F63C93">
            <w:pPr>
              <w:jc w:val="center"/>
              <w:rPr>
                <w:ins w:id="2535" w:author="黃梓峻" w:date="2021-06-28T11:42:00Z"/>
                <w:rFonts w:ascii="標楷體" w:eastAsia="標楷體" w:hAnsi="標楷體"/>
              </w:rPr>
            </w:pPr>
            <w:ins w:id="2536" w:author="黃梓峻" w:date="2021-06-28T11:42: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hideMark/>
          </w:tcPr>
          <w:p w14:paraId="30828127" w14:textId="77777777" w:rsidR="00F63C93" w:rsidRPr="00F63C93" w:rsidRDefault="00F63C93" w:rsidP="00F63C93">
            <w:pPr>
              <w:rPr>
                <w:ins w:id="2537" w:author="黃梓峻" w:date="2021-06-28T11:42:00Z"/>
                <w:rFonts w:ascii="標楷體" w:eastAsia="標楷體" w:hAnsi="標楷體"/>
              </w:rPr>
            </w:pPr>
            <w:ins w:id="2538" w:author="黃梓峻" w:date="2021-06-28T11:42:00Z">
              <w:r w:rsidRPr="00F63C93">
                <w:rPr>
                  <w:rFonts w:ascii="標楷體" w:eastAsia="標楷體" w:hAnsi="標楷體" w:hint="eastAsia"/>
                </w:rPr>
                <w:t>自動顯示</w:t>
              </w:r>
            </w:ins>
          </w:p>
        </w:tc>
      </w:tr>
      <w:tr w:rsidR="00F63C93" w:rsidRPr="00F63C93" w14:paraId="3454F03B" w14:textId="77777777" w:rsidTr="00067F94">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2539" w:author="黃梓峻" w:date="2021-06-28T11:42: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trHeight w:val="244"/>
          <w:jc w:val="center"/>
          <w:ins w:id="2540" w:author="黃梓峻" w:date="2021-06-28T11:42:00Z"/>
          <w:trPrChange w:id="2541" w:author="黃梓峻" w:date="2021-06-28T11:42:00Z">
            <w:trPr>
              <w:trHeight w:val="244"/>
              <w:jc w:val="center"/>
            </w:trPr>
          </w:trPrChange>
        </w:trPr>
        <w:tc>
          <w:tcPr>
            <w:tcW w:w="539" w:type="dxa"/>
            <w:tcBorders>
              <w:top w:val="single" w:sz="4" w:space="0" w:color="auto"/>
              <w:left w:val="single" w:sz="4" w:space="0" w:color="auto"/>
              <w:bottom w:val="single" w:sz="4" w:space="0" w:color="auto"/>
              <w:right w:val="single" w:sz="4" w:space="0" w:color="auto"/>
            </w:tcBorders>
            <w:hideMark/>
            <w:tcPrChange w:id="2542" w:author="黃梓峻" w:date="2021-06-28T11:42:00Z">
              <w:tcPr>
                <w:tcW w:w="539" w:type="dxa"/>
                <w:gridSpan w:val="2"/>
                <w:tcBorders>
                  <w:top w:val="single" w:sz="4" w:space="0" w:color="auto"/>
                  <w:left w:val="single" w:sz="4" w:space="0" w:color="auto"/>
                  <w:bottom w:val="single" w:sz="4" w:space="0" w:color="auto"/>
                  <w:right w:val="single" w:sz="4" w:space="0" w:color="auto"/>
                </w:tcBorders>
                <w:hideMark/>
              </w:tcPr>
            </w:tcPrChange>
          </w:tcPr>
          <w:p w14:paraId="659655CB" w14:textId="77777777" w:rsidR="00F63C93" w:rsidRPr="00F63C93" w:rsidRDefault="00F63C93" w:rsidP="00F63C93">
            <w:pPr>
              <w:rPr>
                <w:ins w:id="2543" w:author="黃梓峻" w:date="2021-06-28T11:42:00Z"/>
                <w:rFonts w:ascii="標楷體" w:eastAsia="標楷體" w:hAnsi="標楷體"/>
              </w:rPr>
            </w:pPr>
            <w:ins w:id="2544" w:author="黃梓峻" w:date="2021-06-28T11:42:00Z">
              <w:r w:rsidRPr="00F63C93">
                <w:rPr>
                  <w:rFonts w:ascii="標楷體" w:eastAsia="標楷體" w:hAnsi="標楷體"/>
                  <w:color w:val="000000"/>
                </w:rPr>
                <w:t>2</w:t>
              </w:r>
            </w:ins>
          </w:p>
        </w:tc>
        <w:tc>
          <w:tcPr>
            <w:tcW w:w="1302" w:type="dxa"/>
            <w:tcBorders>
              <w:top w:val="single" w:sz="4" w:space="0" w:color="auto"/>
              <w:left w:val="single" w:sz="4" w:space="0" w:color="auto"/>
              <w:bottom w:val="single" w:sz="4" w:space="0" w:color="auto"/>
              <w:right w:val="single" w:sz="4" w:space="0" w:color="auto"/>
            </w:tcBorders>
            <w:hideMark/>
            <w:tcPrChange w:id="2545" w:author="黃梓峻" w:date="2021-06-28T11:42:00Z">
              <w:tcPr>
                <w:tcW w:w="1302" w:type="dxa"/>
                <w:gridSpan w:val="2"/>
                <w:tcBorders>
                  <w:top w:val="single" w:sz="4" w:space="0" w:color="auto"/>
                  <w:left w:val="single" w:sz="4" w:space="0" w:color="auto"/>
                  <w:bottom w:val="single" w:sz="4" w:space="0" w:color="auto"/>
                  <w:right w:val="single" w:sz="4" w:space="0" w:color="auto"/>
                </w:tcBorders>
                <w:hideMark/>
              </w:tcPr>
            </w:tcPrChange>
          </w:tcPr>
          <w:p w14:paraId="53663F29" w14:textId="77777777" w:rsidR="00F63C93" w:rsidRPr="00F63C93" w:rsidRDefault="00F63C93" w:rsidP="00F63C93">
            <w:pPr>
              <w:rPr>
                <w:ins w:id="2546" w:author="黃梓峻" w:date="2021-06-28T11:42:00Z"/>
                <w:rFonts w:ascii="標楷體" w:eastAsia="標楷體" w:hAnsi="標楷體"/>
              </w:rPr>
            </w:pPr>
            <w:ins w:id="2547" w:author="黃梓峻" w:date="2021-06-28T11:42:00Z">
              <w:r w:rsidRPr="00F63C93">
                <w:rPr>
                  <w:rFonts w:ascii="標楷體" w:eastAsia="標楷體" w:hAnsi="標楷體" w:hint="eastAsia"/>
                </w:rPr>
                <w:t>日期</w:t>
              </w:r>
            </w:ins>
          </w:p>
        </w:tc>
        <w:tc>
          <w:tcPr>
            <w:tcW w:w="856" w:type="dxa"/>
            <w:tcBorders>
              <w:top w:val="single" w:sz="4" w:space="0" w:color="auto"/>
              <w:left w:val="single" w:sz="4" w:space="0" w:color="auto"/>
              <w:bottom w:val="single" w:sz="4" w:space="0" w:color="auto"/>
              <w:right w:val="single" w:sz="4" w:space="0" w:color="auto"/>
            </w:tcBorders>
            <w:tcPrChange w:id="2548" w:author="黃梓峻" w:date="2021-06-28T11:42:00Z">
              <w:tcPr>
                <w:tcW w:w="856" w:type="dxa"/>
                <w:gridSpan w:val="3"/>
                <w:tcBorders>
                  <w:top w:val="single" w:sz="4" w:space="0" w:color="auto"/>
                  <w:left w:val="single" w:sz="4" w:space="0" w:color="auto"/>
                  <w:bottom w:val="single" w:sz="4" w:space="0" w:color="auto"/>
                  <w:right w:val="single" w:sz="4" w:space="0" w:color="auto"/>
                </w:tcBorders>
              </w:tcPr>
            </w:tcPrChange>
          </w:tcPr>
          <w:p w14:paraId="1491EFC0" w14:textId="77777777" w:rsidR="00F63C93" w:rsidRPr="00F63C93" w:rsidRDefault="00F63C93" w:rsidP="00F63C93">
            <w:pPr>
              <w:rPr>
                <w:ins w:id="2549" w:author="黃梓峻" w:date="2021-06-28T11:42: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Change w:id="2550" w:author="黃梓峻" w:date="2021-06-28T11:42:00Z">
              <w:tcPr>
                <w:tcW w:w="961" w:type="dxa"/>
                <w:gridSpan w:val="2"/>
                <w:tcBorders>
                  <w:top w:val="single" w:sz="4" w:space="0" w:color="auto"/>
                  <w:left w:val="single" w:sz="4" w:space="0" w:color="auto"/>
                  <w:bottom w:val="single" w:sz="4" w:space="0" w:color="auto"/>
                  <w:right w:val="single" w:sz="4" w:space="0" w:color="auto"/>
                </w:tcBorders>
              </w:tcPr>
            </w:tcPrChange>
          </w:tcPr>
          <w:p w14:paraId="3DA742C9" w14:textId="77777777" w:rsidR="00F63C93" w:rsidRPr="00F63C93" w:rsidRDefault="00F63C93" w:rsidP="00F63C93">
            <w:pPr>
              <w:rPr>
                <w:ins w:id="2551" w:author="黃梓峻" w:date="2021-06-28T11:42: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Change w:id="2552" w:author="黃梓峻" w:date="2021-06-28T11:42:00Z">
              <w:tcPr>
                <w:tcW w:w="2016" w:type="dxa"/>
                <w:gridSpan w:val="2"/>
                <w:tcBorders>
                  <w:top w:val="single" w:sz="4" w:space="0" w:color="auto"/>
                  <w:left w:val="single" w:sz="4" w:space="0" w:color="auto"/>
                  <w:bottom w:val="single" w:sz="4" w:space="0" w:color="auto"/>
                  <w:right w:val="single" w:sz="4" w:space="0" w:color="auto"/>
                </w:tcBorders>
              </w:tcPr>
            </w:tcPrChange>
          </w:tcPr>
          <w:p w14:paraId="54B9EF09" w14:textId="77777777" w:rsidR="00F63C93" w:rsidRPr="00F63C93" w:rsidRDefault="00F63C93" w:rsidP="00F63C93">
            <w:pPr>
              <w:rPr>
                <w:ins w:id="2553" w:author="黃梓峻" w:date="2021-06-28T11:42: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hideMark/>
            <w:tcPrChange w:id="2554" w:author="黃梓峻" w:date="2021-06-28T11:42:00Z">
              <w:tcPr>
                <w:tcW w:w="855" w:type="dxa"/>
                <w:gridSpan w:val="2"/>
                <w:tcBorders>
                  <w:top w:val="single" w:sz="4" w:space="0" w:color="auto"/>
                  <w:left w:val="single" w:sz="4" w:space="0" w:color="auto"/>
                  <w:bottom w:val="single" w:sz="4" w:space="0" w:color="auto"/>
                  <w:right w:val="single" w:sz="4" w:space="0" w:color="auto"/>
                </w:tcBorders>
                <w:hideMark/>
              </w:tcPr>
            </w:tcPrChange>
          </w:tcPr>
          <w:p w14:paraId="7C141A30" w14:textId="77777777" w:rsidR="00F63C93" w:rsidRPr="00F63C93" w:rsidRDefault="00F63C93" w:rsidP="00F63C93">
            <w:pPr>
              <w:rPr>
                <w:ins w:id="2555" w:author="黃梓峻" w:date="2021-06-28T11:42:00Z"/>
                <w:rFonts w:ascii="標楷體" w:eastAsia="標楷體" w:hAnsi="標楷體"/>
              </w:rPr>
            </w:pPr>
          </w:p>
        </w:tc>
        <w:tc>
          <w:tcPr>
            <w:tcW w:w="675" w:type="dxa"/>
            <w:tcBorders>
              <w:top w:val="single" w:sz="4" w:space="0" w:color="auto"/>
              <w:left w:val="single" w:sz="4" w:space="0" w:color="auto"/>
              <w:bottom w:val="single" w:sz="4" w:space="0" w:color="auto"/>
              <w:right w:val="single" w:sz="4" w:space="0" w:color="auto"/>
            </w:tcBorders>
            <w:hideMark/>
            <w:tcPrChange w:id="2556" w:author="黃梓峻" w:date="2021-06-28T11:42:00Z">
              <w:tcPr>
                <w:tcW w:w="675" w:type="dxa"/>
                <w:gridSpan w:val="2"/>
                <w:tcBorders>
                  <w:top w:val="single" w:sz="4" w:space="0" w:color="auto"/>
                  <w:left w:val="single" w:sz="4" w:space="0" w:color="auto"/>
                  <w:bottom w:val="single" w:sz="4" w:space="0" w:color="auto"/>
                  <w:right w:val="single" w:sz="4" w:space="0" w:color="auto"/>
                </w:tcBorders>
                <w:hideMark/>
              </w:tcPr>
            </w:tcPrChange>
          </w:tcPr>
          <w:p w14:paraId="2A3D8F30" w14:textId="77777777" w:rsidR="00F63C93" w:rsidRPr="00F63C93" w:rsidRDefault="00F63C93" w:rsidP="00F63C93">
            <w:pPr>
              <w:jc w:val="center"/>
              <w:rPr>
                <w:ins w:id="2557" w:author="黃梓峻" w:date="2021-06-28T11:42:00Z"/>
                <w:rFonts w:ascii="標楷體" w:eastAsia="標楷體" w:hAnsi="標楷體"/>
              </w:rPr>
            </w:pPr>
            <w:ins w:id="2558" w:author="黃梓峻" w:date="2021-06-28T11:42: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tcPrChange w:id="2559" w:author="黃梓峻" w:date="2021-06-28T11:42:00Z">
              <w:tcPr>
                <w:tcW w:w="3216" w:type="dxa"/>
                <w:gridSpan w:val="2"/>
                <w:tcBorders>
                  <w:top w:val="single" w:sz="4" w:space="0" w:color="auto"/>
                  <w:left w:val="single" w:sz="4" w:space="0" w:color="auto"/>
                  <w:bottom w:val="single" w:sz="4" w:space="0" w:color="auto"/>
                  <w:right w:val="single" w:sz="4" w:space="0" w:color="auto"/>
                </w:tcBorders>
              </w:tcPr>
            </w:tcPrChange>
          </w:tcPr>
          <w:p w14:paraId="16AADFB5" w14:textId="77777777" w:rsidR="00F63C93" w:rsidRPr="00F63C93" w:rsidRDefault="00F63C93" w:rsidP="00F63C93">
            <w:pPr>
              <w:rPr>
                <w:ins w:id="2560" w:author="黃梓峻" w:date="2021-06-28T11:42:00Z"/>
                <w:rFonts w:ascii="標楷體" w:eastAsia="標楷體" w:hAnsi="標楷體"/>
              </w:rPr>
            </w:pPr>
          </w:p>
        </w:tc>
      </w:tr>
      <w:tr w:rsidR="00F63C93" w:rsidRPr="00F63C93" w14:paraId="6E3754FA" w14:textId="77777777" w:rsidTr="00067F94">
        <w:trPr>
          <w:trHeight w:val="244"/>
          <w:jc w:val="center"/>
          <w:ins w:id="2561" w:author="黃梓峻" w:date="2021-06-28T11:42:00Z"/>
        </w:trPr>
        <w:tc>
          <w:tcPr>
            <w:tcW w:w="539" w:type="dxa"/>
            <w:tcBorders>
              <w:top w:val="single" w:sz="4" w:space="0" w:color="auto"/>
              <w:left w:val="single" w:sz="4" w:space="0" w:color="auto"/>
              <w:bottom w:val="single" w:sz="4" w:space="0" w:color="auto"/>
              <w:right w:val="single" w:sz="4" w:space="0" w:color="auto"/>
            </w:tcBorders>
          </w:tcPr>
          <w:p w14:paraId="3990DA3B" w14:textId="77777777" w:rsidR="00F63C93" w:rsidRPr="00F63C93" w:rsidRDefault="00F63C93" w:rsidP="00F63C93">
            <w:pPr>
              <w:rPr>
                <w:ins w:id="2562" w:author="黃梓峻" w:date="2021-06-28T11:42:00Z"/>
                <w:rFonts w:ascii="標楷體" w:eastAsia="標楷體" w:hAnsi="標楷體"/>
                <w:color w:val="000000"/>
              </w:rPr>
            </w:pPr>
            <w:ins w:id="2563" w:author="黃梓峻" w:date="2021-06-28T11:42:00Z">
              <w:r w:rsidRPr="00F63C93">
                <w:rPr>
                  <w:rFonts w:ascii="標楷體" w:eastAsia="標楷體" w:hAnsi="標楷體" w:hint="eastAsia"/>
                  <w:color w:val="000000"/>
                </w:rPr>
                <w:t>3</w:t>
              </w:r>
            </w:ins>
          </w:p>
        </w:tc>
        <w:tc>
          <w:tcPr>
            <w:tcW w:w="1302" w:type="dxa"/>
            <w:tcBorders>
              <w:top w:val="single" w:sz="4" w:space="0" w:color="auto"/>
              <w:left w:val="single" w:sz="4" w:space="0" w:color="auto"/>
              <w:bottom w:val="single" w:sz="4" w:space="0" w:color="auto"/>
              <w:right w:val="single" w:sz="4" w:space="0" w:color="auto"/>
            </w:tcBorders>
          </w:tcPr>
          <w:p w14:paraId="0510D843" w14:textId="77777777" w:rsidR="00F63C93" w:rsidRPr="00F63C93" w:rsidRDefault="00F63C93" w:rsidP="00F63C93">
            <w:pPr>
              <w:rPr>
                <w:ins w:id="2564" w:author="黃梓峻" w:date="2021-06-28T11:42:00Z"/>
                <w:rFonts w:ascii="標楷體" w:eastAsia="標楷體" w:hAnsi="標楷體"/>
              </w:rPr>
            </w:pPr>
            <w:ins w:id="2565" w:author="黃梓峻" w:date="2021-06-28T11:42:00Z">
              <w:r w:rsidRPr="00F63C93">
                <w:rPr>
                  <w:rFonts w:ascii="標楷體" w:eastAsia="標楷體" w:hAnsi="標楷體" w:hint="eastAsia"/>
                </w:rPr>
                <w:t>議題</w:t>
              </w:r>
            </w:ins>
          </w:p>
        </w:tc>
        <w:tc>
          <w:tcPr>
            <w:tcW w:w="856" w:type="dxa"/>
            <w:tcBorders>
              <w:top w:val="single" w:sz="4" w:space="0" w:color="auto"/>
              <w:left w:val="single" w:sz="4" w:space="0" w:color="auto"/>
              <w:bottom w:val="single" w:sz="4" w:space="0" w:color="auto"/>
              <w:right w:val="single" w:sz="4" w:space="0" w:color="auto"/>
            </w:tcBorders>
          </w:tcPr>
          <w:p w14:paraId="7245391C" w14:textId="77777777" w:rsidR="00F63C93" w:rsidRPr="00F63C93" w:rsidRDefault="00F63C93" w:rsidP="00F63C93">
            <w:pPr>
              <w:rPr>
                <w:ins w:id="2566" w:author="黃梓峻" w:date="2021-06-28T11:42:00Z"/>
                <w:rFonts w:ascii="標楷體" w:eastAsia="標楷體" w:hAnsi="標楷體"/>
              </w:rPr>
            </w:pPr>
            <w:ins w:id="2567" w:author="黃梓峻" w:date="2021-06-28T11:42:00Z">
              <w:r w:rsidRPr="00F63C93">
                <w:rPr>
                  <w:rFonts w:ascii="標楷體" w:eastAsia="標楷體" w:hAnsi="標楷體" w:hint="eastAsia"/>
                </w:rPr>
                <w:t>50</w:t>
              </w:r>
            </w:ins>
          </w:p>
        </w:tc>
        <w:tc>
          <w:tcPr>
            <w:tcW w:w="961" w:type="dxa"/>
            <w:tcBorders>
              <w:top w:val="single" w:sz="4" w:space="0" w:color="auto"/>
              <w:left w:val="single" w:sz="4" w:space="0" w:color="auto"/>
              <w:bottom w:val="single" w:sz="4" w:space="0" w:color="auto"/>
              <w:right w:val="single" w:sz="4" w:space="0" w:color="auto"/>
            </w:tcBorders>
          </w:tcPr>
          <w:p w14:paraId="64ACDEE8" w14:textId="77777777" w:rsidR="00F63C93" w:rsidRPr="00F63C93" w:rsidRDefault="00F63C93" w:rsidP="00F63C93">
            <w:pPr>
              <w:rPr>
                <w:ins w:id="2568" w:author="黃梓峻" w:date="2021-06-28T11:42: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56F04E4F" w14:textId="77777777" w:rsidR="00F63C93" w:rsidRPr="00F63C93" w:rsidRDefault="00F63C93" w:rsidP="00F63C93">
            <w:pPr>
              <w:rPr>
                <w:ins w:id="2569" w:author="黃梓峻" w:date="2021-06-28T11:42: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5BF91958" w14:textId="77777777" w:rsidR="00F63C93" w:rsidRPr="00F63C93" w:rsidRDefault="00F63C93" w:rsidP="00F63C93">
            <w:pPr>
              <w:rPr>
                <w:ins w:id="2570" w:author="黃梓峻" w:date="2021-06-28T11:42: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7E4E2D57" w14:textId="77777777" w:rsidR="00F63C93" w:rsidRPr="00F63C93" w:rsidRDefault="00F63C93" w:rsidP="00F63C93">
            <w:pPr>
              <w:jc w:val="center"/>
              <w:rPr>
                <w:ins w:id="2571" w:author="黃梓峻" w:date="2021-06-28T11:42:00Z"/>
                <w:rFonts w:ascii="標楷體" w:eastAsia="標楷體" w:hAnsi="標楷體"/>
                <w:color w:val="000000"/>
              </w:rPr>
            </w:pPr>
            <w:ins w:id="2572" w:author="黃梓峻" w:date="2021-06-28T11:42:00Z">
              <w:r w:rsidRPr="00F63C93">
                <w:rPr>
                  <w:rFonts w:ascii="標楷體" w:eastAsia="標楷體" w:hAnsi="標楷體"/>
                  <w:color w:val="000000"/>
                </w:rPr>
                <w:t>W</w:t>
              </w:r>
            </w:ins>
          </w:p>
        </w:tc>
        <w:tc>
          <w:tcPr>
            <w:tcW w:w="3216" w:type="dxa"/>
            <w:tcBorders>
              <w:top w:val="single" w:sz="4" w:space="0" w:color="auto"/>
              <w:left w:val="single" w:sz="4" w:space="0" w:color="auto"/>
              <w:bottom w:val="single" w:sz="4" w:space="0" w:color="auto"/>
              <w:right w:val="single" w:sz="4" w:space="0" w:color="auto"/>
            </w:tcBorders>
          </w:tcPr>
          <w:p w14:paraId="182E63C9" w14:textId="77777777" w:rsidR="00F63C93" w:rsidRPr="00F63C93" w:rsidRDefault="00F63C93" w:rsidP="00F63C93">
            <w:pPr>
              <w:rPr>
                <w:ins w:id="2573" w:author="黃梓峻" w:date="2021-06-28T11:42:00Z"/>
                <w:rFonts w:ascii="標楷體" w:eastAsia="標楷體" w:hAnsi="標楷體"/>
                <w:color w:val="000000"/>
              </w:rPr>
            </w:pPr>
            <w:ins w:id="2574" w:author="黃梓峻" w:date="2021-06-28T11:42:00Z">
              <w:r w:rsidRPr="00F63C93">
                <w:rPr>
                  <w:rFonts w:ascii="標楷體" w:eastAsia="標楷體" w:hAnsi="標楷體" w:hint="eastAsia"/>
                  <w:color w:val="000000"/>
                </w:rPr>
                <w:t>1.</w:t>
              </w:r>
            </w:ins>
            <w:r w:rsidRPr="00F63C93">
              <w:rPr>
                <w:rFonts w:ascii="標楷體" w:eastAsia="標楷體" w:hAnsi="標楷體" w:hint="eastAsia"/>
                <w:color w:val="000000"/>
              </w:rPr>
              <w:t>限輸入文數字</w:t>
            </w:r>
          </w:p>
          <w:p w14:paraId="46B6CF31" w14:textId="77777777" w:rsidR="00F63C93" w:rsidRPr="00F63C93" w:rsidRDefault="00F63C93" w:rsidP="00F63C93">
            <w:pPr>
              <w:rPr>
                <w:ins w:id="2575" w:author="黃梓峻" w:date="2021-06-28T11:42:00Z"/>
                <w:rFonts w:ascii="標楷體" w:eastAsia="標楷體" w:hAnsi="標楷體"/>
              </w:rPr>
            </w:pPr>
            <w:ins w:id="2576" w:author="黃梓峻" w:date="2021-06-28T11:42:00Z">
              <w:r w:rsidRPr="00F63C93">
                <w:rPr>
                  <w:rFonts w:ascii="標楷體" w:eastAsia="標楷體" w:hAnsi="標楷體" w:hint="eastAsia"/>
                  <w:color w:val="000000"/>
                </w:rPr>
                <w:t>2.InnLoanMeeting</w:t>
              </w:r>
              <w:r w:rsidRPr="00F63C93">
                <w:rPr>
                  <w:rFonts w:ascii="標楷體" w:eastAsia="標楷體" w:hAnsi="標楷體"/>
                </w:rPr>
                <w:t>.Issue</w:t>
              </w:r>
            </w:ins>
          </w:p>
        </w:tc>
      </w:tr>
      <w:tr w:rsidR="00F63C93" w:rsidRPr="00F63C93" w14:paraId="2532C8D5" w14:textId="77777777" w:rsidTr="00067F94">
        <w:trPr>
          <w:trHeight w:val="244"/>
          <w:jc w:val="center"/>
          <w:ins w:id="2577" w:author="黃梓峻" w:date="2021-06-28T11:42:00Z"/>
        </w:trPr>
        <w:tc>
          <w:tcPr>
            <w:tcW w:w="539" w:type="dxa"/>
            <w:tcBorders>
              <w:top w:val="single" w:sz="4" w:space="0" w:color="auto"/>
              <w:left w:val="single" w:sz="4" w:space="0" w:color="auto"/>
              <w:bottom w:val="single" w:sz="4" w:space="0" w:color="auto"/>
              <w:right w:val="single" w:sz="4" w:space="0" w:color="auto"/>
            </w:tcBorders>
          </w:tcPr>
          <w:p w14:paraId="5BC3F447" w14:textId="77777777" w:rsidR="00F63C93" w:rsidRPr="00F63C93" w:rsidRDefault="00F63C93" w:rsidP="00F63C93">
            <w:pPr>
              <w:rPr>
                <w:ins w:id="2578" w:author="黃梓峻" w:date="2021-06-28T11:42:00Z"/>
                <w:rFonts w:ascii="標楷體" w:eastAsia="標楷體" w:hAnsi="標楷體"/>
                <w:color w:val="000000"/>
              </w:rPr>
            </w:pPr>
            <w:ins w:id="2579" w:author="黃梓峻" w:date="2021-06-28T11:42:00Z">
              <w:r w:rsidRPr="00F63C93">
                <w:rPr>
                  <w:rFonts w:ascii="標楷體" w:eastAsia="標楷體" w:hAnsi="標楷體" w:hint="eastAsia"/>
                  <w:color w:val="000000"/>
                </w:rPr>
                <w:t>4</w:t>
              </w:r>
            </w:ins>
          </w:p>
        </w:tc>
        <w:tc>
          <w:tcPr>
            <w:tcW w:w="1302" w:type="dxa"/>
            <w:tcBorders>
              <w:top w:val="single" w:sz="4" w:space="0" w:color="auto"/>
              <w:left w:val="single" w:sz="4" w:space="0" w:color="auto"/>
              <w:bottom w:val="single" w:sz="4" w:space="0" w:color="auto"/>
              <w:right w:val="single" w:sz="4" w:space="0" w:color="auto"/>
            </w:tcBorders>
          </w:tcPr>
          <w:p w14:paraId="077F3292" w14:textId="77777777" w:rsidR="00F63C93" w:rsidRPr="00F63C93" w:rsidRDefault="00F63C93" w:rsidP="00F63C93">
            <w:pPr>
              <w:rPr>
                <w:ins w:id="2580" w:author="黃梓峻" w:date="2021-06-28T11:42:00Z"/>
                <w:rFonts w:ascii="標楷體" w:eastAsia="標楷體" w:hAnsi="標楷體"/>
              </w:rPr>
            </w:pPr>
            <w:ins w:id="2581" w:author="黃梓峻" w:date="2021-06-28T11:42:00Z">
              <w:r w:rsidRPr="00F63C93">
                <w:rPr>
                  <w:rFonts w:ascii="標楷體" w:eastAsia="標楷體" w:hAnsi="標楷體" w:hint="eastAsia"/>
                </w:rPr>
                <w:t>戶別</w:t>
              </w:r>
            </w:ins>
          </w:p>
        </w:tc>
        <w:tc>
          <w:tcPr>
            <w:tcW w:w="856" w:type="dxa"/>
            <w:tcBorders>
              <w:top w:val="single" w:sz="4" w:space="0" w:color="auto"/>
              <w:left w:val="single" w:sz="4" w:space="0" w:color="auto"/>
              <w:bottom w:val="single" w:sz="4" w:space="0" w:color="auto"/>
              <w:right w:val="single" w:sz="4" w:space="0" w:color="auto"/>
            </w:tcBorders>
          </w:tcPr>
          <w:p w14:paraId="35C3B84C" w14:textId="77777777" w:rsidR="00F63C93" w:rsidRPr="00F63C93" w:rsidRDefault="00F63C93" w:rsidP="00F63C93">
            <w:pPr>
              <w:rPr>
                <w:ins w:id="2582" w:author="黃梓峻" w:date="2021-06-28T11:42:00Z"/>
                <w:rFonts w:ascii="標楷體" w:eastAsia="標楷體" w:hAnsi="標楷體"/>
              </w:rPr>
            </w:pPr>
            <w:ins w:id="2583" w:author="黃梓峻" w:date="2021-06-28T11:42:00Z">
              <w:r w:rsidRPr="00F63C93">
                <w:rPr>
                  <w:rFonts w:ascii="標楷體" w:eastAsia="標楷體" w:hAnsi="標楷體" w:hint="eastAsia"/>
                </w:rPr>
                <w:t>1</w:t>
              </w:r>
            </w:ins>
          </w:p>
        </w:tc>
        <w:tc>
          <w:tcPr>
            <w:tcW w:w="961" w:type="dxa"/>
            <w:tcBorders>
              <w:top w:val="single" w:sz="4" w:space="0" w:color="auto"/>
              <w:left w:val="single" w:sz="4" w:space="0" w:color="auto"/>
              <w:bottom w:val="single" w:sz="4" w:space="0" w:color="auto"/>
              <w:right w:val="single" w:sz="4" w:space="0" w:color="auto"/>
            </w:tcBorders>
          </w:tcPr>
          <w:p w14:paraId="30820A5C" w14:textId="77777777" w:rsidR="00F63C93" w:rsidRPr="00F63C93" w:rsidRDefault="00F63C93" w:rsidP="00F63C93">
            <w:pPr>
              <w:rPr>
                <w:ins w:id="2584" w:author="黃梓峻" w:date="2021-06-28T11:42: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07D44198" w14:textId="77777777" w:rsidR="00F63C93" w:rsidRPr="00F63C93" w:rsidRDefault="00F63C93" w:rsidP="00F63C93">
            <w:pPr>
              <w:rPr>
                <w:ins w:id="2585" w:author="黃梓峻" w:date="2021-06-28T11:42:00Z"/>
                <w:rFonts w:ascii="標楷體" w:eastAsia="標楷體" w:hAnsi="標楷體"/>
                <w:color w:val="000000"/>
              </w:rPr>
            </w:pPr>
            <w:ins w:id="2586" w:author="黃梓峻" w:date="2021-06-28T11:42:00Z">
              <w:r w:rsidRPr="00F63C93">
                <w:rPr>
                  <w:rFonts w:ascii="標楷體" w:eastAsia="標楷體" w:hAnsi="標楷體" w:hint="eastAsia"/>
                  <w:lang w:eastAsia="zh-HK"/>
                </w:rPr>
                <w:t>依據</w:t>
              </w:r>
              <w:r w:rsidRPr="00F63C93">
                <w:rPr>
                  <w:rFonts w:ascii="標楷體" w:eastAsia="標楷體" w:hAnsi="標楷體" w:hint="eastAsia"/>
                </w:rPr>
                <w:t>C</w:t>
              </w:r>
              <w:r w:rsidRPr="00F63C93">
                <w:rPr>
                  <w:rFonts w:ascii="標楷體" w:eastAsia="標楷體" w:hAnsi="標楷體" w:hint="eastAsia"/>
                  <w:lang w:eastAsia="zh-HK"/>
                </w:rPr>
                <w:t>d</w:t>
              </w:r>
              <w:r w:rsidRPr="00F63C93">
                <w:rPr>
                  <w:rFonts w:ascii="標楷體" w:eastAsia="標楷體" w:hAnsi="標楷體"/>
                  <w:lang w:eastAsia="zh-HK"/>
                </w:rPr>
                <w:t>Code</w:t>
              </w:r>
              <w:r w:rsidRPr="00F63C93">
                <w:rPr>
                  <w:rFonts w:ascii="標楷體" w:eastAsia="標楷體" w:hAnsi="標楷體" w:hint="eastAsia"/>
                  <w:lang w:eastAsia="zh-HK"/>
                </w:rPr>
                <w:t>的</w:t>
              </w:r>
              <w:r w:rsidRPr="00F63C93">
                <w:rPr>
                  <w:rFonts w:ascii="標楷體" w:eastAsia="標楷體" w:hAnsi="標楷體"/>
                  <w:lang w:eastAsia="zh-HK"/>
                </w:rPr>
                <w:t>DefCode</w:t>
              </w:r>
              <w:r w:rsidRPr="00F63C93">
                <w:rPr>
                  <w:rFonts w:ascii="標楷體" w:eastAsia="標楷體" w:hAnsi="標楷體" w:hint="eastAsia"/>
                </w:rPr>
                <w:t>=</w:t>
              </w:r>
              <w:r w:rsidRPr="00F63C93">
                <w:rPr>
                  <w:rFonts w:ascii="標楷體" w:eastAsia="標楷體" w:hAnsi="標楷體"/>
                  <w:color w:val="000000"/>
                </w:rPr>
                <w:t>EntCode</w:t>
              </w:r>
            </w:ins>
          </w:p>
          <w:p w14:paraId="74E51359" w14:textId="77777777" w:rsidR="00F63C93" w:rsidRPr="00F63C93" w:rsidRDefault="00F63C93" w:rsidP="00F63C93">
            <w:pPr>
              <w:rPr>
                <w:ins w:id="2587" w:author="黃梓峻" w:date="2021-06-28T11:42:00Z"/>
                <w:rFonts w:ascii="標楷體" w:eastAsia="標楷體" w:hAnsi="標楷體"/>
              </w:rPr>
            </w:pPr>
            <w:ins w:id="2588" w:author="黃梓峻" w:date="2021-06-28T11:42:00Z">
              <w:r w:rsidRPr="00F63C93">
                <w:rPr>
                  <w:rFonts w:ascii="標楷體" w:eastAsia="標楷體" w:hAnsi="標楷體" w:hint="eastAsia"/>
                </w:rPr>
                <w:t>限[啟用記號(Enable)]=[Y.啟用]</w:t>
              </w:r>
            </w:ins>
          </w:p>
          <w:p w14:paraId="132420D7" w14:textId="77777777" w:rsidR="00F63C93" w:rsidRPr="00F63C93" w:rsidRDefault="00F63C93" w:rsidP="00F63C93">
            <w:pPr>
              <w:rPr>
                <w:ins w:id="2589" w:author="黃梓峻" w:date="2021-06-28T11:42:00Z"/>
                <w:rFonts w:ascii="標楷體" w:eastAsia="標楷體" w:hAnsi="標楷體"/>
              </w:rPr>
            </w:pPr>
            <w:ins w:id="2590" w:author="黃梓峻" w:date="2021-06-28T11:42:00Z">
              <w:r w:rsidRPr="00F63C93">
                <w:rPr>
                  <w:rFonts w:ascii="標楷體" w:eastAsia="標楷體" w:hAnsi="標楷體" w:hint="eastAsia"/>
                </w:rPr>
                <w:t>0.個金</w:t>
              </w:r>
            </w:ins>
          </w:p>
          <w:p w14:paraId="6C0C93F9" w14:textId="77777777" w:rsidR="00F63C93" w:rsidRPr="00F63C93" w:rsidRDefault="00F63C93" w:rsidP="00F63C93">
            <w:pPr>
              <w:rPr>
                <w:ins w:id="2591" w:author="黃梓峻" w:date="2021-06-28T11:42:00Z"/>
                <w:rFonts w:ascii="標楷體" w:eastAsia="標楷體" w:hAnsi="標楷體"/>
              </w:rPr>
            </w:pPr>
            <w:ins w:id="2592" w:author="黃梓峻" w:date="2021-06-28T11:42:00Z">
              <w:r w:rsidRPr="00F63C93">
                <w:rPr>
                  <w:rFonts w:ascii="標楷體" w:eastAsia="標楷體" w:hAnsi="標楷體" w:hint="eastAsia"/>
                </w:rPr>
                <w:t>1.企金</w:t>
              </w:r>
            </w:ins>
          </w:p>
          <w:p w14:paraId="39959651" w14:textId="77777777" w:rsidR="00F63C93" w:rsidRPr="00F63C93" w:rsidRDefault="00F63C93" w:rsidP="00F63C93">
            <w:pPr>
              <w:rPr>
                <w:ins w:id="2593" w:author="黃梓峻" w:date="2021-06-28T11:42:00Z"/>
                <w:rFonts w:ascii="標楷體" w:eastAsia="標楷體" w:hAnsi="標楷體"/>
              </w:rPr>
            </w:pPr>
            <w:ins w:id="2594" w:author="黃梓峻" w:date="2021-06-28T11:42:00Z">
              <w:r w:rsidRPr="00F63C93">
                <w:rPr>
                  <w:rFonts w:ascii="標楷體" w:eastAsia="標楷體" w:hAnsi="標楷體" w:hint="eastAsia"/>
                </w:rPr>
                <w:t>2.企金自然人</w:t>
              </w:r>
            </w:ins>
          </w:p>
        </w:tc>
        <w:tc>
          <w:tcPr>
            <w:tcW w:w="855" w:type="dxa"/>
            <w:tcBorders>
              <w:top w:val="single" w:sz="4" w:space="0" w:color="auto"/>
              <w:left w:val="single" w:sz="4" w:space="0" w:color="auto"/>
              <w:bottom w:val="single" w:sz="4" w:space="0" w:color="auto"/>
              <w:right w:val="single" w:sz="4" w:space="0" w:color="auto"/>
            </w:tcBorders>
          </w:tcPr>
          <w:p w14:paraId="3AB479C4" w14:textId="77777777" w:rsidR="00F63C93" w:rsidRPr="00F63C93" w:rsidRDefault="00F63C93" w:rsidP="00F63C93">
            <w:pPr>
              <w:rPr>
                <w:ins w:id="2595" w:author="黃梓峻" w:date="2021-06-28T11:42:00Z"/>
                <w:rFonts w:ascii="標楷體" w:eastAsia="標楷體" w:hAnsi="標楷體"/>
                <w:color w:val="000000"/>
              </w:rPr>
            </w:pPr>
            <w:ins w:id="2596" w:author="黃梓峻" w:date="2021-06-28T11:42:00Z">
              <w:r w:rsidRPr="00F63C93">
                <w:rPr>
                  <w:rFonts w:ascii="標楷體" w:eastAsia="標楷體" w:hAnsi="標楷體"/>
                  <w:color w:val="000000"/>
                </w:rPr>
                <w:t>V</w:t>
              </w:r>
            </w:ins>
          </w:p>
        </w:tc>
        <w:tc>
          <w:tcPr>
            <w:tcW w:w="675" w:type="dxa"/>
            <w:tcBorders>
              <w:top w:val="single" w:sz="4" w:space="0" w:color="auto"/>
              <w:left w:val="single" w:sz="4" w:space="0" w:color="auto"/>
              <w:bottom w:val="single" w:sz="4" w:space="0" w:color="auto"/>
              <w:right w:val="single" w:sz="4" w:space="0" w:color="auto"/>
            </w:tcBorders>
          </w:tcPr>
          <w:p w14:paraId="38B033F6" w14:textId="77777777" w:rsidR="00F63C93" w:rsidRPr="00F63C93" w:rsidRDefault="00F63C93" w:rsidP="00F63C93">
            <w:pPr>
              <w:jc w:val="center"/>
              <w:rPr>
                <w:ins w:id="2597" w:author="黃梓峻" w:date="2021-06-28T11:42:00Z"/>
                <w:rFonts w:ascii="標楷體" w:eastAsia="標楷體" w:hAnsi="標楷體"/>
                <w:color w:val="000000"/>
              </w:rPr>
            </w:pPr>
            <w:ins w:id="2598" w:author="黃梓峻" w:date="2021-06-28T11:42:00Z">
              <w:r w:rsidRPr="00F63C93">
                <w:rPr>
                  <w:rFonts w:ascii="標楷體" w:eastAsia="標楷體" w:hAnsi="標楷體"/>
                  <w:color w:val="000000"/>
                </w:rPr>
                <w:t>W</w:t>
              </w:r>
            </w:ins>
          </w:p>
        </w:tc>
        <w:tc>
          <w:tcPr>
            <w:tcW w:w="3216" w:type="dxa"/>
            <w:tcBorders>
              <w:top w:val="single" w:sz="4" w:space="0" w:color="auto"/>
              <w:left w:val="single" w:sz="4" w:space="0" w:color="auto"/>
              <w:bottom w:val="single" w:sz="4" w:space="0" w:color="auto"/>
              <w:right w:val="single" w:sz="4" w:space="0" w:color="auto"/>
            </w:tcBorders>
          </w:tcPr>
          <w:p w14:paraId="5AC64373" w14:textId="77777777" w:rsidR="00F63C93" w:rsidRPr="00F63C93" w:rsidRDefault="00F63C93" w:rsidP="00F63C93">
            <w:pPr>
              <w:rPr>
                <w:ins w:id="2599" w:author="黃梓峻" w:date="2021-06-28T11:42:00Z"/>
                <w:rFonts w:ascii="標楷體" w:eastAsia="標楷體" w:hAnsi="標楷體"/>
                <w:color w:val="000000"/>
              </w:rPr>
            </w:pPr>
            <w:ins w:id="2600" w:author="黃梓峻" w:date="2021-06-28T11:42:00Z">
              <w:r w:rsidRPr="00F63C93">
                <w:rPr>
                  <w:rFonts w:ascii="標楷體" w:eastAsia="標楷體" w:hAnsi="標楷體" w:hint="eastAsia"/>
                  <w:color w:val="000000"/>
                </w:rPr>
                <w:t>1.</w:t>
              </w:r>
            </w:ins>
            <w:r w:rsidRPr="00F63C93">
              <w:rPr>
                <w:rFonts w:ascii="標楷體" w:eastAsia="標楷體" w:hAnsi="標楷體" w:hint="eastAsia"/>
                <w:color w:val="000000"/>
              </w:rPr>
              <w:t>限輸入代碼</w:t>
            </w:r>
            <w:ins w:id="2601" w:author="黃梓峻" w:date="2021-06-28T11:42:00Z">
              <w:r w:rsidRPr="00F63C93">
                <w:rPr>
                  <w:rFonts w:ascii="標楷體" w:eastAsia="標楷體" w:hAnsi="標楷體" w:hint="eastAsia"/>
                  <w:color w:val="000000"/>
                </w:rPr>
                <w:t>，檢核條件：</w:t>
              </w:r>
            </w:ins>
          </w:p>
          <w:p w14:paraId="03167FE1" w14:textId="77777777" w:rsidR="00F63C93" w:rsidRPr="00F63C93" w:rsidRDefault="00F63C93" w:rsidP="00F63C93">
            <w:pPr>
              <w:rPr>
                <w:ins w:id="2602" w:author="黃梓峻" w:date="2021-06-28T11:42:00Z"/>
                <w:rFonts w:ascii="標楷體" w:eastAsia="標楷體" w:hAnsi="標楷體"/>
                <w:color w:val="000000"/>
              </w:rPr>
            </w:pPr>
            <w:ins w:id="2603" w:author="黃梓峻" w:date="2021-06-28T11:42:00Z">
              <w:r w:rsidRPr="00F63C93">
                <w:rPr>
                  <w:rFonts w:ascii="標楷體" w:eastAsia="標楷體" w:hAnsi="標楷體" w:hint="eastAsia"/>
                  <w:color w:val="000000"/>
                </w:rPr>
                <w:t xml:space="preserve">  依選單/V(H)</w:t>
              </w:r>
            </w:ins>
          </w:p>
          <w:p w14:paraId="113479D6" w14:textId="77777777" w:rsidR="00F63C93" w:rsidRPr="00F63C93" w:rsidRDefault="00F63C93" w:rsidP="00F63C93">
            <w:pPr>
              <w:rPr>
                <w:ins w:id="2604" w:author="黃梓峻" w:date="2021-06-28T11:42:00Z"/>
                <w:rFonts w:ascii="標楷體" w:eastAsia="標楷體" w:hAnsi="標楷體"/>
              </w:rPr>
            </w:pPr>
            <w:ins w:id="2605" w:author="黃梓峻" w:date="2021-06-28T11:42:00Z">
              <w:r w:rsidRPr="00F63C93">
                <w:rPr>
                  <w:rFonts w:ascii="標楷體" w:eastAsia="標楷體" w:hAnsi="標楷體" w:hint="eastAsia"/>
                  <w:color w:val="000000"/>
                </w:rPr>
                <w:t>2</w:t>
              </w:r>
              <w:r w:rsidRPr="00F63C93">
                <w:rPr>
                  <w:rFonts w:ascii="標楷體" w:eastAsia="標楷體" w:hAnsi="標楷體"/>
                  <w:color w:val="000000"/>
                </w:rPr>
                <w:t>.</w:t>
              </w:r>
              <w:r w:rsidRPr="00F63C93">
                <w:rPr>
                  <w:rFonts w:ascii="標楷體" w:eastAsia="標楷體" w:hAnsi="標楷體" w:hint="eastAsia"/>
                  <w:color w:val="000000"/>
                </w:rPr>
                <w:t>InnLoanMeeting</w:t>
              </w:r>
              <w:r w:rsidRPr="00F63C93">
                <w:rPr>
                  <w:rFonts w:ascii="標楷體" w:eastAsia="標楷體" w:hAnsi="標楷體"/>
                </w:rPr>
                <w:t>.CustCode</w:t>
              </w:r>
            </w:ins>
          </w:p>
        </w:tc>
      </w:tr>
      <w:tr w:rsidR="00F63C93" w:rsidRPr="00F63C93" w14:paraId="2CBA900D" w14:textId="77777777" w:rsidTr="00067F94">
        <w:trPr>
          <w:trHeight w:val="244"/>
          <w:jc w:val="center"/>
          <w:ins w:id="2606" w:author="黃梓峻" w:date="2021-06-28T11:42:00Z"/>
        </w:trPr>
        <w:tc>
          <w:tcPr>
            <w:tcW w:w="539" w:type="dxa"/>
            <w:tcBorders>
              <w:top w:val="single" w:sz="4" w:space="0" w:color="auto"/>
              <w:left w:val="single" w:sz="4" w:space="0" w:color="auto"/>
              <w:bottom w:val="single" w:sz="4" w:space="0" w:color="auto"/>
              <w:right w:val="single" w:sz="4" w:space="0" w:color="auto"/>
            </w:tcBorders>
          </w:tcPr>
          <w:p w14:paraId="284F65CD" w14:textId="77777777" w:rsidR="00F63C93" w:rsidRPr="00F63C93" w:rsidRDefault="00F63C93" w:rsidP="00F63C93">
            <w:pPr>
              <w:rPr>
                <w:ins w:id="2607" w:author="黃梓峻" w:date="2021-06-28T11:42:00Z"/>
                <w:rFonts w:ascii="標楷體" w:eastAsia="標楷體" w:hAnsi="標楷體"/>
                <w:color w:val="000000"/>
              </w:rPr>
            </w:pPr>
            <w:ins w:id="2608" w:author="黃梓峻" w:date="2021-06-28T11:42:00Z">
              <w:r w:rsidRPr="00F63C93">
                <w:rPr>
                  <w:rFonts w:ascii="標楷體" w:eastAsia="標楷體" w:hAnsi="標楷體" w:hint="eastAsia"/>
                  <w:color w:val="000000"/>
                </w:rPr>
                <w:t>5</w:t>
              </w:r>
            </w:ins>
          </w:p>
        </w:tc>
        <w:tc>
          <w:tcPr>
            <w:tcW w:w="1302" w:type="dxa"/>
            <w:tcBorders>
              <w:top w:val="single" w:sz="4" w:space="0" w:color="auto"/>
              <w:left w:val="single" w:sz="4" w:space="0" w:color="auto"/>
              <w:bottom w:val="single" w:sz="4" w:space="0" w:color="auto"/>
              <w:right w:val="single" w:sz="4" w:space="0" w:color="auto"/>
            </w:tcBorders>
          </w:tcPr>
          <w:p w14:paraId="09013BD3" w14:textId="77777777" w:rsidR="00F63C93" w:rsidRPr="00F63C93" w:rsidRDefault="00F63C93" w:rsidP="00F63C93">
            <w:pPr>
              <w:rPr>
                <w:ins w:id="2609" w:author="黃梓峻" w:date="2021-06-28T11:42:00Z"/>
                <w:rFonts w:ascii="標楷體" w:eastAsia="標楷體" w:hAnsi="標楷體"/>
              </w:rPr>
            </w:pPr>
            <w:ins w:id="2610" w:author="黃梓峻" w:date="2021-06-28T11:42:00Z">
              <w:r w:rsidRPr="00F63C93">
                <w:rPr>
                  <w:rFonts w:ascii="標楷體" w:eastAsia="標楷體" w:hAnsi="標楷體" w:hint="eastAsia"/>
                </w:rPr>
                <w:t>金額(千元)</w:t>
              </w:r>
            </w:ins>
          </w:p>
        </w:tc>
        <w:tc>
          <w:tcPr>
            <w:tcW w:w="856" w:type="dxa"/>
            <w:tcBorders>
              <w:top w:val="single" w:sz="4" w:space="0" w:color="auto"/>
              <w:left w:val="single" w:sz="4" w:space="0" w:color="auto"/>
              <w:bottom w:val="single" w:sz="4" w:space="0" w:color="auto"/>
              <w:right w:val="single" w:sz="4" w:space="0" w:color="auto"/>
            </w:tcBorders>
          </w:tcPr>
          <w:p w14:paraId="0F60B2AC" w14:textId="77777777" w:rsidR="00F63C93" w:rsidRPr="00F63C93" w:rsidRDefault="00F63C93" w:rsidP="00F63C93">
            <w:pPr>
              <w:rPr>
                <w:ins w:id="2611" w:author="黃梓峻" w:date="2021-06-28T11:42:00Z"/>
                <w:rFonts w:ascii="標楷體" w:eastAsia="標楷體" w:hAnsi="標楷體"/>
              </w:rPr>
            </w:pPr>
            <w:ins w:id="2612" w:author="黃梓峻" w:date="2021-06-28T11:42:00Z">
              <w:r w:rsidRPr="00F63C93">
                <w:rPr>
                  <w:rFonts w:ascii="標楷體" w:eastAsia="標楷體" w:hAnsi="標楷體" w:hint="eastAsia"/>
                </w:rPr>
                <w:t>14</w:t>
              </w:r>
            </w:ins>
          </w:p>
        </w:tc>
        <w:tc>
          <w:tcPr>
            <w:tcW w:w="961" w:type="dxa"/>
            <w:tcBorders>
              <w:top w:val="single" w:sz="4" w:space="0" w:color="auto"/>
              <w:left w:val="single" w:sz="4" w:space="0" w:color="auto"/>
              <w:bottom w:val="single" w:sz="4" w:space="0" w:color="auto"/>
              <w:right w:val="single" w:sz="4" w:space="0" w:color="auto"/>
            </w:tcBorders>
          </w:tcPr>
          <w:p w14:paraId="0BB319A0" w14:textId="77777777" w:rsidR="00F63C93" w:rsidRPr="00F63C93" w:rsidRDefault="00F63C93" w:rsidP="00F63C93">
            <w:pPr>
              <w:rPr>
                <w:ins w:id="2613" w:author="黃梓峻" w:date="2021-06-28T11:42: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70EAB7E2" w14:textId="77777777" w:rsidR="00F63C93" w:rsidRPr="00F63C93" w:rsidRDefault="00F63C93" w:rsidP="00F63C93">
            <w:pPr>
              <w:rPr>
                <w:ins w:id="2614" w:author="黃梓峻" w:date="2021-06-28T11:42: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779D521C" w14:textId="77777777" w:rsidR="00F63C93" w:rsidRPr="00F63C93" w:rsidRDefault="00F63C93" w:rsidP="00F63C93">
            <w:pPr>
              <w:rPr>
                <w:ins w:id="2615" w:author="黃梓峻" w:date="2021-06-28T11:42: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6963E37F" w14:textId="77777777" w:rsidR="00F63C93" w:rsidRPr="00F63C93" w:rsidRDefault="00F63C93" w:rsidP="00F63C93">
            <w:pPr>
              <w:jc w:val="center"/>
              <w:rPr>
                <w:ins w:id="2616" w:author="黃梓峻" w:date="2021-06-28T11:42:00Z"/>
                <w:rFonts w:ascii="標楷體" w:eastAsia="標楷體" w:hAnsi="標楷體"/>
                <w:color w:val="000000"/>
              </w:rPr>
            </w:pPr>
            <w:ins w:id="2617" w:author="黃梓峻" w:date="2021-06-28T11:42:00Z">
              <w:r w:rsidRPr="00F63C93">
                <w:rPr>
                  <w:rFonts w:ascii="標楷體" w:eastAsia="標楷體" w:hAnsi="標楷體"/>
                  <w:color w:val="000000"/>
                </w:rPr>
                <w:t>W</w:t>
              </w:r>
            </w:ins>
          </w:p>
        </w:tc>
        <w:tc>
          <w:tcPr>
            <w:tcW w:w="3216" w:type="dxa"/>
            <w:tcBorders>
              <w:top w:val="single" w:sz="4" w:space="0" w:color="auto"/>
              <w:left w:val="single" w:sz="4" w:space="0" w:color="auto"/>
              <w:bottom w:val="single" w:sz="4" w:space="0" w:color="auto"/>
              <w:right w:val="single" w:sz="4" w:space="0" w:color="auto"/>
            </w:tcBorders>
          </w:tcPr>
          <w:p w14:paraId="381B6B8F" w14:textId="77777777" w:rsidR="00F63C93" w:rsidRPr="00F63C93" w:rsidRDefault="00F63C93" w:rsidP="00F63C93">
            <w:pPr>
              <w:rPr>
                <w:ins w:id="2618" w:author="黃梓峻" w:date="2021-06-28T11:42:00Z"/>
                <w:rFonts w:ascii="標楷體" w:eastAsia="標楷體" w:hAnsi="標楷體"/>
                <w:color w:val="000000"/>
              </w:rPr>
            </w:pPr>
            <w:ins w:id="2619" w:author="黃梓峻" w:date="2021-06-28T11:42:00Z">
              <w:r w:rsidRPr="00F63C93">
                <w:rPr>
                  <w:rFonts w:ascii="標楷體" w:eastAsia="標楷體" w:hAnsi="標楷體" w:hint="eastAsia"/>
                  <w:color w:val="000000"/>
                </w:rPr>
                <w:t>1.</w:t>
              </w:r>
            </w:ins>
            <w:r w:rsidRPr="00F63C93">
              <w:rPr>
                <w:rFonts w:ascii="標楷體" w:eastAsia="標楷體" w:hAnsi="標楷體" w:hint="eastAsia"/>
                <w:color w:val="000000"/>
              </w:rPr>
              <w:t>限輸入數字</w:t>
            </w:r>
          </w:p>
          <w:p w14:paraId="0EFA206C" w14:textId="77777777" w:rsidR="00F63C93" w:rsidRPr="00F63C93" w:rsidRDefault="00F63C93" w:rsidP="00F63C93">
            <w:pPr>
              <w:rPr>
                <w:ins w:id="2620" w:author="黃梓峻" w:date="2021-06-28T11:42:00Z"/>
                <w:rFonts w:ascii="標楷體" w:eastAsia="標楷體" w:hAnsi="標楷體"/>
              </w:rPr>
            </w:pPr>
            <w:ins w:id="2621" w:author="黃梓峻" w:date="2021-06-28T11:42:00Z">
              <w:r w:rsidRPr="00F63C93">
                <w:rPr>
                  <w:rFonts w:ascii="標楷體" w:eastAsia="標楷體" w:hAnsi="標楷體"/>
                  <w:color w:val="000000"/>
                </w:rPr>
                <w:t>2.</w:t>
              </w:r>
              <w:r w:rsidRPr="00F63C93">
                <w:rPr>
                  <w:rFonts w:ascii="標楷體" w:eastAsia="標楷體" w:hAnsi="標楷體" w:hint="eastAsia"/>
                  <w:color w:val="000000"/>
                </w:rPr>
                <w:t>InnLoanMeeting</w:t>
              </w:r>
              <w:r w:rsidRPr="00F63C93">
                <w:rPr>
                  <w:rFonts w:ascii="標楷體" w:eastAsia="標楷體" w:hAnsi="標楷體"/>
                </w:rPr>
                <w:t>.Amount</w:t>
              </w:r>
            </w:ins>
          </w:p>
        </w:tc>
      </w:tr>
      <w:tr w:rsidR="00F63C93" w:rsidRPr="00F63C93" w14:paraId="7F5FCF7B" w14:textId="77777777" w:rsidTr="00067F94">
        <w:trPr>
          <w:trHeight w:val="244"/>
          <w:jc w:val="center"/>
          <w:ins w:id="2622" w:author="黃梓峻" w:date="2021-06-28T11:42:00Z"/>
        </w:trPr>
        <w:tc>
          <w:tcPr>
            <w:tcW w:w="539" w:type="dxa"/>
            <w:tcBorders>
              <w:top w:val="single" w:sz="4" w:space="0" w:color="auto"/>
              <w:left w:val="single" w:sz="4" w:space="0" w:color="auto"/>
              <w:bottom w:val="single" w:sz="4" w:space="0" w:color="auto"/>
              <w:right w:val="single" w:sz="4" w:space="0" w:color="auto"/>
            </w:tcBorders>
          </w:tcPr>
          <w:p w14:paraId="0C34FAC6" w14:textId="77777777" w:rsidR="00F63C93" w:rsidRPr="00F63C93" w:rsidRDefault="00F63C93" w:rsidP="00F63C93">
            <w:pPr>
              <w:rPr>
                <w:ins w:id="2623" w:author="黃梓峻" w:date="2021-06-28T11:42:00Z"/>
                <w:rFonts w:ascii="標楷體" w:eastAsia="標楷體" w:hAnsi="標楷體"/>
                <w:color w:val="000000"/>
              </w:rPr>
            </w:pPr>
            <w:ins w:id="2624" w:author="黃梓峻" w:date="2021-06-28T11:42:00Z">
              <w:r w:rsidRPr="00F63C93">
                <w:rPr>
                  <w:rFonts w:ascii="標楷體" w:eastAsia="標楷體" w:hAnsi="標楷體" w:hint="eastAsia"/>
                  <w:color w:val="000000"/>
                </w:rPr>
                <w:t>6</w:t>
              </w:r>
            </w:ins>
          </w:p>
        </w:tc>
        <w:tc>
          <w:tcPr>
            <w:tcW w:w="1302" w:type="dxa"/>
            <w:tcBorders>
              <w:top w:val="single" w:sz="4" w:space="0" w:color="auto"/>
              <w:left w:val="single" w:sz="4" w:space="0" w:color="auto"/>
              <w:bottom w:val="single" w:sz="4" w:space="0" w:color="auto"/>
              <w:right w:val="single" w:sz="4" w:space="0" w:color="auto"/>
            </w:tcBorders>
          </w:tcPr>
          <w:p w14:paraId="67852C4F" w14:textId="77777777" w:rsidR="00F63C93" w:rsidRPr="00F63C93" w:rsidRDefault="00F63C93" w:rsidP="00F63C93">
            <w:pPr>
              <w:rPr>
                <w:ins w:id="2625" w:author="黃梓峻" w:date="2021-06-28T11:42:00Z"/>
                <w:rFonts w:ascii="標楷體" w:eastAsia="標楷體" w:hAnsi="標楷體"/>
              </w:rPr>
            </w:pPr>
            <w:ins w:id="2626" w:author="黃梓峻" w:date="2021-06-28T11:42:00Z">
              <w:r w:rsidRPr="00F63C93">
                <w:rPr>
                  <w:rFonts w:ascii="標楷體" w:eastAsia="標楷體" w:hAnsi="標楷體" w:hint="eastAsia"/>
                </w:rPr>
                <w:t>備註</w:t>
              </w:r>
            </w:ins>
          </w:p>
        </w:tc>
        <w:tc>
          <w:tcPr>
            <w:tcW w:w="856" w:type="dxa"/>
            <w:tcBorders>
              <w:top w:val="single" w:sz="4" w:space="0" w:color="auto"/>
              <w:left w:val="single" w:sz="4" w:space="0" w:color="auto"/>
              <w:bottom w:val="single" w:sz="4" w:space="0" w:color="auto"/>
              <w:right w:val="single" w:sz="4" w:space="0" w:color="auto"/>
            </w:tcBorders>
          </w:tcPr>
          <w:p w14:paraId="7B01BD3E" w14:textId="77777777" w:rsidR="00F63C93" w:rsidRPr="00F63C93" w:rsidRDefault="00F63C93" w:rsidP="00F63C93">
            <w:pPr>
              <w:rPr>
                <w:ins w:id="2627" w:author="黃梓峻" w:date="2021-06-28T11:42:00Z"/>
                <w:rFonts w:ascii="標楷體" w:eastAsia="標楷體" w:hAnsi="標楷體"/>
              </w:rPr>
            </w:pPr>
            <w:ins w:id="2628" w:author="黃梓峻" w:date="2021-06-28T11:42:00Z">
              <w:r w:rsidRPr="00F63C93">
                <w:rPr>
                  <w:rFonts w:ascii="標楷體" w:eastAsia="標楷體" w:hAnsi="標楷體" w:hint="eastAsia"/>
                </w:rPr>
                <w:t>500</w:t>
              </w:r>
            </w:ins>
          </w:p>
        </w:tc>
        <w:tc>
          <w:tcPr>
            <w:tcW w:w="961" w:type="dxa"/>
            <w:tcBorders>
              <w:top w:val="single" w:sz="4" w:space="0" w:color="auto"/>
              <w:left w:val="single" w:sz="4" w:space="0" w:color="auto"/>
              <w:bottom w:val="single" w:sz="4" w:space="0" w:color="auto"/>
              <w:right w:val="single" w:sz="4" w:space="0" w:color="auto"/>
            </w:tcBorders>
          </w:tcPr>
          <w:p w14:paraId="0CC5FEF8" w14:textId="77777777" w:rsidR="00F63C93" w:rsidRPr="00F63C93" w:rsidRDefault="00F63C93" w:rsidP="00F63C93">
            <w:pPr>
              <w:rPr>
                <w:ins w:id="2629" w:author="黃梓峻" w:date="2021-06-28T11:42: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22D324EC" w14:textId="77777777" w:rsidR="00F63C93" w:rsidRPr="00F63C93" w:rsidRDefault="00F63C93" w:rsidP="00F63C93">
            <w:pPr>
              <w:rPr>
                <w:ins w:id="2630" w:author="黃梓峻" w:date="2021-06-28T11:42: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193C2763" w14:textId="77777777" w:rsidR="00F63C93" w:rsidRPr="00F63C93" w:rsidRDefault="00F63C93" w:rsidP="00F63C93">
            <w:pPr>
              <w:rPr>
                <w:ins w:id="2631" w:author="黃梓峻" w:date="2021-06-28T11:42: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33BFB68A" w14:textId="77777777" w:rsidR="00F63C93" w:rsidRPr="00F63C93" w:rsidRDefault="00F63C93" w:rsidP="00F63C93">
            <w:pPr>
              <w:jc w:val="center"/>
              <w:rPr>
                <w:ins w:id="2632" w:author="黃梓峻" w:date="2021-06-28T11:42:00Z"/>
                <w:rFonts w:ascii="標楷體" w:eastAsia="標楷體" w:hAnsi="標楷體"/>
                <w:color w:val="000000"/>
              </w:rPr>
            </w:pPr>
            <w:ins w:id="2633" w:author="黃梓峻" w:date="2021-06-28T11:42:00Z">
              <w:r w:rsidRPr="00F63C93">
                <w:rPr>
                  <w:rFonts w:ascii="標楷體" w:eastAsia="標楷體" w:hAnsi="標楷體"/>
                  <w:color w:val="000000"/>
                </w:rPr>
                <w:t>W</w:t>
              </w:r>
            </w:ins>
          </w:p>
        </w:tc>
        <w:tc>
          <w:tcPr>
            <w:tcW w:w="3216" w:type="dxa"/>
            <w:tcBorders>
              <w:top w:val="single" w:sz="4" w:space="0" w:color="auto"/>
              <w:left w:val="single" w:sz="4" w:space="0" w:color="auto"/>
              <w:bottom w:val="single" w:sz="4" w:space="0" w:color="auto"/>
              <w:right w:val="single" w:sz="4" w:space="0" w:color="auto"/>
            </w:tcBorders>
          </w:tcPr>
          <w:p w14:paraId="5CCAA11A" w14:textId="77777777" w:rsidR="00F63C93" w:rsidRPr="00F63C93" w:rsidRDefault="00F63C93" w:rsidP="00F63C93">
            <w:pPr>
              <w:rPr>
                <w:ins w:id="2634" w:author="黃梓峻" w:date="2021-06-28T11:42:00Z"/>
                <w:rFonts w:ascii="標楷體" w:eastAsia="標楷體" w:hAnsi="標楷體"/>
                <w:color w:val="000000"/>
              </w:rPr>
            </w:pPr>
            <w:ins w:id="2635" w:author="黃梓峻" w:date="2021-06-28T11:42:00Z">
              <w:r w:rsidRPr="00F63C93">
                <w:rPr>
                  <w:rFonts w:ascii="標楷體" w:eastAsia="標楷體" w:hAnsi="標楷體" w:hint="eastAsia"/>
                  <w:color w:val="000000"/>
                </w:rPr>
                <w:t>1.</w:t>
              </w:r>
            </w:ins>
            <w:r w:rsidRPr="00F63C93">
              <w:rPr>
                <w:rFonts w:ascii="標楷體" w:eastAsia="標楷體" w:hAnsi="標楷體" w:hint="eastAsia"/>
                <w:color w:val="000000"/>
              </w:rPr>
              <w:t>限輸入文數字</w:t>
            </w:r>
          </w:p>
          <w:p w14:paraId="64933B88" w14:textId="77777777" w:rsidR="00F63C93" w:rsidRPr="00F63C93" w:rsidRDefault="00F63C93" w:rsidP="00F63C93">
            <w:pPr>
              <w:rPr>
                <w:ins w:id="2636" w:author="黃梓峻" w:date="2021-06-28T11:42:00Z"/>
                <w:rFonts w:ascii="標楷體" w:eastAsia="標楷體" w:hAnsi="標楷體"/>
              </w:rPr>
            </w:pPr>
            <w:ins w:id="2637" w:author="黃梓峻" w:date="2021-06-28T11:42:00Z">
              <w:r w:rsidRPr="00F63C93">
                <w:rPr>
                  <w:rFonts w:ascii="標楷體" w:eastAsia="標楷體" w:hAnsi="標楷體"/>
                  <w:color w:val="000000"/>
                </w:rPr>
                <w:t>2.</w:t>
              </w:r>
              <w:r w:rsidRPr="00F63C93">
                <w:rPr>
                  <w:rFonts w:ascii="標楷體" w:eastAsia="標楷體" w:hAnsi="標楷體" w:hint="eastAsia"/>
                  <w:color w:val="000000"/>
                </w:rPr>
                <w:t>InnLoanMeeting</w:t>
              </w:r>
              <w:r w:rsidRPr="00F63C93">
                <w:rPr>
                  <w:rFonts w:ascii="標楷體" w:eastAsia="標楷體" w:hAnsi="標楷體"/>
                </w:rPr>
                <w:t>.Remark</w:t>
              </w:r>
            </w:ins>
          </w:p>
        </w:tc>
      </w:tr>
    </w:tbl>
    <w:p w14:paraId="19A7A449" w14:textId="77777777" w:rsidR="00F63C93" w:rsidRPr="00F63C93" w:rsidRDefault="00F63C93" w:rsidP="00F63C93">
      <w:pPr>
        <w:rPr>
          <w:ins w:id="2638" w:author="黃梓峻" w:date="2021-05-12T14:28:00Z"/>
          <w:rFonts w:ascii="標楷體" w:eastAsia="標楷體" w:hAnsi="標楷體"/>
          <w:lang w:eastAsia="x-none"/>
        </w:rPr>
      </w:pPr>
    </w:p>
    <w:p w14:paraId="4F564F13" w14:textId="77777777" w:rsidR="00F63C93" w:rsidRPr="00F63C93" w:rsidRDefault="00F63C93" w:rsidP="00F63C93">
      <w:pPr>
        <w:numPr>
          <w:ilvl w:val="0"/>
          <w:numId w:val="126"/>
        </w:numPr>
        <w:tabs>
          <w:tab w:val="num" w:pos="360"/>
        </w:tabs>
        <w:snapToGrid w:val="0"/>
        <w:ind w:left="1418" w:firstLine="0"/>
        <w:rPr>
          <w:ins w:id="2639" w:author="黃梓峻" w:date="2021-05-12T14:28:00Z"/>
          <w:rFonts w:eastAsia="標楷體"/>
          <w:sz w:val="26"/>
        </w:rPr>
      </w:pPr>
      <w:ins w:id="2640" w:author="黃梓峻" w:date="2021-05-12T14:28:00Z">
        <w:r w:rsidRPr="00F63C93">
          <w:rPr>
            <w:rFonts w:eastAsia="標楷體"/>
            <w:sz w:val="26"/>
          </w:rPr>
          <w:t>UI</w:t>
        </w:r>
        <w:r w:rsidRPr="00F63C93">
          <w:rPr>
            <w:rFonts w:eastAsia="標楷體"/>
            <w:sz w:val="26"/>
          </w:rPr>
          <w:t>畫面</w:t>
        </w:r>
        <w:r w:rsidRPr="00F63C93">
          <w:rPr>
            <w:rFonts w:eastAsia="標楷體" w:hint="eastAsia"/>
            <w:sz w:val="26"/>
          </w:rPr>
          <w:t>－</w:t>
        </w:r>
      </w:ins>
      <w:ins w:id="2641" w:author="黃梓峻" w:date="2021-05-12T14:41:00Z">
        <w:r w:rsidRPr="00F63C93">
          <w:rPr>
            <w:rFonts w:eastAsia="標楷體" w:hint="eastAsia"/>
            <w:sz w:val="26"/>
          </w:rPr>
          <w:t>刪除</w:t>
        </w:r>
      </w:ins>
    </w:p>
    <w:p w14:paraId="3D245B7A" w14:textId="77777777" w:rsidR="00F63C93" w:rsidRPr="00F63C93" w:rsidRDefault="00F63C93" w:rsidP="00F63C93">
      <w:pPr>
        <w:rPr>
          <w:ins w:id="2642" w:author="黃梓峻" w:date="2021-05-12T14:28:00Z"/>
          <w:rFonts w:ascii="標楷體" w:eastAsia="標楷體" w:hAnsi="標楷體"/>
          <w:lang w:eastAsia="x-none"/>
        </w:rPr>
      </w:pPr>
      <w:ins w:id="2643" w:author="黃梓峻" w:date="2021-05-12T14:43:00Z">
        <w:r w:rsidRPr="00F63C93">
          <w:rPr>
            <w:rFonts w:ascii="標楷體" w:eastAsia="標楷體" w:hAnsi="標楷體"/>
            <w:noProof/>
          </w:rPr>
          <w:drawing>
            <wp:inline distT="0" distB="0" distL="0" distR="0" wp14:anchorId="1B7A7E11" wp14:editId="45431D67">
              <wp:extent cx="6479540" cy="3185795"/>
              <wp:effectExtent l="0" t="0" r="0" b="0"/>
              <wp:docPr id="168" name="圖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185795"/>
                      </a:xfrm>
                      <a:prstGeom prst="rect">
                        <a:avLst/>
                      </a:prstGeom>
                    </pic:spPr>
                  </pic:pic>
                </a:graphicData>
              </a:graphic>
            </wp:inline>
          </w:drawing>
        </w:r>
      </w:ins>
    </w:p>
    <w:p w14:paraId="36D62D6A" w14:textId="77777777" w:rsidR="00F63C93" w:rsidRPr="00F63C93" w:rsidRDefault="00F63C93" w:rsidP="00F63C93">
      <w:pPr>
        <w:rPr>
          <w:ins w:id="2644" w:author="黃梓峻" w:date="2021-05-12T14:28:00Z"/>
          <w:rFonts w:ascii="標楷體" w:eastAsia="標楷體" w:hAnsi="標楷體"/>
          <w:lang w:eastAsia="x-none"/>
        </w:rPr>
      </w:pPr>
    </w:p>
    <w:p w14:paraId="51990A08" w14:textId="77777777" w:rsidR="00F63C93" w:rsidRPr="00F63C93" w:rsidRDefault="00F63C93" w:rsidP="00F63C93">
      <w:pPr>
        <w:numPr>
          <w:ilvl w:val="0"/>
          <w:numId w:val="126"/>
        </w:numPr>
        <w:tabs>
          <w:tab w:val="num" w:pos="360"/>
        </w:tabs>
        <w:snapToGrid w:val="0"/>
        <w:ind w:left="1418" w:firstLine="0"/>
        <w:rPr>
          <w:ins w:id="2645" w:author="黃梓峻" w:date="2021-05-12T14:28:00Z"/>
          <w:rFonts w:eastAsia="標楷體"/>
          <w:sz w:val="26"/>
        </w:rPr>
      </w:pPr>
      <w:ins w:id="2646" w:author="黃梓峻" w:date="2021-05-12T14:28: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ins w:id="2647" w:author="黃梓峻" w:date="2021-05-12T14:42:00Z">
        <w:r w:rsidRPr="00F63C93">
          <w:rPr>
            <w:rFonts w:eastAsia="標楷體" w:hint="eastAsia"/>
            <w:sz w:val="26"/>
          </w:rPr>
          <w:t>刪除</w:t>
        </w:r>
      </w:ins>
    </w:p>
    <w:p w14:paraId="7722BC87" w14:textId="77777777" w:rsidR="00F63C93" w:rsidRPr="00F63C93" w:rsidRDefault="00F63C93" w:rsidP="00F63C93">
      <w:pPr>
        <w:rPr>
          <w:ins w:id="2648" w:author="黃梓峻" w:date="2021-05-12T14:28: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Change w:id="2649">
          <w:tblGrid>
            <w:gridCol w:w="113"/>
            <w:gridCol w:w="738"/>
            <w:gridCol w:w="109"/>
            <w:gridCol w:w="2017"/>
            <w:gridCol w:w="93"/>
            <w:gridCol w:w="6940"/>
            <w:gridCol w:w="47"/>
          </w:tblGrid>
        </w:tblGridChange>
      </w:tblGrid>
      <w:tr w:rsidR="00F63C93" w:rsidRPr="00F63C93" w14:paraId="177B7150" w14:textId="77777777" w:rsidTr="00067F94">
        <w:trPr>
          <w:ins w:id="2650" w:author="黃梓峻" w:date="2021-05-12T14:28: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0AA78F44" w14:textId="77777777" w:rsidR="00F63C93" w:rsidRPr="00F63C93" w:rsidRDefault="00F63C93" w:rsidP="00F63C93">
            <w:pPr>
              <w:jc w:val="center"/>
              <w:rPr>
                <w:ins w:id="2651" w:author="黃梓峻" w:date="2021-05-12T14:28:00Z"/>
                <w:rFonts w:ascii="標楷體" w:eastAsia="標楷體" w:hAnsi="標楷體"/>
              </w:rPr>
            </w:pPr>
            <w:ins w:id="2652" w:author="黃梓峻" w:date="2021-05-12T14:28: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92FDFDF" w14:textId="77777777" w:rsidR="00F63C93" w:rsidRPr="00F63C93" w:rsidRDefault="00F63C93" w:rsidP="00F63C93">
            <w:pPr>
              <w:jc w:val="center"/>
              <w:rPr>
                <w:ins w:id="2653" w:author="黃梓峻" w:date="2021-05-12T14:28:00Z"/>
                <w:rFonts w:ascii="標楷體" w:eastAsia="標楷體" w:hAnsi="標楷體"/>
              </w:rPr>
            </w:pPr>
            <w:ins w:id="2654" w:author="黃梓峻" w:date="2021-05-12T14:28: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1CAC4262" w14:textId="77777777" w:rsidR="00F63C93" w:rsidRPr="00F63C93" w:rsidRDefault="00F63C93" w:rsidP="00F63C93">
            <w:pPr>
              <w:jc w:val="center"/>
              <w:rPr>
                <w:ins w:id="2655" w:author="黃梓峻" w:date="2021-05-12T14:28:00Z"/>
                <w:rFonts w:ascii="標楷體" w:eastAsia="標楷體" w:hAnsi="標楷體"/>
              </w:rPr>
            </w:pPr>
            <w:ins w:id="2656" w:author="黃梓峻" w:date="2021-05-12T14:28:00Z">
              <w:r w:rsidRPr="00F63C93">
                <w:rPr>
                  <w:rFonts w:ascii="標楷體" w:eastAsia="標楷體" w:hAnsi="標楷體" w:hint="eastAsia"/>
                  <w:lang w:eastAsia="zh-HK"/>
                </w:rPr>
                <w:t>功能說明</w:t>
              </w:r>
            </w:ins>
          </w:p>
        </w:tc>
      </w:tr>
      <w:tr w:rsidR="00F63C93" w:rsidRPr="00F63C93" w14:paraId="6C36DF6F"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657" w:author="黃梓峻" w:date="2021-05-12T14:4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658" w:author="黃梓峻" w:date="2021-05-12T14:28:00Z"/>
          <w:trPrChange w:id="2659" w:author="黃梓峻" w:date="2021-05-12T14:4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2660" w:author="黃梓峻" w:date="2021-05-12T14:4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75B6B704" w14:textId="77777777" w:rsidR="00F63C93" w:rsidRPr="00F63C93" w:rsidRDefault="00F63C93" w:rsidP="00F63C93">
            <w:pPr>
              <w:jc w:val="center"/>
              <w:rPr>
                <w:ins w:id="2661" w:author="黃梓峻" w:date="2021-05-12T14:28:00Z"/>
                <w:rFonts w:ascii="標楷體" w:eastAsia="標楷體" w:hAnsi="標楷體"/>
                <w:lang w:eastAsia="zh-HK"/>
              </w:rPr>
            </w:pPr>
            <w:ins w:id="2662" w:author="黃梓峻" w:date="2021-05-12T14:28:00Z">
              <w:r w:rsidRPr="00F63C93">
                <w:rPr>
                  <w:rFonts w:ascii="標楷體" w:eastAsia="標楷體" w:hAnsi="標楷體" w:hint="eastAsia"/>
                </w:rPr>
                <w:lastRenderedPageBreak/>
                <w:t>1</w:t>
              </w:r>
            </w:ins>
          </w:p>
        </w:tc>
        <w:tc>
          <w:tcPr>
            <w:tcW w:w="2126" w:type="dxa"/>
            <w:tcBorders>
              <w:top w:val="single" w:sz="4" w:space="0" w:color="auto"/>
              <w:left w:val="single" w:sz="4" w:space="0" w:color="auto"/>
              <w:bottom w:val="single" w:sz="4" w:space="0" w:color="auto"/>
              <w:right w:val="single" w:sz="4" w:space="0" w:color="auto"/>
            </w:tcBorders>
            <w:tcPrChange w:id="2663" w:author="黃梓峻" w:date="2021-05-12T14:42:00Z">
              <w:tcPr>
                <w:tcW w:w="2126" w:type="dxa"/>
                <w:gridSpan w:val="2"/>
                <w:tcBorders>
                  <w:top w:val="single" w:sz="4" w:space="0" w:color="auto"/>
                  <w:left w:val="single" w:sz="4" w:space="0" w:color="auto"/>
                  <w:bottom w:val="single" w:sz="4" w:space="0" w:color="auto"/>
                  <w:right w:val="single" w:sz="4" w:space="0" w:color="auto"/>
                </w:tcBorders>
              </w:tcPr>
            </w:tcPrChange>
          </w:tcPr>
          <w:p w14:paraId="7D98140D" w14:textId="77777777" w:rsidR="00F63C93" w:rsidRPr="00F63C93" w:rsidRDefault="00F63C93" w:rsidP="00F63C93">
            <w:pPr>
              <w:rPr>
                <w:ins w:id="2664" w:author="黃梓峻" w:date="2021-05-12T14:28:00Z"/>
                <w:rFonts w:ascii="標楷體" w:eastAsia="標楷體" w:hAnsi="標楷體"/>
                <w:lang w:eastAsia="zh-HK"/>
              </w:rPr>
            </w:pPr>
            <w:ins w:id="2665" w:author="黃梓峻" w:date="2021-05-12T14:42:00Z">
              <w:r w:rsidRPr="00F63C93">
                <w:rPr>
                  <w:rFonts w:ascii="標楷體" w:eastAsia="標楷體" w:hAnsi="標楷體" w:hint="eastAsia"/>
                  <w:lang w:eastAsia="zh-HK"/>
                </w:rPr>
                <w:t>刪</w:t>
              </w:r>
              <w:r w:rsidRPr="00F63C93">
                <w:rPr>
                  <w:rFonts w:ascii="標楷體" w:eastAsia="標楷體" w:hAnsi="標楷體" w:hint="eastAsia"/>
                </w:rPr>
                <w:t>除</w:t>
              </w:r>
            </w:ins>
          </w:p>
        </w:tc>
        <w:tc>
          <w:tcPr>
            <w:tcW w:w="7033" w:type="dxa"/>
            <w:tcBorders>
              <w:top w:val="single" w:sz="4" w:space="0" w:color="auto"/>
              <w:left w:val="single" w:sz="4" w:space="0" w:color="auto"/>
              <w:bottom w:val="single" w:sz="4" w:space="0" w:color="auto"/>
              <w:right w:val="single" w:sz="4" w:space="0" w:color="auto"/>
            </w:tcBorders>
            <w:tcPrChange w:id="2666" w:author="黃梓峻" w:date="2021-05-12T14:42:00Z">
              <w:tcPr>
                <w:tcW w:w="7033" w:type="dxa"/>
                <w:gridSpan w:val="2"/>
                <w:tcBorders>
                  <w:top w:val="single" w:sz="4" w:space="0" w:color="auto"/>
                  <w:left w:val="single" w:sz="4" w:space="0" w:color="auto"/>
                  <w:bottom w:val="single" w:sz="4" w:space="0" w:color="auto"/>
                  <w:right w:val="single" w:sz="4" w:space="0" w:color="auto"/>
                </w:tcBorders>
              </w:tcPr>
            </w:tcPrChange>
          </w:tcPr>
          <w:p w14:paraId="4E4643D0" w14:textId="77777777" w:rsidR="00F63C93" w:rsidRPr="00F63C93" w:rsidRDefault="00F63C93" w:rsidP="00F63C93">
            <w:pPr>
              <w:rPr>
                <w:ins w:id="2667" w:author="黃梓峻" w:date="2021-06-28T11:42:00Z"/>
                <w:rFonts w:ascii="標楷體" w:eastAsia="標楷體" w:hAnsi="標楷體"/>
                <w:color w:val="000000"/>
              </w:rPr>
            </w:pPr>
            <w:ins w:id="2668" w:author="黃梓峻" w:date="2021-06-28T11:42:00Z">
              <w:r w:rsidRPr="00F63C93">
                <w:rPr>
                  <w:rFonts w:ascii="標楷體" w:eastAsia="標楷體" w:hAnsi="標楷體" w:hint="eastAsia"/>
                  <w:color w:val="000000"/>
                </w:rPr>
                <w:t>1.【L5902授信審議委員會會議紀錄明細資料查詢】功能點「刪除」</w:t>
              </w:r>
            </w:ins>
          </w:p>
          <w:p w14:paraId="78A45D99" w14:textId="77777777" w:rsidR="00F63C93" w:rsidRPr="00F63C93" w:rsidRDefault="00F63C93" w:rsidP="00F63C93">
            <w:pPr>
              <w:rPr>
                <w:ins w:id="2669" w:author="黃梓峻" w:date="2021-06-28T11:42:00Z"/>
                <w:rFonts w:ascii="標楷體" w:eastAsia="標楷體" w:hAnsi="標楷體"/>
                <w:color w:val="000000"/>
              </w:rPr>
            </w:pPr>
            <w:ins w:id="2670" w:author="黃梓峻" w:date="2021-06-28T11:42:00Z">
              <w:r w:rsidRPr="00F63C93">
                <w:rPr>
                  <w:rFonts w:ascii="標楷體" w:eastAsia="標楷體" w:hAnsi="標楷體" w:hint="eastAsia"/>
                  <w:color w:val="000000"/>
                </w:rPr>
                <w:t xml:space="preserve">  時顯示</w:t>
              </w:r>
            </w:ins>
          </w:p>
          <w:p w14:paraId="54A7AB05" w14:textId="77777777" w:rsidR="00F63C93" w:rsidRPr="00F63C93" w:rsidRDefault="00F63C93" w:rsidP="00F63C93">
            <w:pPr>
              <w:rPr>
                <w:ins w:id="2671" w:author="黃梓峻" w:date="2021-06-28T11:42:00Z"/>
                <w:rFonts w:ascii="標楷體" w:eastAsia="標楷體" w:hAnsi="標楷體"/>
                <w:lang w:eastAsia="zh-HK"/>
              </w:rPr>
            </w:pPr>
            <w:ins w:id="2672" w:author="黃梓峻" w:date="2021-06-28T11:42: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3F58C325" w14:textId="77777777" w:rsidR="00F63C93" w:rsidRPr="00F63C93" w:rsidRDefault="00F63C93" w:rsidP="00F63C93">
            <w:pPr>
              <w:rPr>
                <w:ins w:id="2673" w:author="黃梓峻" w:date="2021-06-28T11:42:00Z"/>
                <w:rFonts w:ascii="標楷體" w:eastAsia="標楷體" w:hAnsi="標楷體"/>
              </w:rPr>
            </w:pPr>
            <w:ins w:id="2674" w:author="黃梓峻" w:date="2021-06-28T11:42:00Z">
              <w:r w:rsidRPr="00F63C93">
                <w:rPr>
                  <w:rFonts w:ascii="標楷體" w:eastAsia="標楷體" w:hAnsi="標楷體" w:hint="eastAsia"/>
                  <w:color w:val="000000"/>
                </w:rPr>
                <w:t>2.檢核[放審會記錄檔(InnLoanMeeting)]</w:t>
              </w:r>
              <w:r w:rsidRPr="00F63C93">
                <w:rPr>
                  <w:rFonts w:ascii="標楷體" w:eastAsia="標楷體" w:hAnsi="標楷體" w:hint="eastAsia"/>
                </w:rPr>
                <w:t>該[放審會流水號</w:t>
              </w:r>
            </w:ins>
          </w:p>
          <w:p w14:paraId="4B434499" w14:textId="77777777" w:rsidR="00F63C93" w:rsidRPr="00F63C93" w:rsidRDefault="00F63C93" w:rsidP="00F63C93">
            <w:pPr>
              <w:ind w:firstLineChars="100" w:firstLine="240"/>
              <w:rPr>
                <w:ins w:id="2675" w:author="黃梓峻" w:date="2021-06-28T11:42:00Z"/>
                <w:rFonts w:ascii="標楷體" w:eastAsia="標楷體" w:hAnsi="標楷體"/>
                <w:color w:val="000000"/>
                <w:lang w:eastAsia="zh-HK"/>
              </w:rPr>
            </w:pPr>
            <w:ins w:id="2676" w:author="黃梓峻" w:date="2021-06-28T11:42:00Z">
              <w:r w:rsidRPr="00F63C93">
                <w:rPr>
                  <w:rFonts w:ascii="標楷體" w:eastAsia="標楷體" w:hAnsi="標楷體" w:hint="eastAsia"/>
                </w:rPr>
                <w:t>(</w:t>
              </w:r>
              <w:r w:rsidRPr="00F63C93">
                <w:rPr>
                  <w:rFonts w:ascii="標楷體" w:eastAsia="標楷體" w:hAnsi="標楷體"/>
                </w:rPr>
                <w:t>MeetNo</w:t>
              </w:r>
              <w:r w:rsidRPr="00F63C93">
                <w:rPr>
                  <w:rFonts w:ascii="標楷體" w:eastAsia="標楷體" w:hAnsi="標楷體" w:hint="eastAsia"/>
                </w:rPr>
                <w:t>)]是否存在，不存在者</w:t>
              </w:r>
              <w:r w:rsidRPr="00F63C93">
                <w:rPr>
                  <w:rFonts w:ascii="標楷體" w:eastAsia="標楷體" w:hAnsi="標楷體" w:hint="eastAsia"/>
                  <w:color w:val="000000"/>
                  <w:lang w:eastAsia="zh-HK"/>
                </w:rPr>
                <w:t>顯示錯誤訊息"</w:t>
              </w:r>
              <w:r w:rsidRPr="00F63C93">
                <w:rPr>
                  <w:rFonts w:ascii="標楷體" w:eastAsia="標楷體" w:hAnsi="標楷體"/>
                  <w:color w:val="000000"/>
                </w:rPr>
                <w:t xml:space="preserve"> </w:t>
              </w:r>
              <w:r w:rsidRPr="00F63C93">
                <w:rPr>
                  <w:rFonts w:ascii="標楷體" w:eastAsia="標楷體" w:hAnsi="標楷體"/>
                  <w:color w:val="000000"/>
                  <w:lang w:eastAsia="zh-HK"/>
                </w:rPr>
                <w:t>E000</w:t>
              </w:r>
              <w:r w:rsidRPr="00F63C93">
                <w:rPr>
                  <w:rFonts w:ascii="標楷體" w:eastAsia="標楷體" w:hAnsi="標楷體" w:hint="eastAsia"/>
                  <w:color w:val="000000"/>
                </w:rPr>
                <w:t>8:刪除</w:t>
              </w:r>
              <w:r w:rsidRPr="00F63C93">
                <w:rPr>
                  <w:rFonts w:ascii="標楷體" w:eastAsia="標楷體" w:hAnsi="標楷體" w:hint="eastAsia"/>
                  <w:color w:val="000000"/>
                  <w:lang w:eastAsia="zh-HK"/>
                </w:rPr>
                <w:t>資料</w:t>
              </w:r>
            </w:ins>
          </w:p>
          <w:p w14:paraId="6EAB7978" w14:textId="77777777" w:rsidR="00F63C93" w:rsidRPr="00F63C93" w:rsidRDefault="00F63C93" w:rsidP="00F63C93">
            <w:pPr>
              <w:ind w:firstLineChars="100" w:firstLine="240"/>
              <w:rPr>
                <w:ins w:id="2677" w:author="黃梓峻" w:date="2021-06-28T11:42:00Z"/>
                <w:rFonts w:ascii="標楷體" w:eastAsia="標楷體" w:hAnsi="標楷體"/>
                <w:color w:val="000000"/>
              </w:rPr>
            </w:pPr>
            <w:ins w:id="2678" w:author="黃梓峻" w:date="2021-06-28T11:42:00Z">
              <w:r w:rsidRPr="00F63C93">
                <w:rPr>
                  <w:rFonts w:ascii="標楷體" w:eastAsia="標楷體" w:hAnsi="標楷體" w:hint="eastAsia"/>
                  <w:color w:val="000000"/>
                  <w:lang w:eastAsia="zh-HK"/>
                </w:rPr>
                <w:t>時，發生錯誤</w:t>
              </w:r>
              <w:r w:rsidRPr="00F63C93">
                <w:rPr>
                  <w:rFonts w:ascii="標楷體" w:eastAsia="標楷體" w:hAnsi="標楷體" w:hint="eastAsia"/>
                  <w:color w:val="000000"/>
                </w:rPr>
                <w:t>"</w:t>
              </w:r>
            </w:ins>
          </w:p>
          <w:p w14:paraId="435FF345" w14:textId="77777777" w:rsidR="00F63C93" w:rsidRPr="00F63C93" w:rsidRDefault="00F63C93" w:rsidP="00F63C93">
            <w:pPr>
              <w:rPr>
                <w:ins w:id="2679" w:author="黃梓峻" w:date="2021-06-28T11:42:00Z"/>
                <w:rFonts w:ascii="標楷體" w:eastAsia="標楷體" w:hAnsi="標楷體"/>
                <w:shd w:val="pct15" w:color="auto" w:fill="FFFFFF"/>
                <w:lang w:eastAsia="zh-HK"/>
              </w:rPr>
            </w:pPr>
            <w:ins w:id="2680" w:author="黃梓峻" w:date="2021-06-28T11:42: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53046F83" w14:textId="77777777" w:rsidR="00F63C93" w:rsidRPr="00F63C93" w:rsidRDefault="00F63C93" w:rsidP="00F63C93">
            <w:pPr>
              <w:rPr>
                <w:ins w:id="2681" w:author="黃梓峻" w:date="2021-05-12T14:28:00Z"/>
                <w:rFonts w:eastAsia="標楷體"/>
                <w:color w:val="000000" w:themeColor="text1"/>
                <w:lang w:eastAsia="zh-HK"/>
              </w:rPr>
            </w:pPr>
            <w:ins w:id="2682" w:author="黃梓峻" w:date="2021-06-28T11:42:00Z">
              <w:r w:rsidRPr="00F63C93">
                <w:rPr>
                  <w:rFonts w:ascii="標楷體" w:eastAsia="標楷體" w:hAnsi="標楷體" w:hint="eastAsia"/>
                </w:rPr>
                <w:t>3.</w:t>
              </w:r>
            </w:ins>
            <w:r w:rsidRPr="00F63C93">
              <w:rPr>
                <w:rFonts w:ascii="標楷體" w:eastAsia="標楷體" w:hAnsi="標楷體" w:hint="eastAsia"/>
              </w:rPr>
              <w:t>刪除</w:t>
            </w:r>
            <w:ins w:id="2683" w:author="黃梓峻" w:date="2021-06-28T11:42:00Z">
              <w:r w:rsidRPr="00F63C93">
                <w:rPr>
                  <w:rFonts w:ascii="標楷體" w:eastAsia="標楷體" w:hAnsi="標楷體" w:hint="eastAsia"/>
                </w:rPr>
                <w:t>[放審會記錄檔(InnLoanMeeting)]</w:t>
              </w:r>
              <w:r w:rsidRPr="00F63C93">
                <w:rPr>
                  <w:rFonts w:ascii="標楷體" w:eastAsia="標楷體" w:hAnsi="標楷體"/>
                  <w:color w:val="000000" w:themeColor="text1"/>
                </w:rPr>
                <w:t xml:space="preserve"> </w:t>
              </w:r>
            </w:ins>
          </w:p>
        </w:tc>
      </w:tr>
      <w:tr w:rsidR="00F63C93" w:rsidRPr="00F63C93" w14:paraId="29C67B28"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684" w:author="黃梓峻" w:date="2021-05-12T14:4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685" w:author="黃梓峻" w:date="2021-05-12T14:28:00Z"/>
          <w:trPrChange w:id="2686" w:author="黃梓峻" w:date="2021-05-12T14:4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2687" w:author="黃梓峻" w:date="2021-05-12T14:4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1026A647" w14:textId="77777777" w:rsidR="00F63C93" w:rsidRPr="00F63C93" w:rsidRDefault="00F63C93" w:rsidP="00F63C93">
            <w:pPr>
              <w:jc w:val="center"/>
              <w:rPr>
                <w:ins w:id="2688" w:author="黃梓峻" w:date="2021-05-12T14:28:00Z"/>
                <w:rFonts w:ascii="標楷體" w:eastAsia="標楷體" w:hAnsi="標楷體"/>
              </w:rPr>
            </w:pPr>
            <w:ins w:id="2689" w:author="黃梓峻" w:date="2021-05-12T14:28:00Z">
              <w:r w:rsidRPr="00F63C93">
                <w:rPr>
                  <w:rFonts w:ascii="標楷體" w:eastAsia="標楷體" w:hAnsi="標楷體" w:hint="eastAsia"/>
                </w:rPr>
                <w:t>2</w:t>
              </w:r>
            </w:ins>
          </w:p>
        </w:tc>
        <w:tc>
          <w:tcPr>
            <w:tcW w:w="2126" w:type="dxa"/>
            <w:tcBorders>
              <w:top w:val="single" w:sz="4" w:space="0" w:color="auto"/>
              <w:left w:val="single" w:sz="4" w:space="0" w:color="auto"/>
              <w:bottom w:val="single" w:sz="4" w:space="0" w:color="auto"/>
              <w:right w:val="single" w:sz="4" w:space="0" w:color="auto"/>
            </w:tcBorders>
            <w:tcPrChange w:id="2690" w:author="黃梓峻" w:date="2021-05-12T14:42:00Z">
              <w:tcPr>
                <w:tcW w:w="2126" w:type="dxa"/>
                <w:gridSpan w:val="2"/>
                <w:tcBorders>
                  <w:top w:val="single" w:sz="4" w:space="0" w:color="auto"/>
                  <w:left w:val="single" w:sz="4" w:space="0" w:color="auto"/>
                  <w:bottom w:val="single" w:sz="4" w:space="0" w:color="auto"/>
                  <w:right w:val="single" w:sz="4" w:space="0" w:color="auto"/>
                </w:tcBorders>
              </w:tcPr>
            </w:tcPrChange>
          </w:tcPr>
          <w:p w14:paraId="35C5BC7F" w14:textId="77777777" w:rsidR="00F63C93" w:rsidRPr="00F63C93" w:rsidRDefault="00F63C93" w:rsidP="00F63C93">
            <w:pPr>
              <w:rPr>
                <w:ins w:id="2691" w:author="黃梓峻" w:date="2021-05-12T14:28:00Z"/>
                <w:rFonts w:ascii="標楷體" w:eastAsia="標楷體" w:hAnsi="標楷體"/>
                <w:lang w:eastAsia="zh-HK"/>
              </w:rPr>
            </w:pPr>
            <w:ins w:id="2692" w:author="黃梓峻" w:date="2021-05-12T14:42:00Z">
              <w:r w:rsidRPr="00F63C93">
                <w:rPr>
                  <w:rFonts w:ascii="標楷體" w:eastAsia="標楷體" w:hAnsi="標楷體" w:hint="eastAsia"/>
                  <w:lang w:eastAsia="zh-HK"/>
                </w:rPr>
                <w:t>離開</w:t>
              </w:r>
            </w:ins>
          </w:p>
        </w:tc>
        <w:tc>
          <w:tcPr>
            <w:tcW w:w="7033" w:type="dxa"/>
            <w:tcBorders>
              <w:top w:val="single" w:sz="4" w:space="0" w:color="auto"/>
              <w:left w:val="single" w:sz="4" w:space="0" w:color="auto"/>
              <w:bottom w:val="single" w:sz="4" w:space="0" w:color="auto"/>
              <w:right w:val="single" w:sz="4" w:space="0" w:color="auto"/>
            </w:tcBorders>
            <w:tcPrChange w:id="2693" w:author="黃梓峻" w:date="2021-05-12T14:42:00Z">
              <w:tcPr>
                <w:tcW w:w="7033" w:type="dxa"/>
                <w:gridSpan w:val="2"/>
                <w:tcBorders>
                  <w:top w:val="single" w:sz="4" w:space="0" w:color="auto"/>
                  <w:left w:val="single" w:sz="4" w:space="0" w:color="auto"/>
                  <w:bottom w:val="single" w:sz="4" w:space="0" w:color="auto"/>
                  <w:right w:val="single" w:sz="4" w:space="0" w:color="auto"/>
                </w:tcBorders>
              </w:tcPr>
            </w:tcPrChange>
          </w:tcPr>
          <w:p w14:paraId="7DDD31A5" w14:textId="77777777" w:rsidR="00F63C93" w:rsidRPr="00F63C93" w:rsidRDefault="00F63C93" w:rsidP="00F63C93">
            <w:pPr>
              <w:rPr>
                <w:ins w:id="2694" w:author="黃梓峻" w:date="2021-05-12T14:28:00Z"/>
                <w:rFonts w:ascii="標楷體" w:eastAsia="標楷體" w:hAnsi="標楷體"/>
                <w:color w:val="000000" w:themeColor="text1"/>
                <w:lang w:eastAsia="zh-HK"/>
              </w:rPr>
            </w:pPr>
            <w:ins w:id="2695" w:author="黃梓峻" w:date="2021-05-12T14:42:00Z">
              <w:r w:rsidRPr="00F63C93">
                <w:rPr>
                  <w:rFonts w:ascii="標楷體" w:eastAsia="標楷體" w:hAnsi="標楷體" w:hint="eastAsia"/>
                  <w:lang w:eastAsia="zh-HK"/>
                </w:rPr>
                <w:t>關閉此查詢畫面</w:t>
              </w:r>
            </w:ins>
          </w:p>
        </w:tc>
      </w:tr>
    </w:tbl>
    <w:p w14:paraId="3E6F7CE1" w14:textId="77777777" w:rsidR="00F63C93" w:rsidRPr="00F63C93" w:rsidRDefault="00F63C93" w:rsidP="00F63C93">
      <w:pPr>
        <w:adjustRightInd w:val="0"/>
        <w:spacing w:after="48"/>
        <w:rPr>
          <w:ins w:id="2696" w:author="黃梓峻" w:date="2021-05-12T14:28:00Z"/>
          <w:rFonts w:ascii="Arial" w:eastAsia="標楷體" w:hAnsi="標楷體" w:cs="標楷體"/>
          <w:kern w:val="0"/>
          <w:szCs w:val="28"/>
        </w:rPr>
      </w:pPr>
    </w:p>
    <w:p w14:paraId="5616AB4A" w14:textId="77777777" w:rsidR="00F63C93" w:rsidRPr="00F63C93" w:rsidRDefault="00F63C93" w:rsidP="00F63C93">
      <w:pPr>
        <w:numPr>
          <w:ilvl w:val="0"/>
          <w:numId w:val="126"/>
        </w:numPr>
        <w:tabs>
          <w:tab w:val="num" w:pos="360"/>
        </w:tabs>
        <w:snapToGrid w:val="0"/>
        <w:ind w:left="1418" w:firstLine="0"/>
        <w:rPr>
          <w:ins w:id="2697" w:author="黃梓峻" w:date="2021-05-12T14:28:00Z"/>
          <w:rFonts w:eastAsia="標楷體"/>
          <w:sz w:val="26"/>
        </w:rPr>
      </w:pPr>
      <w:ins w:id="2698" w:author="黃梓峻" w:date="2021-05-12T14:28:00Z">
        <w:r w:rsidRPr="00F63C93">
          <w:rPr>
            <w:rFonts w:eastAsia="標楷體" w:hint="eastAsia"/>
            <w:sz w:val="26"/>
          </w:rPr>
          <w:t>畫面資料說明－</w:t>
        </w:r>
      </w:ins>
      <w:ins w:id="2699" w:author="黃梓峻" w:date="2021-05-12T14:42:00Z">
        <w:r w:rsidRPr="00F63C93">
          <w:rPr>
            <w:rFonts w:eastAsia="標楷體" w:hint="eastAsia"/>
            <w:sz w:val="26"/>
          </w:rPr>
          <w:t>刪除</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
        <w:gridCol w:w="1261"/>
        <w:gridCol w:w="833"/>
        <w:gridCol w:w="933"/>
        <w:gridCol w:w="1928"/>
        <w:gridCol w:w="833"/>
        <w:gridCol w:w="669"/>
        <w:gridCol w:w="3202"/>
        <w:tblGridChange w:id="2700">
          <w:tblGrid>
            <w:gridCol w:w="113"/>
            <w:gridCol w:w="426"/>
            <w:gridCol w:w="109"/>
            <w:gridCol w:w="1193"/>
            <w:gridCol w:w="68"/>
            <w:gridCol w:w="788"/>
            <w:gridCol w:w="45"/>
            <w:gridCol w:w="916"/>
            <w:gridCol w:w="17"/>
            <w:gridCol w:w="1928"/>
            <w:gridCol w:w="71"/>
            <w:gridCol w:w="762"/>
            <w:gridCol w:w="93"/>
            <w:gridCol w:w="576"/>
            <w:gridCol w:w="99"/>
            <w:gridCol w:w="3103"/>
            <w:gridCol w:w="113"/>
          </w:tblGrid>
        </w:tblGridChange>
      </w:tblGrid>
      <w:tr w:rsidR="00F63C93" w:rsidRPr="00F63C93" w14:paraId="1BB65AE7" w14:textId="77777777" w:rsidTr="00067F94">
        <w:trPr>
          <w:trHeight w:val="388"/>
          <w:tblHeader/>
          <w:jc w:val="center"/>
          <w:ins w:id="2701" w:author="黃梓峻" w:date="2021-05-12T14:28:00Z"/>
        </w:trPr>
        <w:tc>
          <w:tcPr>
            <w:tcW w:w="539"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EB610C5" w14:textId="77777777" w:rsidR="00F63C93" w:rsidRPr="00F63C93" w:rsidRDefault="00F63C93" w:rsidP="00F63C93">
            <w:pPr>
              <w:rPr>
                <w:ins w:id="2702" w:author="黃梓峻" w:date="2021-05-12T14:28:00Z"/>
                <w:rFonts w:ascii="標楷體" w:eastAsia="標楷體" w:hAnsi="標楷體"/>
              </w:rPr>
            </w:pPr>
            <w:ins w:id="2703" w:author="黃梓峻" w:date="2021-05-12T14:28:00Z">
              <w:r w:rsidRPr="00F63C93">
                <w:rPr>
                  <w:rFonts w:ascii="標楷體" w:eastAsia="標楷體" w:hAnsi="標楷體" w:hint="eastAsia"/>
                </w:rPr>
                <w:t>序號</w:t>
              </w:r>
            </w:ins>
          </w:p>
        </w:tc>
        <w:tc>
          <w:tcPr>
            <w:tcW w:w="1302"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69AE3C11" w14:textId="77777777" w:rsidR="00F63C93" w:rsidRPr="00F63C93" w:rsidRDefault="00F63C93" w:rsidP="00F63C93">
            <w:pPr>
              <w:rPr>
                <w:ins w:id="2704" w:author="黃梓峻" w:date="2021-05-12T14:28:00Z"/>
                <w:rFonts w:ascii="標楷體" w:eastAsia="標楷體" w:hAnsi="標楷體"/>
              </w:rPr>
            </w:pPr>
            <w:ins w:id="2705" w:author="黃梓峻" w:date="2021-05-12T14:28:00Z">
              <w:r w:rsidRPr="00F63C93">
                <w:rPr>
                  <w:rFonts w:ascii="標楷體" w:eastAsia="標楷體" w:hAnsi="標楷體" w:hint="eastAsia"/>
                </w:rPr>
                <w:t>欄位</w:t>
              </w:r>
            </w:ins>
          </w:p>
        </w:tc>
        <w:tc>
          <w:tcPr>
            <w:tcW w:w="5363"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5C434498" w14:textId="77777777" w:rsidR="00F63C93" w:rsidRPr="00F63C93" w:rsidRDefault="00F63C93" w:rsidP="00F63C93">
            <w:pPr>
              <w:jc w:val="center"/>
              <w:rPr>
                <w:ins w:id="2706" w:author="黃梓峻" w:date="2021-05-12T14:28:00Z"/>
                <w:rFonts w:ascii="標楷體" w:eastAsia="標楷體" w:hAnsi="標楷體"/>
              </w:rPr>
            </w:pPr>
            <w:ins w:id="2707" w:author="黃梓峻" w:date="2021-05-12T14:28:00Z">
              <w:r w:rsidRPr="00F63C93">
                <w:rPr>
                  <w:rFonts w:ascii="標楷體" w:eastAsia="標楷體" w:hAnsi="標楷體" w:hint="eastAsia"/>
                </w:rPr>
                <w:t>說明</w:t>
              </w:r>
            </w:ins>
          </w:p>
        </w:tc>
        <w:tc>
          <w:tcPr>
            <w:tcW w:w="321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BAB750E" w14:textId="77777777" w:rsidR="00F63C93" w:rsidRPr="00F63C93" w:rsidRDefault="00F63C93" w:rsidP="00F63C93">
            <w:pPr>
              <w:rPr>
                <w:ins w:id="2708" w:author="黃梓峻" w:date="2021-05-12T14:28:00Z"/>
                <w:rFonts w:ascii="標楷體" w:eastAsia="標楷體" w:hAnsi="標楷體"/>
              </w:rPr>
            </w:pPr>
            <w:ins w:id="2709" w:author="黃梓峻" w:date="2021-05-12T14:28:00Z">
              <w:r w:rsidRPr="00F63C93">
                <w:rPr>
                  <w:rFonts w:ascii="標楷體" w:eastAsia="標楷體" w:hAnsi="標楷體" w:hint="eastAsia"/>
                </w:rPr>
                <w:t>處理邏輯及注意事項</w:t>
              </w:r>
            </w:ins>
          </w:p>
        </w:tc>
      </w:tr>
      <w:tr w:rsidR="00F63C93" w:rsidRPr="00F63C93" w14:paraId="7433E09C" w14:textId="77777777" w:rsidTr="00067F94">
        <w:trPr>
          <w:trHeight w:val="244"/>
          <w:tblHeader/>
          <w:jc w:val="center"/>
          <w:ins w:id="2710" w:author="黃梓峻" w:date="2021-05-12T14:2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CA07F7" w14:textId="77777777" w:rsidR="00F63C93" w:rsidRPr="00F63C93" w:rsidRDefault="00F63C93" w:rsidP="00F63C93">
            <w:pPr>
              <w:widowControl/>
              <w:rPr>
                <w:ins w:id="2711" w:author="黃梓峻" w:date="2021-05-12T14:28: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A0637A" w14:textId="77777777" w:rsidR="00F63C93" w:rsidRPr="00F63C93" w:rsidRDefault="00F63C93" w:rsidP="00F63C93">
            <w:pPr>
              <w:widowControl/>
              <w:rPr>
                <w:ins w:id="2712" w:author="黃梓峻" w:date="2021-05-12T14:28:00Z"/>
                <w:rFonts w:ascii="標楷體" w:eastAsia="標楷體" w:hAnsi="標楷體"/>
              </w:rPr>
            </w:pPr>
          </w:p>
        </w:tc>
        <w:tc>
          <w:tcPr>
            <w:tcW w:w="856" w:type="dxa"/>
            <w:tcBorders>
              <w:top w:val="single" w:sz="4" w:space="0" w:color="auto"/>
              <w:left w:val="single" w:sz="4" w:space="0" w:color="auto"/>
              <w:bottom w:val="single" w:sz="4" w:space="0" w:color="auto"/>
              <w:right w:val="single" w:sz="4" w:space="0" w:color="auto"/>
            </w:tcBorders>
            <w:shd w:val="clear" w:color="auto" w:fill="D9D9D9"/>
            <w:hideMark/>
          </w:tcPr>
          <w:p w14:paraId="46150381" w14:textId="77777777" w:rsidR="00F63C93" w:rsidRPr="00F63C93" w:rsidRDefault="00F63C93" w:rsidP="00F63C93">
            <w:pPr>
              <w:rPr>
                <w:ins w:id="2713" w:author="黃梓峻" w:date="2021-05-12T14:28:00Z"/>
                <w:rFonts w:ascii="標楷體" w:eastAsia="標楷體" w:hAnsi="標楷體"/>
              </w:rPr>
            </w:pPr>
            <w:r w:rsidRPr="00F63C93">
              <w:rPr>
                <w:rFonts w:ascii="標楷體" w:eastAsia="標楷體" w:hAnsi="標楷體" w:hint="eastAsia"/>
              </w:rPr>
              <w:t>資料長度</w:t>
            </w:r>
          </w:p>
        </w:tc>
        <w:tc>
          <w:tcPr>
            <w:tcW w:w="961" w:type="dxa"/>
            <w:tcBorders>
              <w:top w:val="single" w:sz="4" w:space="0" w:color="auto"/>
              <w:left w:val="single" w:sz="4" w:space="0" w:color="auto"/>
              <w:bottom w:val="single" w:sz="4" w:space="0" w:color="auto"/>
              <w:right w:val="single" w:sz="4" w:space="0" w:color="auto"/>
            </w:tcBorders>
            <w:shd w:val="clear" w:color="auto" w:fill="D9D9D9"/>
            <w:hideMark/>
          </w:tcPr>
          <w:p w14:paraId="2F3450F1" w14:textId="77777777" w:rsidR="00F63C93" w:rsidRPr="00F63C93" w:rsidRDefault="00F63C93" w:rsidP="00F63C93">
            <w:pPr>
              <w:rPr>
                <w:ins w:id="2714" w:author="黃梓峻" w:date="2021-05-12T14:28:00Z"/>
                <w:rFonts w:ascii="標楷體" w:eastAsia="標楷體" w:hAnsi="標楷體"/>
              </w:rPr>
            </w:pPr>
            <w:ins w:id="2715" w:author="黃梓峻" w:date="2021-05-12T14:28:00Z">
              <w:r w:rsidRPr="00F63C93">
                <w:rPr>
                  <w:rFonts w:ascii="標楷體" w:eastAsia="標楷體" w:hAnsi="標楷體" w:hint="eastAsia"/>
                </w:rPr>
                <w:t>預設值</w:t>
              </w:r>
            </w:ins>
          </w:p>
        </w:tc>
        <w:tc>
          <w:tcPr>
            <w:tcW w:w="2016" w:type="dxa"/>
            <w:tcBorders>
              <w:top w:val="single" w:sz="4" w:space="0" w:color="auto"/>
              <w:left w:val="single" w:sz="4" w:space="0" w:color="auto"/>
              <w:bottom w:val="single" w:sz="4" w:space="0" w:color="auto"/>
              <w:right w:val="single" w:sz="4" w:space="0" w:color="auto"/>
            </w:tcBorders>
            <w:shd w:val="clear" w:color="auto" w:fill="D9D9D9"/>
            <w:hideMark/>
          </w:tcPr>
          <w:p w14:paraId="051208AB" w14:textId="77777777" w:rsidR="00F63C93" w:rsidRPr="00F63C93" w:rsidRDefault="00F63C93" w:rsidP="00F63C93">
            <w:pPr>
              <w:rPr>
                <w:ins w:id="2716" w:author="黃梓峻" w:date="2021-05-12T14:28:00Z"/>
                <w:rFonts w:ascii="標楷體" w:eastAsia="標楷體" w:hAnsi="標楷體"/>
              </w:rPr>
            </w:pPr>
            <w:ins w:id="2717" w:author="黃梓峻" w:date="2021-05-12T14:28:00Z">
              <w:r w:rsidRPr="00F63C93">
                <w:rPr>
                  <w:rFonts w:ascii="標楷體" w:eastAsia="標楷體" w:hAnsi="標楷體" w:hint="eastAsia"/>
                </w:rPr>
                <w:t>選單內容</w:t>
              </w:r>
            </w:ins>
          </w:p>
        </w:tc>
        <w:tc>
          <w:tcPr>
            <w:tcW w:w="855" w:type="dxa"/>
            <w:tcBorders>
              <w:top w:val="single" w:sz="4" w:space="0" w:color="auto"/>
              <w:left w:val="single" w:sz="4" w:space="0" w:color="auto"/>
              <w:bottom w:val="single" w:sz="4" w:space="0" w:color="auto"/>
              <w:right w:val="single" w:sz="4" w:space="0" w:color="auto"/>
            </w:tcBorders>
            <w:shd w:val="clear" w:color="auto" w:fill="D9D9D9"/>
            <w:hideMark/>
          </w:tcPr>
          <w:p w14:paraId="1FE336CE" w14:textId="77777777" w:rsidR="00F63C93" w:rsidRPr="00F63C93" w:rsidRDefault="00F63C93" w:rsidP="00F63C93">
            <w:pPr>
              <w:rPr>
                <w:ins w:id="2718" w:author="黃梓峻" w:date="2021-05-12T14:28:00Z"/>
                <w:rFonts w:ascii="標楷體" w:eastAsia="標楷體" w:hAnsi="標楷體"/>
              </w:rPr>
            </w:pPr>
            <w:ins w:id="2719" w:author="黃梓峻" w:date="2021-05-12T14:28:00Z">
              <w:r w:rsidRPr="00F63C93">
                <w:rPr>
                  <w:rFonts w:ascii="標楷體" w:eastAsia="標楷體" w:hAnsi="標楷體" w:hint="eastAsia"/>
                </w:rPr>
                <w:t>必填</w:t>
              </w:r>
            </w:ins>
          </w:p>
        </w:tc>
        <w:tc>
          <w:tcPr>
            <w:tcW w:w="675" w:type="dxa"/>
            <w:tcBorders>
              <w:top w:val="single" w:sz="4" w:space="0" w:color="auto"/>
              <w:left w:val="single" w:sz="4" w:space="0" w:color="auto"/>
              <w:bottom w:val="single" w:sz="4" w:space="0" w:color="auto"/>
              <w:right w:val="single" w:sz="4" w:space="0" w:color="auto"/>
            </w:tcBorders>
            <w:shd w:val="clear" w:color="auto" w:fill="D9D9D9"/>
            <w:hideMark/>
          </w:tcPr>
          <w:p w14:paraId="6ABA3687" w14:textId="77777777" w:rsidR="00F63C93" w:rsidRPr="00F63C93" w:rsidRDefault="00F63C93" w:rsidP="00F63C93">
            <w:pPr>
              <w:rPr>
                <w:ins w:id="2720" w:author="黃梓峻" w:date="2021-05-12T14:28:00Z"/>
                <w:rFonts w:ascii="標楷體" w:eastAsia="標楷體" w:hAnsi="標楷體"/>
              </w:rPr>
            </w:pPr>
            <w:ins w:id="2721" w:author="黃梓峻" w:date="2021-05-12T14:28:00Z">
              <w:r w:rsidRPr="00F63C93">
                <w:rPr>
                  <w:rFonts w:ascii="標楷體" w:eastAsia="標楷體" w:hAnsi="標楷體"/>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CAD401" w14:textId="77777777" w:rsidR="00F63C93" w:rsidRPr="00F63C93" w:rsidRDefault="00F63C93" w:rsidP="00F63C93">
            <w:pPr>
              <w:widowControl/>
              <w:rPr>
                <w:ins w:id="2722" w:author="黃梓峻" w:date="2021-05-12T14:28:00Z"/>
                <w:rFonts w:ascii="標楷體" w:eastAsia="標楷體" w:hAnsi="標楷體"/>
              </w:rPr>
            </w:pPr>
          </w:p>
        </w:tc>
      </w:tr>
      <w:tr w:rsidR="00F63C93" w:rsidRPr="00F63C93" w14:paraId="797A892B" w14:textId="77777777" w:rsidTr="00067F94">
        <w:trPr>
          <w:trHeight w:val="244"/>
          <w:jc w:val="center"/>
          <w:ins w:id="2723" w:author="黃梓峻" w:date="2021-05-12T14:28:00Z"/>
        </w:trPr>
        <w:tc>
          <w:tcPr>
            <w:tcW w:w="539" w:type="dxa"/>
            <w:tcBorders>
              <w:top w:val="single" w:sz="4" w:space="0" w:color="auto"/>
              <w:left w:val="single" w:sz="4" w:space="0" w:color="auto"/>
              <w:bottom w:val="single" w:sz="4" w:space="0" w:color="auto"/>
              <w:right w:val="single" w:sz="4" w:space="0" w:color="auto"/>
            </w:tcBorders>
            <w:hideMark/>
          </w:tcPr>
          <w:p w14:paraId="053CADFF" w14:textId="77777777" w:rsidR="00F63C93" w:rsidRPr="00F63C93" w:rsidRDefault="00F63C93" w:rsidP="00F63C93">
            <w:pPr>
              <w:rPr>
                <w:ins w:id="2724" w:author="黃梓峻" w:date="2021-05-12T14:28:00Z"/>
                <w:rFonts w:ascii="標楷體" w:eastAsia="標楷體" w:hAnsi="標楷體"/>
              </w:rPr>
            </w:pPr>
            <w:ins w:id="2725" w:author="黃梓峻" w:date="2021-05-12T14:28:00Z">
              <w:r w:rsidRPr="00F63C93">
                <w:rPr>
                  <w:rFonts w:ascii="標楷體" w:eastAsia="標楷體" w:hAnsi="標楷體"/>
                </w:rPr>
                <w:t>1</w:t>
              </w:r>
            </w:ins>
          </w:p>
        </w:tc>
        <w:tc>
          <w:tcPr>
            <w:tcW w:w="1302" w:type="dxa"/>
            <w:tcBorders>
              <w:top w:val="single" w:sz="4" w:space="0" w:color="auto"/>
              <w:left w:val="single" w:sz="4" w:space="0" w:color="auto"/>
              <w:bottom w:val="single" w:sz="4" w:space="0" w:color="auto"/>
              <w:right w:val="single" w:sz="4" w:space="0" w:color="auto"/>
            </w:tcBorders>
            <w:hideMark/>
          </w:tcPr>
          <w:p w14:paraId="03EBC3B7" w14:textId="77777777" w:rsidR="00F63C93" w:rsidRPr="00F63C93" w:rsidRDefault="00F63C93" w:rsidP="00F63C93">
            <w:pPr>
              <w:rPr>
                <w:ins w:id="2726" w:author="黃梓峻" w:date="2021-05-12T14:28:00Z"/>
                <w:rFonts w:ascii="標楷體" w:eastAsia="標楷體" w:hAnsi="標楷體"/>
                <w:lang w:eastAsia="ja-JP"/>
              </w:rPr>
            </w:pPr>
            <w:ins w:id="2727" w:author="黃梓峻" w:date="2021-05-12T14:28:00Z">
              <w:r w:rsidRPr="00F63C93">
                <w:rPr>
                  <w:rFonts w:ascii="標楷體" w:eastAsia="標楷體" w:hAnsi="標楷體" w:hint="eastAsia"/>
                </w:rPr>
                <w:t>功能</w:t>
              </w:r>
            </w:ins>
          </w:p>
        </w:tc>
        <w:tc>
          <w:tcPr>
            <w:tcW w:w="856" w:type="dxa"/>
            <w:tcBorders>
              <w:top w:val="single" w:sz="4" w:space="0" w:color="auto"/>
              <w:left w:val="single" w:sz="4" w:space="0" w:color="auto"/>
              <w:bottom w:val="single" w:sz="4" w:space="0" w:color="auto"/>
              <w:right w:val="single" w:sz="4" w:space="0" w:color="auto"/>
            </w:tcBorders>
            <w:hideMark/>
          </w:tcPr>
          <w:p w14:paraId="06C0002D" w14:textId="77777777" w:rsidR="00F63C93" w:rsidRPr="00F63C93" w:rsidRDefault="00F63C93" w:rsidP="00F63C93">
            <w:pPr>
              <w:rPr>
                <w:ins w:id="2728"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0ED376C6" w14:textId="77777777" w:rsidR="00F63C93" w:rsidRPr="00F63C93" w:rsidRDefault="00F63C93" w:rsidP="00F63C93">
            <w:pPr>
              <w:rPr>
                <w:ins w:id="2729" w:author="黃梓峻" w:date="2021-05-12T14:28:00Z"/>
                <w:rFonts w:ascii="標楷體" w:eastAsia="標楷體" w:hAnsi="標楷體"/>
              </w:rPr>
            </w:pPr>
            <w:r w:rsidRPr="00F63C93">
              <w:rPr>
                <w:rFonts w:ascii="標楷體" w:eastAsia="標楷體" w:hAnsi="標楷體" w:hint="eastAsia"/>
              </w:rPr>
              <w:t>刪除</w:t>
            </w:r>
          </w:p>
        </w:tc>
        <w:tc>
          <w:tcPr>
            <w:tcW w:w="2016" w:type="dxa"/>
            <w:tcBorders>
              <w:top w:val="single" w:sz="4" w:space="0" w:color="auto"/>
              <w:left w:val="single" w:sz="4" w:space="0" w:color="auto"/>
              <w:bottom w:val="single" w:sz="4" w:space="0" w:color="auto"/>
              <w:right w:val="single" w:sz="4" w:space="0" w:color="auto"/>
            </w:tcBorders>
          </w:tcPr>
          <w:p w14:paraId="618034C9" w14:textId="77777777" w:rsidR="00F63C93" w:rsidRPr="00F63C93" w:rsidRDefault="00F63C93" w:rsidP="00F63C93">
            <w:pPr>
              <w:rPr>
                <w:ins w:id="2730"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0E75FF54" w14:textId="77777777" w:rsidR="00F63C93" w:rsidRPr="00F63C93" w:rsidRDefault="00F63C93" w:rsidP="00F63C93">
            <w:pPr>
              <w:rPr>
                <w:ins w:id="2731" w:author="黃梓峻" w:date="2021-05-12T14:28:00Z"/>
                <w:rFonts w:ascii="標楷體" w:eastAsia="標楷體" w:hAnsi="標楷體"/>
              </w:rPr>
            </w:pPr>
          </w:p>
        </w:tc>
        <w:tc>
          <w:tcPr>
            <w:tcW w:w="675" w:type="dxa"/>
            <w:tcBorders>
              <w:top w:val="single" w:sz="4" w:space="0" w:color="auto"/>
              <w:left w:val="single" w:sz="4" w:space="0" w:color="auto"/>
              <w:bottom w:val="single" w:sz="4" w:space="0" w:color="auto"/>
              <w:right w:val="single" w:sz="4" w:space="0" w:color="auto"/>
            </w:tcBorders>
            <w:hideMark/>
          </w:tcPr>
          <w:p w14:paraId="5FD0FA1A" w14:textId="77777777" w:rsidR="00F63C93" w:rsidRPr="00F63C93" w:rsidRDefault="00F63C93" w:rsidP="00F63C93">
            <w:pPr>
              <w:jc w:val="center"/>
              <w:rPr>
                <w:ins w:id="2732" w:author="黃梓峻" w:date="2021-05-12T14:28:00Z"/>
                <w:rFonts w:ascii="標楷體" w:eastAsia="標楷體" w:hAnsi="標楷體"/>
              </w:rPr>
            </w:pPr>
            <w:ins w:id="2733" w:author="黃梓峻" w:date="2021-05-12T14:28: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hideMark/>
          </w:tcPr>
          <w:p w14:paraId="6F17A750" w14:textId="77777777" w:rsidR="00F63C93" w:rsidRPr="00F63C93" w:rsidRDefault="00F63C93" w:rsidP="00F63C93">
            <w:pPr>
              <w:rPr>
                <w:ins w:id="2734" w:author="黃梓峻" w:date="2021-05-12T14:28:00Z"/>
                <w:rFonts w:ascii="標楷體" w:eastAsia="標楷體" w:hAnsi="標楷體"/>
              </w:rPr>
            </w:pPr>
            <w:ins w:id="2735" w:author="黃梓峻" w:date="2021-05-12T14:28:00Z">
              <w:r w:rsidRPr="00F63C93">
                <w:rPr>
                  <w:rFonts w:ascii="標楷體" w:eastAsia="標楷體" w:hAnsi="標楷體" w:hint="eastAsia"/>
                </w:rPr>
                <w:t>自動顯示</w:t>
              </w:r>
            </w:ins>
          </w:p>
        </w:tc>
      </w:tr>
      <w:tr w:rsidR="00F63C93" w:rsidRPr="00F63C93" w14:paraId="09AAD1AA" w14:textId="77777777" w:rsidTr="00067F94">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2736" w:author="黃梓峻" w:date="2021-06-28T11:42: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trHeight w:val="244"/>
          <w:jc w:val="center"/>
          <w:ins w:id="2737" w:author="黃梓峻" w:date="2021-05-12T14:28:00Z"/>
          <w:trPrChange w:id="2738" w:author="黃梓峻" w:date="2021-06-28T11:42:00Z">
            <w:trPr>
              <w:trHeight w:val="244"/>
              <w:jc w:val="center"/>
            </w:trPr>
          </w:trPrChange>
        </w:trPr>
        <w:tc>
          <w:tcPr>
            <w:tcW w:w="539" w:type="dxa"/>
            <w:tcBorders>
              <w:top w:val="single" w:sz="4" w:space="0" w:color="auto"/>
              <w:left w:val="single" w:sz="4" w:space="0" w:color="auto"/>
              <w:bottom w:val="single" w:sz="4" w:space="0" w:color="auto"/>
              <w:right w:val="single" w:sz="4" w:space="0" w:color="auto"/>
            </w:tcBorders>
            <w:hideMark/>
            <w:tcPrChange w:id="2739" w:author="黃梓峻" w:date="2021-06-28T11:42:00Z">
              <w:tcPr>
                <w:tcW w:w="539" w:type="dxa"/>
                <w:gridSpan w:val="2"/>
                <w:tcBorders>
                  <w:top w:val="single" w:sz="4" w:space="0" w:color="auto"/>
                  <w:left w:val="single" w:sz="4" w:space="0" w:color="auto"/>
                  <w:bottom w:val="single" w:sz="4" w:space="0" w:color="auto"/>
                  <w:right w:val="single" w:sz="4" w:space="0" w:color="auto"/>
                </w:tcBorders>
                <w:hideMark/>
              </w:tcPr>
            </w:tcPrChange>
          </w:tcPr>
          <w:p w14:paraId="6CED200B" w14:textId="77777777" w:rsidR="00F63C93" w:rsidRPr="00F63C93" w:rsidRDefault="00F63C93" w:rsidP="00F63C93">
            <w:pPr>
              <w:rPr>
                <w:ins w:id="2740" w:author="黃梓峻" w:date="2021-05-12T14:28:00Z"/>
                <w:rFonts w:ascii="標楷體" w:eastAsia="標楷體" w:hAnsi="標楷體"/>
              </w:rPr>
            </w:pPr>
            <w:ins w:id="2741" w:author="黃梓峻" w:date="2021-05-12T14:28:00Z">
              <w:r w:rsidRPr="00F63C93">
                <w:rPr>
                  <w:rFonts w:ascii="標楷體" w:eastAsia="標楷體" w:hAnsi="標楷體"/>
                  <w:color w:val="000000"/>
                </w:rPr>
                <w:t>2</w:t>
              </w:r>
            </w:ins>
          </w:p>
        </w:tc>
        <w:tc>
          <w:tcPr>
            <w:tcW w:w="1302" w:type="dxa"/>
            <w:tcBorders>
              <w:top w:val="single" w:sz="4" w:space="0" w:color="auto"/>
              <w:left w:val="single" w:sz="4" w:space="0" w:color="auto"/>
              <w:bottom w:val="single" w:sz="4" w:space="0" w:color="auto"/>
              <w:right w:val="single" w:sz="4" w:space="0" w:color="auto"/>
            </w:tcBorders>
            <w:hideMark/>
            <w:tcPrChange w:id="2742" w:author="黃梓峻" w:date="2021-06-28T11:42:00Z">
              <w:tcPr>
                <w:tcW w:w="1302" w:type="dxa"/>
                <w:gridSpan w:val="2"/>
                <w:tcBorders>
                  <w:top w:val="single" w:sz="4" w:space="0" w:color="auto"/>
                  <w:left w:val="single" w:sz="4" w:space="0" w:color="auto"/>
                  <w:bottom w:val="single" w:sz="4" w:space="0" w:color="auto"/>
                  <w:right w:val="single" w:sz="4" w:space="0" w:color="auto"/>
                </w:tcBorders>
                <w:hideMark/>
              </w:tcPr>
            </w:tcPrChange>
          </w:tcPr>
          <w:p w14:paraId="5FF335B6" w14:textId="77777777" w:rsidR="00F63C93" w:rsidRPr="00F63C93" w:rsidRDefault="00F63C93" w:rsidP="00F63C93">
            <w:pPr>
              <w:rPr>
                <w:ins w:id="2743" w:author="黃梓峻" w:date="2021-05-12T14:28:00Z"/>
                <w:rFonts w:ascii="標楷體" w:eastAsia="標楷體" w:hAnsi="標楷體"/>
              </w:rPr>
            </w:pPr>
            <w:ins w:id="2744" w:author="黃梓峻" w:date="2021-05-12T14:28:00Z">
              <w:r w:rsidRPr="00F63C93">
                <w:rPr>
                  <w:rFonts w:ascii="標楷體" w:eastAsia="標楷體" w:hAnsi="標楷體" w:hint="eastAsia"/>
                </w:rPr>
                <w:t>日期</w:t>
              </w:r>
            </w:ins>
          </w:p>
        </w:tc>
        <w:tc>
          <w:tcPr>
            <w:tcW w:w="856" w:type="dxa"/>
            <w:tcBorders>
              <w:top w:val="single" w:sz="4" w:space="0" w:color="auto"/>
              <w:left w:val="single" w:sz="4" w:space="0" w:color="auto"/>
              <w:bottom w:val="single" w:sz="4" w:space="0" w:color="auto"/>
              <w:right w:val="single" w:sz="4" w:space="0" w:color="auto"/>
            </w:tcBorders>
            <w:tcPrChange w:id="2745" w:author="黃梓峻" w:date="2021-06-28T11:42:00Z">
              <w:tcPr>
                <w:tcW w:w="856" w:type="dxa"/>
                <w:gridSpan w:val="2"/>
                <w:tcBorders>
                  <w:top w:val="single" w:sz="4" w:space="0" w:color="auto"/>
                  <w:left w:val="single" w:sz="4" w:space="0" w:color="auto"/>
                  <w:bottom w:val="single" w:sz="4" w:space="0" w:color="auto"/>
                  <w:right w:val="single" w:sz="4" w:space="0" w:color="auto"/>
                </w:tcBorders>
              </w:tcPr>
            </w:tcPrChange>
          </w:tcPr>
          <w:p w14:paraId="106080BB" w14:textId="77777777" w:rsidR="00F63C93" w:rsidRPr="00F63C93" w:rsidRDefault="00F63C93" w:rsidP="00F63C93">
            <w:pPr>
              <w:rPr>
                <w:ins w:id="2746"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Change w:id="2747" w:author="黃梓峻" w:date="2021-06-28T11:42:00Z">
              <w:tcPr>
                <w:tcW w:w="961" w:type="dxa"/>
                <w:gridSpan w:val="2"/>
                <w:tcBorders>
                  <w:top w:val="single" w:sz="4" w:space="0" w:color="auto"/>
                  <w:left w:val="single" w:sz="4" w:space="0" w:color="auto"/>
                  <w:bottom w:val="single" w:sz="4" w:space="0" w:color="auto"/>
                  <w:right w:val="single" w:sz="4" w:space="0" w:color="auto"/>
                </w:tcBorders>
              </w:tcPr>
            </w:tcPrChange>
          </w:tcPr>
          <w:p w14:paraId="613731D7" w14:textId="77777777" w:rsidR="00F63C93" w:rsidRPr="00F63C93" w:rsidRDefault="00F63C93" w:rsidP="00F63C93">
            <w:pPr>
              <w:rPr>
                <w:ins w:id="2748" w:author="黃梓峻" w:date="2021-05-12T14:28: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Change w:id="2749" w:author="黃梓峻" w:date="2021-06-28T11:42:00Z">
              <w:tcPr>
                <w:tcW w:w="2016" w:type="dxa"/>
                <w:gridSpan w:val="3"/>
                <w:tcBorders>
                  <w:top w:val="single" w:sz="4" w:space="0" w:color="auto"/>
                  <w:left w:val="single" w:sz="4" w:space="0" w:color="auto"/>
                  <w:bottom w:val="single" w:sz="4" w:space="0" w:color="auto"/>
                  <w:right w:val="single" w:sz="4" w:space="0" w:color="auto"/>
                </w:tcBorders>
              </w:tcPr>
            </w:tcPrChange>
          </w:tcPr>
          <w:p w14:paraId="1D7FEFE1" w14:textId="77777777" w:rsidR="00F63C93" w:rsidRPr="00F63C93" w:rsidRDefault="00F63C93" w:rsidP="00F63C93">
            <w:pPr>
              <w:rPr>
                <w:ins w:id="2750"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hideMark/>
            <w:tcPrChange w:id="2751" w:author="黃梓峻" w:date="2021-06-28T11:42:00Z">
              <w:tcPr>
                <w:tcW w:w="855" w:type="dxa"/>
                <w:gridSpan w:val="2"/>
                <w:tcBorders>
                  <w:top w:val="single" w:sz="4" w:space="0" w:color="auto"/>
                  <w:left w:val="single" w:sz="4" w:space="0" w:color="auto"/>
                  <w:bottom w:val="single" w:sz="4" w:space="0" w:color="auto"/>
                  <w:right w:val="single" w:sz="4" w:space="0" w:color="auto"/>
                </w:tcBorders>
                <w:hideMark/>
              </w:tcPr>
            </w:tcPrChange>
          </w:tcPr>
          <w:p w14:paraId="50225E5C" w14:textId="77777777" w:rsidR="00F63C93" w:rsidRPr="00F63C93" w:rsidRDefault="00F63C93" w:rsidP="00F63C93">
            <w:pPr>
              <w:rPr>
                <w:ins w:id="2752" w:author="黃梓峻" w:date="2021-05-12T14:28:00Z"/>
                <w:rFonts w:ascii="標楷體" w:eastAsia="標楷體" w:hAnsi="標楷體"/>
              </w:rPr>
            </w:pPr>
          </w:p>
        </w:tc>
        <w:tc>
          <w:tcPr>
            <w:tcW w:w="675" w:type="dxa"/>
            <w:tcBorders>
              <w:top w:val="single" w:sz="4" w:space="0" w:color="auto"/>
              <w:left w:val="single" w:sz="4" w:space="0" w:color="auto"/>
              <w:bottom w:val="single" w:sz="4" w:space="0" w:color="auto"/>
              <w:right w:val="single" w:sz="4" w:space="0" w:color="auto"/>
            </w:tcBorders>
            <w:hideMark/>
            <w:tcPrChange w:id="2753" w:author="黃梓峻" w:date="2021-06-28T11:42:00Z">
              <w:tcPr>
                <w:tcW w:w="675" w:type="dxa"/>
                <w:gridSpan w:val="2"/>
                <w:tcBorders>
                  <w:top w:val="single" w:sz="4" w:space="0" w:color="auto"/>
                  <w:left w:val="single" w:sz="4" w:space="0" w:color="auto"/>
                  <w:bottom w:val="single" w:sz="4" w:space="0" w:color="auto"/>
                  <w:right w:val="single" w:sz="4" w:space="0" w:color="auto"/>
                </w:tcBorders>
                <w:hideMark/>
              </w:tcPr>
            </w:tcPrChange>
          </w:tcPr>
          <w:p w14:paraId="518ABE2C" w14:textId="77777777" w:rsidR="00F63C93" w:rsidRPr="00F63C93" w:rsidRDefault="00F63C93" w:rsidP="00F63C93">
            <w:pPr>
              <w:jc w:val="center"/>
              <w:rPr>
                <w:ins w:id="2754" w:author="黃梓峻" w:date="2021-05-12T14:28:00Z"/>
                <w:rFonts w:ascii="標楷體" w:eastAsia="標楷體" w:hAnsi="標楷體"/>
              </w:rPr>
            </w:pPr>
            <w:ins w:id="2755" w:author="黃梓峻" w:date="2021-05-12T14:43: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hideMark/>
            <w:tcPrChange w:id="2756" w:author="黃梓峻" w:date="2021-06-28T11:42:00Z">
              <w:tcPr>
                <w:tcW w:w="3216" w:type="dxa"/>
                <w:gridSpan w:val="2"/>
                <w:tcBorders>
                  <w:top w:val="single" w:sz="4" w:space="0" w:color="auto"/>
                  <w:left w:val="single" w:sz="4" w:space="0" w:color="auto"/>
                  <w:bottom w:val="single" w:sz="4" w:space="0" w:color="auto"/>
                  <w:right w:val="single" w:sz="4" w:space="0" w:color="auto"/>
                </w:tcBorders>
                <w:hideMark/>
              </w:tcPr>
            </w:tcPrChange>
          </w:tcPr>
          <w:p w14:paraId="52AE7427" w14:textId="77777777" w:rsidR="00F63C93" w:rsidRPr="00F63C93" w:rsidRDefault="00F63C93" w:rsidP="00F63C93">
            <w:pPr>
              <w:rPr>
                <w:ins w:id="2757" w:author="黃梓峻" w:date="2021-05-12T14:28:00Z"/>
                <w:rFonts w:ascii="標楷體" w:eastAsia="標楷體" w:hAnsi="標楷體"/>
              </w:rPr>
            </w:pPr>
            <w:ins w:id="2758" w:author="黃梓峻" w:date="2021-05-12T14:28:00Z">
              <w:r w:rsidRPr="00F63C93">
                <w:rPr>
                  <w:rFonts w:ascii="標楷體" w:eastAsia="標楷體" w:hAnsi="標楷體" w:hint="eastAsia"/>
                  <w:color w:val="000000"/>
                </w:rPr>
                <w:t>InnLoanMeeting</w:t>
              </w:r>
              <w:r w:rsidRPr="00F63C93">
                <w:rPr>
                  <w:rFonts w:ascii="標楷體" w:eastAsia="標楷體" w:hAnsi="標楷體"/>
                </w:rPr>
                <w:t>.</w:t>
              </w:r>
              <w:r w:rsidRPr="00F63C93">
                <w:rPr>
                  <w:rFonts w:ascii="標楷體" w:eastAsia="標楷體" w:hAnsi="標楷體" w:hint="eastAsia"/>
                </w:rPr>
                <w:t>Ac</w:t>
              </w:r>
              <w:r w:rsidRPr="00F63C93">
                <w:rPr>
                  <w:rFonts w:ascii="標楷體" w:eastAsia="標楷體" w:hAnsi="標楷體"/>
                </w:rPr>
                <w:t>Date</w:t>
              </w:r>
            </w:ins>
          </w:p>
        </w:tc>
      </w:tr>
      <w:tr w:rsidR="00F63C93" w:rsidRPr="00F63C93" w14:paraId="5678703B" w14:textId="77777777" w:rsidTr="00067F94">
        <w:trPr>
          <w:trHeight w:val="244"/>
          <w:jc w:val="center"/>
          <w:ins w:id="2759" w:author="黃梓峻" w:date="2021-05-12T14:28:00Z"/>
        </w:trPr>
        <w:tc>
          <w:tcPr>
            <w:tcW w:w="539" w:type="dxa"/>
            <w:tcBorders>
              <w:top w:val="single" w:sz="4" w:space="0" w:color="auto"/>
              <w:left w:val="single" w:sz="4" w:space="0" w:color="auto"/>
              <w:bottom w:val="single" w:sz="4" w:space="0" w:color="auto"/>
              <w:right w:val="single" w:sz="4" w:space="0" w:color="auto"/>
            </w:tcBorders>
          </w:tcPr>
          <w:p w14:paraId="793A23E5" w14:textId="77777777" w:rsidR="00F63C93" w:rsidRPr="00F63C93" w:rsidRDefault="00F63C93" w:rsidP="00F63C93">
            <w:pPr>
              <w:rPr>
                <w:ins w:id="2760" w:author="黃梓峻" w:date="2021-05-12T14:28:00Z"/>
                <w:rFonts w:ascii="標楷體" w:eastAsia="標楷體" w:hAnsi="標楷體"/>
                <w:color w:val="000000"/>
              </w:rPr>
            </w:pPr>
            <w:ins w:id="2761" w:author="黃梓峻" w:date="2021-05-12T14:28:00Z">
              <w:r w:rsidRPr="00F63C93">
                <w:rPr>
                  <w:rFonts w:ascii="標楷體" w:eastAsia="標楷體" w:hAnsi="標楷體" w:hint="eastAsia"/>
                  <w:color w:val="000000"/>
                </w:rPr>
                <w:t>3</w:t>
              </w:r>
            </w:ins>
          </w:p>
        </w:tc>
        <w:tc>
          <w:tcPr>
            <w:tcW w:w="1302" w:type="dxa"/>
            <w:tcBorders>
              <w:top w:val="single" w:sz="4" w:space="0" w:color="auto"/>
              <w:left w:val="single" w:sz="4" w:space="0" w:color="auto"/>
              <w:bottom w:val="single" w:sz="4" w:space="0" w:color="auto"/>
              <w:right w:val="single" w:sz="4" w:space="0" w:color="auto"/>
            </w:tcBorders>
          </w:tcPr>
          <w:p w14:paraId="468010C9" w14:textId="77777777" w:rsidR="00F63C93" w:rsidRPr="00F63C93" w:rsidRDefault="00F63C93" w:rsidP="00F63C93">
            <w:pPr>
              <w:rPr>
                <w:ins w:id="2762" w:author="黃梓峻" w:date="2021-05-12T14:28:00Z"/>
                <w:rFonts w:ascii="標楷體" w:eastAsia="標楷體" w:hAnsi="標楷體"/>
              </w:rPr>
            </w:pPr>
            <w:ins w:id="2763" w:author="黃梓峻" w:date="2021-05-12T14:28:00Z">
              <w:r w:rsidRPr="00F63C93">
                <w:rPr>
                  <w:rFonts w:ascii="標楷體" w:eastAsia="標楷體" w:hAnsi="標楷體" w:hint="eastAsia"/>
                </w:rPr>
                <w:t>議題</w:t>
              </w:r>
            </w:ins>
          </w:p>
        </w:tc>
        <w:tc>
          <w:tcPr>
            <w:tcW w:w="856" w:type="dxa"/>
            <w:tcBorders>
              <w:top w:val="single" w:sz="4" w:space="0" w:color="auto"/>
              <w:left w:val="single" w:sz="4" w:space="0" w:color="auto"/>
              <w:bottom w:val="single" w:sz="4" w:space="0" w:color="auto"/>
              <w:right w:val="single" w:sz="4" w:space="0" w:color="auto"/>
            </w:tcBorders>
          </w:tcPr>
          <w:p w14:paraId="3A10CDF4" w14:textId="77777777" w:rsidR="00F63C93" w:rsidRPr="00F63C93" w:rsidRDefault="00F63C93" w:rsidP="00F63C93">
            <w:pPr>
              <w:rPr>
                <w:ins w:id="2764"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31B9E8CD" w14:textId="77777777" w:rsidR="00F63C93" w:rsidRPr="00F63C93" w:rsidRDefault="00F63C93" w:rsidP="00F63C93">
            <w:pPr>
              <w:rPr>
                <w:ins w:id="2765" w:author="黃梓峻" w:date="2021-05-12T14:28: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4424CE2C" w14:textId="77777777" w:rsidR="00F63C93" w:rsidRPr="00F63C93" w:rsidRDefault="00F63C93" w:rsidP="00F63C93">
            <w:pPr>
              <w:rPr>
                <w:ins w:id="2766"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530655AF" w14:textId="77777777" w:rsidR="00F63C93" w:rsidRPr="00F63C93" w:rsidRDefault="00F63C93" w:rsidP="00F63C93">
            <w:pPr>
              <w:rPr>
                <w:ins w:id="2767" w:author="黃梓峻" w:date="2021-05-12T14:28: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35120366" w14:textId="77777777" w:rsidR="00F63C93" w:rsidRPr="00F63C93" w:rsidRDefault="00F63C93" w:rsidP="00F63C93">
            <w:pPr>
              <w:jc w:val="center"/>
              <w:rPr>
                <w:ins w:id="2768" w:author="黃梓峻" w:date="2021-05-12T14:28:00Z"/>
                <w:rFonts w:ascii="標楷體" w:eastAsia="標楷體" w:hAnsi="標楷體"/>
                <w:color w:val="000000"/>
              </w:rPr>
            </w:pPr>
            <w:ins w:id="2769" w:author="黃梓峻" w:date="2021-05-12T14:43: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tcPr>
          <w:p w14:paraId="0F193E51" w14:textId="77777777" w:rsidR="00F63C93" w:rsidRPr="00F63C93" w:rsidRDefault="00F63C93" w:rsidP="00F63C93">
            <w:pPr>
              <w:rPr>
                <w:ins w:id="2770" w:author="黃梓峻" w:date="2021-05-12T14:28:00Z"/>
                <w:rFonts w:ascii="標楷體" w:eastAsia="標楷體" w:hAnsi="標楷體"/>
              </w:rPr>
            </w:pPr>
            <w:ins w:id="2771" w:author="黃梓峻" w:date="2021-05-12T14:28:00Z">
              <w:r w:rsidRPr="00F63C93">
                <w:rPr>
                  <w:rFonts w:ascii="標楷體" w:eastAsia="標楷體" w:hAnsi="標楷體" w:hint="eastAsia"/>
                  <w:color w:val="000000"/>
                </w:rPr>
                <w:t>InnLoanMeeting</w:t>
              </w:r>
              <w:r w:rsidRPr="00F63C93">
                <w:rPr>
                  <w:rFonts w:ascii="標楷體" w:eastAsia="標楷體" w:hAnsi="標楷體"/>
                </w:rPr>
                <w:t>.Issue</w:t>
              </w:r>
            </w:ins>
          </w:p>
        </w:tc>
      </w:tr>
      <w:tr w:rsidR="00F63C93" w:rsidRPr="00F63C93" w14:paraId="1BBDEC21" w14:textId="77777777" w:rsidTr="00067F94">
        <w:trPr>
          <w:trHeight w:val="244"/>
          <w:jc w:val="center"/>
          <w:ins w:id="2772" w:author="黃梓峻" w:date="2021-05-12T14:28:00Z"/>
        </w:trPr>
        <w:tc>
          <w:tcPr>
            <w:tcW w:w="539" w:type="dxa"/>
            <w:tcBorders>
              <w:top w:val="single" w:sz="4" w:space="0" w:color="auto"/>
              <w:left w:val="single" w:sz="4" w:space="0" w:color="auto"/>
              <w:bottom w:val="single" w:sz="4" w:space="0" w:color="auto"/>
              <w:right w:val="single" w:sz="4" w:space="0" w:color="auto"/>
            </w:tcBorders>
          </w:tcPr>
          <w:p w14:paraId="65767A39" w14:textId="77777777" w:rsidR="00F63C93" w:rsidRPr="00F63C93" w:rsidRDefault="00F63C93" w:rsidP="00F63C93">
            <w:pPr>
              <w:rPr>
                <w:ins w:id="2773" w:author="黃梓峻" w:date="2021-05-12T14:28:00Z"/>
                <w:rFonts w:ascii="標楷體" w:eastAsia="標楷體" w:hAnsi="標楷體"/>
                <w:color w:val="000000"/>
              </w:rPr>
            </w:pPr>
            <w:ins w:id="2774" w:author="黃梓峻" w:date="2021-05-12T14:28:00Z">
              <w:r w:rsidRPr="00F63C93">
                <w:rPr>
                  <w:rFonts w:ascii="標楷體" w:eastAsia="標楷體" w:hAnsi="標楷體" w:hint="eastAsia"/>
                  <w:color w:val="000000"/>
                </w:rPr>
                <w:t>4</w:t>
              </w:r>
            </w:ins>
          </w:p>
        </w:tc>
        <w:tc>
          <w:tcPr>
            <w:tcW w:w="1302" w:type="dxa"/>
            <w:tcBorders>
              <w:top w:val="single" w:sz="4" w:space="0" w:color="auto"/>
              <w:left w:val="single" w:sz="4" w:space="0" w:color="auto"/>
              <w:bottom w:val="single" w:sz="4" w:space="0" w:color="auto"/>
              <w:right w:val="single" w:sz="4" w:space="0" w:color="auto"/>
            </w:tcBorders>
          </w:tcPr>
          <w:p w14:paraId="0D3BC10A" w14:textId="77777777" w:rsidR="00F63C93" w:rsidRPr="00F63C93" w:rsidRDefault="00F63C93" w:rsidP="00F63C93">
            <w:pPr>
              <w:rPr>
                <w:ins w:id="2775" w:author="黃梓峻" w:date="2021-05-12T14:28:00Z"/>
                <w:rFonts w:ascii="標楷體" w:eastAsia="標楷體" w:hAnsi="標楷體"/>
              </w:rPr>
            </w:pPr>
            <w:ins w:id="2776" w:author="黃梓峻" w:date="2021-05-12T14:28:00Z">
              <w:r w:rsidRPr="00F63C93">
                <w:rPr>
                  <w:rFonts w:ascii="標楷體" w:eastAsia="標楷體" w:hAnsi="標楷體" w:hint="eastAsia"/>
                </w:rPr>
                <w:t>戶別</w:t>
              </w:r>
            </w:ins>
          </w:p>
        </w:tc>
        <w:tc>
          <w:tcPr>
            <w:tcW w:w="856" w:type="dxa"/>
            <w:tcBorders>
              <w:top w:val="single" w:sz="4" w:space="0" w:color="auto"/>
              <w:left w:val="single" w:sz="4" w:space="0" w:color="auto"/>
              <w:bottom w:val="single" w:sz="4" w:space="0" w:color="auto"/>
              <w:right w:val="single" w:sz="4" w:space="0" w:color="auto"/>
            </w:tcBorders>
          </w:tcPr>
          <w:p w14:paraId="4869586D" w14:textId="77777777" w:rsidR="00F63C93" w:rsidRPr="00F63C93" w:rsidRDefault="00F63C93" w:rsidP="00F63C93">
            <w:pPr>
              <w:rPr>
                <w:ins w:id="2777"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0C72257E" w14:textId="77777777" w:rsidR="00F63C93" w:rsidRPr="00F63C93" w:rsidRDefault="00F63C93" w:rsidP="00F63C93">
            <w:pPr>
              <w:rPr>
                <w:ins w:id="2778" w:author="黃梓峻" w:date="2021-05-12T14:28: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121508BA" w14:textId="77777777" w:rsidR="00F63C93" w:rsidRPr="00F63C93" w:rsidRDefault="00F63C93" w:rsidP="00F63C93">
            <w:pPr>
              <w:rPr>
                <w:ins w:id="2779"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4BFC72A7" w14:textId="77777777" w:rsidR="00F63C93" w:rsidRPr="00F63C93" w:rsidRDefault="00F63C93" w:rsidP="00F63C93">
            <w:pPr>
              <w:rPr>
                <w:ins w:id="2780" w:author="黃梓峻" w:date="2021-05-12T14:28: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2EC75B84" w14:textId="77777777" w:rsidR="00F63C93" w:rsidRPr="00F63C93" w:rsidRDefault="00F63C93" w:rsidP="00F63C93">
            <w:pPr>
              <w:jc w:val="center"/>
              <w:rPr>
                <w:ins w:id="2781" w:author="黃梓峻" w:date="2021-05-12T14:28:00Z"/>
                <w:rFonts w:ascii="標楷體" w:eastAsia="標楷體" w:hAnsi="標楷體"/>
                <w:color w:val="000000"/>
              </w:rPr>
            </w:pPr>
            <w:ins w:id="2782" w:author="黃梓峻" w:date="2021-05-12T14:43: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tcPr>
          <w:p w14:paraId="310EB18B" w14:textId="77777777" w:rsidR="00F63C93" w:rsidRPr="00F63C93" w:rsidRDefault="00F63C93" w:rsidP="00F63C93">
            <w:pPr>
              <w:rPr>
                <w:ins w:id="2783" w:author="黃梓峻" w:date="2021-05-12T14:28:00Z"/>
                <w:rFonts w:ascii="標楷體" w:eastAsia="標楷體" w:hAnsi="標楷體"/>
              </w:rPr>
            </w:pPr>
            <w:ins w:id="2784" w:author="黃梓峻" w:date="2021-05-12T14:28:00Z">
              <w:r w:rsidRPr="00F63C93">
                <w:rPr>
                  <w:rFonts w:ascii="標楷體" w:eastAsia="標楷體" w:hAnsi="標楷體" w:hint="eastAsia"/>
                  <w:color w:val="000000"/>
                </w:rPr>
                <w:t>InnLoanMeeting</w:t>
              </w:r>
              <w:r w:rsidRPr="00F63C93">
                <w:rPr>
                  <w:rFonts w:ascii="標楷體" w:eastAsia="標楷體" w:hAnsi="標楷體"/>
                </w:rPr>
                <w:t>.CustCode</w:t>
              </w:r>
            </w:ins>
          </w:p>
        </w:tc>
      </w:tr>
      <w:tr w:rsidR="00F63C93" w:rsidRPr="00F63C93" w14:paraId="0B03F92A" w14:textId="77777777" w:rsidTr="00067F94">
        <w:trPr>
          <w:trHeight w:val="244"/>
          <w:jc w:val="center"/>
          <w:ins w:id="2785" w:author="黃梓峻" w:date="2021-05-12T14:28:00Z"/>
        </w:trPr>
        <w:tc>
          <w:tcPr>
            <w:tcW w:w="539" w:type="dxa"/>
            <w:tcBorders>
              <w:top w:val="single" w:sz="4" w:space="0" w:color="auto"/>
              <w:left w:val="single" w:sz="4" w:space="0" w:color="auto"/>
              <w:bottom w:val="single" w:sz="4" w:space="0" w:color="auto"/>
              <w:right w:val="single" w:sz="4" w:space="0" w:color="auto"/>
            </w:tcBorders>
          </w:tcPr>
          <w:p w14:paraId="60185E2A" w14:textId="77777777" w:rsidR="00F63C93" w:rsidRPr="00F63C93" w:rsidRDefault="00F63C93" w:rsidP="00F63C93">
            <w:pPr>
              <w:rPr>
                <w:ins w:id="2786" w:author="黃梓峻" w:date="2021-05-12T14:28:00Z"/>
                <w:rFonts w:ascii="標楷體" w:eastAsia="標楷體" w:hAnsi="標楷體"/>
                <w:color w:val="000000"/>
              </w:rPr>
            </w:pPr>
            <w:ins w:id="2787" w:author="黃梓峻" w:date="2021-05-12T14:28:00Z">
              <w:r w:rsidRPr="00F63C93">
                <w:rPr>
                  <w:rFonts w:ascii="標楷體" w:eastAsia="標楷體" w:hAnsi="標楷體" w:hint="eastAsia"/>
                  <w:color w:val="000000"/>
                </w:rPr>
                <w:t>5</w:t>
              </w:r>
            </w:ins>
          </w:p>
        </w:tc>
        <w:tc>
          <w:tcPr>
            <w:tcW w:w="1302" w:type="dxa"/>
            <w:tcBorders>
              <w:top w:val="single" w:sz="4" w:space="0" w:color="auto"/>
              <w:left w:val="single" w:sz="4" w:space="0" w:color="auto"/>
              <w:bottom w:val="single" w:sz="4" w:space="0" w:color="auto"/>
              <w:right w:val="single" w:sz="4" w:space="0" w:color="auto"/>
            </w:tcBorders>
          </w:tcPr>
          <w:p w14:paraId="21E16998" w14:textId="77777777" w:rsidR="00F63C93" w:rsidRPr="00F63C93" w:rsidRDefault="00F63C93" w:rsidP="00F63C93">
            <w:pPr>
              <w:rPr>
                <w:ins w:id="2788" w:author="黃梓峻" w:date="2021-05-12T14:28:00Z"/>
                <w:rFonts w:ascii="標楷體" w:eastAsia="標楷體" w:hAnsi="標楷體"/>
              </w:rPr>
            </w:pPr>
            <w:ins w:id="2789" w:author="黃梓峻" w:date="2021-05-12T14:28:00Z">
              <w:r w:rsidRPr="00F63C93">
                <w:rPr>
                  <w:rFonts w:ascii="標楷體" w:eastAsia="標楷體" w:hAnsi="標楷體" w:hint="eastAsia"/>
                </w:rPr>
                <w:t>金額(千元)</w:t>
              </w:r>
            </w:ins>
          </w:p>
        </w:tc>
        <w:tc>
          <w:tcPr>
            <w:tcW w:w="856" w:type="dxa"/>
            <w:tcBorders>
              <w:top w:val="single" w:sz="4" w:space="0" w:color="auto"/>
              <w:left w:val="single" w:sz="4" w:space="0" w:color="auto"/>
              <w:bottom w:val="single" w:sz="4" w:space="0" w:color="auto"/>
              <w:right w:val="single" w:sz="4" w:space="0" w:color="auto"/>
            </w:tcBorders>
          </w:tcPr>
          <w:p w14:paraId="5F9CBB1E" w14:textId="77777777" w:rsidR="00F63C93" w:rsidRPr="00F63C93" w:rsidRDefault="00F63C93" w:rsidP="00F63C93">
            <w:pPr>
              <w:rPr>
                <w:ins w:id="2790"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1AC35201" w14:textId="77777777" w:rsidR="00F63C93" w:rsidRPr="00F63C93" w:rsidRDefault="00F63C93" w:rsidP="00F63C93">
            <w:pPr>
              <w:rPr>
                <w:ins w:id="2791" w:author="黃梓峻" w:date="2021-05-12T14:28: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522DBD9D" w14:textId="77777777" w:rsidR="00F63C93" w:rsidRPr="00F63C93" w:rsidRDefault="00F63C93" w:rsidP="00F63C93">
            <w:pPr>
              <w:rPr>
                <w:ins w:id="2792"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3FD0144A" w14:textId="77777777" w:rsidR="00F63C93" w:rsidRPr="00F63C93" w:rsidRDefault="00F63C93" w:rsidP="00F63C93">
            <w:pPr>
              <w:rPr>
                <w:ins w:id="2793" w:author="黃梓峻" w:date="2021-05-12T14:28: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2CA73612" w14:textId="77777777" w:rsidR="00F63C93" w:rsidRPr="00F63C93" w:rsidRDefault="00F63C93" w:rsidP="00F63C93">
            <w:pPr>
              <w:jc w:val="center"/>
              <w:rPr>
                <w:ins w:id="2794" w:author="黃梓峻" w:date="2021-05-12T14:28:00Z"/>
                <w:rFonts w:ascii="標楷體" w:eastAsia="標楷體" w:hAnsi="標楷體"/>
                <w:color w:val="000000"/>
              </w:rPr>
            </w:pPr>
            <w:ins w:id="2795" w:author="黃梓峻" w:date="2021-05-12T14:43: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tcPr>
          <w:p w14:paraId="25D22C8E" w14:textId="77777777" w:rsidR="00F63C93" w:rsidRPr="00F63C93" w:rsidRDefault="00F63C93" w:rsidP="00F63C93">
            <w:pPr>
              <w:rPr>
                <w:ins w:id="2796" w:author="黃梓峻" w:date="2021-05-12T14:28:00Z"/>
                <w:rFonts w:ascii="標楷體" w:eastAsia="標楷體" w:hAnsi="標楷體"/>
              </w:rPr>
            </w:pPr>
            <w:ins w:id="2797" w:author="黃梓峻" w:date="2021-05-12T14:28:00Z">
              <w:r w:rsidRPr="00F63C93">
                <w:rPr>
                  <w:rFonts w:ascii="標楷體" w:eastAsia="標楷體" w:hAnsi="標楷體" w:hint="eastAsia"/>
                  <w:color w:val="000000"/>
                </w:rPr>
                <w:t>InnLoanMeeting</w:t>
              </w:r>
              <w:r w:rsidRPr="00F63C93">
                <w:rPr>
                  <w:rFonts w:ascii="標楷體" w:eastAsia="標楷體" w:hAnsi="標楷體"/>
                </w:rPr>
                <w:t>.Amount</w:t>
              </w:r>
            </w:ins>
          </w:p>
        </w:tc>
      </w:tr>
      <w:tr w:rsidR="00F63C93" w:rsidRPr="00F63C93" w14:paraId="4F79D4CD" w14:textId="77777777" w:rsidTr="00067F94">
        <w:trPr>
          <w:trHeight w:val="244"/>
          <w:jc w:val="center"/>
          <w:ins w:id="2798" w:author="黃梓峻" w:date="2021-05-12T14:28:00Z"/>
        </w:trPr>
        <w:tc>
          <w:tcPr>
            <w:tcW w:w="539" w:type="dxa"/>
            <w:tcBorders>
              <w:top w:val="single" w:sz="4" w:space="0" w:color="auto"/>
              <w:left w:val="single" w:sz="4" w:space="0" w:color="auto"/>
              <w:bottom w:val="single" w:sz="4" w:space="0" w:color="auto"/>
              <w:right w:val="single" w:sz="4" w:space="0" w:color="auto"/>
            </w:tcBorders>
          </w:tcPr>
          <w:p w14:paraId="327A6EDD" w14:textId="77777777" w:rsidR="00F63C93" w:rsidRPr="00F63C93" w:rsidRDefault="00F63C93" w:rsidP="00F63C93">
            <w:pPr>
              <w:rPr>
                <w:ins w:id="2799" w:author="黃梓峻" w:date="2021-05-12T14:28:00Z"/>
                <w:rFonts w:ascii="標楷體" w:eastAsia="標楷體" w:hAnsi="標楷體"/>
                <w:color w:val="000000"/>
              </w:rPr>
            </w:pPr>
            <w:ins w:id="2800" w:author="黃梓峻" w:date="2021-05-12T14:28:00Z">
              <w:r w:rsidRPr="00F63C93">
                <w:rPr>
                  <w:rFonts w:ascii="標楷體" w:eastAsia="標楷體" w:hAnsi="標楷體" w:hint="eastAsia"/>
                  <w:color w:val="000000"/>
                </w:rPr>
                <w:t>6</w:t>
              </w:r>
            </w:ins>
          </w:p>
        </w:tc>
        <w:tc>
          <w:tcPr>
            <w:tcW w:w="1302" w:type="dxa"/>
            <w:tcBorders>
              <w:top w:val="single" w:sz="4" w:space="0" w:color="auto"/>
              <w:left w:val="single" w:sz="4" w:space="0" w:color="auto"/>
              <w:bottom w:val="single" w:sz="4" w:space="0" w:color="auto"/>
              <w:right w:val="single" w:sz="4" w:space="0" w:color="auto"/>
            </w:tcBorders>
          </w:tcPr>
          <w:p w14:paraId="1DFBED61" w14:textId="77777777" w:rsidR="00F63C93" w:rsidRPr="00F63C93" w:rsidRDefault="00F63C93" w:rsidP="00F63C93">
            <w:pPr>
              <w:rPr>
                <w:ins w:id="2801" w:author="黃梓峻" w:date="2021-05-12T14:28:00Z"/>
                <w:rFonts w:ascii="標楷體" w:eastAsia="標楷體" w:hAnsi="標楷體"/>
              </w:rPr>
            </w:pPr>
            <w:ins w:id="2802" w:author="黃梓峻" w:date="2021-05-12T14:28:00Z">
              <w:r w:rsidRPr="00F63C93">
                <w:rPr>
                  <w:rFonts w:ascii="標楷體" w:eastAsia="標楷體" w:hAnsi="標楷體" w:hint="eastAsia"/>
                </w:rPr>
                <w:t>備註</w:t>
              </w:r>
            </w:ins>
          </w:p>
        </w:tc>
        <w:tc>
          <w:tcPr>
            <w:tcW w:w="856" w:type="dxa"/>
            <w:tcBorders>
              <w:top w:val="single" w:sz="4" w:space="0" w:color="auto"/>
              <w:left w:val="single" w:sz="4" w:space="0" w:color="auto"/>
              <w:bottom w:val="single" w:sz="4" w:space="0" w:color="auto"/>
              <w:right w:val="single" w:sz="4" w:space="0" w:color="auto"/>
            </w:tcBorders>
          </w:tcPr>
          <w:p w14:paraId="64CE5497" w14:textId="77777777" w:rsidR="00F63C93" w:rsidRPr="00F63C93" w:rsidRDefault="00F63C93" w:rsidP="00F63C93">
            <w:pPr>
              <w:rPr>
                <w:ins w:id="2803"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5A900117" w14:textId="77777777" w:rsidR="00F63C93" w:rsidRPr="00F63C93" w:rsidRDefault="00F63C93" w:rsidP="00F63C93">
            <w:pPr>
              <w:rPr>
                <w:ins w:id="2804" w:author="黃梓峻" w:date="2021-05-12T14:28: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6186C032" w14:textId="77777777" w:rsidR="00F63C93" w:rsidRPr="00F63C93" w:rsidRDefault="00F63C93" w:rsidP="00F63C93">
            <w:pPr>
              <w:rPr>
                <w:ins w:id="2805"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09882D23" w14:textId="77777777" w:rsidR="00F63C93" w:rsidRPr="00F63C93" w:rsidRDefault="00F63C93" w:rsidP="00F63C93">
            <w:pPr>
              <w:rPr>
                <w:ins w:id="2806" w:author="黃梓峻" w:date="2021-05-12T14:28: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48384B91" w14:textId="77777777" w:rsidR="00F63C93" w:rsidRPr="00F63C93" w:rsidRDefault="00F63C93" w:rsidP="00F63C93">
            <w:pPr>
              <w:jc w:val="center"/>
              <w:rPr>
                <w:ins w:id="2807" w:author="黃梓峻" w:date="2021-05-12T14:28:00Z"/>
                <w:rFonts w:ascii="標楷體" w:eastAsia="標楷體" w:hAnsi="標楷體"/>
                <w:color w:val="000000"/>
              </w:rPr>
            </w:pPr>
            <w:ins w:id="2808" w:author="黃梓峻" w:date="2021-05-12T14:43: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tcPr>
          <w:p w14:paraId="32B7C7D4" w14:textId="77777777" w:rsidR="00F63C93" w:rsidRPr="00F63C93" w:rsidRDefault="00F63C93" w:rsidP="00F63C93">
            <w:pPr>
              <w:rPr>
                <w:ins w:id="2809" w:author="黃梓峻" w:date="2021-05-12T14:28:00Z"/>
                <w:rFonts w:ascii="標楷體" w:eastAsia="標楷體" w:hAnsi="標楷體"/>
              </w:rPr>
            </w:pPr>
            <w:ins w:id="2810" w:author="黃梓峻" w:date="2021-05-12T14:28:00Z">
              <w:r w:rsidRPr="00F63C93">
                <w:rPr>
                  <w:rFonts w:ascii="標楷體" w:eastAsia="標楷體" w:hAnsi="標楷體" w:hint="eastAsia"/>
                  <w:color w:val="000000"/>
                </w:rPr>
                <w:t>InnLoanMeeting</w:t>
              </w:r>
              <w:r w:rsidRPr="00F63C93">
                <w:rPr>
                  <w:rFonts w:ascii="標楷體" w:eastAsia="標楷體" w:hAnsi="標楷體"/>
                </w:rPr>
                <w:t>.Remark</w:t>
              </w:r>
            </w:ins>
          </w:p>
        </w:tc>
      </w:tr>
    </w:tbl>
    <w:p w14:paraId="0FE58C93" w14:textId="77777777" w:rsidR="00F63C93" w:rsidRPr="00F63C93" w:rsidRDefault="00F63C93" w:rsidP="00F63C93">
      <w:pPr>
        <w:rPr>
          <w:rFonts w:ascii="標楷體" w:eastAsia="標楷體" w:hAnsi="標楷體"/>
          <w:lang w:eastAsia="x-none"/>
        </w:rPr>
      </w:pPr>
    </w:p>
    <w:p w14:paraId="744E9D8B" w14:textId="77777777" w:rsidR="00F63C93" w:rsidRPr="00F63C93" w:rsidRDefault="00F63C93" w:rsidP="00F63C93">
      <w:pPr>
        <w:rPr>
          <w:rFonts w:ascii="標楷體" w:eastAsia="標楷體" w:hAnsi="標楷體"/>
          <w:lang w:eastAsia="x-none"/>
        </w:rPr>
      </w:pPr>
    </w:p>
    <w:p w14:paraId="06FEDBE7" w14:textId="77777777" w:rsidR="00F63C93" w:rsidRPr="00F63C93" w:rsidRDefault="00F63C93" w:rsidP="00F63C93">
      <w:pPr>
        <w:rPr>
          <w:rFonts w:ascii="標楷體" w:eastAsia="標楷體" w:hAnsi="標楷體"/>
          <w:lang w:eastAsia="x-none"/>
        </w:rPr>
      </w:pPr>
    </w:p>
    <w:p w14:paraId="7A46F0E0" w14:textId="77777777" w:rsidR="00F63C93" w:rsidRPr="00F63C93" w:rsidRDefault="00F63C93" w:rsidP="00F63C93">
      <w:pPr>
        <w:numPr>
          <w:ilvl w:val="0"/>
          <w:numId w:val="126"/>
        </w:numPr>
        <w:tabs>
          <w:tab w:val="num" w:pos="360"/>
        </w:tabs>
        <w:snapToGrid w:val="0"/>
        <w:ind w:left="1418" w:firstLine="0"/>
        <w:rPr>
          <w:ins w:id="2811" w:author="黃梓峻" w:date="2021-05-12T14:28:00Z"/>
          <w:rFonts w:eastAsia="標楷體"/>
          <w:sz w:val="26"/>
        </w:rPr>
      </w:pPr>
      <w:ins w:id="2812" w:author="黃梓峻" w:date="2021-05-12T14:28:00Z">
        <w:r w:rsidRPr="00F63C93">
          <w:rPr>
            <w:rFonts w:eastAsia="標楷體"/>
            <w:sz w:val="26"/>
          </w:rPr>
          <w:t>UI</w:t>
        </w:r>
        <w:r w:rsidRPr="00F63C93">
          <w:rPr>
            <w:rFonts w:eastAsia="標楷體"/>
            <w:sz w:val="26"/>
          </w:rPr>
          <w:t>畫面</w:t>
        </w:r>
        <w:r w:rsidRPr="00F63C93">
          <w:rPr>
            <w:rFonts w:eastAsia="標楷體" w:hint="eastAsia"/>
            <w:sz w:val="26"/>
          </w:rPr>
          <w:t>－</w:t>
        </w:r>
      </w:ins>
      <w:r w:rsidRPr="00F63C93">
        <w:rPr>
          <w:rFonts w:eastAsia="標楷體" w:hint="eastAsia"/>
          <w:sz w:val="26"/>
        </w:rPr>
        <w:t>查詢</w:t>
      </w:r>
    </w:p>
    <w:p w14:paraId="0E93B7EA" w14:textId="77777777" w:rsidR="00F63C93" w:rsidRPr="00F63C93" w:rsidRDefault="00F63C93" w:rsidP="00F63C93">
      <w:pPr>
        <w:rPr>
          <w:ins w:id="2813" w:author="黃梓峻" w:date="2021-05-12T14:28:00Z"/>
          <w:rFonts w:ascii="標楷體" w:eastAsia="標楷體" w:hAnsi="標楷體"/>
          <w:lang w:eastAsia="x-none"/>
        </w:rPr>
      </w:pPr>
      <w:r w:rsidRPr="00F63C93">
        <w:rPr>
          <w:rFonts w:ascii="標楷體" w:eastAsia="標楷體" w:hAnsi="標楷體"/>
          <w:noProof/>
        </w:rPr>
        <w:lastRenderedPageBreak/>
        <w:drawing>
          <wp:inline distT="0" distB="0" distL="0" distR="0" wp14:anchorId="3ACBE058" wp14:editId="3A6A6756">
            <wp:extent cx="6479540" cy="3197860"/>
            <wp:effectExtent l="0" t="0" r="0" b="254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3197860"/>
                    </a:xfrm>
                    <a:prstGeom prst="rect">
                      <a:avLst/>
                    </a:prstGeom>
                  </pic:spPr>
                </pic:pic>
              </a:graphicData>
            </a:graphic>
          </wp:inline>
        </w:drawing>
      </w:r>
    </w:p>
    <w:p w14:paraId="54034D45" w14:textId="77777777" w:rsidR="00F63C93" w:rsidRPr="00F63C93" w:rsidRDefault="00F63C93" w:rsidP="00F63C93">
      <w:pPr>
        <w:rPr>
          <w:ins w:id="2814" w:author="黃梓峻" w:date="2021-05-12T14:28:00Z"/>
          <w:rFonts w:ascii="標楷體" w:eastAsia="標楷體" w:hAnsi="標楷體"/>
          <w:lang w:eastAsia="x-none"/>
        </w:rPr>
      </w:pPr>
    </w:p>
    <w:p w14:paraId="1DB831ED" w14:textId="77777777" w:rsidR="00F63C93" w:rsidRPr="00F63C93" w:rsidRDefault="00F63C93" w:rsidP="00F63C93">
      <w:pPr>
        <w:numPr>
          <w:ilvl w:val="0"/>
          <w:numId w:val="126"/>
        </w:numPr>
        <w:tabs>
          <w:tab w:val="num" w:pos="360"/>
        </w:tabs>
        <w:snapToGrid w:val="0"/>
        <w:ind w:left="1418" w:firstLine="0"/>
        <w:rPr>
          <w:ins w:id="2815" w:author="黃梓峻" w:date="2021-05-12T14:28:00Z"/>
          <w:rFonts w:eastAsia="標楷體"/>
          <w:sz w:val="26"/>
        </w:rPr>
      </w:pPr>
      <w:ins w:id="2816" w:author="黃梓峻" w:date="2021-05-12T14:28: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r w:rsidRPr="00F63C93">
        <w:rPr>
          <w:rFonts w:eastAsia="標楷體" w:hint="eastAsia"/>
          <w:sz w:val="26"/>
        </w:rPr>
        <w:t>查詢</w:t>
      </w:r>
    </w:p>
    <w:p w14:paraId="3E600D1E" w14:textId="77777777" w:rsidR="00F63C93" w:rsidRPr="00F63C93" w:rsidRDefault="00F63C93" w:rsidP="00F63C93">
      <w:pPr>
        <w:rPr>
          <w:ins w:id="2817" w:author="黃梓峻" w:date="2021-05-12T14:28: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Change w:id="2818">
          <w:tblGrid>
            <w:gridCol w:w="113"/>
            <w:gridCol w:w="738"/>
            <w:gridCol w:w="110"/>
            <w:gridCol w:w="2016"/>
            <w:gridCol w:w="97"/>
            <w:gridCol w:w="6936"/>
            <w:gridCol w:w="47"/>
          </w:tblGrid>
        </w:tblGridChange>
      </w:tblGrid>
      <w:tr w:rsidR="00F63C93" w:rsidRPr="00F63C93" w14:paraId="460F17C6" w14:textId="77777777" w:rsidTr="00067F94">
        <w:trPr>
          <w:ins w:id="2819" w:author="黃梓峻" w:date="2021-05-12T14:28: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05E3FE56" w14:textId="77777777" w:rsidR="00F63C93" w:rsidRPr="00F63C93" w:rsidRDefault="00F63C93" w:rsidP="00F63C93">
            <w:pPr>
              <w:jc w:val="center"/>
              <w:rPr>
                <w:ins w:id="2820" w:author="黃梓峻" w:date="2021-05-12T14:28:00Z"/>
                <w:rFonts w:ascii="標楷體" w:eastAsia="標楷體" w:hAnsi="標楷體"/>
              </w:rPr>
            </w:pPr>
            <w:ins w:id="2821" w:author="黃梓峻" w:date="2021-05-12T14:28: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16A0D2D5" w14:textId="77777777" w:rsidR="00F63C93" w:rsidRPr="00F63C93" w:rsidRDefault="00F63C93" w:rsidP="00F63C93">
            <w:pPr>
              <w:jc w:val="center"/>
              <w:rPr>
                <w:ins w:id="2822" w:author="黃梓峻" w:date="2021-05-12T14:28:00Z"/>
                <w:rFonts w:ascii="標楷體" w:eastAsia="標楷體" w:hAnsi="標楷體"/>
              </w:rPr>
            </w:pPr>
            <w:ins w:id="2823" w:author="黃梓峻" w:date="2021-05-12T14:28: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32C4E196" w14:textId="77777777" w:rsidR="00F63C93" w:rsidRPr="00F63C93" w:rsidRDefault="00F63C93" w:rsidP="00F63C93">
            <w:pPr>
              <w:jc w:val="center"/>
              <w:rPr>
                <w:ins w:id="2824" w:author="黃梓峻" w:date="2021-05-12T14:28:00Z"/>
                <w:rFonts w:ascii="標楷體" w:eastAsia="標楷體" w:hAnsi="標楷體"/>
              </w:rPr>
            </w:pPr>
            <w:ins w:id="2825" w:author="黃梓峻" w:date="2021-05-12T14:28:00Z">
              <w:r w:rsidRPr="00F63C93">
                <w:rPr>
                  <w:rFonts w:ascii="標楷體" w:eastAsia="標楷體" w:hAnsi="標楷體" w:hint="eastAsia"/>
                  <w:lang w:eastAsia="zh-HK"/>
                </w:rPr>
                <w:t>功能說明</w:t>
              </w:r>
            </w:ins>
          </w:p>
        </w:tc>
      </w:tr>
      <w:tr w:rsidR="00F63C93" w:rsidRPr="00F63C93" w14:paraId="69C301D3"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826" w:author="黃梓峻" w:date="2021-05-12T14:4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827" w:author="黃梓峻" w:date="2021-05-12T14:28:00Z"/>
          <w:trPrChange w:id="2828" w:author="黃梓峻" w:date="2021-05-12T14:4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2829" w:author="黃梓峻" w:date="2021-05-12T14:4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4C0FF06E" w14:textId="77777777" w:rsidR="00F63C93" w:rsidRPr="00F63C93" w:rsidRDefault="00F63C93" w:rsidP="00F63C93">
            <w:pPr>
              <w:jc w:val="center"/>
              <w:rPr>
                <w:ins w:id="2830" w:author="黃梓峻" w:date="2021-05-12T14:28:00Z"/>
                <w:rFonts w:ascii="標楷體" w:eastAsia="標楷體" w:hAnsi="標楷體"/>
                <w:lang w:eastAsia="zh-HK"/>
              </w:rPr>
            </w:pPr>
            <w:ins w:id="2831" w:author="黃梓峻" w:date="2021-05-12T14:28:00Z">
              <w:r w:rsidRPr="00F63C93">
                <w:rPr>
                  <w:rFonts w:ascii="標楷體" w:eastAsia="標楷體" w:hAnsi="標楷體" w:hint="eastAsia"/>
                </w:rPr>
                <w:t>1</w:t>
              </w:r>
            </w:ins>
          </w:p>
        </w:tc>
        <w:tc>
          <w:tcPr>
            <w:tcW w:w="2126" w:type="dxa"/>
            <w:tcBorders>
              <w:top w:val="single" w:sz="4" w:space="0" w:color="auto"/>
              <w:left w:val="single" w:sz="4" w:space="0" w:color="auto"/>
              <w:bottom w:val="single" w:sz="4" w:space="0" w:color="auto"/>
              <w:right w:val="single" w:sz="4" w:space="0" w:color="auto"/>
            </w:tcBorders>
            <w:tcPrChange w:id="2832" w:author="黃梓峻" w:date="2021-05-12T14:42:00Z">
              <w:tcPr>
                <w:tcW w:w="2126" w:type="dxa"/>
                <w:gridSpan w:val="2"/>
                <w:tcBorders>
                  <w:top w:val="single" w:sz="4" w:space="0" w:color="auto"/>
                  <w:left w:val="single" w:sz="4" w:space="0" w:color="auto"/>
                  <w:bottom w:val="single" w:sz="4" w:space="0" w:color="auto"/>
                  <w:right w:val="single" w:sz="4" w:space="0" w:color="auto"/>
                </w:tcBorders>
              </w:tcPr>
            </w:tcPrChange>
          </w:tcPr>
          <w:p w14:paraId="1A877C36" w14:textId="77777777" w:rsidR="00F63C93" w:rsidRPr="00F63C93" w:rsidRDefault="00F63C93" w:rsidP="00F63C93">
            <w:pPr>
              <w:rPr>
                <w:ins w:id="2833" w:author="黃梓峻" w:date="2021-05-12T14:28:00Z"/>
                <w:rFonts w:ascii="標楷體" w:eastAsia="標楷體" w:hAnsi="標楷體"/>
                <w:lang w:eastAsia="zh-HK"/>
              </w:rPr>
            </w:pPr>
            <w:ins w:id="2834" w:author="黃梓峻" w:date="2021-05-12T14:42:00Z">
              <w:r w:rsidRPr="00F63C93">
                <w:rPr>
                  <w:rFonts w:ascii="標楷體" w:eastAsia="標楷體" w:hAnsi="標楷體" w:hint="eastAsia"/>
                  <w:lang w:eastAsia="zh-HK"/>
                </w:rPr>
                <w:t>離開</w:t>
              </w:r>
            </w:ins>
          </w:p>
        </w:tc>
        <w:tc>
          <w:tcPr>
            <w:tcW w:w="7033" w:type="dxa"/>
            <w:tcBorders>
              <w:top w:val="single" w:sz="4" w:space="0" w:color="auto"/>
              <w:left w:val="single" w:sz="4" w:space="0" w:color="auto"/>
              <w:bottom w:val="single" w:sz="4" w:space="0" w:color="auto"/>
              <w:right w:val="single" w:sz="4" w:space="0" w:color="auto"/>
            </w:tcBorders>
            <w:tcPrChange w:id="2835" w:author="黃梓峻" w:date="2021-05-12T14:42:00Z">
              <w:tcPr>
                <w:tcW w:w="7033" w:type="dxa"/>
                <w:gridSpan w:val="2"/>
                <w:tcBorders>
                  <w:top w:val="single" w:sz="4" w:space="0" w:color="auto"/>
                  <w:left w:val="single" w:sz="4" w:space="0" w:color="auto"/>
                  <w:bottom w:val="single" w:sz="4" w:space="0" w:color="auto"/>
                  <w:right w:val="single" w:sz="4" w:space="0" w:color="auto"/>
                </w:tcBorders>
              </w:tcPr>
            </w:tcPrChange>
          </w:tcPr>
          <w:p w14:paraId="5AB4EBB2" w14:textId="77777777" w:rsidR="00F63C93" w:rsidRPr="00F63C93" w:rsidRDefault="00F63C93" w:rsidP="00F63C93">
            <w:pPr>
              <w:rPr>
                <w:ins w:id="2836" w:author="黃梓峻" w:date="2021-05-12T14:28:00Z"/>
                <w:rFonts w:ascii="標楷體" w:eastAsia="標楷體" w:hAnsi="標楷體"/>
                <w:shd w:val="pct15" w:color="auto" w:fill="FFFFFF"/>
                <w:lang w:eastAsia="zh-HK"/>
              </w:rPr>
            </w:pPr>
            <w:ins w:id="2837" w:author="黃梓峻" w:date="2021-05-12T14:42:00Z">
              <w:r w:rsidRPr="00F63C93">
                <w:rPr>
                  <w:rFonts w:ascii="標楷體" w:eastAsia="標楷體" w:hAnsi="標楷體" w:hint="eastAsia"/>
                  <w:lang w:eastAsia="zh-HK"/>
                </w:rPr>
                <w:t>關閉此查詢畫面</w:t>
              </w:r>
            </w:ins>
          </w:p>
        </w:tc>
      </w:tr>
    </w:tbl>
    <w:p w14:paraId="7929E6A6" w14:textId="77777777" w:rsidR="00F63C93" w:rsidRPr="00F63C93" w:rsidRDefault="00F63C93" w:rsidP="00F63C93">
      <w:pPr>
        <w:adjustRightInd w:val="0"/>
        <w:spacing w:after="48"/>
        <w:rPr>
          <w:ins w:id="2838" w:author="黃梓峻" w:date="2021-05-12T14:28:00Z"/>
          <w:rFonts w:ascii="Arial" w:eastAsia="標楷體" w:hAnsi="標楷體" w:cs="標楷體"/>
          <w:kern w:val="0"/>
          <w:szCs w:val="28"/>
        </w:rPr>
      </w:pPr>
    </w:p>
    <w:p w14:paraId="578256D4" w14:textId="77777777" w:rsidR="00F63C93" w:rsidRPr="00F63C93" w:rsidRDefault="00F63C93" w:rsidP="00F63C93">
      <w:pPr>
        <w:numPr>
          <w:ilvl w:val="0"/>
          <w:numId w:val="126"/>
        </w:numPr>
        <w:tabs>
          <w:tab w:val="num" w:pos="360"/>
        </w:tabs>
        <w:snapToGrid w:val="0"/>
        <w:ind w:left="1418" w:firstLine="0"/>
        <w:rPr>
          <w:ins w:id="2839" w:author="黃梓峻" w:date="2021-05-12T14:28:00Z"/>
          <w:rFonts w:eastAsia="標楷體"/>
          <w:sz w:val="26"/>
        </w:rPr>
      </w:pPr>
      <w:ins w:id="2840" w:author="黃梓峻" w:date="2021-05-12T14:28:00Z">
        <w:r w:rsidRPr="00F63C93">
          <w:rPr>
            <w:rFonts w:eastAsia="標楷體" w:hint="eastAsia"/>
            <w:sz w:val="26"/>
          </w:rPr>
          <w:t>畫面資料說明－</w:t>
        </w:r>
      </w:ins>
      <w:r w:rsidRPr="00F63C93">
        <w:rPr>
          <w:rFonts w:eastAsia="標楷體" w:hint="eastAsia"/>
          <w:sz w:val="26"/>
        </w:rPr>
        <w:t>查詢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
        <w:gridCol w:w="1261"/>
        <w:gridCol w:w="833"/>
        <w:gridCol w:w="933"/>
        <w:gridCol w:w="1928"/>
        <w:gridCol w:w="833"/>
        <w:gridCol w:w="669"/>
        <w:gridCol w:w="3202"/>
        <w:tblGridChange w:id="2841">
          <w:tblGrid>
            <w:gridCol w:w="113"/>
            <w:gridCol w:w="426"/>
            <w:gridCol w:w="109"/>
            <w:gridCol w:w="1193"/>
            <w:gridCol w:w="68"/>
            <w:gridCol w:w="788"/>
            <w:gridCol w:w="45"/>
            <w:gridCol w:w="916"/>
            <w:gridCol w:w="17"/>
            <w:gridCol w:w="1928"/>
            <w:gridCol w:w="71"/>
            <w:gridCol w:w="762"/>
            <w:gridCol w:w="93"/>
            <w:gridCol w:w="576"/>
            <w:gridCol w:w="99"/>
            <w:gridCol w:w="3103"/>
            <w:gridCol w:w="113"/>
          </w:tblGrid>
        </w:tblGridChange>
      </w:tblGrid>
      <w:tr w:rsidR="00F63C93" w:rsidRPr="00F63C93" w14:paraId="7105FC4A" w14:textId="77777777" w:rsidTr="00067F94">
        <w:trPr>
          <w:trHeight w:val="388"/>
          <w:tblHeader/>
          <w:jc w:val="center"/>
          <w:ins w:id="2842" w:author="黃梓峻" w:date="2021-05-12T14:28:00Z"/>
        </w:trPr>
        <w:tc>
          <w:tcPr>
            <w:tcW w:w="539"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E49EBD7" w14:textId="77777777" w:rsidR="00F63C93" w:rsidRPr="00F63C93" w:rsidRDefault="00F63C93" w:rsidP="00F63C93">
            <w:pPr>
              <w:rPr>
                <w:ins w:id="2843" w:author="黃梓峻" w:date="2021-05-12T14:28:00Z"/>
                <w:rFonts w:ascii="標楷體" w:eastAsia="標楷體" w:hAnsi="標楷體"/>
              </w:rPr>
            </w:pPr>
            <w:ins w:id="2844" w:author="黃梓峻" w:date="2021-05-12T14:28:00Z">
              <w:r w:rsidRPr="00F63C93">
                <w:rPr>
                  <w:rFonts w:ascii="標楷體" w:eastAsia="標楷體" w:hAnsi="標楷體" w:hint="eastAsia"/>
                </w:rPr>
                <w:t>序號</w:t>
              </w:r>
            </w:ins>
          </w:p>
        </w:tc>
        <w:tc>
          <w:tcPr>
            <w:tcW w:w="1302"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4E9755E" w14:textId="77777777" w:rsidR="00F63C93" w:rsidRPr="00F63C93" w:rsidRDefault="00F63C93" w:rsidP="00F63C93">
            <w:pPr>
              <w:rPr>
                <w:ins w:id="2845" w:author="黃梓峻" w:date="2021-05-12T14:28:00Z"/>
                <w:rFonts w:ascii="標楷體" w:eastAsia="標楷體" w:hAnsi="標楷體"/>
              </w:rPr>
            </w:pPr>
            <w:ins w:id="2846" w:author="黃梓峻" w:date="2021-05-12T14:28:00Z">
              <w:r w:rsidRPr="00F63C93">
                <w:rPr>
                  <w:rFonts w:ascii="標楷體" w:eastAsia="標楷體" w:hAnsi="標楷體" w:hint="eastAsia"/>
                </w:rPr>
                <w:t>欄位</w:t>
              </w:r>
            </w:ins>
          </w:p>
        </w:tc>
        <w:tc>
          <w:tcPr>
            <w:tcW w:w="5363"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7B485DF4" w14:textId="77777777" w:rsidR="00F63C93" w:rsidRPr="00F63C93" w:rsidRDefault="00F63C93" w:rsidP="00F63C93">
            <w:pPr>
              <w:jc w:val="center"/>
              <w:rPr>
                <w:ins w:id="2847" w:author="黃梓峻" w:date="2021-05-12T14:28:00Z"/>
                <w:rFonts w:ascii="標楷體" w:eastAsia="標楷體" w:hAnsi="標楷體"/>
              </w:rPr>
            </w:pPr>
            <w:ins w:id="2848" w:author="黃梓峻" w:date="2021-05-12T14:28:00Z">
              <w:r w:rsidRPr="00F63C93">
                <w:rPr>
                  <w:rFonts w:ascii="標楷體" w:eastAsia="標楷體" w:hAnsi="標楷體" w:hint="eastAsia"/>
                </w:rPr>
                <w:t>說明</w:t>
              </w:r>
            </w:ins>
          </w:p>
        </w:tc>
        <w:tc>
          <w:tcPr>
            <w:tcW w:w="321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2494C6F" w14:textId="77777777" w:rsidR="00F63C93" w:rsidRPr="00F63C93" w:rsidRDefault="00F63C93" w:rsidP="00F63C93">
            <w:pPr>
              <w:rPr>
                <w:ins w:id="2849" w:author="黃梓峻" w:date="2021-05-12T14:28:00Z"/>
                <w:rFonts w:ascii="標楷體" w:eastAsia="標楷體" w:hAnsi="標楷體"/>
              </w:rPr>
            </w:pPr>
            <w:ins w:id="2850" w:author="黃梓峻" w:date="2021-05-12T14:28:00Z">
              <w:r w:rsidRPr="00F63C93">
                <w:rPr>
                  <w:rFonts w:ascii="標楷體" w:eastAsia="標楷體" w:hAnsi="標楷體" w:hint="eastAsia"/>
                </w:rPr>
                <w:t>處理邏輯及注意事項</w:t>
              </w:r>
            </w:ins>
          </w:p>
        </w:tc>
      </w:tr>
      <w:tr w:rsidR="00F63C93" w:rsidRPr="00F63C93" w14:paraId="7A794A2D" w14:textId="77777777" w:rsidTr="00067F94">
        <w:trPr>
          <w:trHeight w:val="244"/>
          <w:tblHeader/>
          <w:jc w:val="center"/>
          <w:ins w:id="2851" w:author="黃梓峻" w:date="2021-05-12T14:2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AC850B" w14:textId="77777777" w:rsidR="00F63C93" w:rsidRPr="00F63C93" w:rsidRDefault="00F63C93" w:rsidP="00F63C93">
            <w:pPr>
              <w:widowControl/>
              <w:rPr>
                <w:ins w:id="2852" w:author="黃梓峻" w:date="2021-05-12T14:28: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78A8AD" w14:textId="77777777" w:rsidR="00F63C93" w:rsidRPr="00F63C93" w:rsidRDefault="00F63C93" w:rsidP="00F63C93">
            <w:pPr>
              <w:widowControl/>
              <w:rPr>
                <w:ins w:id="2853" w:author="黃梓峻" w:date="2021-05-12T14:28:00Z"/>
                <w:rFonts w:ascii="標楷體" w:eastAsia="標楷體" w:hAnsi="標楷體"/>
              </w:rPr>
            </w:pPr>
          </w:p>
        </w:tc>
        <w:tc>
          <w:tcPr>
            <w:tcW w:w="856" w:type="dxa"/>
            <w:tcBorders>
              <w:top w:val="single" w:sz="4" w:space="0" w:color="auto"/>
              <w:left w:val="single" w:sz="4" w:space="0" w:color="auto"/>
              <w:bottom w:val="single" w:sz="4" w:space="0" w:color="auto"/>
              <w:right w:val="single" w:sz="4" w:space="0" w:color="auto"/>
            </w:tcBorders>
            <w:shd w:val="clear" w:color="auto" w:fill="D9D9D9"/>
            <w:hideMark/>
          </w:tcPr>
          <w:p w14:paraId="65EBB8BB" w14:textId="77777777" w:rsidR="00F63C93" w:rsidRPr="00F63C93" w:rsidRDefault="00F63C93" w:rsidP="00F63C93">
            <w:pPr>
              <w:rPr>
                <w:ins w:id="2854" w:author="黃梓峻" w:date="2021-05-12T14:28:00Z"/>
                <w:rFonts w:ascii="標楷體" w:eastAsia="標楷體" w:hAnsi="標楷體"/>
              </w:rPr>
            </w:pPr>
            <w:r w:rsidRPr="00F63C93">
              <w:rPr>
                <w:rFonts w:ascii="標楷體" w:eastAsia="標楷體" w:hAnsi="標楷體" w:hint="eastAsia"/>
              </w:rPr>
              <w:t>資料長度</w:t>
            </w:r>
          </w:p>
        </w:tc>
        <w:tc>
          <w:tcPr>
            <w:tcW w:w="961" w:type="dxa"/>
            <w:tcBorders>
              <w:top w:val="single" w:sz="4" w:space="0" w:color="auto"/>
              <w:left w:val="single" w:sz="4" w:space="0" w:color="auto"/>
              <w:bottom w:val="single" w:sz="4" w:space="0" w:color="auto"/>
              <w:right w:val="single" w:sz="4" w:space="0" w:color="auto"/>
            </w:tcBorders>
            <w:shd w:val="clear" w:color="auto" w:fill="D9D9D9"/>
            <w:hideMark/>
          </w:tcPr>
          <w:p w14:paraId="1F1ACD81" w14:textId="77777777" w:rsidR="00F63C93" w:rsidRPr="00F63C93" w:rsidRDefault="00F63C93" w:rsidP="00F63C93">
            <w:pPr>
              <w:rPr>
                <w:ins w:id="2855" w:author="黃梓峻" w:date="2021-05-12T14:28:00Z"/>
                <w:rFonts w:ascii="標楷體" w:eastAsia="標楷體" w:hAnsi="標楷體"/>
              </w:rPr>
            </w:pPr>
            <w:ins w:id="2856" w:author="黃梓峻" w:date="2021-05-12T14:28:00Z">
              <w:r w:rsidRPr="00F63C93">
                <w:rPr>
                  <w:rFonts w:ascii="標楷體" w:eastAsia="標楷體" w:hAnsi="標楷體" w:hint="eastAsia"/>
                </w:rPr>
                <w:t>預設值</w:t>
              </w:r>
            </w:ins>
          </w:p>
        </w:tc>
        <w:tc>
          <w:tcPr>
            <w:tcW w:w="2016" w:type="dxa"/>
            <w:tcBorders>
              <w:top w:val="single" w:sz="4" w:space="0" w:color="auto"/>
              <w:left w:val="single" w:sz="4" w:space="0" w:color="auto"/>
              <w:bottom w:val="single" w:sz="4" w:space="0" w:color="auto"/>
              <w:right w:val="single" w:sz="4" w:space="0" w:color="auto"/>
            </w:tcBorders>
            <w:shd w:val="clear" w:color="auto" w:fill="D9D9D9"/>
            <w:hideMark/>
          </w:tcPr>
          <w:p w14:paraId="624A9318" w14:textId="77777777" w:rsidR="00F63C93" w:rsidRPr="00F63C93" w:rsidRDefault="00F63C93" w:rsidP="00F63C93">
            <w:pPr>
              <w:rPr>
                <w:ins w:id="2857" w:author="黃梓峻" w:date="2021-05-12T14:28:00Z"/>
                <w:rFonts w:ascii="標楷體" w:eastAsia="標楷體" w:hAnsi="標楷體"/>
              </w:rPr>
            </w:pPr>
            <w:ins w:id="2858" w:author="黃梓峻" w:date="2021-05-12T14:28:00Z">
              <w:r w:rsidRPr="00F63C93">
                <w:rPr>
                  <w:rFonts w:ascii="標楷體" w:eastAsia="標楷體" w:hAnsi="標楷體" w:hint="eastAsia"/>
                </w:rPr>
                <w:t>選單內容</w:t>
              </w:r>
            </w:ins>
          </w:p>
        </w:tc>
        <w:tc>
          <w:tcPr>
            <w:tcW w:w="855" w:type="dxa"/>
            <w:tcBorders>
              <w:top w:val="single" w:sz="4" w:space="0" w:color="auto"/>
              <w:left w:val="single" w:sz="4" w:space="0" w:color="auto"/>
              <w:bottom w:val="single" w:sz="4" w:space="0" w:color="auto"/>
              <w:right w:val="single" w:sz="4" w:space="0" w:color="auto"/>
            </w:tcBorders>
            <w:shd w:val="clear" w:color="auto" w:fill="D9D9D9"/>
            <w:hideMark/>
          </w:tcPr>
          <w:p w14:paraId="61F9F9A0" w14:textId="77777777" w:rsidR="00F63C93" w:rsidRPr="00F63C93" w:rsidRDefault="00F63C93" w:rsidP="00F63C93">
            <w:pPr>
              <w:rPr>
                <w:ins w:id="2859" w:author="黃梓峻" w:date="2021-05-12T14:28:00Z"/>
                <w:rFonts w:ascii="標楷體" w:eastAsia="標楷體" w:hAnsi="標楷體"/>
              </w:rPr>
            </w:pPr>
            <w:ins w:id="2860" w:author="黃梓峻" w:date="2021-05-12T14:28:00Z">
              <w:r w:rsidRPr="00F63C93">
                <w:rPr>
                  <w:rFonts w:ascii="標楷體" w:eastAsia="標楷體" w:hAnsi="標楷體" w:hint="eastAsia"/>
                </w:rPr>
                <w:t>必填</w:t>
              </w:r>
            </w:ins>
          </w:p>
        </w:tc>
        <w:tc>
          <w:tcPr>
            <w:tcW w:w="675" w:type="dxa"/>
            <w:tcBorders>
              <w:top w:val="single" w:sz="4" w:space="0" w:color="auto"/>
              <w:left w:val="single" w:sz="4" w:space="0" w:color="auto"/>
              <w:bottom w:val="single" w:sz="4" w:space="0" w:color="auto"/>
              <w:right w:val="single" w:sz="4" w:space="0" w:color="auto"/>
            </w:tcBorders>
            <w:shd w:val="clear" w:color="auto" w:fill="D9D9D9"/>
            <w:hideMark/>
          </w:tcPr>
          <w:p w14:paraId="4DEA5D45" w14:textId="77777777" w:rsidR="00F63C93" w:rsidRPr="00F63C93" w:rsidRDefault="00F63C93" w:rsidP="00F63C93">
            <w:pPr>
              <w:rPr>
                <w:ins w:id="2861" w:author="黃梓峻" w:date="2021-05-12T14:28:00Z"/>
                <w:rFonts w:ascii="標楷體" w:eastAsia="標楷體" w:hAnsi="標楷體"/>
              </w:rPr>
            </w:pPr>
            <w:ins w:id="2862" w:author="黃梓峻" w:date="2021-05-12T14:28:00Z">
              <w:r w:rsidRPr="00F63C93">
                <w:rPr>
                  <w:rFonts w:ascii="標楷體" w:eastAsia="標楷體" w:hAnsi="標楷體"/>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08FA5B" w14:textId="77777777" w:rsidR="00F63C93" w:rsidRPr="00F63C93" w:rsidRDefault="00F63C93" w:rsidP="00F63C93">
            <w:pPr>
              <w:widowControl/>
              <w:rPr>
                <w:ins w:id="2863" w:author="黃梓峻" w:date="2021-05-12T14:28:00Z"/>
                <w:rFonts w:ascii="標楷體" w:eastAsia="標楷體" w:hAnsi="標楷體"/>
              </w:rPr>
            </w:pPr>
          </w:p>
        </w:tc>
      </w:tr>
      <w:tr w:rsidR="00F63C93" w:rsidRPr="00F63C93" w14:paraId="472D9D52" w14:textId="77777777" w:rsidTr="00067F94">
        <w:trPr>
          <w:trHeight w:val="244"/>
          <w:jc w:val="center"/>
          <w:ins w:id="2864" w:author="黃梓峻" w:date="2021-05-12T14:28:00Z"/>
        </w:trPr>
        <w:tc>
          <w:tcPr>
            <w:tcW w:w="539" w:type="dxa"/>
            <w:tcBorders>
              <w:top w:val="single" w:sz="4" w:space="0" w:color="auto"/>
              <w:left w:val="single" w:sz="4" w:space="0" w:color="auto"/>
              <w:bottom w:val="single" w:sz="4" w:space="0" w:color="auto"/>
              <w:right w:val="single" w:sz="4" w:space="0" w:color="auto"/>
            </w:tcBorders>
            <w:hideMark/>
          </w:tcPr>
          <w:p w14:paraId="1A1F8760" w14:textId="77777777" w:rsidR="00F63C93" w:rsidRPr="00F63C93" w:rsidRDefault="00F63C93" w:rsidP="00F63C93">
            <w:pPr>
              <w:rPr>
                <w:ins w:id="2865" w:author="黃梓峻" w:date="2021-05-12T14:28:00Z"/>
                <w:rFonts w:ascii="標楷體" w:eastAsia="標楷體" w:hAnsi="標楷體"/>
              </w:rPr>
            </w:pPr>
            <w:ins w:id="2866" w:author="黃梓峻" w:date="2021-05-12T14:28:00Z">
              <w:r w:rsidRPr="00F63C93">
                <w:rPr>
                  <w:rFonts w:ascii="標楷體" w:eastAsia="標楷體" w:hAnsi="標楷體"/>
                </w:rPr>
                <w:t>1</w:t>
              </w:r>
            </w:ins>
          </w:p>
        </w:tc>
        <w:tc>
          <w:tcPr>
            <w:tcW w:w="1302" w:type="dxa"/>
            <w:tcBorders>
              <w:top w:val="single" w:sz="4" w:space="0" w:color="auto"/>
              <w:left w:val="single" w:sz="4" w:space="0" w:color="auto"/>
              <w:bottom w:val="single" w:sz="4" w:space="0" w:color="auto"/>
              <w:right w:val="single" w:sz="4" w:space="0" w:color="auto"/>
            </w:tcBorders>
            <w:hideMark/>
          </w:tcPr>
          <w:p w14:paraId="46993E6C" w14:textId="77777777" w:rsidR="00F63C93" w:rsidRPr="00F63C93" w:rsidRDefault="00F63C93" w:rsidP="00F63C93">
            <w:pPr>
              <w:rPr>
                <w:ins w:id="2867" w:author="黃梓峻" w:date="2021-05-12T14:28:00Z"/>
                <w:rFonts w:ascii="標楷體" w:eastAsia="標楷體" w:hAnsi="標楷體"/>
                <w:lang w:eastAsia="ja-JP"/>
              </w:rPr>
            </w:pPr>
            <w:ins w:id="2868" w:author="黃梓峻" w:date="2021-05-12T14:28:00Z">
              <w:r w:rsidRPr="00F63C93">
                <w:rPr>
                  <w:rFonts w:ascii="標楷體" w:eastAsia="標楷體" w:hAnsi="標楷體" w:hint="eastAsia"/>
                </w:rPr>
                <w:t>功能</w:t>
              </w:r>
            </w:ins>
          </w:p>
        </w:tc>
        <w:tc>
          <w:tcPr>
            <w:tcW w:w="856" w:type="dxa"/>
            <w:tcBorders>
              <w:top w:val="single" w:sz="4" w:space="0" w:color="auto"/>
              <w:left w:val="single" w:sz="4" w:space="0" w:color="auto"/>
              <w:bottom w:val="single" w:sz="4" w:space="0" w:color="auto"/>
              <w:right w:val="single" w:sz="4" w:space="0" w:color="auto"/>
            </w:tcBorders>
            <w:hideMark/>
          </w:tcPr>
          <w:p w14:paraId="7FFC992F" w14:textId="77777777" w:rsidR="00F63C93" w:rsidRPr="00F63C93" w:rsidRDefault="00F63C93" w:rsidP="00F63C93">
            <w:pPr>
              <w:rPr>
                <w:ins w:id="2869"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188DAC1E" w14:textId="77777777" w:rsidR="00F63C93" w:rsidRPr="00F63C93" w:rsidRDefault="00F63C93" w:rsidP="00F63C93">
            <w:pPr>
              <w:rPr>
                <w:ins w:id="2870" w:author="黃梓峻" w:date="2021-05-12T14:28:00Z"/>
                <w:rFonts w:ascii="標楷體" w:eastAsia="標楷體" w:hAnsi="標楷體"/>
              </w:rPr>
            </w:pPr>
            <w:r w:rsidRPr="00F63C93">
              <w:rPr>
                <w:rFonts w:ascii="標楷體" w:eastAsia="標楷體" w:hAnsi="標楷體" w:hint="eastAsia"/>
              </w:rPr>
              <w:t>查詢</w:t>
            </w:r>
          </w:p>
        </w:tc>
        <w:tc>
          <w:tcPr>
            <w:tcW w:w="2016" w:type="dxa"/>
            <w:tcBorders>
              <w:top w:val="single" w:sz="4" w:space="0" w:color="auto"/>
              <w:left w:val="single" w:sz="4" w:space="0" w:color="auto"/>
              <w:bottom w:val="single" w:sz="4" w:space="0" w:color="auto"/>
              <w:right w:val="single" w:sz="4" w:space="0" w:color="auto"/>
            </w:tcBorders>
          </w:tcPr>
          <w:p w14:paraId="0E10C11C" w14:textId="77777777" w:rsidR="00F63C93" w:rsidRPr="00F63C93" w:rsidRDefault="00F63C93" w:rsidP="00F63C93">
            <w:pPr>
              <w:rPr>
                <w:ins w:id="2871"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33CD0A37" w14:textId="77777777" w:rsidR="00F63C93" w:rsidRPr="00F63C93" w:rsidRDefault="00F63C93" w:rsidP="00F63C93">
            <w:pPr>
              <w:rPr>
                <w:ins w:id="2872" w:author="黃梓峻" w:date="2021-05-12T14:28:00Z"/>
                <w:rFonts w:ascii="標楷體" w:eastAsia="標楷體" w:hAnsi="標楷體"/>
              </w:rPr>
            </w:pPr>
          </w:p>
        </w:tc>
        <w:tc>
          <w:tcPr>
            <w:tcW w:w="675" w:type="dxa"/>
            <w:tcBorders>
              <w:top w:val="single" w:sz="4" w:space="0" w:color="auto"/>
              <w:left w:val="single" w:sz="4" w:space="0" w:color="auto"/>
              <w:bottom w:val="single" w:sz="4" w:space="0" w:color="auto"/>
              <w:right w:val="single" w:sz="4" w:space="0" w:color="auto"/>
            </w:tcBorders>
            <w:hideMark/>
          </w:tcPr>
          <w:p w14:paraId="5C0DBEEA" w14:textId="77777777" w:rsidR="00F63C93" w:rsidRPr="00F63C93" w:rsidRDefault="00F63C93" w:rsidP="00F63C93">
            <w:pPr>
              <w:jc w:val="center"/>
              <w:rPr>
                <w:ins w:id="2873" w:author="黃梓峻" w:date="2021-05-12T14:28:00Z"/>
                <w:rFonts w:ascii="標楷體" w:eastAsia="標楷體" w:hAnsi="標楷體"/>
              </w:rPr>
            </w:pPr>
            <w:ins w:id="2874" w:author="黃梓峻" w:date="2021-05-12T14:28: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hideMark/>
          </w:tcPr>
          <w:p w14:paraId="1661F62B" w14:textId="77777777" w:rsidR="00F63C93" w:rsidRPr="00F63C93" w:rsidRDefault="00F63C93" w:rsidP="00F63C93">
            <w:pPr>
              <w:rPr>
                <w:ins w:id="2875" w:author="黃梓峻" w:date="2021-05-12T14:28:00Z"/>
                <w:rFonts w:ascii="標楷體" w:eastAsia="標楷體" w:hAnsi="標楷體"/>
                <w:lang w:eastAsia="zh-HK"/>
              </w:rPr>
            </w:pPr>
            <w:ins w:id="2876" w:author="黃梓峻" w:date="2021-05-12T14:28:00Z">
              <w:r w:rsidRPr="00F63C93">
                <w:rPr>
                  <w:rFonts w:ascii="標楷體" w:eastAsia="標楷體" w:hAnsi="標楷體" w:hint="eastAsia"/>
                </w:rPr>
                <w:t>自動顯示</w:t>
              </w:r>
            </w:ins>
          </w:p>
        </w:tc>
      </w:tr>
      <w:tr w:rsidR="00F63C93" w:rsidRPr="00F63C93" w14:paraId="0182BE48" w14:textId="77777777" w:rsidTr="00067F94">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2877" w:author="黃梓峻" w:date="2021-06-28T11:42: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trHeight w:val="244"/>
          <w:jc w:val="center"/>
          <w:ins w:id="2878" w:author="黃梓峻" w:date="2021-05-12T14:28:00Z"/>
          <w:trPrChange w:id="2879" w:author="黃梓峻" w:date="2021-06-28T11:42:00Z">
            <w:trPr>
              <w:trHeight w:val="244"/>
              <w:jc w:val="center"/>
            </w:trPr>
          </w:trPrChange>
        </w:trPr>
        <w:tc>
          <w:tcPr>
            <w:tcW w:w="539" w:type="dxa"/>
            <w:tcBorders>
              <w:top w:val="single" w:sz="4" w:space="0" w:color="auto"/>
              <w:left w:val="single" w:sz="4" w:space="0" w:color="auto"/>
              <w:bottom w:val="single" w:sz="4" w:space="0" w:color="auto"/>
              <w:right w:val="single" w:sz="4" w:space="0" w:color="auto"/>
            </w:tcBorders>
            <w:hideMark/>
            <w:tcPrChange w:id="2880" w:author="黃梓峻" w:date="2021-06-28T11:42:00Z">
              <w:tcPr>
                <w:tcW w:w="539" w:type="dxa"/>
                <w:gridSpan w:val="2"/>
                <w:tcBorders>
                  <w:top w:val="single" w:sz="4" w:space="0" w:color="auto"/>
                  <w:left w:val="single" w:sz="4" w:space="0" w:color="auto"/>
                  <w:bottom w:val="single" w:sz="4" w:space="0" w:color="auto"/>
                  <w:right w:val="single" w:sz="4" w:space="0" w:color="auto"/>
                </w:tcBorders>
                <w:hideMark/>
              </w:tcPr>
            </w:tcPrChange>
          </w:tcPr>
          <w:p w14:paraId="3BF93A7E" w14:textId="77777777" w:rsidR="00F63C93" w:rsidRPr="00F63C93" w:rsidRDefault="00F63C93" w:rsidP="00F63C93">
            <w:pPr>
              <w:rPr>
                <w:ins w:id="2881" w:author="黃梓峻" w:date="2021-05-12T14:28:00Z"/>
                <w:rFonts w:ascii="標楷體" w:eastAsia="標楷體" w:hAnsi="標楷體"/>
              </w:rPr>
            </w:pPr>
            <w:ins w:id="2882" w:author="黃梓峻" w:date="2021-05-12T14:28:00Z">
              <w:r w:rsidRPr="00F63C93">
                <w:rPr>
                  <w:rFonts w:ascii="標楷體" w:eastAsia="標楷體" w:hAnsi="標楷體"/>
                  <w:color w:val="000000"/>
                </w:rPr>
                <w:t>2</w:t>
              </w:r>
            </w:ins>
          </w:p>
        </w:tc>
        <w:tc>
          <w:tcPr>
            <w:tcW w:w="1302" w:type="dxa"/>
            <w:tcBorders>
              <w:top w:val="single" w:sz="4" w:space="0" w:color="auto"/>
              <w:left w:val="single" w:sz="4" w:space="0" w:color="auto"/>
              <w:bottom w:val="single" w:sz="4" w:space="0" w:color="auto"/>
              <w:right w:val="single" w:sz="4" w:space="0" w:color="auto"/>
            </w:tcBorders>
            <w:hideMark/>
            <w:tcPrChange w:id="2883" w:author="黃梓峻" w:date="2021-06-28T11:42:00Z">
              <w:tcPr>
                <w:tcW w:w="1302" w:type="dxa"/>
                <w:gridSpan w:val="2"/>
                <w:tcBorders>
                  <w:top w:val="single" w:sz="4" w:space="0" w:color="auto"/>
                  <w:left w:val="single" w:sz="4" w:space="0" w:color="auto"/>
                  <w:bottom w:val="single" w:sz="4" w:space="0" w:color="auto"/>
                  <w:right w:val="single" w:sz="4" w:space="0" w:color="auto"/>
                </w:tcBorders>
                <w:hideMark/>
              </w:tcPr>
            </w:tcPrChange>
          </w:tcPr>
          <w:p w14:paraId="6345B63C" w14:textId="77777777" w:rsidR="00F63C93" w:rsidRPr="00F63C93" w:rsidRDefault="00F63C93" w:rsidP="00F63C93">
            <w:pPr>
              <w:rPr>
                <w:ins w:id="2884" w:author="黃梓峻" w:date="2021-05-12T14:28:00Z"/>
                <w:rFonts w:ascii="標楷體" w:eastAsia="標楷體" w:hAnsi="標楷體"/>
              </w:rPr>
            </w:pPr>
            <w:ins w:id="2885" w:author="黃梓峻" w:date="2021-05-12T14:28:00Z">
              <w:r w:rsidRPr="00F63C93">
                <w:rPr>
                  <w:rFonts w:ascii="標楷體" w:eastAsia="標楷體" w:hAnsi="標楷體" w:hint="eastAsia"/>
                </w:rPr>
                <w:t>日期</w:t>
              </w:r>
            </w:ins>
          </w:p>
        </w:tc>
        <w:tc>
          <w:tcPr>
            <w:tcW w:w="856" w:type="dxa"/>
            <w:tcBorders>
              <w:top w:val="single" w:sz="4" w:space="0" w:color="auto"/>
              <w:left w:val="single" w:sz="4" w:space="0" w:color="auto"/>
              <w:bottom w:val="single" w:sz="4" w:space="0" w:color="auto"/>
              <w:right w:val="single" w:sz="4" w:space="0" w:color="auto"/>
            </w:tcBorders>
            <w:tcPrChange w:id="2886" w:author="黃梓峻" w:date="2021-06-28T11:42:00Z">
              <w:tcPr>
                <w:tcW w:w="856" w:type="dxa"/>
                <w:gridSpan w:val="2"/>
                <w:tcBorders>
                  <w:top w:val="single" w:sz="4" w:space="0" w:color="auto"/>
                  <w:left w:val="single" w:sz="4" w:space="0" w:color="auto"/>
                  <w:bottom w:val="single" w:sz="4" w:space="0" w:color="auto"/>
                  <w:right w:val="single" w:sz="4" w:space="0" w:color="auto"/>
                </w:tcBorders>
              </w:tcPr>
            </w:tcPrChange>
          </w:tcPr>
          <w:p w14:paraId="046CFA10" w14:textId="77777777" w:rsidR="00F63C93" w:rsidRPr="00F63C93" w:rsidRDefault="00F63C93" w:rsidP="00F63C93">
            <w:pPr>
              <w:rPr>
                <w:ins w:id="2887"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Change w:id="2888" w:author="黃梓峻" w:date="2021-06-28T11:42:00Z">
              <w:tcPr>
                <w:tcW w:w="961" w:type="dxa"/>
                <w:gridSpan w:val="2"/>
                <w:tcBorders>
                  <w:top w:val="single" w:sz="4" w:space="0" w:color="auto"/>
                  <w:left w:val="single" w:sz="4" w:space="0" w:color="auto"/>
                  <w:bottom w:val="single" w:sz="4" w:space="0" w:color="auto"/>
                  <w:right w:val="single" w:sz="4" w:space="0" w:color="auto"/>
                </w:tcBorders>
              </w:tcPr>
            </w:tcPrChange>
          </w:tcPr>
          <w:p w14:paraId="63C1D841" w14:textId="77777777" w:rsidR="00F63C93" w:rsidRPr="00F63C93" w:rsidRDefault="00F63C93" w:rsidP="00F63C93">
            <w:pPr>
              <w:rPr>
                <w:ins w:id="2889" w:author="黃梓峻" w:date="2021-05-12T14:28: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Change w:id="2890" w:author="黃梓峻" w:date="2021-06-28T11:42:00Z">
              <w:tcPr>
                <w:tcW w:w="2016" w:type="dxa"/>
                <w:gridSpan w:val="3"/>
                <w:tcBorders>
                  <w:top w:val="single" w:sz="4" w:space="0" w:color="auto"/>
                  <w:left w:val="single" w:sz="4" w:space="0" w:color="auto"/>
                  <w:bottom w:val="single" w:sz="4" w:space="0" w:color="auto"/>
                  <w:right w:val="single" w:sz="4" w:space="0" w:color="auto"/>
                </w:tcBorders>
              </w:tcPr>
            </w:tcPrChange>
          </w:tcPr>
          <w:p w14:paraId="1E922868" w14:textId="77777777" w:rsidR="00F63C93" w:rsidRPr="00F63C93" w:rsidRDefault="00F63C93" w:rsidP="00F63C93">
            <w:pPr>
              <w:rPr>
                <w:ins w:id="2891"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hideMark/>
            <w:tcPrChange w:id="2892" w:author="黃梓峻" w:date="2021-06-28T11:42:00Z">
              <w:tcPr>
                <w:tcW w:w="855" w:type="dxa"/>
                <w:gridSpan w:val="2"/>
                <w:tcBorders>
                  <w:top w:val="single" w:sz="4" w:space="0" w:color="auto"/>
                  <w:left w:val="single" w:sz="4" w:space="0" w:color="auto"/>
                  <w:bottom w:val="single" w:sz="4" w:space="0" w:color="auto"/>
                  <w:right w:val="single" w:sz="4" w:space="0" w:color="auto"/>
                </w:tcBorders>
                <w:hideMark/>
              </w:tcPr>
            </w:tcPrChange>
          </w:tcPr>
          <w:p w14:paraId="6824DBBF" w14:textId="77777777" w:rsidR="00F63C93" w:rsidRPr="00F63C93" w:rsidRDefault="00F63C93" w:rsidP="00F63C93">
            <w:pPr>
              <w:rPr>
                <w:ins w:id="2893" w:author="黃梓峻" w:date="2021-05-12T14:28:00Z"/>
                <w:rFonts w:ascii="標楷體" w:eastAsia="標楷體" w:hAnsi="標楷體"/>
              </w:rPr>
            </w:pPr>
          </w:p>
        </w:tc>
        <w:tc>
          <w:tcPr>
            <w:tcW w:w="675" w:type="dxa"/>
            <w:tcBorders>
              <w:top w:val="single" w:sz="4" w:space="0" w:color="auto"/>
              <w:left w:val="single" w:sz="4" w:space="0" w:color="auto"/>
              <w:bottom w:val="single" w:sz="4" w:space="0" w:color="auto"/>
              <w:right w:val="single" w:sz="4" w:space="0" w:color="auto"/>
            </w:tcBorders>
            <w:hideMark/>
            <w:tcPrChange w:id="2894" w:author="黃梓峻" w:date="2021-06-28T11:42:00Z">
              <w:tcPr>
                <w:tcW w:w="675" w:type="dxa"/>
                <w:gridSpan w:val="2"/>
                <w:tcBorders>
                  <w:top w:val="single" w:sz="4" w:space="0" w:color="auto"/>
                  <w:left w:val="single" w:sz="4" w:space="0" w:color="auto"/>
                  <w:bottom w:val="single" w:sz="4" w:space="0" w:color="auto"/>
                  <w:right w:val="single" w:sz="4" w:space="0" w:color="auto"/>
                </w:tcBorders>
                <w:hideMark/>
              </w:tcPr>
            </w:tcPrChange>
          </w:tcPr>
          <w:p w14:paraId="690F108A" w14:textId="77777777" w:rsidR="00F63C93" w:rsidRPr="00F63C93" w:rsidRDefault="00F63C93" w:rsidP="00F63C93">
            <w:pPr>
              <w:jc w:val="center"/>
              <w:rPr>
                <w:ins w:id="2895" w:author="黃梓峻" w:date="2021-05-12T14:28:00Z"/>
                <w:rFonts w:ascii="標楷體" w:eastAsia="標楷體" w:hAnsi="標楷體"/>
              </w:rPr>
            </w:pPr>
            <w:ins w:id="2896" w:author="黃梓峻" w:date="2021-05-12T14:43: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hideMark/>
            <w:tcPrChange w:id="2897" w:author="黃梓峻" w:date="2021-06-28T11:42:00Z">
              <w:tcPr>
                <w:tcW w:w="3216" w:type="dxa"/>
                <w:gridSpan w:val="2"/>
                <w:tcBorders>
                  <w:top w:val="single" w:sz="4" w:space="0" w:color="auto"/>
                  <w:left w:val="single" w:sz="4" w:space="0" w:color="auto"/>
                  <w:bottom w:val="single" w:sz="4" w:space="0" w:color="auto"/>
                  <w:right w:val="single" w:sz="4" w:space="0" w:color="auto"/>
                </w:tcBorders>
                <w:hideMark/>
              </w:tcPr>
            </w:tcPrChange>
          </w:tcPr>
          <w:p w14:paraId="01FA7C64" w14:textId="77777777" w:rsidR="00F63C93" w:rsidRPr="00F63C93" w:rsidRDefault="00F63C93" w:rsidP="00F63C93">
            <w:pPr>
              <w:rPr>
                <w:ins w:id="2898" w:author="黃梓峻" w:date="2021-05-12T14:28:00Z"/>
                <w:rFonts w:ascii="標楷體" w:eastAsia="標楷體" w:hAnsi="標楷體"/>
              </w:rPr>
            </w:pPr>
            <w:ins w:id="2899" w:author="黃梓峻" w:date="2021-05-12T14:28:00Z">
              <w:r w:rsidRPr="00F63C93">
                <w:rPr>
                  <w:rFonts w:ascii="標楷體" w:eastAsia="標楷體" w:hAnsi="標楷體" w:hint="eastAsia"/>
                  <w:color w:val="000000"/>
                </w:rPr>
                <w:t>InnLoanMeeting</w:t>
              </w:r>
              <w:r w:rsidRPr="00F63C93">
                <w:rPr>
                  <w:rFonts w:ascii="標楷體" w:eastAsia="標楷體" w:hAnsi="標楷體"/>
                </w:rPr>
                <w:t>.</w:t>
              </w:r>
              <w:r w:rsidRPr="00F63C93">
                <w:rPr>
                  <w:rFonts w:ascii="標楷體" w:eastAsia="標楷體" w:hAnsi="標楷體" w:hint="eastAsia"/>
                </w:rPr>
                <w:t>Ac</w:t>
              </w:r>
              <w:r w:rsidRPr="00F63C93">
                <w:rPr>
                  <w:rFonts w:ascii="標楷體" w:eastAsia="標楷體" w:hAnsi="標楷體"/>
                </w:rPr>
                <w:t>Date</w:t>
              </w:r>
            </w:ins>
          </w:p>
        </w:tc>
      </w:tr>
      <w:tr w:rsidR="00F63C93" w:rsidRPr="00F63C93" w14:paraId="6B8D35DB" w14:textId="77777777" w:rsidTr="00067F94">
        <w:trPr>
          <w:trHeight w:val="244"/>
          <w:jc w:val="center"/>
          <w:ins w:id="2900" w:author="黃梓峻" w:date="2021-05-12T14:28:00Z"/>
        </w:trPr>
        <w:tc>
          <w:tcPr>
            <w:tcW w:w="539" w:type="dxa"/>
            <w:tcBorders>
              <w:top w:val="single" w:sz="4" w:space="0" w:color="auto"/>
              <w:left w:val="single" w:sz="4" w:space="0" w:color="auto"/>
              <w:bottom w:val="single" w:sz="4" w:space="0" w:color="auto"/>
              <w:right w:val="single" w:sz="4" w:space="0" w:color="auto"/>
            </w:tcBorders>
          </w:tcPr>
          <w:p w14:paraId="0FCA7B3F" w14:textId="77777777" w:rsidR="00F63C93" w:rsidRPr="00F63C93" w:rsidRDefault="00F63C93" w:rsidP="00F63C93">
            <w:pPr>
              <w:rPr>
                <w:ins w:id="2901" w:author="黃梓峻" w:date="2021-05-12T14:28:00Z"/>
                <w:rFonts w:ascii="標楷體" w:eastAsia="標楷體" w:hAnsi="標楷體"/>
                <w:color w:val="000000"/>
              </w:rPr>
            </w:pPr>
            <w:ins w:id="2902" w:author="黃梓峻" w:date="2021-05-12T14:28:00Z">
              <w:r w:rsidRPr="00F63C93">
                <w:rPr>
                  <w:rFonts w:ascii="標楷體" w:eastAsia="標楷體" w:hAnsi="標楷體" w:hint="eastAsia"/>
                  <w:color w:val="000000"/>
                </w:rPr>
                <w:t>3</w:t>
              </w:r>
            </w:ins>
          </w:p>
        </w:tc>
        <w:tc>
          <w:tcPr>
            <w:tcW w:w="1302" w:type="dxa"/>
            <w:tcBorders>
              <w:top w:val="single" w:sz="4" w:space="0" w:color="auto"/>
              <w:left w:val="single" w:sz="4" w:space="0" w:color="auto"/>
              <w:bottom w:val="single" w:sz="4" w:space="0" w:color="auto"/>
              <w:right w:val="single" w:sz="4" w:space="0" w:color="auto"/>
            </w:tcBorders>
          </w:tcPr>
          <w:p w14:paraId="65E6D501" w14:textId="77777777" w:rsidR="00F63C93" w:rsidRPr="00F63C93" w:rsidRDefault="00F63C93" w:rsidP="00F63C93">
            <w:pPr>
              <w:rPr>
                <w:ins w:id="2903" w:author="黃梓峻" w:date="2021-05-12T14:28:00Z"/>
                <w:rFonts w:ascii="標楷體" w:eastAsia="標楷體" w:hAnsi="標楷體"/>
              </w:rPr>
            </w:pPr>
            <w:ins w:id="2904" w:author="黃梓峻" w:date="2021-05-12T14:28:00Z">
              <w:r w:rsidRPr="00F63C93">
                <w:rPr>
                  <w:rFonts w:ascii="標楷體" w:eastAsia="標楷體" w:hAnsi="標楷體" w:hint="eastAsia"/>
                </w:rPr>
                <w:t>議題</w:t>
              </w:r>
            </w:ins>
          </w:p>
        </w:tc>
        <w:tc>
          <w:tcPr>
            <w:tcW w:w="856" w:type="dxa"/>
            <w:tcBorders>
              <w:top w:val="single" w:sz="4" w:space="0" w:color="auto"/>
              <w:left w:val="single" w:sz="4" w:space="0" w:color="auto"/>
              <w:bottom w:val="single" w:sz="4" w:space="0" w:color="auto"/>
              <w:right w:val="single" w:sz="4" w:space="0" w:color="auto"/>
            </w:tcBorders>
          </w:tcPr>
          <w:p w14:paraId="63866C1F" w14:textId="77777777" w:rsidR="00F63C93" w:rsidRPr="00F63C93" w:rsidRDefault="00F63C93" w:rsidP="00F63C93">
            <w:pPr>
              <w:rPr>
                <w:ins w:id="2905"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36EECEBC" w14:textId="77777777" w:rsidR="00F63C93" w:rsidRPr="00F63C93" w:rsidRDefault="00F63C93" w:rsidP="00F63C93">
            <w:pPr>
              <w:rPr>
                <w:ins w:id="2906" w:author="黃梓峻" w:date="2021-05-12T14:28: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027DC43D" w14:textId="77777777" w:rsidR="00F63C93" w:rsidRPr="00F63C93" w:rsidRDefault="00F63C93" w:rsidP="00F63C93">
            <w:pPr>
              <w:rPr>
                <w:ins w:id="2907"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2DDE05A5" w14:textId="77777777" w:rsidR="00F63C93" w:rsidRPr="00F63C93" w:rsidRDefault="00F63C93" w:rsidP="00F63C93">
            <w:pPr>
              <w:rPr>
                <w:ins w:id="2908" w:author="黃梓峻" w:date="2021-05-12T14:28: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398B483C" w14:textId="77777777" w:rsidR="00F63C93" w:rsidRPr="00F63C93" w:rsidRDefault="00F63C93" w:rsidP="00F63C93">
            <w:pPr>
              <w:jc w:val="center"/>
              <w:rPr>
                <w:ins w:id="2909" w:author="黃梓峻" w:date="2021-05-12T14:28:00Z"/>
                <w:rFonts w:ascii="標楷體" w:eastAsia="標楷體" w:hAnsi="標楷體"/>
                <w:color w:val="000000"/>
              </w:rPr>
            </w:pPr>
            <w:ins w:id="2910" w:author="黃梓峻" w:date="2021-05-12T14:43: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tcPr>
          <w:p w14:paraId="2F5F069B" w14:textId="77777777" w:rsidR="00F63C93" w:rsidRPr="00F63C93" w:rsidRDefault="00F63C93" w:rsidP="00F63C93">
            <w:pPr>
              <w:rPr>
                <w:ins w:id="2911" w:author="黃梓峻" w:date="2021-05-12T14:28:00Z"/>
                <w:rFonts w:ascii="標楷體" w:eastAsia="標楷體" w:hAnsi="標楷體"/>
              </w:rPr>
            </w:pPr>
            <w:ins w:id="2912" w:author="黃梓峻" w:date="2021-05-12T14:28:00Z">
              <w:r w:rsidRPr="00F63C93">
                <w:rPr>
                  <w:rFonts w:ascii="標楷體" w:eastAsia="標楷體" w:hAnsi="標楷體" w:hint="eastAsia"/>
                  <w:color w:val="000000"/>
                </w:rPr>
                <w:t>InnLoanMeeting</w:t>
              </w:r>
              <w:r w:rsidRPr="00F63C93">
                <w:rPr>
                  <w:rFonts w:ascii="標楷體" w:eastAsia="標楷體" w:hAnsi="標楷體"/>
                </w:rPr>
                <w:t>.Issue</w:t>
              </w:r>
            </w:ins>
          </w:p>
        </w:tc>
      </w:tr>
      <w:tr w:rsidR="00F63C93" w:rsidRPr="00F63C93" w14:paraId="1F71647B" w14:textId="77777777" w:rsidTr="00067F94">
        <w:trPr>
          <w:trHeight w:val="244"/>
          <w:jc w:val="center"/>
          <w:ins w:id="2913" w:author="黃梓峻" w:date="2021-05-12T14:28:00Z"/>
        </w:trPr>
        <w:tc>
          <w:tcPr>
            <w:tcW w:w="539" w:type="dxa"/>
            <w:tcBorders>
              <w:top w:val="single" w:sz="4" w:space="0" w:color="auto"/>
              <w:left w:val="single" w:sz="4" w:space="0" w:color="auto"/>
              <w:bottom w:val="single" w:sz="4" w:space="0" w:color="auto"/>
              <w:right w:val="single" w:sz="4" w:space="0" w:color="auto"/>
            </w:tcBorders>
          </w:tcPr>
          <w:p w14:paraId="235812B0" w14:textId="77777777" w:rsidR="00F63C93" w:rsidRPr="00F63C93" w:rsidRDefault="00F63C93" w:rsidP="00F63C93">
            <w:pPr>
              <w:rPr>
                <w:ins w:id="2914" w:author="黃梓峻" w:date="2021-05-12T14:28:00Z"/>
                <w:rFonts w:ascii="標楷體" w:eastAsia="標楷體" w:hAnsi="標楷體"/>
                <w:color w:val="000000"/>
              </w:rPr>
            </w:pPr>
            <w:ins w:id="2915" w:author="黃梓峻" w:date="2021-05-12T14:28:00Z">
              <w:r w:rsidRPr="00F63C93">
                <w:rPr>
                  <w:rFonts w:ascii="標楷體" w:eastAsia="標楷體" w:hAnsi="標楷體" w:hint="eastAsia"/>
                  <w:color w:val="000000"/>
                </w:rPr>
                <w:t>4</w:t>
              </w:r>
            </w:ins>
          </w:p>
        </w:tc>
        <w:tc>
          <w:tcPr>
            <w:tcW w:w="1302" w:type="dxa"/>
            <w:tcBorders>
              <w:top w:val="single" w:sz="4" w:space="0" w:color="auto"/>
              <w:left w:val="single" w:sz="4" w:space="0" w:color="auto"/>
              <w:bottom w:val="single" w:sz="4" w:space="0" w:color="auto"/>
              <w:right w:val="single" w:sz="4" w:space="0" w:color="auto"/>
            </w:tcBorders>
          </w:tcPr>
          <w:p w14:paraId="04D1B4CB" w14:textId="77777777" w:rsidR="00F63C93" w:rsidRPr="00F63C93" w:rsidRDefault="00F63C93" w:rsidP="00F63C93">
            <w:pPr>
              <w:rPr>
                <w:ins w:id="2916" w:author="黃梓峻" w:date="2021-05-12T14:28:00Z"/>
                <w:rFonts w:ascii="標楷體" w:eastAsia="標楷體" w:hAnsi="標楷體"/>
              </w:rPr>
            </w:pPr>
            <w:ins w:id="2917" w:author="黃梓峻" w:date="2021-05-12T14:28:00Z">
              <w:r w:rsidRPr="00F63C93">
                <w:rPr>
                  <w:rFonts w:ascii="標楷體" w:eastAsia="標楷體" w:hAnsi="標楷體" w:hint="eastAsia"/>
                </w:rPr>
                <w:t>戶別</w:t>
              </w:r>
            </w:ins>
          </w:p>
        </w:tc>
        <w:tc>
          <w:tcPr>
            <w:tcW w:w="856" w:type="dxa"/>
            <w:tcBorders>
              <w:top w:val="single" w:sz="4" w:space="0" w:color="auto"/>
              <w:left w:val="single" w:sz="4" w:space="0" w:color="auto"/>
              <w:bottom w:val="single" w:sz="4" w:space="0" w:color="auto"/>
              <w:right w:val="single" w:sz="4" w:space="0" w:color="auto"/>
            </w:tcBorders>
          </w:tcPr>
          <w:p w14:paraId="7C1194D4" w14:textId="77777777" w:rsidR="00F63C93" w:rsidRPr="00F63C93" w:rsidRDefault="00F63C93" w:rsidP="00F63C93">
            <w:pPr>
              <w:rPr>
                <w:ins w:id="2918"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498774FD" w14:textId="77777777" w:rsidR="00F63C93" w:rsidRPr="00F63C93" w:rsidRDefault="00F63C93" w:rsidP="00F63C93">
            <w:pPr>
              <w:rPr>
                <w:ins w:id="2919" w:author="黃梓峻" w:date="2021-05-12T14:28: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6C9FDE02" w14:textId="77777777" w:rsidR="00F63C93" w:rsidRPr="00F63C93" w:rsidRDefault="00F63C93" w:rsidP="00F63C93">
            <w:pPr>
              <w:rPr>
                <w:ins w:id="2920"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4C14D33C" w14:textId="77777777" w:rsidR="00F63C93" w:rsidRPr="00F63C93" w:rsidRDefault="00F63C93" w:rsidP="00F63C93">
            <w:pPr>
              <w:rPr>
                <w:ins w:id="2921" w:author="黃梓峻" w:date="2021-05-12T14:28: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55F87CD6" w14:textId="77777777" w:rsidR="00F63C93" w:rsidRPr="00F63C93" w:rsidRDefault="00F63C93" w:rsidP="00F63C93">
            <w:pPr>
              <w:jc w:val="center"/>
              <w:rPr>
                <w:ins w:id="2922" w:author="黃梓峻" w:date="2021-05-12T14:28:00Z"/>
                <w:rFonts w:ascii="標楷體" w:eastAsia="標楷體" w:hAnsi="標楷體"/>
                <w:color w:val="000000"/>
              </w:rPr>
            </w:pPr>
            <w:ins w:id="2923" w:author="黃梓峻" w:date="2021-05-12T14:43: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tcPr>
          <w:p w14:paraId="38DA07FE" w14:textId="77777777" w:rsidR="00F63C93" w:rsidRPr="00F63C93" w:rsidRDefault="00F63C93" w:rsidP="00F63C93">
            <w:pPr>
              <w:rPr>
                <w:ins w:id="2924" w:author="黃梓峻" w:date="2021-05-12T14:28:00Z"/>
                <w:rFonts w:ascii="標楷體" w:eastAsia="標楷體" w:hAnsi="標楷體"/>
              </w:rPr>
            </w:pPr>
            <w:ins w:id="2925" w:author="黃梓峻" w:date="2021-05-12T14:28:00Z">
              <w:r w:rsidRPr="00F63C93">
                <w:rPr>
                  <w:rFonts w:ascii="標楷體" w:eastAsia="標楷體" w:hAnsi="標楷體" w:hint="eastAsia"/>
                  <w:color w:val="000000"/>
                </w:rPr>
                <w:t>InnLoanMeeting</w:t>
              </w:r>
              <w:r w:rsidRPr="00F63C93">
                <w:rPr>
                  <w:rFonts w:ascii="標楷體" w:eastAsia="標楷體" w:hAnsi="標楷體"/>
                </w:rPr>
                <w:t>.CustCode</w:t>
              </w:r>
            </w:ins>
          </w:p>
        </w:tc>
      </w:tr>
      <w:tr w:rsidR="00F63C93" w:rsidRPr="00F63C93" w14:paraId="0EB7D430" w14:textId="77777777" w:rsidTr="00067F94">
        <w:trPr>
          <w:trHeight w:val="244"/>
          <w:jc w:val="center"/>
          <w:ins w:id="2926" w:author="黃梓峻" w:date="2021-05-12T14:28:00Z"/>
        </w:trPr>
        <w:tc>
          <w:tcPr>
            <w:tcW w:w="539" w:type="dxa"/>
            <w:tcBorders>
              <w:top w:val="single" w:sz="4" w:space="0" w:color="auto"/>
              <w:left w:val="single" w:sz="4" w:space="0" w:color="auto"/>
              <w:bottom w:val="single" w:sz="4" w:space="0" w:color="auto"/>
              <w:right w:val="single" w:sz="4" w:space="0" w:color="auto"/>
            </w:tcBorders>
          </w:tcPr>
          <w:p w14:paraId="5C2887EA" w14:textId="77777777" w:rsidR="00F63C93" w:rsidRPr="00F63C93" w:rsidRDefault="00F63C93" w:rsidP="00F63C93">
            <w:pPr>
              <w:rPr>
                <w:ins w:id="2927" w:author="黃梓峻" w:date="2021-05-12T14:28:00Z"/>
                <w:rFonts w:ascii="標楷體" w:eastAsia="標楷體" w:hAnsi="標楷體"/>
                <w:color w:val="000000"/>
              </w:rPr>
            </w:pPr>
            <w:ins w:id="2928" w:author="黃梓峻" w:date="2021-05-12T14:28:00Z">
              <w:r w:rsidRPr="00F63C93">
                <w:rPr>
                  <w:rFonts w:ascii="標楷體" w:eastAsia="標楷體" w:hAnsi="標楷體" w:hint="eastAsia"/>
                  <w:color w:val="000000"/>
                </w:rPr>
                <w:t>5</w:t>
              </w:r>
            </w:ins>
          </w:p>
        </w:tc>
        <w:tc>
          <w:tcPr>
            <w:tcW w:w="1302" w:type="dxa"/>
            <w:tcBorders>
              <w:top w:val="single" w:sz="4" w:space="0" w:color="auto"/>
              <w:left w:val="single" w:sz="4" w:space="0" w:color="auto"/>
              <w:bottom w:val="single" w:sz="4" w:space="0" w:color="auto"/>
              <w:right w:val="single" w:sz="4" w:space="0" w:color="auto"/>
            </w:tcBorders>
          </w:tcPr>
          <w:p w14:paraId="19F315EB" w14:textId="77777777" w:rsidR="00F63C93" w:rsidRPr="00F63C93" w:rsidRDefault="00F63C93" w:rsidP="00F63C93">
            <w:pPr>
              <w:rPr>
                <w:ins w:id="2929" w:author="黃梓峻" w:date="2021-05-12T14:28:00Z"/>
                <w:rFonts w:ascii="標楷體" w:eastAsia="標楷體" w:hAnsi="標楷體"/>
              </w:rPr>
            </w:pPr>
            <w:ins w:id="2930" w:author="黃梓峻" w:date="2021-05-12T14:28:00Z">
              <w:r w:rsidRPr="00F63C93">
                <w:rPr>
                  <w:rFonts w:ascii="標楷體" w:eastAsia="標楷體" w:hAnsi="標楷體" w:hint="eastAsia"/>
                </w:rPr>
                <w:t>金額(千元)</w:t>
              </w:r>
            </w:ins>
          </w:p>
        </w:tc>
        <w:tc>
          <w:tcPr>
            <w:tcW w:w="856" w:type="dxa"/>
            <w:tcBorders>
              <w:top w:val="single" w:sz="4" w:space="0" w:color="auto"/>
              <w:left w:val="single" w:sz="4" w:space="0" w:color="auto"/>
              <w:bottom w:val="single" w:sz="4" w:space="0" w:color="auto"/>
              <w:right w:val="single" w:sz="4" w:space="0" w:color="auto"/>
            </w:tcBorders>
          </w:tcPr>
          <w:p w14:paraId="1D9CA028" w14:textId="77777777" w:rsidR="00F63C93" w:rsidRPr="00F63C93" w:rsidRDefault="00F63C93" w:rsidP="00F63C93">
            <w:pPr>
              <w:rPr>
                <w:ins w:id="2931"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1CB8D276" w14:textId="77777777" w:rsidR="00F63C93" w:rsidRPr="00F63C93" w:rsidRDefault="00F63C93" w:rsidP="00F63C93">
            <w:pPr>
              <w:rPr>
                <w:ins w:id="2932" w:author="黃梓峻" w:date="2021-05-12T14:28: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796EA79F" w14:textId="77777777" w:rsidR="00F63C93" w:rsidRPr="00F63C93" w:rsidRDefault="00F63C93" w:rsidP="00F63C93">
            <w:pPr>
              <w:rPr>
                <w:ins w:id="2933"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252165CA" w14:textId="77777777" w:rsidR="00F63C93" w:rsidRPr="00F63C93" w:rsidRDefault="00F63C93" w:rsidP="00F63C93">
            <w:pPr>
              <w:rPr>
                <w:ins w:id="2934" w:author="黃梓峻" w:date="2021-05-12T14:28: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0D4AC6EF" w14:textId="77777777" w:rsidR="00F63C93" w:rsidRPr="00F63C93" w:rsidRDefault="00F63C93" w:rsidP="00F63C93">
            <w:pPr>
              <w:jc w:val="center"/>
              <w:rPr>
                <w:ins w:id="2935" w:author="黃梓峻" w:date="2021-05-12T14:28:00Z"/>
                <w:rFonts w:ascii="標楷體" w:eastAsia="標楷體" w:hAnsi="標楷體"/>
                <w:color w:val="000000"/>
              </w:rPr>
            </w:pPr>
            <w:ins w:id="2936" w:author="黃梓峻" w:date="2021-05-12T14:43: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tcPr>
          <w:p w14:paraId="08BE7C6B" w14:textId="77777777" w:rsidR="00F63C93" w:rsidRPr="00F63C93" w:rsidRDefault="00F63C93" w:rsidP="00F63C93">
            <w:pPr>
              <w:rPr>
                <w:ins w:id="2937" w:author="黃梓峻" w:date="2021-05-12T14:28:00Z"/>
                <w:rFonts w:ascii="標楷體" w:eastAsia="標楷體" w:hAnsi="標楷體"/>
              </w:rPr>
            </w:pPr>
            <w:ins w:id="2938" w:author="黃梓峻" w:date="2021-05-12T14:28:00Z">
              <w:r w:rsidRPr="00F63C93">
                <w:rPr>
                  <w:rFonts w:ascii="標楷體" w:eastAsia="標楷體" w:hAnsi="標楷體" w:hint="eastAsia"/>
                  <w:color w:val="000000"/>
                </w:rPr>
                <w:t>InnLoanMeeting</w:t>
              </w:r>
              <w:r w:rsidRPr="00F63C93">
                <w:rPr>
                  <w:rFonts w:ascii="標楷體" w:eastAsia="標楷體" w:hAnsi="標楷體"/>
                </w:rPr>
                <w:t>.Amount</w:t>
              </w:r>
            </w:ins>
          </w:p>
        </w:tc>
      </w:tr>
      <w:tr w:rsidR="00F63C93" w:rsidRPr="00F63C93" w14:paraId="4E0B333F" w14:textId="77777777" w:rsidTr="00067F94">
        <w:trPr>
          <w:trHeight w:val="244"/>
          <w:jc w:val="center"/>
          <w:ins w:id="2939" w:author="黃梓峻" w:date="2021-05-12T14:28:00Z"/>
        </w:trPr>
        <w:tc>
          <w:tcPr>
            <w:tcW w:w="539" w:type="dxa"/>
            <w:tcBorders>
              <w:top w:val="single" w:sz="4" w:space="0" w:color="auto"/>
              <w:left w:val="single" w:sz="4" w:space="0" w:color="auto"/>
              <w:bottom w:val="single" w:sz="4" w:space="0" w:color="auto"/>
              <w:right w:val="single" w:sz="4" w:space="0" w:color="auto"/>
            </w:tcBorders>
          </w:tcPr>
          <w:p w14:paraId="3D53FB92" w14:textId="77777777" w:rsidR="00F63C93" w:rsidRPr="00F63C93" w:rsidRDefault="00F63C93" w:rsidP="00F63C93">
            <w:pPr>
              <w:rPr>
                <w:ins w:id="2940" w:author="黃梓峻" w:date="2021-05-12T14:28:00Z"/>
                <w:rFonts w:ascii="標楷體" w:eastAsia="標楷體" w:hAnsi="標楷體"/>
                <w:color w:val="000000"/>
              </w:rPr>
            </w:pPr>
            <w:ins w:id="2941" w:author="黃梓峻" w:date="2021-05-12T14:28:00Z">
              <w:r w:rsidRPr="00F63C93">
                <w:rPr>
                  <w:rFonts w:ascii="標楷體" w:eastAsia="標楷體" w:hAnsi="標楷體" w:hint="eastAsia"/>
                  <w:color w:val="000000"/>
                </w:rPr>
                <w:t>6</w:t>
              </w:r>
            </w:ins>
          </w:p>
        </w:tc>
        <w:tc>
          <w:tcPr>
            <w:tcW w:w="1302" w:type="dxa"/>
            <w:tcBorders>
              <w:top w:val="single" w:sz="4" w:space="0" w:color="auto"/>
              <w:left w:val="single" w:sz="4" w:space="0" w:color="auto"/>
              <w:bottom w:val="single" w:sz="4" w:space="0" w:color="auto"/>
              <w:right w:val="single" w:sz="4" w:space="0" w:color="auto"/>
            </w:tcBorders>
          </w:tcPr>
          <w:p w14:paraId="59E6EA7A" w14:textId="77777777" w:rsidR="00F63C93" w:rsidRPr="00F63C93" w:rsidRDefault="00F63C93" w:rsidP="00F63C93">
            <w:pPr>
              <w:rPr>
                <w:ins w:id="2942" w:author="黃梓峻" w:date="2021-05-12T14:28:00Z"/>
                <w:rFonts w:ascii="標楷體" w:eastAsia="標楷體" w:hAnsi="標楷體"/>
              </w:rPr>
            </w:pPr>
            <w:ins w:id="2943" w:author="黃梓峻" w:date="2021-05-12T14:28:00Z">
              <w:r w:rsidRPr="00F63C93">
                <w:rPr>
                  <w:rFonts w:ascii="標楷體" w:eastAsia="標楷體" w:hAnsi="標楷體" w:hint="eastAsia"/>
                </w:rPr>
                <w:t>備註</w:t>
              </w:r>
            </w:ins>
          </w:p>
        </w:tc>
        <w:tc>
          <w:tcPr>
            <w:tcW w:w="856" w:type="dxa"/>
            <w:tcBorders>
              <w:top w:val="single" w:sz="4" w:space="0" w:color="auto"/>
              <w:left w:val="single" w:sz="4" w:space="0" w:color="auto"/>
              <w:bottom w:val="single" w:sz="4" w:space="0" w:color="auto"/>
              <w:right w:val="single" w:sz="4" w:space="0" w:color="auto"/>
            </w:tcBorders>
          </w:tcPr>
          <w:p w14:paraId="0ABE2D61" w14:textId="77777777" w:rsidR="00F63C93" w:rsidRPr="00F63C93" w:rsidRDefault="00F63C93" w:rsidP="00F63C93">
            <w:pPr>
              <w:rPr>
                <w:ins w:id="2944" w:author="黃梓峻" w:date="2021-05-12T14:28:00Z"/>
                <w:rFonts w:ascii="標楷體" w:eastAsia="標楷體" w:hAnsi="標楷體"/>
              </w:rPr>
            </w:pPr>
          </w:p>
        </w:tc>
        <w:tc>
          <w:tcPr>
            <w:tcW w:w="961" w:type="dxa"/>
            <w:tcBorders>
              <w:top w:val="single" w:sz="4" w:space="0" w:color="auto"/>
              <w:left w:val="single" w:sz="4" w:space="0" w:color="auto"/>
              <w:bottom w:val="single" w:sz="4" w:space="0" w:color="auto"/>
              <w:right w:val="single" w:sz="4" w:space="0" w:color="auto"/>
            </w:tcBorders>
          </w:tcPr>
          <w:p w14:paraId="3CDF9AA9" w14:textId="77777777" w:rsidR="00F63C93" w:rsidRPr="00F63C93" w:rsidRDefault="00F63C93" w:rsidP="00F63C93">
            <w:pPr>
              <w:rPr>
                <w:ins w:id="2945" w:author="黃梓峻" w:date="2021-05-12T14:28:00Z"/>
                <w:rFonts w:ascii="標楷體" w:eastAsia="標楷體" w:hAnsi="標楷體"/>
              </w:rPr>
            </w:pPr>
          </w:p>
        </w:tc>
        <w:tc>
          <w:tcPr>
            <w:tcW w:w="2016" w:type="dxa"/>
            <w:tcBorders>
              <w:top w:val="single" w:sz="4" w:space="0" w:color="auto"/>
              <w:left w:val="single" w:sz="4" w:space="0" w:color="auto"/>
              <w:bottom w:val="single" w:sz="4" w:space="0" w:color="auto"/>
              <w:right w:val="single" w:sz="4" w:space="0" w:color="auto"/>
            </w:tcBorders>
          </w:tcPr>
          <w:p w14:paraId="693D169D" w14:textId="77777777" w:rsidR="00F63C93" w:rsidRPr="00F63C93" w:rsidRDefault="00F63C93" w:rsidP="00F63C93">
            <w:pPr>
              <w:rPr>
                <w:ins w:id="2946" w:author="黃梓峻" w:date="2021-05-12T14:28: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67998157" w14:textId="77777777" w:rsidR="00F63C93" w:rsidRPr="00F63C93" w:rsidRDefault="00F63C93" w:rsidP="00F63C93">
            <w:pPr>
              <w:rPr>
                <w:ins w:id="2947" w:author="黃梓峻" w:date="2021-05-12T14:28:00Z"/>
                <w:rFonts w:ascii="標楷體" w:eastAsia="標楷體" w:hAnsi="標楷體"/>
                <w:color w:val="000000"/>
              </w:rPr>
            </w:pPr>
          </w:p>
        </w:tc>
        <w:tc>
          <w:tcPr>
            <w:tcW w:w="675" w:type="dxa"/>
            <w:tcBorders>
              <w:top w:val="single" w:sz="4" w:space="0" w:color="auto"/>
              <w:left w:val="single" w:sz="4" w:space="0" w:color="auto"/>
              <w:bottom w:val="single" w:sz="4" w:space="0" w:color="auto"/>
              <w:right w:val="single" w:sz="4" w:space="0" w:color="auto"/>
            </w:tcBorders>
          </w:tcPr>
          <w:p w14:paraId="0703CD90" w14:textId="77777777" w:rsidR="00F63C93" w:rsidRPr="00F63C93" w:rsidRDefault="00F63C93" w:rsidP="00F63C93">
            <w:pPr>
              <w:jc w:val="center"/>
              <w:rPr>
                <w:ins w:id="2948" w:author="黃梓峻" w:date="2021-05-12T14:28:00Z"/>
                <w:rFonts w:ascii="標楷體" w:eastAsia="標楷體" w:hAnsi="標楷體"/>
                <w:color w:val="000000"/>
              </w:rPr>
            </w:pPr>
            <w:ins w:id="2949" w:author="黃梓峻" w:date="2021-05-12T14:43:00Z">
              <w:r w:rsidRPr="00F63C93">
                <w:rPr>
                  <w:rFonts w:ascii="標楷體" w:eastAsia="標楷體" w:hAnsi="標楷體"/>
                </w:rPr>
                <w:t>R</w:t>
              </w:r>
            </w:ins>
          </w:p>
        </w:tc>
        <w:tc>
          <w:tcPr>
            <w:tcW w:w="3216" w:type="dxa"/>
            <w:tcBorders>
              <w:top w:val="single" w:sz="4" w:space="0" w:color="auto"/>
              <w:left w:val="single" w:sz="4" w:space="0" w:color="auto"/>
              <w:bottom w:val="single" w:sz="4" w:space="0" w:color="auto"/>
              <w:right w:val="single" w:sz="4" w:space="0" w:color="auto"/>
            </w:tcBorders>
          </w:tcPr>
          <w:p w14:paraId="37F1B074" w14:textId="77777777" w:rsidR="00F63C93" w:rsidRPr="00F63C93" w:rsidRDefault="00F63C93" w:rsidP="00F63C93">
            <w:pPr>
              <w:rPr>
                <w:ins w:id="2950" w:author="黃梓峻" w:date="2021-05-12T14:28:00Z"/>
                <w:rFonts w:ascii="標楷體" w:eastAsia="標楷體" w:hAnsi="標楷體"/>
              </w:rPr>
            </w:pPr>
            <w:ins w:id="2951" w:author="黃梓峻" w:date="2021-05-12T14:28:00Z">
              <w:r w:rsidRPr="00F63C93">
                <w:rPr>
                  <w:rFonts w:ascii="標楷體" w:eastAsia="標楷體" w:hAnsi="標楷體" w:hint="eastAsia"/>
                  <w:color w:val="000000"/>
                </w:rPr>
                <w:t>InnLoanMeeting</w:t>
              </w:r>
              <w:r w:rsidRPr="00F63C93">
                <w:rPr>
                  <w:rFonts w:ascii="標楷體" w:eastAsia="標楷體" w:hAnsi="標楷體"/>
                </w:rPr>
                <w:t>.Remark</w:t>
              </w:r>
            </w:ins>
          </w:p>
        </w:tc>
      </w:tr>
    </w:tbl>
    <w:p w14:paraId="1EB9E150" w14:textId="77777777" w:rsidR="00F63C93" w:rsidRPr="00F63C93" w:rsidRDefault="00F63C93" w:rsidP="00F63C93">
      <w:pPr>
        <w:rPr>
          <w:ins w:id="2952" w:author="黃梓峻" w:date="2021-05-12T14:28:00Z"/>
          <w:rFonts w:ascii="標楷體" w:eastAsia="標楷體" w:hAnsi="標楷體"/>
          <w:lang w:eastAsia="x-none"/>
        </w:rPr>
      </w:pPr>
    </w:p>
    <w:p w14:paraId="5C058357" w14:textId="77777777" w:rsidR="00F63C93" w:rsidRPr="00F63C93" w:rsidDel="00D203DC" w:rsidRDefault="00F63C93" w:rsidP="00F63C93">
      <w:pPr>
        <w:rPr>
          <w:del w:id="2953" w:author="st1" w:date="2021-05-07T14:48:00Z"/>
          <w:rFonts w:ascii="標楷體" w:eastAsia="標楷體" w:hAnsi="標楷體"/>
          <w:lang w:eastAsia="x-none"/>
        </w:rPr>
      </w:pPr>
    </w:p>
    <w:p w14:paraId="5A8C932B" w14:textId="77777777" w:rsidR="00F63C93" w:rsidRPr="00F63C93" w:rsidDel="00D203DC" w:rsidRDefault="00F63C93" w:rsidP="00F63C93">
      <w:pPr>
        <w:rPr>
          <w:del w:id="2954" w:author="st1" w:date="2021-05-07T14:48:00Z"/>
          <w:rFonts w:ascii="標楷體" w:eastAsia="標楷體" w:hAnsi="標楷體"/>
          <w:lang w:eastAsia="x-none"/>
        </w:rPr>
      </w:pPr>
    </w:p>
    <w:p w14:paraId="5DF6CE68" w14:textId="77777777" w:rsidR="00F63C93" w:rsidRPr="00F63C93" w:rsidDel="00D203DC" w:rsidRDefault="00F63C93" w:rsidP="00F63C93">
      <w:pPr>
        <w:rPr>
          <w:del w:id="2955" w:author="st1" w:date="2021-05-07T14:56:00Z"/>
          <w:rFonts w:ascii="標楷體" w:eastAsia="標楷體" w:hAnsi="標楷體"/>
          <w:lang w:eastAsia="x-none"/>
        </w:rPr>
      </w:pPr>
    </w:p>
    <w:p w14:paraId="60595A4D" w14:textId="77777777" w:rsidR="00F63C93" w:rsidRPr="00F63C93" w:rsidDel="00D203DC" w:rsidRDefault="00F63C93" w:rsidP="00F63C93">
      <w:pPr>
        <w:rPr>
          <w:del w:id="2956" w:author="st1" w:date="2021-05-07T14:56:00Z"/>
          <w:rFonts w:ascii="標楷體" w:eastAsia="標楷體" w:hAnsi="標楷體"/>
          <w:lang w:eastAsia="x-none"/>
        </w:rPr>
      </w:pPr>
    </w:p>
    <w:p w14:paraId="5EEA12BD" w14:textId="77777777" w:rsidR="00F63C93" w:rsidRPr="00F63C93" w:rsidDel="00D203DC" w:rsidRDefault="00F63C93" w:rsidP="00F63C93">
      <w:pPr>
        <w:rPr>
          <w:del w:id="2957" w:author="st1" w:date="2021-05-07T14:56:00Z"/>
          <w:rFonts w:ascii="標楷體" w:eastAsia="標楷體" w:hAnsi="標楷體"/>
          <w:lang w:eastAsia="x-none"/>
        </w:rPr>
      </w:pPr>
    </w:p>
    <w:p w14:paraId="54DDC389" w14:textId="77777777" w:rsidR="00F63C93" w:rsidRPr="00F63C93" w:rsidDel="00D203DC" w:rsidRDefault="00F63C93" w:rsidP="00F63C93">
      <w:pPr>
        <w:rPr>
          <w:del w:id="2958" w:author="st1" w:date="2021-05-07T14:57:00Z"/>
          <w:rFonts w:ascii="標楷體" w:eastAsia="標楷體" w:hAnsi="標楷體"/>
          <w:lang w:eastAsia="x-none"/>
        </w:rPr>
      </w:pPr>
      <w:del w:id="2959" w:author="st1" w:date="2021-05-07T14:56:00Z">
        <w:r w:rsidRPr="00F63C93" w:rsidDel="00D203DC">
          <w:rPr>
            <w:rFonts w:ascii="標楷體" w:eastAsia="標楷體" w:hAnsi="標楷體"/>
            <w:lang w:eastAsia="x-none"/>
          </w:rPr>
          <w:br w:type="page"/>
        </w:r>
      </w:del>
    </w:p>
    <w:p w14:paraId="5AA347AB" w14:textId="77777777" w:rsidR="00F63C93" w:rsidRPr="00F63C93" w:rsidRDefault="00F63C93" w:rsidP="00F63C93">
      <w:pPr>
        <w:rPr>
          <w:ins w:id="2960" w:author="st1" w:date="2021-05-07T14:57:00Z"/>
          <w:rFonts w:ascii="標楷體" w:eastAsia="標楷體" w:hAnsi="標楷體"/>
          <w:sz w:val="32"/>
          <w:szCs w:val="20"/>
          <w:lang w:val="x-none" w:eastAsia="x-none"/>
        </w:rPr>
        <w:pPrChange w:id="2961" w:author="st1" w:date="2021-05-07T14:57:00Z">
          <w:pPr>
            <w:widowControl/>
          </w:pPr>
        </w:pPrChange>
      </w:pPr>
    </w:p>
    <w:p w14:paraId="45015059" w14:textId="77777777" w:rsidR="00F63C93" w:rsidRPr="00F63C93" w:rsidRDefault="00F63C93" w:rsidP="00F63C93">
      <w:pPr>
        <w:rPr>
          <w:ins w:id="2962" w:author="黃梓峻" w:date="2021-05-12T14:28:00Z"/>
          <w:rFonts w:ascii="標楷體" w:eastAsia="標楷體" w:hAnsi="標楷體"/>
          <w:lang w:eastAsia="x-none"/>
        </w:rPr>
      </w:pPr>
    </w:p>
    <w:p w14:paraId="5E744F61" w14:textId="77777777" w:rsidR="00F63C93" w:rsidRPr="00F63C93" w:rsidDel="00D203DC" w:rsidRDefault="00F63C93" w:rsidP="00F63C93">
      <w:pPr>
        <w:rPr>
          <w:del w:id="2963" w:author="st1" w:date="2021-05-07T14:48:00Z"/>
          <w:rFonts w:ascii="標楷體" w:eastAsia="標楷體" w:hAnsi="標楷體"/>
          <w:lang w:eastAsia="x-none"/>
        </w:rPr>
      </w:pPr>
    </w:p>
    <w:p w14:paraId="2F162F68" w14:textId="77777777" w:rsidR="00F63C93" w:rsidRPr="00F63C93" w:rsidDel="00D203DC" w:rsidRDefault="00F63C93" w:rsidP="00F63C93">
      <w:pPr>
        <w:rPr>
          <w:del w:id="2964" w:author="st1" w:date="2021-05-07T14:48:00Z"/>
          <w:rFonts w:ascii="標楷體" w:eastAsia="標楷體" w:hAnsi="標楷體"/>
          <w:lang w:eastAsia="x-none"/>
        </w:rPr>
      </w:pPr>
    </w:p>
    <w:p w14:paraId="0125633B" w14:textId="77777777" w:rsidR="00F63C93" w:rsidRPr="00F63C93" w:rsidDel="00D203DC" w:rsidRDefault="00F63C93" w:rsidP="00F63C93">
      <w:pPr>
        <w:rPr>
          <w:del w:id="2965" w:author="st1" w:date="2021-05-07T14:56:00Z"/>
          <w:rFonts w:ascii="標楷體" w:eastAsia="標楷體" w:hAnsi="標楷體"/>
          <w:lang w:eastAsia="x-none"/>
        </w:rPr>
      </w:pPr>
    </w:p>
    <w:p w14:paraId="125C75A0" w14:textId="77777777" w:rsidR="00F63C93" w:rsidRPr="00F63C93" w:rsidDel="00D203DC" w:rsidRDefault="00F63C93" w:rsidP="00F63C93">
      <w:pPr>
        <w:rPr>
          <w:del w:id="2966" w:author="st1" w:date="2021-05-07T14:56:00Z"/>
          <w:rFonts w:ascii="標楷體" w:eastAsia="標楷體" w:hAnsi="標楷體"/>
          <w:lang w:eastAsia="x-none"/>
        </w:rPr>
      </w:pPr>
    </w:p>
    <w:p w14:paraId="00192E88" w14:textId="77777777" w:rsidR="00F63C93" w:rsidRPr="00F63C93" w:rsidDel="00D203DC" w:rsidRDefault="00F63C93" w:rsidP="00F63C93">
      <w:pPr>
        <w:rPr>
          <w:del w:id="2967" w:author="st1" w:date="2021-05-07T14:56:00Z"/>
          <w:rFonts w:ascii="標楷體" w:eastAsia="標楷體" w:hAnsi="標楷體"/>
          <w:lang w:eastAsia="x-none"/>
        </w:rPr>
      </w:pPr>
    </w:p>
    <w:p w14:paraId="611AC73F" w14:textId="77777777" w:rsidR="00F63C93" w:rsidRPr="00F63C93" w:rsidDel="00D203DC" w:rsidRDefault="00F63C93" w:rsidP="00F63C93">
      <w:pPr>
        <w:rPr>
          <w:del w:id="2968" w:author="st1" w:date="2021-05-07T14:57:00Z"/>
          <w:rFonts w:ascii="標楷體" w:eastAsia="標楷體" w:hAnsi="標楷體"/>
          <w:lang w:eastAsia="x-none"/>
        </w:rPr>
      </w:pPr>
      <w:del w:id="2969" w:author="st1" w:date="2021-05-07T14:56:00Z">
        <w:r w:rsidRPr="00F63C93" w:rsidDel="00D203DC">
          <w:rPr>
            <w:rFonts w:ascii="標楷體" w:eastAsia="標楷體" w:hAnsi="標楷體"/>
            <w:lang w:eastAsia="x-none"/>
          </w:rPr>
          <w:br w:type="page"/>
        </w:r>
      </w:del>
    </w:p>
    <w:p w14:paraId="5B5AA80C" w14:textId="77777777" w:rsidR="00F63C93" w:rsidRPr="00F63C93" w:rsidRDefault="00F63C93" w:rsidP="00F63C93">
      <w:pPr>
        <w:rPr>
          <w:ins w:id="2970" w:author="st1" w:date="2021-05-07T14:57:00Z"/>
          <w:rFonts w:ascii="標楷體" w:eastAsia="標楷體" w:hAnsi="標楷體"/>
          <w:sz w:val="32"/>
          <w:szCs w:val="20"/>
          <w:lang w:val="x-none" w:eastAsia="x-none"/>
        </w:rPr>
        <w:pPrChange w:id="2971" w:author="st1" w:date="2021-05-07T14:57:00Z">
          <w:pPr>
            <w:widowControl/>
          </w:pPr>
        </w:pPrChange>
      </w:pPr>
    </w:p>
    <w:p w14:paraId="3FEDB04C" w14:textId="77777777" w:rsidR="00F63C93" w:rsidRPr="00F63C93" w:rsidRDefault="00F63C93" w:rsidP="00F63C93">
      <w:pPr>
        <w:widowControl/>
        <w:rPr>
          <w:ins w:id="2972" w:author="st1" w:date="2021-05-07T14:59:00Z"/>
          <w:rFonts w:ascii="標楷體" w:eastAsia="標楷體" w:hAnsi="標楷體"/>
          <w:sz w:val="32"/>
          <w:szCs w:val="20"/>
          <w:lang w:val="x-none" w:eastAsia="x-none"/>
        </w:rPr>
      </w:pPr>
      <w:ins w:id="2973" w:author="st1" w:date="2021-05-07T14:59:00Z">
        <w:r w:rsidRPr="00F63C93">
          <w:rPr>
            <w:rFonts w:ascii="標楷體" w:hAnsi="標楷體"/>
          </w:rPr>
          <w:br w:type="page"/>
        </w:r>
      </w:ins>
    </w:p>
    <w:p w14:paraId="1C912895" w14:textId="77777777" w:rsidR="00F63C93" w:rsidRPr="00F63C93" w:rsidRDefault="00F63C93" w:rsidP="00F63C93">
      <w:pPr>
        <w:numPr>
          <w:ilvl w:val="2"/>
          <w:numId w:val="137"/>
        </w:numPr>
        <w:snapToGrid w:val="0"/>
        <w:spacing w:before="360"/>
        <w:outlineLvl w:val="2"/>
        <w:rPr>
          <w:rFonts w:ascii="標楷體" w:eastAsia="標楷體" w:hAnsi="標楷體"/>
          <w:sz w:val="32"/>
          <w:szCs w:val="20"/>
          <w:lang w:val="x-none" w:eastAsia="x-none"/>
        </w:rPr>
      </w:pPr>
      <w:r w:rsidRPr="00F63C93">
        <w:rPr>
          <w:rFonts w:ascii="標楷體" w:eastAsia="標楷體" w:hAnsi="標楷體" w:hint="eastAsia"/>
          <w:sz w:val="32"/>
          <w:szCs w:val="20"/>
          <w:lang w:val="x-none" w:eastAsia="x-none"/>
        </w:rPr>
        <w:lastRenderedPageBreak/>
        <w:t>L</w:t>
      </w:r>
      <w:r w:rsidRPr="00F63C93">
        <w:rPr>
          <w:rFonts w:ascii="標楷體" w:eastAsia="標楷體" w:hAnsi="標楷體"/>
          <w:sz w:val="32"/>
          <w:szCs w:val="20"/>
          <w:lang w:val="x-none" w:eastAsia="x-none"/>
        </w:rPr>
        <w:t>59</w:t>
      </w:r>
      <w:r w:rsidRPr="00F63C93">
        <w:rPr>
          <w:rFonts w:ascii="標楷體" w:eastAsia="標楷體" w:hAnsi="標楷體" w:hint="eastAsia"/>
          <w:sz w:val="32"/>
          <w:szCs w:val="20"/>
          <w:lang w:val="x-none"/>
        </w:rPr>
        <w:t xml:space="preserve">03檔案借閱明細資料查詢 </w:t>
      </w:r>
      <w:ins w:id="2974" w:author="st1" w:date="2021-05-07T15:34:00Z">
        <w:r w:rsidRPr="00F63C93">
          <w:rPr>
            <w:rFonts w:ascii="標楷體" w:eastAsia="標楷體" w:hAnsi="標楷體" w:hint="eastAsia"/>
            <w:sz w:val="32"/>
            <w:szCs w:val="20"/>
            <w:lang w:val="x-none"/>
          </w:rPr>
          <w:t>***</w:t>
        </w:r>
      </w:ins>
    </w:p>
    <w:p w14:paraId="07CE8EDC" w14:textId="77777777" w:rsidR="00F63C93" w:rsidRPr="00F63C93" w:rsidRDefault="00F63C93" w:rsidP="00F63C93">
      <w:pPr>
        <w:numPr>
          <w:ilvl w:val="0"/>
          <w:numId w:val="126"/>
        </w:numPr>
        <w:tabs>
          <w:tab w:val="num" w:pos="360"/>
        </w:tabs>
        <w:snapToGrid w:val="0"/>
        <w:ind w:left="1418" w:firstLine="0"/>
        <w:rPr>
          <w:rFonts w:eastAsia="標楷體"/>
          <w:sz w:val="26"/>
          <w:lang w:eastAsia="x-none"/>
        </w:rPr>
      </w:pPr>
      <w:r w:rsidRPr="00F63C93">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63C93" w:rsidRPr="00F63C93" w14:paraId="5D2CFF99"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1A4B4047"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功能名稱 </w:t>
            </w:r>
          </w:p>
        </w:tc>
        <w:tc>
          <w:tcPr>
            <w:tcW w:w="6318" w:type="dxa"/>
            <w:tcBorders>
              <w:top w:val="single" w:sz="8" w:space="0" w:color="000000"/>
              <w:left w:val="single" w:sz="8" w:space="0" w:color="000000"/>
              <w:bottom w:val="single" w:sz="8" w:space="0" w:color="000000"/>
            </w:tcBorders>
          </w:tcPr>
          <w:p w14:paraId="53ED99AA" w14:textId="77777777" w:rsidR="00F63C93" w:rsidRPr="00F63C93" w:rsidRDefault="00F63C93" w:rsidP="00F63C93">
            <w:pPr>
              <w:rPr>
                <w:rFonts w:ascii="標楷體" w:eastAsia="標楷體" w:hAnsi="標楷體"/>
                <w:lang w:eastAsia="x-none"/>
              </w:rPr>
            </w:pPr>
            <w:del w:id="2975" w:author="st1" w:date="2021-05-07T14:59:00Z">
              <w:r w:rsidRPr="00F63C93" w:rsidDel="002D21EB">
                <w:rPr>
                  <w:rFonts w:ascii="標楷體" w:eastAsia="標楷體" w:hAnsi="標楷體" w:hint="eastAsia"/>
                  <w:lang w:eastAsia="x-none"/>
                </w:rPr>
                <w:delText>檔案借閱作業-</w:delText>
              </w:r>
            </w:del>
            <w:r w:rsidRPr="00F63C93">
              <w:rPr>
                <w:rFonts w:ascii="標楷體" w:eastAsia="標楷體" w:hAnsi="標楷體" w:hint="eastAsia"/>
                <w:lang w:eastAsia="x-none"/>
              </w:rPr>
              <w:t>檔案借閱明細資料查詢</w:t>
            </w:r>
          </w:p>
        </w:tc>
      </w:tr>
      <w:tr w:rsidR="00F63C93" w:rsidRPr="00F63C93" w14:paraId="14647CD7"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22567F8E"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進入條件</w:t>
            </w:r>
          </w:p>
        </w:tc>
        <w:tc>
          <w:tcPr>
            <w:tcW w:w="6318" w:type="dxa"/>
            <w:tcBorders>
              <w:top w:val="single" w:sz="8" w:space="0" w:color="000000"/>
              <w:left w:val="single" w:sz="8" w:space="0" w:color="000000"/>
              <w:bottom w:val="single" w:sz="8" w:space="0" w:color="000000"/>
            </w:tcBorders>
          </w:tcPr>
          <w:p w14:paraId="6B681E6F" w14:textId="77777777" w:rsidR="00F63C93" w:rsidRPr="00F63C93" w:rsidRDefault="00F63C93" w:rsidP="00F63C93">
            <w:pPr>
              <w:rPr>
                <w:rFonts w:ascii="標楷體" w:eastAsia="標楷體" w:hAnsi="標楷體"/>
                <w:lang w:eastAsia="x-none"/>
              </w:rPr>
            </w:pPr>
            <w:ins w:id="2976" w:author="st1" w:date="2021-05-07T14:59:00Z">
              <w:r w:rsidRPr="00F63C93">
                <w:rPr>
                  <w:rFonts w:ascii="標楷體" w:eastAsia="標楷體" w:hAnsi="標楷體" w:hint="eastAsia"/>
                  <w:lang w:eastAsia="x-none"/>
                </w:rPr>
                <w:t>查詢檔案借閱明細資料</w:t>
              </w:r>
            </w:ins>
          </w:p>
        </w:tc>
      </w:tr>
      <w:tr w:rsidR="00F63C93" w:rsidRPr="00F63C93" w14:paraId="2F04E84B" w14:textId="77777777" w:rsidTr="00067F94">
        <w:trPr>
          <w:trHeight w:val="773"/>
        </w:trPr>
        <w:tc>
          <w:tcPr>
            <w:tcW w:w="1548" w:type="dxa"/>
            <w:tcBorders>
              <w:top w:val="single" w:sz="8" w:space="0" w:color="000000"/>
              <w:bottom w:val="single" w:sz="8" w:space="0" w:color="000000"/>
              <w:right w:val="single" w:sz="8" w:space="0" w:color="000000"/>
            </w:tcBorders>
            <w:shd w:val="clear" w:color="auto" w:fill="F3F3F3"/>
          </w:tcPr>
          <w:p w14:paraId="6E1608F6"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基本流程 </w:t>
            </w:r>
          </w:p>
        </w:tc>
        <w:tc>
          <w:tcPr>
            <w:tcW w:w="6318" w:type="dxa"/>
            <w:tcBorders>
              <w:top w:val="single" w:sz="8" w:space="0" w:color="000000"/>
              <w:left w:val="single" w:sz="8" w:space="0" w:color="000000"/>
              <w:bottom w:val="single" w:sz="8" w:space="0" w:color="000000"/>
            </w:tcBorders>
          </w:tcPr>
          <w:p w14:paraId="5E62C2CC" w14:textId="77777777" w:rsidR="00F63C93" w:rsidRPr="00F63C93" w:rsidRDefault="00F63C93" w:rsidP="00F63C93">
            <w:pPr>
              <w:rPr>
                <w:ins w:id="2977" w:author="st1" w:date="2021-05-07T15:02:00Z"/>
                <w:rFonts w:ascii="標楷體" w:eastAsia="標楷體" w:hAnsi="標楷體"/>
              </w:rPr>
            </w:pPr>
            <w:ins w:id="2978" w:author="st1" w:date="2021-05-07T15:02:00Z">
              <w:r w:rsidRPr="00F63C93">
                <w:rPr>
                  <w:rFonts w:ascii="標楷體" w:eastAsia="標楷體" w:hAnsi="標楷體" w:hint="eastAsia"/>
                  <w:lang w:eastAsia="zh-HK"/>
                </w:rPr>
                <w:t>參考「</w:t>
              </w:r>
            </w:ins>
            <w:r w:rsidRPr="00F63C93">
              <w:rPr>
                <w:rFonts w:ascii="標楷體" w:eastAsia="標楷體" w:hAnsi="標楷體" w:hint="eastAsia"/>
                <w:lang w:eastAsia="zh-HK"/>
              </w:rPr>
              <w:t>作業流程.</w:t>
            </w:r>
            <w:ins w:id="2979" w:author="st1" w:date="2021-05-07T15:03:00Z">
              <w:r w:rsidRPr="00F63C93">
                <w:rPr>
                  <w:rFonts w:ascii="標楷體" w:eastAsia="標楷體" w:hAnsi="標楷體" w:hint="eastAsia"/>
                  <w:lang w:eastAsia="x-none"/>
                </w:rPr>
                <w:t>檔案借閱</w:t>
              </w:r>
            </w:ins>
            <w:ins w:id="2980" w:author="st1" w:date="2021-05-07T15:02:00Z">
              <w:r w:rsidRPr="00F63C93">
                <w:rPr>
                  <w:rFonts w:ascii="標楷體" w:eastAsia="標楷體" w:hAnsi="標楷體" w:hint="eastAsia"/>
                  <w:lang w:eastAsia="zh-HK"/>
                </w:rPr>
                <w:t>」流程</w:t>
              </w:r>
            </w:ins>
          </w:p>
          <w:p w14:paraId="0DD7E8A6" w14:textId="77777777" w:rsidR="00F63C93" w:rsidRPr="00F63C93" w:rsidRDefault="00F63C93" w:rsidP="00F63C93">
            <w:pPr>
              <w:rPr>
                <w:rFonts w:ascii="標楷體" w:eastAsia="標楷體" w:hAnsi="標楷體"/>
                <w:lang w:eastAsia="x-none"/>
              </w:rPr>
            </w:pPr>
          </w:p>
        </w:tc>
      </w:tr>
      <w:tr w:rsidR="00F63C93" w:rsidRPr="00F63C93" w14:paraId="399A185E" w14:textId="77777777" w:rsidTr="00067F94">
        <w:trPr>
          <w:trHeight w:val="321"/>
        </w:trPr>
        <w:tc>
          <w:tcPr>
            <w:tcW w:w="1548" w:type="dxa"/>
            <w:tcBorders>
              <w:top w:val="single" w:sz="8" w:space="0" w:color="000000"/>
              <w:bottom w:val="single" w:sz="8" w:space="0" w:color="000000"/>
              <w:right w:val="single" w:sz="8" w:space="0" w:color="000000"/>
            </w:tcBorders>
            <w:shd w:val="clear" w:color="auto" w:fill="F3F3F3"/>
          </w:tcPr>
          <w:p w14:paraId="6A5063BA"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選用流程</w:t>
            </w:r>
          </w:p>
        </w:tc>
        <w:tc>
          <w:tcPr>
            <w:tcW w:w="6318" w:type="dxa"/>
            <w:tcBorders>
              <w:top w:val="single" w:sz="8" w:space="0" w:color="000000"/>
              <w:left w:val="single" w:sz="8" w:space="0" w:color="000000"/>
              <w:bottom w:val="single" w:sz="8" w:space="0" w:color="000000"/>
            </w:tcBorders>
          </w:tcPr>
          <w:p w14:paraId="290ED8A6" w14:textId="77777777" w:rsidR="00F63C93" w:rsidRPr="00F63C93" w:rsidRDefault="00F63C93" w:rsidP="00F63C93">
            <w:pPr>
              <w:rPr>
                <w:rFonts w:ascii="標楷體" w:eastAsia="標楷體" w:hAnsi="標楷體"/>
                <w:lang w:eastAsia="x-none"/>
              </w:rPr>
            </w:pPr>
          </w:p>
        </w:tc>
      </w:tr>
      <w:tr w:rsidR="00F63C93" w:rsidRPr="00F63C93" w14:paraId="0F505893" w14:textId="77777777" w:rsidTr="00067F94">
        <w:trPr>
          <w:trHeight w:val="1311"/>
        </w:trPr>
        <w:tc>
          <w:tcPr>
            <w:tcW w:w="1548" w:type="dxa"/>
            <w:tcBorders>
              <w:top w:val="single" w:sz="8" w:space="0" w:color="000000"/>
              <w:bottom w:val="single" w:sz="8" w:space="0" w:color="000000"/>
              <w:right w:val="single" w:sz="8" w:space="0" w:color="000000"/>
            </w:tcBorders>
            <w:shd w:val="clear" w:color="auto" w:fill="F3F3F3"/>
          </w:tcPr>
          <w:p w14:paraId="67A5B399"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例外流程</w:t>
            </w:r>
          </w:p>
        </w:tc>
        <w:tc>
          <w:tcPr>
            <w:tcW w:w="6318" w:type="dxa"/>
            <w:tcBorders>
              <w:top w:val="single" w:sz="8" w:space="0" w:color="000000"/>
              <w:left w:val="single" w:sz="8" w:space="0" w:color="000000"/>
              <w:bottom w:val="single" w:sz="8" w:space="0" w:color="000000"/>
            </w:tcBorders>
          </w:tcPr>
          <w:p w14:paraId="5AE7F289" w14:textId="77777777" w:rsidR="00F63C93" w:rsidRPr="00F63C93" w:rsidRDefault="00F63C93" w:rsidP="00F63C93">
            <w:pPr>
              <w:rPr>
                <w:rFonts w:ascii="標楷體" w:eastAsia="標楷體" w:hAnsi="標楷體"/>
                <w:lang w:eastAsia="x-none"/>
              </w:rPr>
            </w:pPr>
          </w:p>
        </w:tc>
      </w:tr>
      <w:tr w:rsidR="00F63C93" w:rsidRPr="00F63C93" w14:paraId="39F6C8BA"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1862BAF9"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執行後狀況 </w:t>
            </w:r>
          </w:p>
        </w:tc>
        <w:tc>
          <w:tcPr>
            <w:tcW w:w="6318" w:type="dxa"/>
            <w:tcBorders>
              <w:top w:val="single" w:sz="8" w:space="0" w:color="000000"/>
              <w:left w:val="single" w:sz="8" w:space="0" w:color="000000"/>
              <w:bottom w:val="single" w:sz="8" w:space="0" w:color="000000"/>
            </w:tcBorders>
          </w:tcPr>
          <w:p w14:paraId="1EABA572" w14:textId="77777777" w:rsidR="00F63C93" w:rsidRPr="00F63C93" w:rsidRDefault="00F63C93" w:rsidP="00F63C93">
            <w:pPr>
              <w:rPr>
                <w:rFonts w:ascii="標楷體" w:eastAsia="標楷體" w:hAnsi="標楷體"/>
                <w:lang w:eastAsia="x-none"/>
              </w:rPr>
            </w:pPr>
          </w:p>
        </w:tc>
      </w:tr>
      <w:tr w:rsidR="00F63C93" w:rsidRPr="00F63C93" w14:paraId="2D2B0534" w14:textId="77777777" w:rsidTr="00067F94">
        <w:trPr>
          <w:trHeight w:val="358"/>
        </w:trPr>
        <w:tc>
          <w:tcPr>
            <w:tcW w:w="1548" w:type="dxa"/>
            <w:tcBorders>
              <w:top w:val="single" w:sz="8" w:space="0" w:color="000000"/>
              <w:bottom w:val="single" w:sz="8" w:space="0" w:color="000000"/>
              <w:right w:val="single" w:sz="8" w:space="0" w:color="000000"/>
            </w:tcBorders>
            <w:shd w:val="clear" w:color="auto" w:fill="F3F3F3"/>
          </w:tcPr>
          <w:p w14:paraId="4B7F57E5"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特別需求</w:t>
            </w:r>
          </w:p>
        </w:tc>
        <w:tc>
          <w:tcPr>
            <w:tcW w:w="6318" w:type="dxa"/>
            <w:tcBorders>
              <w:top w:val="single" w:sz="8" w:space="0" w:color="000000"/>
              <w:left w:val="single" w:sz="8" w:space="0" w:color="000000"/>
              <w:bottom w:val="single" w:sz="8" w:space="0" w:color="000000"/>
            </w:tcBorders>
          </w:tcPr>
          <w:p w14:paraId="6F5BBB3D" w14:textId="77777777" w:rsidR="00F63C93" w:rsidRPr="00F63C93" w:rsidRDefault="00F63C93" w:rsidP="00F63C93">
            <w:pPr>
              <w:rPr>
                <w:rFonts w:ascii="標楷體" w:eastAsia="標楷體" w:hAnsi="標楷體"/>
                <w:lang w:eastAsia="x-none"/>
              </w:rPr>
            </w:pPr>
          </w:p>
        </w:tc>
      </w:tr>
      <w:tr w:rsidR="00F63C93" w:rsidRPr="00F63C93" w14:paraId="1E01E1E1"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6673610C"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參考 </w:t>
            </w:r>
          </w:p>
        </w:tc>
        <w:tc>
          <w:tcPr>
            <w:tcW w:w="6318" w:type="dxa"/>
            <w:tcBorders>
              <w:top w:val="single" w:sz="8" w:space="0" w:color="000000"/>
              <w:left w:val="single" w:sz="8" w:space="0" w:color="000000"/>
              <w:bottom w:val="single" w:sz="8" w:space="0" w:color="000000"/>
            </w:tcBorders>
          </w:tcPr>
          <w:p w14:paraId="735EFC4C" w14:textId="77777777" w:rsidR="00F63C93" w:rsidRPr="00F63C93" w:rsidRDefault="00F63C93" w:rsidP="00F63C93">
            <w:pPr>
              <w:rPr>
                <w:rFonts w:ascii="標楷體" w:eastAsia="標楷體" w:hAnsi="標楷體"/>
                <w:lang w:eastAsia="x-none"/>
              </w:rPr>
            </w:pPr>
          </w:p>
        </w:tc>
      </w:tr>
    </w:tbl>
    <w:p w14:paraId="4943285D" w14:textId="77777777" w:rsidR="00F63C93" w:rsidRPr="00F63C93" w:rsidRDefault="00F63C93" w:rsidP="00F63C93">
      <w:pPr>
        <w:rPr>
          <w:ins w:id="2981" w:author="st1" w:date="2021-05-07T15:03:00Z"/>
          <w:rFonts w:ascii="標楷體" w:eastAsia="標楷體" w:hAnsi="標楷體"/>
          <w:lang w:eastAsia="x-none"/>
        </w:rPr>
      </w:pPr>
    </w:p>
    <w:p w14:paraId="30705765" w14:textId="77777777" w:rsidR="00F63C93" w:rsidRPr="00F63C93" w:rsidRDefault="00F63C93" w:rsidP="00F63C93">
      <w:pPr>
        <w:numPr>
          <w:ilvl w:val="0"/>
          <w:numId w:val="126"/>
        </w:numPr>
        <w:tabs>
          <w:tab w:val="num" w:pos="360"/>
        </w:tabs>
        <w:snapToGrid w:val="0"/>
        <w:ind w:left="1418" w:firstLine="0"/>
        <w:rPr>
          <w:ins w:id="2982" w:author="st1" w:date="2021-05-07T15:03:00Z"/>
          <w:rFonts w:eastAsia="標楷體"/>
          <w:sz w:val="26"/>
        </w:rPr>
      </w:pPr>
      <w:ins w:id="2983" w:author="st1" w:date="2021-05-07T15:03:00Z">
        <w:r w:rsidRPr="00F63C93">
          <w:rPr>
            <w:rFonts w:eastAsia="標楷體" w:hint="eastAsia"/>
            <w:sz w:val="26"/>
          </w:rPr>
          <w:t>Ta</w:t>
        </w:r>
        <w:r w:rsidRPr="00F63C93">
          <w:rPr>
            <w:rFonts w:eastAsia="標楷體"/>
            <w:sz w:val="26"/>
          </w:rPr>
          <w:t>ble List</w:t>
        </w:r>
        <w:r w:rsidRPr="00F63C93">
          <w:rPr>
            <w:rFonts w:eastAsia="標楷體" w:hint="eastAsia"/>
            <w:sz w:val="26"/>
          </w:rPr>
          <w:t>:</w:t>
        </w:r>
      </w:ins>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F63C93" w:rsidRPr="00F63C93" w14:paraId="5F3F19CF" w14:textId="77777777" w:rsidTr="00067F94">
        <w:trPr>
          <w:ins w:id="2984" w:author="st1" w:date="2021-05-07T15:03:00Z"/>
        </w:trPr>
        <w:tc>
          <w:tcPr>
            <w:tcW w:w="851" w:type="dxa"/>
            <w:shd w:val="clear" w:color="auto" w:fill="D9D9D9"/>
          </w:tcPr>
          <w:p w14:paraId="60D58ED6" w14:textId="77777777" w:rsidR="00F63C93" w:rsidRPr="00F63C93" w:rsidRDefault="00F63C93" w:rsidP="00F63C93">
            <w:pPr>
              <w:jc w:val="center"/>
              <w:rPr>
                <w:ins w:id="2985" w:author="st1" w:date="2021-05-07T15:03:00Z"/>
                <w:rFonts w:ascii="標楷體" w:eastAsia="標楷體" w:hAnsi="標楷體"/>
              </w:rPr>
            </w:pPr>
            <w:ins w:id="2986" w:author="st1" w:date="2021-05-07T15:03:00Z">
              <w:r w:rsidRPr="00F63C93">
                <w:rPr>
                  <w:rFonts w:ascii="標楷體" w:eastAsia="標楷體" w:hAnsi="標楷體" w:hint="eastAsia"/>
                  <w:lang w:eastAsia="zh-HK"/>
                </w:rPr>
                <w:t>序號</w:t>
              </w:r>
            </w:ins>
          </w:p>
        </w:tc>
        <w:tc>
          <w:tcPr>
            <w:tcW w:w="3118" w:type="dxa"/>
            <w:shd w:val="clear" w:color="auto" w:fill="D9D9D9"/>
          </w:tcPr>
          <w:p w14:paraId="7BD59D14" w14:textId="77777777" w:rsidR="00F63C93" w:rsidRPr="00F63C93" w:rsidRDefault="00F63C93" w:rsidP="00F63C93">
            <w:pPr>
              <w:jc w:val="center"/>
              <w:rPr>
                <w:ins w:id="2987" w:author="st1" w:date="2021-05-07T15:03:00Z"/>
                <w:rFonts w:ascii="標楷體" w:eastAsia="標楷體" w:hAnsi="標楷體"/>
              </w:rPr>
            </w:pPr>
            <w:ins w:id="2988" w:author="st1" w:date="2021-05-07T15:03:00Z">
              <w:r w:rsidRPr="00F63C93">
                <w:rPr>
                  <w:rFonts w:ascii="標楷體" w:eastAsia="標楷體" w:hAnsi="標楷體" w:hint="eastAsia"/>
                  <w:lang w:eastAsia="zh-HK"/>
                </w:rPr>
                <w:t>名稱</w:t>
              </w:r>
            </w:ins>
          </w:p>
        </w:tc>
        <w:tc>
          <w:tcPr>
            <w:tcW w:w="3828" w:type="dxa"/>
            <w:shd w:val="clear" w:color="auto" w:fill="D9D9D9"/>
          </w:tcPr>
          <w:p w14:paraId="4CF7F356" w14:textId="77777777" w:rsidR="00F63C93" w:rsidRPr="00F63C93" w:rsidRDefault="00F63C93" w:rsidP="00F63C93">
            <w:pPr>
              <w:jc w:val="center"/>
              <w:rPr>
                <w:ins w:id="2989" w:author="st1" w:date="2021-05-07T15:03:00Z"/>
                <w:rFonts w:ascii="標楷體" w:eastAsia="標楷體" w:hAnsi="標楷體"/>
              </w:rPr>
            </w:pPr>
            <w:ins w:id="2990" w:author="st1" w:date="2021-05-07T15:03:00Z">
              <w:r w:rsidRPr="00F63C93">
                <w:rPr>
                  <w:rFonts w:ascii="標楷體" w:eastAsia="標楷體" w:hAnsi="標楷體" w:hint="eastAsia"/>
                  <w:lang w:eastAsia="zh-HK"/>
                </w:rPr>
                <w:t>說明</w:t>
              </w:r>
            </w:ins>
          </w:p>
        </w:tc>
      </w:tr>
      <w:tr w:rsidR="00F63C93" w:rsidRPr="00F63C93" w14:paraId="44BF0FDA" w14:textId="77777777" w:rsidTr="00067F94">
        <w:trPr>
          <w:ins w:id="2991" w:author="st1" w:date="2021-05-07T15:03:00Z"/>
        </w:trPr>
        <w:tc>
          <w:tcPr>
            <w:tcW w:w="851" w:type="dxa"/>
            <w:shd w:val="clear" w:color="auto" w:fill="auto"/>
          </w:tcPr>
          <w:p w14:paraId="12CE05CD" w14:textId="77777777" w:rsidR="00F63C93" w:rsidRPr="00F63C93" w:rsidRDefault="00F63C93" w:rsidP="00F63C93">
            <w:pPr>
              <w:jc w:val="center"/>
              <w:rPr>
                <w:ins w:id="2992" w:author="st1" w:date="2021-05-07T15:03:00Z"/>
                <w:rFonts w:ascii="標楷體" w:eastAsia="標楷體" w:hAnsi="標楷體"/>
              </w:rPr>
            </w:pPr>
            <w:ins w:id="2993" w:author="st1" w:date="2021-05-07T15:03:00Z">
              <w:r w:rsidRPr="00F63C93">
                <w:rPr>
                  <w:rFonts w:ascii="標楷體" w:eastAsia="標楷體" w:hAnsi="標楷體" w:hint="eastAsia"/>
                </w:rPr>
                <w:t>1</w:t>
              </w:r>
            </w:ins>
          </w:p>
        </w:tc>
        <w:tc>
          <w:tcPr>
            <w:tcW w:w="3118" w:type="dxa"/>
            <w:shd w:val="clear" w:color="auto" w:fill="auto"/>
            <w:vAlign w:val="center"/>
          </w:tcPr>
          <w:p w14:paraId="04C136A9" w14:textId="77777777" w:rsidR="00F63C93" w:rsidRPr="00F63C93" w:rsidRDefault="00F63C93" w:rsidP="00F63C93">
            <w:pPr>
              <w:rPr>
                <w:ins w:id="2994" w:author="st1" w:date="2021-05-07T15:03:00Z"/>
                <w:rFonts w:ascii="標楷體" w:eastAsia="標楷體" w:hAnsi="標楷體"/>
              </w:rPr>
            </w:pPr>
            <w:ins w:id="2995" w:author="st1" w:date="2021-05-07T15:04:00Z">
              <w:r w:rsidRPr="00F63C93">
                <w:rPr>
                  <w:rFonts w:ascii="標楷體" w:eastAsia="標楷體" w:hAnsi="標楷體" w:hint="eastAsia"/>
                  <w:color w:val="000000"/>
                </w:rPr>
                <w:t>InnDocRecord</w:t>
              </w:r>
            </w:ins>
          </w:p>
        </w:tc>
        <w:tc>
          <w:tcPr>
            <w:tcW w:w="3828" w:type="dxa"/>
            <w:shd w:val="clear" w:color="auto" w:fill="auto"/>
            <w:vAlign w:val="center"/>
          </w:tcPr>
          <w:p w14:paraId="035A92D1" w14:textId="77777777" w:rsidR="00F63C93" w:rsidRPr="00F63C93" w:rsidRDefault="00F63C93" w:rsidP="00F63C93">
            <w:pPr>
              <w:rPr>
                <w:ins w:id="2996" w:author="st1" w:date="2021-05-07T15:03:00Z"/>
                <w:rFonts w:ascii="標楷體" w:eastAsia="標楷體" w:hAnsi="標楷體"/>
              </w:rPr>
            </w:pPr>
            <w:ins w:id="2997" w:author="st1" w:date="2021-05-07T15:04:00Z">
              <w:r w:rsidRPr="00F63C93">
                <w:rPr>
                  <w:rFonts w:ascii="標楷體" w:eastAsia="標楷體" w:hAnsi="標楷體" w:hint="eastAsia"/>
                  <w:color w:val="000000"/>
                </w:rPr>
                <w:t>檔案借閱檔</w:t>
              </w:r>
            </w:ins>
          </w:p>
        </w:tc>
      </w:tr>
      <w:tr w:rsidR="00F63C93" w:rsidRPr="00F63C93" w14:paraId="0FAA3EF3" w14:textId="77777777" w:rsidTr="00067F94">
        <w:tc>
          <w:tcPr>
            <w:tcW w:w="851" w:type="dxa"/>
            <w:shd w:val="clear" w:color="auto" w:fill="auto"/>
          </w:tcPr>
          <w:p w14:paraId="70CFF350" w14:textId="77777777" w:rsidR="00F63C93" w:rsidRPr="00F63C93" w:rsidRDefault="00F63C93" w:rsidP="00F63C93">
            <w:pPr>
              <w:jc w:val="center"/>
              <w:rPr>
                <w:rFonts w:ascii="標楷體" w:eastAsia="標楷體" w:hAnsi="標楷體"/>
              </w:rPr>
            </w:pPr>
            <w:r w:rsidRPr="00F63C93">
              <w:rPr>
                <w:rFonts w:ascii="標楷體" w:eastAsia="標楷體" w:hAnsi="標楷體" w:hint="eastAsia"/>
              </w:rPr>
              <w:t>2</w:t>
            </w:r>
          </w:p>
        </w:tc>
        <w:tc>
          <w:tcPr>
            <w:tcW w:w="3118" w:type="dxa"/>
            <w:shd w:val="clear" w:color="auto" w:fill="auto"/>
          </w:tcPr>
          <w:p w14:paraId="74B62B16" w14:textId="77777777" w:rsidR="00F63C93" w:rsidRPr="00F63C93" w:rsidRDefault="00F63C93" w:rsidP="00F63C93">
            <w:pPr>
              <w:rPr>
                <w:rFonts w:ascii="標楷體" w:eastAsia="標楷體" w:hAnsi="標楷體"/>
                <w:color w:val="000000"/>
              </w:rPr>
            </w:pPr>
            <w:r w:rsidRPr="00F63C93">
              <w:rPr>
                <w:rFonts w:ascii="標楷體" w:eastAsia="標楷體" w:hAnsi="標楷體" w:hint="eastAsia"/>
              </w:rPr>
              <w:t>CdCode</w:t>
            </w:r>
          </w:p>
        </w:tc>
        <w:tc>
          <w:tcPr>
            <w:tcW w:w="3828" w:type="dxa"/>
            <w:shd w:val="clear" w:color="auto" w:fill="auto"/>
          </w:tcPr>
          <w:p w14:paraId="0B9FE1E8" w14:textId="77777777" w:rsidR="00F63C93" w:rsidRPr="00F63C93" w:rsidRDefault="00F63C93" w:rsidP="00F63C93">
            <w:pPr>
              <w:rPr>
                <w:rFonts w:ascii="標楷體" w:eastAsia="標楷體" w:hAnsi="標楷體"/>
                <w:color w:val="000000"/>
              </w:rPr>
            </w:pPr>
            <w:r w:rsidRPr="00F63C93">
              <w:rPr>
                <w:rFonts w:ascii="標楷體" w:eastAsia="標楷體" w:hAnsi="標楷體" w:hint="eastAsia"/>
              </w:rPr>
              <w:t>共用代碼檔</w:t>
            </w:r>
          </w:p>
        </w:tc>
      </w:tr>
      <w:tr w:rsidR="00F63C93" w:rsidRPr="00F63C93" w14:paraId="1435D944" w14:textId="77777777" w:rsidTr="00067F94">
        <w:tc>
          <w:tcPr>
            <w:tcW w:w="851" w:type="dxa"/>
            <w:shd w:val="clear" w:color="auto" w:fill="auto"/>
          </w:tcPr>
          <w:p w14:paraId="113DB690" w14:textId="77777777" w:rsidR="00F63C93" w:rsidRPr="00F63C93" w:rsidRDefault="00F63C93" w:rsidP="00F63C93">
            <w:pPr>
              <w:jc w:val="center"/>
              <w:rPr>
                <w:rFonts w:ascii="標楷體" w:eastAsia="標楷體" w:hAnsi="標楷體"/>
              </w:rPr>
            </w:pPr>
            <w:r w:rsidRPr="00F63C93">
              <w:rPr>
                <w:rFonts w:ascii="標楷體" w:eastAsia="標楷體" w:hAnsi="標楷體" w:hint="eastAsia"/>
              </w:rPr>
              <w:t>3</w:t>
            </w:r>
          </w:p>
        </w:tc>
        <w:tc>
          <w:tcPr>
            <w:tcW w:w="3118" w:type="dxa"/>
            <w:shd w:val="clear" w:color="auto" w:fill="auto"/>
          </w:tcPr>
          <w:p w14:paraId="07917454" w14:textId="77777777" w:rsidR="00F63C93" w:rsidRPr="00F63C93" w:rsidRDefault="00F63C93" w:rsidP="00F63C93">
            <w:pPr>
              <w:rPr>
                <w:rFonts w:ascii="標楷體" w:eastAsia="標楷體" w:hAnsi="標楷體"/>
              </w:rPr>
            </w:pPr>
            <w:r w:rsidRPr="00F63C93">
              <w:rPr>
                <w:rFonts w:ascii="標楷體" w:eastAsia="標楷體" w:hAnsi="標楷體" w:hint="eastAsia"/>
              </w:rPr>
              <w:t>Cd</w:t>
            </w:r>
            <w:r w:rsidRPr="00F63C93">
              <w:rPr>
                <w:rFonts w:ascii="標楷體" w:eastAsia="標楷體" w:hAnsi="標楷體"/>
              </w:rPr>
              <w:t>Emp</w:t>
            </w:r>
          </w:p>
        </w:tc>
        <w:tc>
          <w:tcPr>
            <w:tcW w:w="3828" w:type="dxa"/>
            <w:shd w:val="clear" w:color="auto" w:fill="auto"/>
          </w:tcPr>
          <w:p w14:paraId="72286EF6" w14:textId="77777777" w:rsidR="00F63C93" w:rsidRPr="00F63C93" w:rsidRDefault="00F63C93" w:rsidP="00F63C93">
            <w:pPr>
              <w:rPr>
                <w:rFonts w:ascii="標楷體" w:eastAsia="標楷體" w:hAnsi="標楷體"/>
              </w:rPr>
            </w:pPr>
            <w:r w:rsidRPr="00F63C93">
              <w:rPr>
                <w:rFonts w:ascii="標楷體" w:eastAsia="標楷體" w:hAnsi="標楷體" w:hint="eastAsia"/>
              </w:rPr>
              <w:t>員工資料檔</w:t>
            </w:r>
          </w:p>
        </w:tc>
      </w:tr>
    </w:tbl>
    <w:p w14:paraId="70DCCFF4" w14:textId="77777777" w:rsidR="00F63C93" w:rsidRPr="00F63C93" w:rsidRDefault="00F63C93" w:rsidP="00F63C93">
      <w:pPr>
        <w:rPr>
          <w:ins w:id="2998" w:author="st1" w:date="2021-05-07T15:03:00Z"/>
          <w:rFonts w:ascii="標楷體" w:eastAsia="標楷體" w:hAnsi="標楷體"/>
          <w:lang w:eastAsia="x-none"/>
        </w:rPr>
      </w:pPr>
    </w:p>
    <w:p w14:paraId="6222C411" w14:textId="77777777" w:rsidR="00F63C93" w:rsidRPr="00F63C93" w:rsidDel="002D21EB" w:rsidRDefault="00F63C93" w:rsidP="00F63C93">
      <w:pPr>
        <w:snapToGrid w:val="0"/>
        <w:ind w:left="1418" w:hanging="480"/>
        <w:rPr>
          <w:del w:id="2999" w:author="st1" w:date="2021-05-07T15:06:00Z"/>
          <w:rFonts w:ascii="標楷體" w:eastAsia="標楷體" w:hAnsi="標楷體"/>
          <w:sz w:val="26"/>
          <w:lang w:eastAsia="x-none"/>
        </w:rPr>
      </w:pPr>
    </w:p>
    <w:p w14:paraId="6AC8A6E6" w14:textId="77777777" w:rsidR="00F63C93" w:rsidRPr="00F63C93" w:rsidRDefault="00F63C93" w:rsidP="00F63C93">
      <w:pPr>
        <w:numPr>
          <w:ilvl w:val="0"/>
          <w:numId w:val="126"/>
        </w:numPr>
        <w:tabs>
          <w:tab w:val="num" w:pos="360"/>
        </w:tabs>
        <w:snapToGrid w:val="0"/>
        <w:ind w:left="1418" w:firstLine="0"/>
        <w:rPr>
          <w:rFonts w:eastAsia="標楷體"/>
          <w:sz w:val="26"/>
        </w:rPr>
      </w:pPr>
      <w:r w:rsidRPr="00F63C93">
        <w:rPr>
          <w:rFonts w:eastAsia="標楷體"/>
          <w:sz w:val="26"/>
        </w:rPr>
        <w:t>UI</w:t>
      </w:r>
      <w:r w:rsidRPr="00F63C93">
        <w:rPr>
          <w:rFonts w:eastAsia="標楷體"/>
          <w:sz w:val="26"/>
        </w:rPr>
        <w:t>畫面</w:t>
      </w:r>
    </w:p>
    <w:p w14:paraId="2EB7C6E2" w14:textId="77777777" w:rsidR="00F63C93" w:rsidRPr="00F63C93" w:rsidDel="002D21EB" w:rsidRDefault="00F63C93" w:rsidP="00F63C93">
      <w:pPr>
        <w:rPr>
          <w:del w:id="3000" w:author="st1" w:date="2021-05-07T14:59:00Z"/>
          <w:rFonts w:ascii="標楷體" w:eastAsia="標楷體" w:hAnsi="標楷體"/>
          <w:lang w:eastAsia="x-none"/>
        </w:rPr>
      </w:pPr>
      <w:del w:id="3001" w:author="st1" w:date="2021-05-07T14:59:00Z">
        <w:r w:rsidRPr="00F63C93" w:rsidDel="002D21EB">
          <w:rPr>
            <w:rFonts w:ascii="標楷體" w:eastAsia="標楷體" w:hAnsi="標楷體" w:hint="eastAsia"/>
            <w:lang w:eastAsia="x-none"/>
          </w:rPr>
          <w:delText>輸入畫面：</w:delText>
        </w:r>
      </w:del>
    </w:p>
    <w:p w14:paraId="5B55935B" w14:textId="77777777" w:rsidR="00F63C93" w:rsidRPr="00F63C93" w:rsidRDefault="00F63C93" w:rsidP="00F63C93">
      <w:pPr>
        <w:rPr>
          <w:ins w:id="3002" w:author="st1" w:date="2021-05-07T15:06:00Z"/>
          <w:noProof/>
        </w:rPr>
      </w:pPr>
      <w:del w:id="3003" w:author="st1" w:date="2021-05-07T15:04:00Z">
        <w:r w:rsidRPr="00F63C93" w:rsidDel="002D21EB">
          <w:rPr>
            <w:rFonts w:ascii="標楷體" w:eastAsia="標楷體" w:hAnsi="標楷體"/>
            <w:noProof/>
          </w:rPr>
          <w:drawing>
            <wp:inline distT="0" distB="0" distL="0" distR="0" wp14:anchorId="1F0B2024" wp14:editId="08DCCD03">
              <wp:extent cx="6477000" cy="2298700"/>
              <wp:effectExtent l="0" t="0" r="0" b="6350"/>
              <wp:docPr id="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7000" cy="2298700"/>
                      </a:xfrm>
                      <a:prstGeom prst="rect">
                        <a:avLst/>
                      </a:prstGeom>
                      <a:noFill/>
                      <a:ln>
                        <a:noFill/>
                      </a:ln>
                    </pic:spPr>
                  </pic:pic>
                </a:graphicData>
              </a:graphic>
            </wp:inline>
          </w:drawing>
        </w:r>
      </w:del>
      <w:ins w:id="3004" w:author="st1" w:date="2021-05-07T15:04:00Z">
        <w:r w:rsidRPr="00F63C93">
          <w:rPr>
            <w:noProof/>
          </w:rPr>
          <w:t xml:space="preserve"> </w:t>
        </w:r>
        <w:del w:id="3005" w:author="黃梓峻" w:date="2021-06-28T11:45:00Z">
          <w:r w:rsidRPr="00F63C93" w:rsidDel="00A14960">
            <w:rPr>
              <w:rFonts w:ascii="標楷體" w:eastAsia="標楷體" w:hAnsi="標楷體"/>
              <w:noProof/>
            </w:rPr>
            <w:drawing>
              <wp:inline distT="0" distB="0" distL="0" distR="0" wp14:anchorId="19B1ADF4" wp14:editId="506B3684">
                <wp:extent cx="6479540" cy="1966595"/>
                <wp:effectExtent l="0" t="0" r="0" b="0"/>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1966595"/>
                        </a:xfrm>
                        <a:prstGeom prst="rect">
                          <a:avLst/>
                        </a:prstGeom>
                      </pic:spPr>
                    </pic:pic>
                  </a:graphicData>
                </a:graphic>
              </wp:inline>
            </w:drawing>
          </w:r>
        </w:del>
      </w:ins>
      <w:ins w:id="3006" w:author="黃梓峻" w:date="2021-06-28T11:45:00Z">
        <w:r w:rsidRPr="00F63C93">
          <w:rPr>
            <w:noProof/>
          </w:rPr>
          <w:t xml:space="preserve"> </w:t>
        </w:r>
        <w:r w:rsidRPr="00F63C93">
          <w:rPr>
            <w:noProof/>
          </w:rPr>
          <w:drawing>
            <wp:inline distT="0" distB="0" distL="0" distR="0" wp14:anchorId="3C174DBB" wp14:editId="650DC85D">
              <wp:extent cx="6479540" cy="1894205"/>
              <wp:effectExtent l="0" t="0" r="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1894205"/>
                      </a:xfrm>
                      <a:prstGeom prst="rect">
                        <a:avLst/>
                      </a:prstGeom>
                    </pic:spPr>
                  </pic:pic>
                </a:graphicData>
              </a:graphic>
            </wp:inline>
          </w:drawing>
        </w:r>
      </w:ins>
    </w:p>
    <w:p w14:paraId="7D03004B" w14:textId="77777777" w:rsidR="00F63C93" w:rsidRPr="00F63C93" w:rsidRDefault="00F63C93" w:rsidP="00F63C93">
      <w:pPr>
        <w:rPr>
          <w:ins w:id="3007" w:author="st1" w:date="2021-05-07T15:06:00Z"/>
          <w:rFonts w:ascii="標楷體" w:eastAsia="標楷體" w:hAnsi="標楷體"/>
        </w:rPr>
      </w:pPr>
    </w:p>
    <w:p w14:paraId="772F2F36" w14:textId="77777777" w:rsidR="00F63C93" w:rsidRPr="00F63C93" w:rsidRDefault="00F63C93" w:rsidP="00F63C93">
      <w:pPr>
        <w:numPr>
          <w:ilvl w:val="0"/>
          <w:numId w:val="126"/>
        </w:numPr>
        <w:tabs>
          <w:tab w:val="num" w:pos="360"/>
        </w:tabs>
        <w:snapToGrid w:val="0"/>
        <w:ind w:left="1418" w:firstLine="0"/>
        <w:rPr>
          <w:ins w:id="3008" w:author="st1" w:date="2021-05-07T15:06:00Z"/>
          <w:rFonts w:eastAsia="標楷體"/>
          <w:sz w:val="26"/>
        </w:rPr>
      </w:pPr>
      <w:ins w:id="3009" w:author="st1" w:date="2021-05-07T15:06: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p>
    <w:p w14:paraId="68330F18" w14:textId="77777777" w:rsidR="00F63C93" w:rsidRPr="00F63C93" w:rsidRDefault="00F63C93" w:rsidP="00F63C93">
      <w:pPr>
        <w:rPr>
          <w:ins w:id="3010" w:author="st1" w:date="2021-05-07T15:06: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F63C93" w:rsidRPr="00F63C93" w14:paraId="2A69CBD2" w14:textId="77777777" w:rsidTr="00067F94">
        <w:trPr>
          <w:ins w:id="3011" w:author="st1" w:date="2021-05-07T15:06: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09D6FBE4" w14:textId="77777777" w:rsidR="00F63C93" w:rsidRPr="00F63C93" w:rsidRDefault="00F63C93" w:rsidP="00F63C93">
            <w:pPr>
              <w:jc w:val="center"/>
              <w:rPr>
                <w:ins w:id="3012" w:author="st1" w:date="2021-05-07T15:06:00Z"/>
                <w:rFonts w:ascii="標楷體" w:eastAsia="標楷體" w:hAnsi="標楷體"/>
              </w:rPr>
            </w:pPr>
            <w:ins w:id="3013" w:author="st1" w:date="2021-05-07T15:06: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178A0A16" w14:textId="77777777" w:rsidR="00F63C93" w:rsidRPr="00F63C93" w:rsidRDefault="00F63C93" w:rsidP="00F63C93">
            <w:pPr>
              <w:jc w:val="center"/>
              <w:rPr>
                <w:ins w:id="3014" w:author="st1" w:date="2021-05-07T15:06:00Z"/>
                <w:rFonts w:ascii="標楷體" w:eastAsia="標楷體" w:hAnsi="標楷體"/>
              </w:rPr>
            </w:pPr>
            <w:ins w:id="3015" w:author="st1" w:date="2021-05-07T15:06: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25B1A092" w14:textId="77777777" w:rsidR="00F63C93" w:rsidRPr="00F63C93" w:rsidRDefault="00F63C93" w:rsidP="00F63C93">
            <w:pPr>
              <w:jc w:val="center"/>
              <w:rPr>
                <w:ins w:id="3016" w:author="st1" w:date="2021-05-07T15:06:00Z"/>
                <w:rFonts w:ascii="標楷體" w:eastAsia="標楷體" w:hAnsi="標楷體"/>
              </w:rPr>
            </w:pPr>
            <w:ins w:id="3017" w:author="st1" w:date="2021-05-07T15:06:00Z">
              <w:r w:rsidRPr="00F63C93">
                <w:rPr>
                  <w:rFonts w:ascii="標楷體" w:eastAsia="標楷體" w:hAnsi="標楷體" w:hint="eastAsia"/>
                  <w:lang w:eastAsia="zh-HK"/>
                </w:rPr>
                <w:t>功能說明</w:t>
              </w:r>
            </w:ins>
          </w:p>
        </w:tc>
      </w:tr>
      <w:tr w:rsidR="00F63C93" w:rsidRPr="00F63C93" w14:paraId="3CFF211A" w14:textId="77777777" w:rsidTr="00067F94">
        <w:trPr>
          <w:ins w:id="3018" w:author="st1" w:date="2021-05-07T15:06:00Z"/>
        </w:trPr>
        <w:tc>
          <w:tcPr>
            <w:tcW w:w="851" w:type="dxa"/>
            <w:tcBorders>
              <w:top w:val="single" w:sz="4" w:space="0" w:color="auto"/>
              <w:left w:val="single" w:sz="4" w:space="0" w:color="auto"/>
              <w:bottom w:val="single" w:sz="4" w:space="0" w:color="auto"/>
              <w:right w:val="single" w:sz="4" w:space="0" w:color="auto"/>
            </w:tcBorders>
            <w:hideMark/>
          </w:tcPr>
          <w:p w14:paraId="37BCF568" w14:textId="77777777" w:rsidR="00F63C93" w:rsidRPr="00F63C93" w:rsidRDefault="00F63C93" w:rsidP="00F63C93">
            <w:pPr>
              <w:jc w:val="center"/>
              <w:rPr>
                <w:ins w:id="3019" w:author="st1" w:date="2021-05-07T15:06:00Z"/>
                <w:rFonts w:ascii="標楷體" w:eastAsia="標楷體" w:hAnsi="標楷體"/>
                <w:lang w:eastAsia="zh-HK"/>
              </w:rPr>
            </w:pPr>
            <w:ins w:id="3020" w:author="st1" w:date="2021-05-07T15:06:00Z">
              <w:r w:rsidRPr="00F63C93">
                <w:rPr>
                  <w:rFonts w:ascii="標楷體" w:eastAsia="標楷體" w:hAnsi="標楷體" w:hint="eastAsia"/>
                </w:rPr>
                <w:t>1</w:t>
              </w:r>
            </w:ins>
          </w:p>
        </w:tc>
        <w:tc>
          <w:tcPr>
            <w:tcW w:w="2126" w:type="dxa"/>
            <w:tcBorders>
              <w:top w:val="single" w:sz="4" w:space="0" w:color="auto"/>
              <w:left w:val="single" w:sz="4" w:space="0" w:color="auto"/>
              <w:bottom w:val="single" w:sz="4" w:space="0" w:color="auto"/>
              <w:right w:val="single" w:sz="4" w:space="0" w:color="auto"/>
            </w:tcBorders>
            <w:hideMark/>
          </w:tcPr>
          <w:p w14:paraId="671F6082" w14:textId="77777777" w:rsidR="00F63C93" w:rsidRPr="00F63C93" w:rsidRDefault="00F63C93" w:rsidP="00F63C93">
            <w:pPr>
              <w:rPr>
                <w:ins w:id="3021" w:author="st1" w:date="2021-05-07T15:06:00Z"/>
                <w:rFonts w:ascii="標楷體" w:eastAsia="標楷體" w:hAnsi="標楷體"/>
                <w:lang w:eastAsia="zh-HK"/>
              </w:rPr>
            </w:pPr>
            <w:ins w:id="3022" w:author="st1" w:date="2021-05-07T15:06:00Z">
              <w:r w:rsidRPr="00F63C93">
                <w:rPr>
                  <w:rFonts w:ascii="標楷體" w:eastAsia="標楷體" w:hAnsi="標楷體" w:hint="eastAsia"/>
                  <w:lang w:eastAsia="zh-HK"/>
                </w:rPr>
                <w:t>查詢</w:t>
              </w:r>
            </w:ins>
          </w:p>
        </w:tc>
        <w:tc>
          <w:tcPr>
            <w:tcW w:w="7033" w:type="dxa"/>
            <w:tcBorders>
              <w:top w:val="single" w:sz="4" w:space="0" w:color="auto"/>
              <w:left w:val="single" w:sz="4" w:space="0" w:color="auto"/>
              <w:bottom w:val="single" w:sz="4" w:space="0" w:color="auto"/>
              <w:right w:val="single" w:sz="4" w:space="0" w:color="auto"/>
            </w:tcBorders>
            <w:hideMark/>
          </w:tcPr>
          <w:p w14:paraId="39C6513D" w14:textId="77777777" w:rsidR="00F63C93" w:rsidRPr="00F63C93" w:rsidRDefault="00F63C93" w:rsidP="00F63C93">
            <w:pPr>
              <w:rPr>
                <w:ins w:id="3023" w:author="黃梓峻" w:date="2021-06-28T11:47:00Z"/>
                <w:rFonts w:ascii="標楷體" w:eastAsia="標楷體" w:hAnsi="標楷體"/>
                <w:color w:val="000000"/>
                <w:lang w:eastAsia="zh-HK"/>
              </w:rPr>
            </w:pPr>
            <w:ins w:id="3024" w:author="黃梓峻" w:date="2021-06-28T11:47:00Z">
              <w:r w:rsidRPr="00F63C93">
                <w:rPr>
                  <w:rFonts w:ascii="標楷體" w:eastAsia="標楷體" w:hAnsi="標楷體" w:hint="eastAsia"/>
                  <w:color w:val="000000"/>
                </w:rPr>
                <w:t>1.</w:t>
              </w:r>
              <w:r w:rsidRPr="00F63C93">
                <w:rPr>
                  <w:rFonts w:ascii="標楷體" w:eastAsia="標楷體" w:hAnsi="標楷體" w:hint="eastAsia"/>
                  <w:color w:val="000000"/>
                  <w:lang w:eastAsia="zh-HK"/>
                </w:rPr>
                <w:t>依據輸入條件查詢資料</w:t>
              </w:r>
            </w:ins>
          </w:p>
          <w:p w14:paraId="08276E3A" w14:textId="77777777" w:rsidR="00F63C93" w:rsidRPr="00F63C93" w:rsidRDefault="00F63C93" w:rsidP="00F63C93">
            <w:pPr>
              <w:rPr>
                <w:ins w:id="3025" w:author="黃梓峻" w:date="2021-06-28T11:47:00Z"/>
                <w:rFonts w:ascii="標楷體" w:eastAsia="標楷體" w:hAnsi="標楷體"/>
                <w:shd w:val="pct15" w:color="auto" w:fill="FFFFFF"/>
              </w:rPr>
            </w:pPr>
            <w:ins w:id="3026" w:author="黃梓峻" w:date="2021-06-28T11:47: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6BBC4B1C" w14:textId="77777777" w:rsidR="00F63C93" w:rsidRPr="00F63C93" w:rsidRDefault="00F63C93" w:rsidP="00F63C93">
            <w:pPr>
              <w:rPr>
                <w:ins w:id="3027" w:author="黃梓峻" w:date="2021-06-28T11:49:00Z"/>
                <w:rFonts w:ascii="標楷體" w:eastAsia="標楷體" w:hAnsi="標楷體"/>
              </w:rPr>
            </w:pPr>
            <w:ins w:id="3028" w:author="黃梓峻" w:date="2021-06-28T11:47:00Z">
              <w:r w:rsidRPr="00F63C93">
                <w:rPr>
                  <w:rFonts w:ascii="標楷體" w:eastAsia="標楷體" w:hAnsi="標楷體" w:hint="eastAsia"/>
                </w:rPr>
                <w:t>2.</w:t>
              </w:r>
              <w:r w:rsidRPr="00F63C93">
                <w:rPr>
                  <w:rFonts w:ascii="標楷體" w:eastAsia="標楷體" w:hAnsi="標楷體" w:hint="eastAsia"/>
                  <w:lang w:eastAsia="zh-HK"/>
                </w:rPr>
                <w:t>查詢</w:t>
              </w:r>
              <w:r w:rsidRPr="00F63C93">
                <w:rPr>
                  <w:rFonts w:ascii="標楷體" w:eastAsia="標楷體" w:hAnsi="標楷體" w:hint="eastAsia"/>
                </w:rPr>
                <w:t>[</w:t>
              </w:r>
            </w:ins>
            <w:ins w:id="3029" w:author="黃梓峻" w:date="2021-06-28T11:49:00Z">
              <w:r w:rsidRPr="00F63C93">
                <w:rPr>
                  <w:rFonts w:ascii="標楷體" w:eastAsia="標楷體" w:hAnsi="標楷體" w:hint="eastAsia"/>
                </w:rPr>
                <w:t>檔案借閱檔(InnDocRecord)</w:t>
              </w:r>
            </w:ins>
            <w:ins w:id="3030" w:author="黃梓峻" w:date="2021-06-28T11:47:00Z">
              <w:r w:rsidRPr="00F63C93">
                <w:rPr>
                  <w:rFonts w:ascii="標楷體" w:eastAsia="標楷體" w:hAnsi="標楷體" w:hint="eastAsia"/>
                </w:rPr>
                <w:t>]，輸出查詢資料依據</w:t>
              </w:r>
            </w:ins>
          </w:p>
          <w:p w14:paraId="319A592C" w14:textId="77777777" w:rsidR="00F63C93" w:rsidRPr="00F63C93" w:rsidRDefault="00F63C93" w:rsidP="00F63C93">
            <w:pPr>
              <w:rPr>
                <w:ins w:id="3031" w:author="黃梓峻" w:date="2021-06-28T11:49:00Z"/>
                <w:rFonts w:ascii="標楷體" w:eastAsia="標楷體" w:hAnsi="標楷體"/>
              </w:rPr>
            </w:pPr>
            <w:ins w:id="3032" w:author="黃梓峻" w:date="2021-06-28T11:49:00Z">
              <w:r w:rsidRPr="00F63C93">
                <w:rPr>
                  <w:rFonts w:ascii="標楷體" w:eastAsia="標楷體" w:hAnsi="標楷體"/>
                </w:rPr>
                <w:lastRenderedPageBreak/>
                <w:t xml:space="preserve">  </w:t>
              </w:r>
              <w:r w:rsidRPr="00F63C93">
                <w:rPr>
                  <w:rFonts w:ascii="標楷體" w:eastAsia="標楷體" w:hAnsi="標楷體" w:hint="eastAsia"/>
                </w:rPr>
                <w:t>(1).[借款人戶號(CustNo)]符合輸入條件[借款人戶號]</w:t>
              </w:r>
            </w:ins>
          </w:p>
          <w:p w14:paraId="095BCB53" w14:textId="77777777" w:rsidR="00F63C93" w:rsidRPr="00F63C93" w:rsidRDefault="00F63C93" w:rsidP="00F63C93">
            <w:pPr>
              <w:rPr>
                <w:ins w:id="3033" w:author="黃梓峻" w:date="2021-06-28T11:49:00Z"/>
                <w:rFonts w:ascii="標楷體" w:eastAsia="標楷體" w:hAnsi="標楷體"/>
              </w:rPr>
            </w:pPr>
            <w:ins w:id="3034" w:author="黃梓峻" w:date="2021-06-28T11:49:00Z">
              <w:r w:rsidRPr="00F63C93">
                <w:rPr>
                  <w:rFonts w:ascii="標楷體" w:eastAsia="標楷體" w:hAnsi="標楷體" w:hint="eastAsia"/>
                </w:rPr>
                <w:t xml:space="preserve">  (2).[借閱日期(ApplDate)]符合輸入條件[借閱日期]</w:t>
              </w:r>
            </w:ins>
          </w:p>
          <w:p w14:paraId="2193D691" w14:textId="77777777" w:rsidR="00F63C93" w:rsidRPr="00F63C93" w:rsidRDefault="00F63C93" w:rsidP="00F63C93">
            <w:pPr>
              <w:rPr>
                <w:ins w:id="3035" w:author="黃梓峻" w:date="2021-06-28T11:49:00Z"/>
                <w:rFonts w:ascii="標楷體" w:eastAsia="標楷體" w:hAnsi="標楷體"/>
              </w:rPr>
            </w:pPr>
            <w:ins w:id="3036" w:author="黃梓峻" w:date="2021-06-28T11:49:00Z">
              <w:r w:rsidRPr="00F63C93">
                <w:rPr>
                  <w:rFonts w:ascii="標楷體" w:eastAsia="標楷體" w:hAnsi="標楷體" w:hint="eastAsia"/>
                </w:rPr>
                <w:t xml:space="preserve">  (3).[用途(UsageCode)]符合輸入條件[用途]</w:t>
              </w:r>
            </w:ins>
          </w:p>
          <w:p w14:paraId="3F9B40FB" w14:textId="77777777" w:rsidR="00F63C93" w:rsidRPr="00F63C93" w:rsidRDefault="00F63C93" w:rsidP="00F63C93">
            <w:pPr>
              <w:rPr>
                <w:ins w:id="3037" w:author="黃梓峻" w:date="2021-06-28T11:47:00Z"/>
                <w:rFonts w:ascii="標楷體" w:eastAsia="標楷體" w:hAnsi="標楷體"/>
              </w:rPr>
            </w:pPr>
            <w:ins w:id="3038" w:author="黃梓峻" w:date="2021-06-28T11:49:00Z">
              <w:r w:rsidRPr="00F63C93">
                <w:rPr>
                  <w:rFonts w:ascii="標楷體" w:eastAsia="標楷體" w:hAnsi="標楷體" w:hint="eastAsia"/>
                </w:rPr>
                <w:t xml:space="preserve">  (4).[申請或歸還(ApplCode)]符合輸入條件[狀態]</w:t>
              </w:r>
            </w:ins>
          </w:p>
          <w:p w14:paraId="4218C1E3" w14:textId="77777777" w:rsidR="00F63C93" w:rsidRPr="00F63C93" w:rsidRDefault="00F63C93" w:rsidP="00F63C93">
            <w:pPr>
              <w:rPr>
                <w:ins w:id="3039" w:author="黃梓峻" w:date="2021-06-28T11:47:00Z"/>
                <w:rFonts w:ascii="標楷體" w:eastAsia="標楷體" w:hAnsi="標楷體"/>
              </w:rPr>
            </w:pPr>
            <w:ins w:id="3040" w:author="黃梓峻" w:date="2021-06-28T11:47:00Z">
              <w:r w:rsidRPr="00F63C93">
                <w:rPr>
                  <w:rFonts w:ascii="標楷體" w:eastAsia="標楷體" w:hAnsi="標楷體" w:hint="eastAsia"/>
                </w:rPr>
                <w:t>3.若該查詢條件未查出資料，則提示錯誤訊息"E0001查詢資料不</w:t>
              </w:r>
            </w:ins>
          </w:p>
          <w:p w14:paraId="4AD30019" w14:textId="77777777" w:rsidR="00F63C93" w:rsidRPr="00F63C93" w:rsidRDefault="00F63C93" w:rsidP="00F63C93">
            <w:pPr>
              <w:rPr>
                <w:ins w:id="3041" w:author="黃梓峻" w:date="2021-06-28T11:47:00Z"/>
                <w:rFonts w:ascii="標楷體" w:eastAsia="標楷體" w:hAnsi="標楷體"/>
              </w:rPr>
            </w:pPr>
            <w:ins w:id="3042" w:author="黃梓峻" w:date="2021-06-28T11:47:00Z">
              <w:r w:rsidRPr="00F63C93">
                <w:rPr>
                  <w:rFonts w:ascii="標楷體" w:eastAsia="標楷體" w:hAnsi="標楷體" w:hint="eastAsia"/>
                </w:rPr>
                <w:t xml:space="preserve">  存在(查無資料) "</w:t>
              </w:r>
            </w:ins>
          </w:p>
          <w:p w14:paraId="1BB7A8BC" w14:textId="77777777" w:rsidR="00F63C93" w:rsidRPr="00F63C93" w:rsidRDefault="00F63C93" w:rsidP="00F63C93">
            <w:pPr>
              <w:rPr>
                <w:ins w:id="3043" w:author="黃梓峻" w:date="2021-06-28T11:47:00Z"/>
                <w:rFonts w:ascii="標楷體" w:eastAsia="標楷體" w:hAnsi="標楷體"/>
                <w:shd w:val="pct15" w:color="auto" w:fill="FFFFFF"/>
                <w:lang w:eastAsia="zh-HK"/>
              </w:rPr>
            </w:pPr>
            <w:ins w:id="3044" w:author="黃梓峻" w:date="2021-06-28T11:47: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6FD0EC1E" w14:textId="77777777" w:rsidR="00F63C93" w:rsidRPr="00F63C93" w:rsidRDefault="00F63C93" w:rsidP="00F63C93">
            <w:pPr>
              <w:rPr>
                <w:ins w:id="3045" w:author="st1" w:date="2021-05-07T15:06:00Z"/>
                <w:rFonts w:ascii="標楷體" w:eastAsia="標楷體" w:hAnsi="標楷體"/>
              </w:rPr>
            </w:pPr>
            <w:ins w:id="3046" w:author="黃梓峻" w:date="2021-06-28T11:47:00Z">
              <w:r w:rsidRPr="00F63C93">
                <w:rPr>
                  <w:rFonts w:ascii="標楷體" w:eastAsia="標楷體" w:hAnsi="標楷體"/>
                </w:rPr>
                <w:t>4</w:t>
              </w:r>
              <w:r w:rsidRPr="00F63C93">
                <w:rPr>
                  <w:rFonts w:ascii="標楷體" w:eastAsia="標楷體" w:hAnsi="標楷體" w:hint="eastAsia"/>
                </w:rPr>
                <w:t>.輸出查詢資料(參考下方畫面資料說明)</w:t>
              </w:r>
            </w:ins>
            <w:ins w:id="3047" w:author="st1" w:date="2021-05-07T15:06:00Z">
              <w:del w:id="3048" w:author="黃梓峻" w:date="2021-06-28T11:47:00Z">
                <w:r w:rsidRPr="00F63C93" w:rsidDel="00DA60EF">
                  <w:rPr>
                    <w:rFonts w:ascii="標楷體" w:eastAsia="標楷體" w:hAnsi="標楷體" w:hint="eastAsia"/>
                    <w:lang w:eastAsia="zh-HK"/>
                  </w:rPr>
                  <w:delText>依據輸入條件查詢資料</w:delText>
                </w:r>
              </w:del>
            </w:ins>
          </w:p>
        </w:tc>
      </w:tr>
      <w:tr w:rsidR="00F63C93" w:rsidRPr="00F63C93" w14:paraId="01B717E3" w14:textId="77777777" w:rsidTr="00067F94">
        <w:trPr>
          <w:ins w:id="3049" w:author="st1" w:date="2021-05-07T15:06:00Z"/>
        </w:trPr>
        <w:tc>
          <w:tcPr>
            <w:tcW w:w="851" w:type="dxa"/>
            <w:tcBorders>
              <w:top w:val="single" w:sz="4" w:space="0" w:color="auto"/>
              <w:left w:val="single" w:sz="4" w:space="0" w:color="auto"/>
              <w:bottom w:val="single" w:sz="4" w:space="0" w:color="auto"/>
              <w:right w:val="single" w:sz="4" w:space="0" w:color="auto"/>
            </w:tcBorders>
            <w:hideMark/>
          </w:tcPr>
          <w:p w14:paraId="22A5B2FF" w14:textId="77777777" w:rsidR="00F63C93" w:rsidRPr="00F63C93" w:rsidRDefault="00F63C93" w:rsidP="00F63C93">
            <w:pPr>
              <w:jc w:val="center"/>
              <w:rPr>
                <w:ins w:id="3050" w:author="st1" w:date="2021-05-07T15:06:00Z"/>
                <w:rFonts w:ascii="標楷體" w:eastAsia="標楷體" w:hAnsi="標楷體"/>
              </w:rPr>
            </w:pPr>
            <w:ins w:id="3051" w:author="st1" w:date="2021-05-07T15:06:00Z">
              <w:r w:rsidRPr="00F63C93">
                <w:rPr>
                  <w:rFonts w:ascii="標楷體" w:eastAsia="標楷體" w:hAnsi="標楷體" w:hint="eastAsia"/>
                </w:rPr>
                <w:lastRenderedPageBreak/>
                <w:t>2</w:t>
              </w:r>
            </w:ins>
          </w:p>
        </w:tc>
        <w:tc>
          <w:tcPr>
            <w:tcW w:w="2126" w:type="dxa"/>
            <w:tcBorders>
              <w:top w:val="single" w:sz="4" w:space="0" w:color="auto"/>
              <w:left w:val="single" w:sz="4" w:space="0" w:color="auto"/>
              <w:bottom w:val="single" w:sz="4" w:space="0" w:color="auto"/>
              <w:right w:val="single" w:sz="4" w:space="0" w:color="auto"/>
            </w:tcBorders>
            <w:hideMark/>
          </w:tcPr>
          <w:p w14:paraId="49D09E3A" w14:textId="77777777" w:rsidR="00F63C93" w:rsidRPr="00F63C93" w:rsidRDefault="00F63C93" w:rsidP="00F63C93">
            <w:pPr>
              <w:rPr>
                <w:ins w:id="3052" w:author="st1" w:date="2021-05-07T15:06:00Z"/>
                <w:rFonts w:ascii="標楷體" w:eastAsia="標楷體" w:hAnsi="標楷體"/>
                <w:lang w:eastAsia="zh-HK"/>
              </w:rPr>
            </w:pPr>
            <w:ins w:id="3053" w:author="st1" w:date="2021-05-07T15:06:00Z">
              <w:r w:rsidRPr="00F63C93">
                <w:rPr>
                  <w:rFonts w:ascii="標楷體" w:eastAsia="標楷體" w:hAnsi="標楷體" w:hint="eastAsia"/>
                  <w:lang w:eastAsia="zh-HK"/>
                </w:rPr>
                <w:t>離開</w:t>
              </w:r>
            </w:ins>
          </w:p>
        </w:tc>
        <w:tc>
          <w:tcPr>
            <w:tcW w:w="7033" w:type="dxa"/>
            <w:tcBorders>
              <w:top w:val="single" w:sz="4" w:space="0" w:color="auto"/>
              <w:left w:val="single" w:sz="4" w:space="0" w:color="auto"/>
              <w:bottom w:val="single" w:sz="4" w:space="0" w:color="auto"/>
              <w:right w:val="single" w:sz="4" w:space="0" w:color="auto"/>
            </w:tcBorders>
            <w:hideMark/>
          </w:tcPr>
          <w:p w14:paraId="6352FCBF" w14:textId="77777777" w:rsidR="00F63C93" w:rsidRPr="00F63C93" w:rsidRDefault="00F63C93" w:rsidP="00F63C93">
            <w:pPr>
              <w:rPr>
                <w:ins w:id="3054" w:author="st1" w:date="2021-05-07T15:06:00Z"/>
                <w:rFonts w:ascii="標楷體" w:eastAsia="標楷體" w:hAnsi="標楷體"/>
                <w:lang w:eastAsia="zh-HK"/>
              </w:rPr>
            </w:pPr>
            <w:ins w:id="3055" w:author="st1" w:date="2021-05-07T15:06:00Z">
              <w:r w:rsidRPr="00F63C93">
                <w:rPr>
                  <w:rFonts w:ascii="標楷體" w:eastAsia="標楷體" w:hAnsi="標楷體" w:hint="eastAsia"/>
                  <w:lang w:eastAsia="zh-HK"/>
                </w:rPr>
                <w:t>關閉此查詢畫面</w:t>
              </w:r>
            </w:ins>
          </w:p>
        </w:tc>
      </w:tr>
      <w:tr w:rsidR="00F63C93" w:rsidRPr="00F63C93" w14:paraId="53FDDC3A" w14:textId="77777777" w:rsidTr="00067F94">
        <w:trPr>
          <w:ins w:id="3056" w:author="st1" w:date="2021-05-07T15:06:00Z"/>
        </w:trPr>
        <w:tc>
          <w:tcPr>
            <w:tcW w:w="851" w:type="dxa"/>
            <w:tcBorders>
              <w:top w:val="single" w:sz="4" w:space="0" w:color="auto"/>
              <w:left w:val="single" w:sz="4" w:space="0" w:color="auto"/>
              <w:bottom w:val="single" w:sz="4" w:space="0" w:color="auto"/>
              <w:right w:val="single" w:sz="4" w:space="0" w:color="auto"/>
            </w:tcBorders>
            <w:hideMark/>
          </w:tcPr>
          <w:p w14:paraId="681C138A" w14:textId="77777777" w:rsidR="00F63C93" w:rsidRPr="00F63C93" w:rsidRDefault="00F63C93" w:rsidP="00F63C93">
            <w:pPr>
              <w:jc w:val="center"/>
              <w:rPr>
                <w:ins w:id="3057" w:author="st1" w:date="2021-05-07T15:06:00Z"/>
                <w:rFonts w:ascii="標楷體" w:eastAsia="標楷體" w:hAnsi="標楷體"/>
              </w:rPr>
            </w:pPr>
            <w:ins w:id="3058" w:author="st1" w:date="2021-05-07T15:06:00Z">
              <w:r w:rsidRPr="00F63C93">
                <w:rPr>
                  <w:rFonts w:ascii="標楷體" w:eastAsia="標楷體" w:hAnsi="標楷體" w:hint="eastAsia"/>
                </w:rPr>
                <w:t>3</w:t>
              </w:r>
            </w:ins>
          </w:p>
        </w:tc>
        <w:tc>
          <w:tcPr>
            <w:tcW w:w="2126" w:type="dxa"/>
            <w:tcBorders>
              <w:top w:val="single" w:sz="4" w:space="0" w:color="auto"/>
              <w:left w:val="single" w:sz="4" w:space="0" w:color="auto"/>
              <w:bottom w:val="single" w:sz="4" w:space="0" w:color="auto"/>
              <w:right w:val="single" w:sz="4" w:space="0" w:color="auto"/>
            </w:tcBorders>
            <w:hideMark/>
          </w:tcPr>
          <w:p w14:paraId="18267831" w14:textId="77777777" w:rsidR="00F63C93" w:rsidRPr="00F63C93" w:rsidRDefault="00F63C93" w:rsidP="00F63C93">
            <w:pPr>
              <w:rPr>
                <w:ins w:id="3059" w:author="st1" w:date="2021-05-07T15:06:00Z"/>
                <w:rFonts w:ascii="標楷體" w:eastAsia="標楷體" w:hAnsi="標楷體"/>
                <w:lang w:eastAsia="zh-HK"/>
              </w:rPr>
            </w:pPr>
            <w:ins w:id="3060" w:author="st1" w:date="2021-05-07T15:06:00Z">
              <w:r w:rsidRPr="00F63C93">
                <w:rPr>
                  <w:rFonts w:ascii="標楷體" w:eastAsia="標楷體" w:hAnsi="標楷體" w:hint="eastAsia"/>
                  <w:lang w:eastAsia="zh-HK"/>
                </w:rPr>
                <w:t>新增資料</w:t>
              </w:r>
            </w:ins>
          </w:p>
        </w:tc>
        <w:tc>
          <w:tcPr>
            <w:tcW w:w="7033" w:type="dxa"/>
            <w:tcBorders>
              <w:top w:val="single" w:sz="4" w:space="0" w:color="auto"/>
              <w:left w:val="single" w:sz="4" w:space="0" w:color="auto"/>
              <w:bottom w:val="single" w:sz="4" w:space="0" w:color="auto"/>
              <w:right w:val="single" w:sz="4" w:space="0" w:color="auto"/>
            </w:tcBorders>
            <w:hideMark/>
          </w:tcPr>
          <w:p w14:paraId="16DDBF3A" w14:textId="77777777" w:rsidR="00F63C93" w:rsidRPr="00F63C93" w:rsidRDefault="00F63C93" w:rsidP="00F63C93">
            <w:pPr>
              <w:rPr>
                <w:ins w:id="3061" w:author="st1" w:date="2021-05-07T15:06:00Z"/>
                <w:rFonts w:eastAsia="標楷體"/>
                <w:color w:val="FF0000"/>
              </w:rPr>
            </w:pPr>
            <w:ins w:id="3062" w:author="st1" w:date="2021-05-07T15:06:00Z">
              <w:r w:rsidRPr="00F63C93">
                <w:rPr>
                  <w:rFonts w:eastAsia="標楷體" w:hint="eastAsia"/>
                  <w:color w:val="000000"/>
                </w:rPr>
                <w:t>連結至【</w:t>
              </w:r>
              <w:r w:rsidRPr="00F63C93">
                <w:rPr>
                  <w:rFonts w:eastAsia="標楷體"/>
                  <w:color w:val="000000"/>
                </w:rPr>
                <w:t>L</w:t>
              </w:r>
              <w:r w:rsidRPr="00F63C93">
                <w:rPr>
                  <w:rFonts w:eastAsia="標楷體" w:hint="eastAsia"/>
                  <w:color w:val="000000"/>
                </w:rPr>
                <w:t>510</w:t>
              </w:r>
            </w:ins>
            <w:ins w:id="3063" w:author="st1" w:date="2021-05-07T15:07:00Z">
              <w:r w:rsidRPr="00F63C93">
                <w:rPr>
                  <w:rFonts w:eastAsia="標楷體" w:hint="eastAsia"/>
                  <w:color w:val="000000"/>
                </w:rPr>
                <w:t>3</w:t>
              </w:r>
              <w:r w:rsidRPr="00F63C93">
                <w:rPr>
                  <w:rFonts w:ascii="標楷體" w:eastAsia="標楷體" w:hAnsi="標楷體" w:hint="eastAsia"/>
                  <w:lang w:eastAsia="x-none"/>
                </w:rPr>
                <w:t>檔案借閱維護</w:t>
              </w:r>
            </w:ins>
            <w:ins w:id="3064" w:author="st1" w:date="2021-05-07T15:06:00Z">
              <w:r w:rsidRPr="00F63C93">
                <w:rPr>
                  <w:rFonts w:eastAsia="標楷體" w:hint="eastAsia"/>
                  <w:color w:val="000000"/>
                </w:rPr>
                <w:t>】，</w:t>
              </w:r>
              <w:r w:rsidRPr="00F63C93">
                <w:rPr>
                  <w:rFonts w:ascii="標楷體" w:eastAsia="標楷體" w:hAnsi="標楷體" w:hint="eastAsia"/>
                  <w:lang w:eastAsia="zh-HK"/>
                </w:rPr>
                <w:t>供新增</w:t>
              </w:r>
            </w:ins>
            <w:ins w:id="3065" w:author="st1" w:date="2021-05-07T15:07:00Z">
              <w:r w:rsidRPr="00F63C93">
                <w:rPr>
                  <w:rFonts w:ascii="標楷體" w:eastAsia="標楷體" w:hAnsi="標楷體" w:hint="eastAsia"/>
                  <w:color w:val="000000"/>
                </w:rPr>
                <w:t>檔案借閱檔</w:t>
              </w:r>
            </w:ins>
            <w:ins w:id="3066" w:author="st1" w:date="2021-05-07T15:06:00Z">
              <w:r w:rsidRPr="00F63C93">
                <w:rPr>
                  <w:rFonts w:ascii="標楷體" w:eastAsia="標楷體" w:hAnsi="標楷體" w:hint="eastAsia"/>
                  <w:lang w:eastAsia="zh-HK"/>
                </w:rPr>
                <w:t>資料</w:t>
              </w:r>
            </w:ins>
          </w:p>
        </w:tc>
      </w:tr>
      <w:tr w:rsidR="00F63C93" w:rsidRPr="00F63C93" w:rsidDel="00A14960" w14:paraId="4AB5BDD6" w14:textId="77777777" w:rsidTr="00067F94">
        <w:trPr>
          <w:ins w:id="3067" w:author="st1" w:date="2021-05-07T15:08:00Z"/>
          <w:del w:id="3068" w:author="黃梓峻" w:date="2021-06-28T11:44:00Z"/>
        </w:trPr>
        <w:tc>
          <w:tcPr>
            <w:tcW w:w="851" w:type="dxa"/>
            <w:tcBorders>
              <w:top w:val="single" w:sz="4" w:space="0" w:color="auto"/>
              <w:left w:val="single" w:sz="4" w:space="0" w:color="auto"/>
              <w:bottom w:val="single" w:sz="4" w:space="0" w:color="auto"/>
              <w:right w:val="single" w:sz="4" w:space="0" w:color="auto"/>
            </w:tcBorders>
          </w:tcPr>
          <w:p w14:paraId="4CF673D6" w14:textId="77777777" w:rsidR="00F63C93" w:rsidRPr="00F63C93" w:rsidDel="00A14960" w:rsidRDefault="00F63C93" w:rsidP="00F63C93">
            <w:pPr>
              <w:rPr>
                <w:ins w:id="3069" w:author="st1" w:date="2021-05-07T15:08:00Z"/>
                <w:del w:id="3070" w:author="黃梓峻" w:date="2021-06-28T11:44:00Z"/>
                <w:rFonts w:ascii="標楷體" w:eastAsia="標楷體" w:hAnsi="標楷體"/>
              </w:rPr>
            </w:pPr>
            <w:ins w:id="3071" w:author="st1" w:date="2021-05-07T15:08:00Z">
              <w:del w:id="3072" w:author="黃梓峻" w:date="2021-06-28T11:44:00Z">
                <w:r w:rsidRPr="00F63C93" w:rsidDel="00A14960">
                  <w:rPr>
                    <w:rFonts w:ascii="標楷體" w:eastAsia="標楷體" w:hAnsi="標楷體" w:hint="eastAsia"/>
                  </w:rPr>
                  <w:delText>4</w:delText>
                </w:r>
              </w:del>
            </w:ins>
          </w:p>
        </w:tc>
        <w:tc>
          <w:tcPr>
            <w:tcW w:w="2126" w:type="dxa"/>
            <w:tcBorders>
              <w:top w:val="single" w:sz="4" w:space="0" w:color="auto"/>
              <w:left w:val="single" w:sz="4" w:space="0" w:color="auto"/>
              <w:bottom w:val="single" w:sz="4" w:space="0" w:color="auto"/>
              <w:right w:val="single" w:sz="4" w:space="0" w:color="auto"/>
            </w:tcBorders>
          </w:tcPr>
          <w:p w14:paraId="25C6BF9F" w14:textId="77777777" w:rsidR="00F63C93" w:rsidRPr="00F63C93" w:rsidDel="00A14960" w:rsidRDefault="00F63C93" w:rsidP="00F63C93">
            <w:pPr>
              <w:rPr>
                <w:ins w:id="3073" w:author="st1" w:date="2021-05-07T15:08:00Z"/>
                <w:del w:id="3074" w:author="黃梓峻" w:date="2021-06-28T11:44:00Z"/>
                <w:rFonts w:ascii="標楷體" w:eastAsia="標楷體" w:hAnsi="標楷體"/>
                <w:lang w:eastAsia="zh-HK"/>
              </w:rPr>
            </w:pPr>
            <w:ins w:id="3075" w:author="st1" w:date="2021-05-07T15:08:00Z">
              <w:del w:id="3076" w:author="黃梓峻" w:date="2021-06-28T11:44:00Z">
                <w:r w:rsidRPr="00F63C93" w:rsidDel="00A14960">
                  <w:rPr>
                    <w:rFonts w:ascii="標楷體" w:eastAsia="標楷體" w:hAnsi="標楷體" w:hint="eastAsia"/>
                    <w:lang w:eastAsia="zh-HK"/>
                  </w:rPr>
                  <w:delText>瀏覽</w:delText>
                </w:r>
              </w:del>
            </w:ins>
          </w:p>
        </w:tc>
        <w:tc>
          <w:tcPr>
            <w:tcW w:w="7033" w:type="dxa"/>
            <w:tcBorders>
              <w:top w:val="single" w:sz="4" w:space="0" w:color="auto"/>
              <w:left w:val="single" w:sz="4" w:space="0" w:color="auto"/>
              <w:bottom w:val="single" w:sz="4" w:space="0" w:color="auto"/>
              <w:right w:val="single" w:sz="4" w:space="0" w:color="auto"/>
            </w:tcBorders>
          </w:tcPr>
          <w:p w14:paraId="54B1F94C" w14:textId="77777777" w:rsidR="00F63C93" w:rsidRPr="00F63C93" w:rsidDel="00A14960" w:rsidRDefault="00F63C93" w:rsidP="00F63C93">
            <w:pPr>
              <w:rPr>
                <w:ins w:id="3077" w:author="st1" w:date="2021-05-07T15:08:00Z"/>
                <w:del w:id="3078" w:author="黃梓峻" w:date="2021-06-28T11:44:00Z"/>
                <w:rFonts w:eastAsia="標楷體"/>
                <w:color w:val="000000"/>
              </w:rPr>
            </w:pPr>
            <w:ins w:id="3079" w:author="st1" w:date="2021-05-07T15:10:00Z">
              <w:del w:id="3080" w:author="黃梓峻" w:date="2021-06-28T11:43:00Z">
                <w:r w:rsidRPr="00F63C93" w:rsidDel="00A14960">
                  <w:rPr>
                    <w:rFonts w:eastAsia="標楷體" w:hint="eastAsia"/>
                    <w:color w:val="000000"/>
                  </w:rPr>
                  <w:delText>連結至【</w:delText>
                </w:r>
                <w:r w:rsidRPr="00F63C93" w:rsidDel="00A14960">
                  <w:rPr>
                    <w:rFonts w:eastAsia="標楷體"/>
                    <w:color w:val="000000"/>
                  </w:rPr>
                  <w:delText xml:space="preserve">L1001 </w:delText>
                </w:r>
                <w:r w:rsidRPr="00F63C93" w:rsidDel="00A14960">
                  <w:rPr>
                    <w:rFonts w:eastAsia="標楷體"/>
                    <w:color w:val="000000"/>
                  </w:rPr>
                  <w:delText>顧客明細資料查詢</w:delText>
                </w:r>
              </w:del>
            </w:ins>
            <w:ins w:id="3081" w:author="st1" w:date="2021-05-07T15:11:00Z">
              <w:del w:id="3082" w:author="黃梓峻" w:date="2021-06-28T11:43:00Z">
                <w:r w:rsidRPr="00F63C93" w:rsidDel="00A14960">
                  <w:rPr>
                    <w:rFonts w:eastAsia="標楷體" w:hint="eastAsia"/>
                    <w:color w:val="000000"/>
                  </w:rPr>
                  <w:delText>】，</w:delText>
                </w:r>
                <w:r w:rsidRPr="00F63C93" w:rsidDel="00A14960">
                  <w:rPr>
                    <w:rFonts w:ascii="標楷體" w:eastAsia="標楷體" w:hAnsi="標楷體" w:hint="eastAsia"/>
                    <w:lang w:eastAsia="zh-HK"/>
                  </w:rPr>
                  <w:delText>供查詢</w:delText>
                </w:r>
                <w:r w:rsidRPr="00F63C93" w:rsidDel="00A14960">
                  <w:rPr>
                    <w:rFonts w:eastAsia="標楷體"/>
                    <w:color w:val="000000"/>
                  </w:rPr>
                  <w:delText>顧客明細</w:delText>
                </w:r>
                <w:r w:rsidRPr="00F63C93" w:rsidDel="00A14960">
                  <w:rPr>
                    <w:rFonts w:ascii="標楷體" w:eastAsia="標楷體" w:hAnsi="標楷體" w:hint="eastAsia"/>
                    <w:lang w:eastAsia="zh-HK"/>
                  </w:rPr>
                  <w:delText>資料</w:delText>
                </w:r>
              </w:del>
            </w:ins>
          </w:p>
        </w:tc>
      </w:tr>
    </w:tbl>
    <w:p w14:paraId="3940A3CB" w14:textId="77777777" w:rsidR="00F63C93" w:rsidRPr="00F63C93" w:rsidRDefault="00F63C93" w:rsidP="00F63C93">
      <w:pPr>
        <w:rPr>
          <w:ins w:id="3083" w:author="st1" w:date="2021-05-07T15:06:00Z"/>
          <w:rFonts w:eastAsia="Yu Mincho"/>
          <w:noProof/>
        </w:rPr>
      </w:pPr>
    </w:p>
    <w:p w14:paraId="7FD86F8B" w14:textId="77777777" w:rsidR="00F63C93" w:rsidRPr="00F63C93" w:rsidRDefault="00F63C93" w:rsidP="00F63C93">
      <w:pPr>
        <w:numPr>
          <w:ilvl w:val="0"/>
          <w:numId w:val="126"/>
        </w:numPr>
        <w:tabs>
          <w:tab w:val="num" w:pos="360"/>
        </w:tabs>
        <w:snapToGrid w:val="0"/>
        <w:ind w:left="1418" w:firstLine="0"/>
        <w:rPr>
          <w:ins w:id="3084" w:author="st1" w:date="2021-05-07T15:06:00Z"/>
          <w:rFonts w:eastAsia="標楷體"/>
          <w:sz w:val="26"/>
        </w:rPr>
      </w:pPr>
      <w:ins w:id="3085" w:author="st1" w:date="2021-05-07T15:06:00Z">
        <w:r w:rsidRPr="00F63C93">
          <w:rPr>
            <w:rFonts w:eastAsia="標楷體" w:hint="eastAsia"/>
            <w:sz w:val="26"/>
          </w:rPr>
          <w:t>輸入畫面資料說明</w:t>
        </w:r>
      </w:ins>
    </w:p>
    <w:p w14:paraId="2D3C2EAB" w14:textId="77777777" w:rsidR="00F63C93" w:rsidRPr="00F63C93" w:rsidRDefault="00F63C93" w:rsidP="00F63C93">
      <w:pPr>
        <w:rPr>
          <w:ins w:id="3086" w:author="st1" w:date="2021-05-07T15:06: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7"/>
        <w:gridCol w:w="1256"/>
        <w:gridCol w:w="945"/>
        <w:gridCol w:w="1158"/>
        <w:gridCol w:w="2505"/>
        <w:gridCol w:w="651"/>
        <w:gridCol w:w="673"/>
        <w:gridCol w:w="2469"/>
        <w:tblGridChange w:id="3087">
          <w:tblGrid>
            <w:gridCol w:w="113"/>
            <w:gridCol w:w="454"/>
            <w:gridCol w:w="83"/>
            <w:gridCol w:w="1256"/>
            <w:gridCol w:w="212"/>
            <w:gridCol w:w="733"/>
            <w:gridCol w:w="360"/>
            <w:gridCol w:w="798"/>
            <w:gridCol w:w="619"/>
            <w:gridCol w:w="1886"/>
            <w:gridCol w:w="651"/>
            <w:gridCol w:w="15"/>
            <w:gridCol w:w="658"/>
            <w:gridCol w:w="66"/>
            <w:gridCol w:w="709"/>
            <w:gridCol w:w="1522"/>
            <w:gridCol w:w="172"/>
          </w:tblGrid>
        </w:tblGridChange>
      </w:tblGrid>
      <w:tr w:rsidR="00F63C93" w:rsidRPr="00F63C93" w14:paraId="03942BAD" w14:textId="77777777" w:rsidTr="00067F94">
        <w:trPr>
          <w:trHeight w:val="388"/>
          <w:jc w:val="center"/>
          <w:ins w:id="3088" w:author="st1" w:date="2021-05-07T15:06:00Z"/>
        </w:trPr>
        <w:tc>
          <w:tcPr>
            <w:tcW w:w="543"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8D723AB" w14:textId="77777777" w:rsidR="00F63C93" w:rsidRPr="00F63C93" w:rsidRDefault="00F63C93" w:rsidP="00F63C93">
            <w:pPr>
              <w:rPr>
                <w:ins w:id="3089" w:author="st1" w:date="2021-05-07T15:06:00Z"/>
                <w:rFonts w:ascii="標楷體" w:eastAsia="標楷體" w:hAnsi="標楷體"/>
              </w:rPr>
            </w:pPr>
            <w:ins w:id="3090" w:author="st1" w:date="2021-05-07T15:06:00Z">
              <w:r w:rsidRPr="00F63C93">
                <w:rPr>
                  <w:rFonts w:ascii="標楷體" w:eastAsia="標楷體" w:hAnsi="標楷體" w:hint="eastAsia"/>
                </w:rPr>
                <w:t>序號</w:t>
              </w:r>
            </w:ins>
          </w:p>
        </w:tc>
        <w:tc>
          <w:tcPr>
            <w:tcW w:w="132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080573F" w14:textId="77777777" w:rsidR="00F63C93" w:rsidRPr="00F63C93" w:rsidRDefault="00F63C93" w:rsidP="00F63C93">
            <w:pPr>
              <w:rPr>
                <w:ins w:id="3091" w:author="st1" w:date="2021-05-07T15:06:00Z"/>
                <w:rFonts w:ascii="標楷體" w:eastAsia="標楷體" w:hAnsi="標楷體"/>
              </w:rPr>
            </w:pPr>
            <w:ins w:id="3092" w:author="st1" w:date="2021-05-07T15:06:00Z">
              <w:r w:rsidRPr="00F63C93">
                <w:rPr>
                  <w:rFonts w:ascii="標楷體" w:eastAsia="標楷體" w:hAnsi="標楷體" w:hint="eastAsia"/>
                </w:rPr>
                <w:t>欄位</w:t>
              </w:r>
            </w:ins>
          </w:p>
        </w:tc>
        <w:tc>
          <w:tcPr>
            <w:tcW w:w="6061"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069FFD1B" w14:textId="77777777" w:rsidR="00F63C93" w:rsidRPr="00F63C93" w:rsidRDefault="00F63C93" w:rsidP="00F63C93">
            <w:pPr>
              <w:jc w:val="center"/>
              <w:rPr>
                <w:ins w:id="3093" w:author="st1" w:date="2021-05-07T15:06:00Z"/>
                <w:rFonts w:ascii="標楷體" w:eastAsia="標楷體" w:hAnsi="標楷體"/>
              </w:rPr>
            </w:pPr>
            <w:ins w:id="3094" w:author="st1" w:date="2021-05-07T15:06:00Z">
              <w:r w:rsidRPr="00F63C93">
                <w:rPr>
                  <w:rFonts w:ascii="標楷體" w:eastAsia="標楷體" w:hAnsi="標楷體" w:hint="eastAsia"/>
                </w:rPr>
                <w:t>說明</w:t>
              </w:r>
            </w:ins>
          </w:p>
        </w:tc>
        <w:tc>
          <w:tcPr>
            <w:tcW w:w="249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2BDB9F8" w14:textId="77777777" w:rsidR="00F63C93" w:rsidRPr="00F63C93" w:rsidRDefault="00F63C93" w:rsidP="00F63C93">
            <w:pPr>
              <w:rPr>
                <w:ins w:id="3095" w:author="st1" w:date="2021-05-07T15:06:00Z"/>
                <w:rFonts w:ascii="標楷體" w:eastAsia="標楷體" w:hAnsi="標楷體"/>
              </w:rPr>
            </w:pPr>
            <w:ins w:id="3096" w:author="st1" w:date="2021-05-07T15:06:00Z">
              <w:r w:rsidRPr="00F63C93">
                <w:rPr>
                  <w:rFonts w:ascii="標楷體" w:eastAsia="標楷體" w:hAnsi="標楷體" w:hint="eastAsia"/>
                </w:rPr>
                <w:t>處理邏輯及注意事項</w:t>
              </w:r>
            </w:ins>
          </w:p>
        </w:tc>
      </w:tr>
      <w:tr w:rsidR="00F63C93" w:rsidRPr="00F63C93" w14:paraId="493EEC22" w14:textId="77777777" w:rsidTr="00067F94">
        <w:trPr>
          <w:trHeight w:val="244"/>
          <w:jc w:val="center"/>
          <w:ins w:id="3097" w:author="st1" w:date="2021-05-07T15:0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5C3162" w14:textId="77777777" w:rsidR="00F63C93" w:rsidRPr="00F63C93" w:rsidRDefault="00F63C93" w:rsidP="00F63C93">
            <w:pPr>
              <w:widowControl/>
              <w:rPr>
                <w:ins w:id="3098" w:author="st1" w:date="2021-05-07T15:06: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DF7CE0" w14:textId="77777777" w:rsidR="00F63C93" w:rsidRPr="00F63C93" w:rsidRDefault="00F63C93" w:rsidP="00F63C93">
            <w:pPr>
              <w:widowControl/>
              <w:rPr>
                <w:ins w:id="3099" w:author="st1" w:date="2021-05-07T15:06:00Z"/>
                <w:rFonts w:ascii="標楷體" w:eastAsia="標楷體" w:hAnsi="標楷體"/>
              </w:rPr>
            </w:pPr>
          </w:p>
        </w:tc>
        <w:tc>
          <w:tcPr>
            <w:tcW w:w="984" w:type="dxa"/>
            <w:tcBorders>
              <w:top w:val="single" w:sz="4" w:space="0" w:color="auto"/>
              <w:left w:val="single" w:sz="4" w:space="0" w:color="auto"/>
              <w:bottom w:val="single" w:sz="4" w:space="0" w:color="auto"/>
              <w:right w:val="single" w:sz="4" w:space="0" w:color="auto"/>
            </w:tcBorders>
            <w:shd w:val="clear" w:color="auto" w:fill="D9D9D9"/>
            <w:hideMark/>
          </w:tcPr>
          <w:p w14:paraId="0DC69C62" w14:textId="77777777" w:rsidR="00F63C93" w:rsidRPr="00F63C93" w:rsidRDefault="00F63C93" w:rsidP="00F63C93">
            <w:pPr>
              <w:rPr>
                <w:ins w:id="3100" w:author="st1" w:date="2021-05-07T15:06:00Z"/>
                <w:rFonts w:ascii="標楷體" w:eastAsia="標楷體" w:hAnsi="標楷體"/>
              </w:rPr>
            </w:pPr>
            <w:r w:rsidRPr="00F63C93">
              <w:rPr>
                <w:rFonts w:ascii="標楷體" w:eastAsia="標楷體" w:hAnsi="標楷體" w:hint="eastAsia"/>
              </w:rPr>
              <w:t>資料長度</w:t>
            </w:r>
          </w:p>
        </w:tc>
        <w:tc>
          <w:tcPr>
            <w:tcW w:w="1214" w:type="dxa"/>
            <w:tcBorders>
              <w:top w:val="single" w:sz="4" w:space="0" w:color="auto"/>
              <w:left w:val="single" w:sz="4" w:space="0" w:color="auto"/>
              <w:bottom w:val="single" w:sz="4" w:space="0" w:color="auto"/>
              <w:right w:val="single" w:sz="4" w:space="0" w:color="auto"/>
            </w:tcBorders>
            <w:shd w:val="clear" w:color="auto" w:fill="D9D9D9"/>
            <w:hideMark/>
          </w:tcPr>
          <w:p w14:paraId="176A0A96" w14:textId="77777777" w:rsidR="00F63C93" w:rsidRPr="00F63C93" w:rsidRDefault="00F63C93" w:rsidP="00F63C93">
            <w:pPr>
              <w:rPr>
                <w:ins w:id="3101" w:author="st1" w:date="2021-05-07T15:06:00Z"/>
                <w:rFonts w:ascii="標楷體" w:eastAsia="標楷體" w:hAnsi="標楷體"/>
              </w:rPr>
            </w:pPr>
            <w:ins w:id="3102" w:author="st1" w:date="2021-05-07T15:06:00Z">
              <w:r w:rsidRPr="00F63C93">
                <w:rPr>
                  <w:rFonts w:ascii="標楷體" w:eastAsia="標楷體" w:hAnsi="標楷體" w:hint="eastAsia"/>
                </w:rPr>
                <w:t>預設值</w:t>
              </w:r>
            </w:ins>
          </w:p>
        </w:tc>
        <w:tc>
          <w:tcPr>
            <w:tcW w:w="2515" w:type="dxa"/>
            <w:tcBorders>
              <w:top w:val="single" w:sz="4" w:space="0" w:color="auto"/>
              <w:left w:val="single" w:sz="4" w:space="0" w:color="auto"/>
              <w:bottom w:val="single" w:sz="4" w:space="0" w:color="auto"/>
              <w:right w:val="single" w:sz="4" w:space="0" w:color="auto"/>
            </w:tcBorders>
            <w:shd w:val="clear" w:color="auto" w:fill="D9D9D9"/>
            <w:hideMark/>
          </w:tcPr>
          <w:p w14:paraId="5A24CBB2" w14:textId="77777777" w:rsidR="00F63C93" w:rsidRPr="00F63C93" w:rsidRDefault="00F63C93" w:rsidP="00F63C93">
            <w:pPr>
              <w:rPr>
                <w:ins w:id="3103" w:author="st1" w:date="2021-05-07T15:06:00Z"/>
                <w:rFonts w:ascii="標楷體" w:eastAsia="標楷體" w:hAnsi="標楷體"/>
              </w:rPr>
            </w:pPr>
            <w:ins w:id="3104" w:author="st1" w:date="2021-05-07T15:06:00Z">
              <w:r w:rsidRPr="00F63C93">
                <w:rPr>
                  <w:rFonts w:ascii="標楷體" w:eastAsia="標楷體" w:hAnsi="標楷體" w:hint="eastAsia"/>
                </w:rPr>
                <w:t>選單內容</w:t>
              </w:r>
            </w:ins>
          </w:p>
        </w:tc>
        <w:tc>
          <w:tcPr>
            <w:tcW w:w="667" w:type="dxa"/>
            <w:tcBorders>
              <w:top w:val="single" w:sz="4" w:space="0" w:color="auto"/>
              <w:left w:val="single" w:sz="4" w:space="0" w:color="auto"/>
              <w:bottom w:val="single" w:sz="4" w:space="0" w:color="auto"/>
              <w:right w:val="single" w:sz="4" w:space="0" w:color="auto"/>
            </w:tcBorders>
            <w:shd w:val="clear" w:color="auto" w:fill="D9D9D9"/>
            <w:hideMark/>
          </w:tcPr>
          <w:p w14:paraId="50A75623" w14:textId="77777777" w:rsidR="00F63C93" w:rsidRPr="00F63C93" w:rsidRDefault="00F63C93" w:rsidP="00F63C93">
            <w:pPr>
              <w:rPr>
                <w:ins w:id="3105" w:author="st1" w:date="2021-05-07T15:06:00Z"/>
                <w:rFonts w:ascii="標楷體" w:eastAsia="標楷體" w:hAnsi="標楷體"/>
              </w:rPr>
            </w:pPr>
            <w:ins w:id="3106" w:author="st1" w:date="2021-05-07T15:06:00Z">
              <w:r w:rsidRPr="00F63C93">
                <w:rPr>
                  <w:rFonts w:ascii="標楷體" w:eastAsia="標楷體" w:hAnsi="標楷體" w:hint="eastAsia"/>
                </w:rPr>
                <w:t>必填</w:t>
              </w:r>
            </w:ins>
          </w:p>
        </w:tc>
        <w:tc>
          <w:tcPr>
            <w:tcW w:w="681" w:type="dxa"/>
            <w:tcBorders>
              <w:top w:val="single" w:sz="4" w:space="0" w:color="auto"/>
              <w:left w:val="single" w:sz="4" w:space="0" w:color="auto"/>
              <w:bottom w:val="single" w:sz="4" w:space="0" w:color="auto"/>
              <w:right w:val="single" w:sz="4" w:space="0" w:color="auto"/>
            </w:tcBorders>
            <w:shd w:val="clear" w:color="auto" w:fill="D9D9D9"/>
            <w:hideMark/>
          </w:tcPr>
          <w:p w14:paraId="3EA05AD3" w14:textId="77777777" w:rsidR="00F63C93" w:rsidRPr="00F63C93" w:rsidRDefault="00F63C93" w:rsidP="00F63C93">
            <w:pPr>
              <w:rPr>
                <w:ins w:id="3107" w:author="st1" w:date="2021-05-07T15:06:00Z"/>
                <w:rFonts w:ascii="標楷體" w:eastAsia="標楷體" w:hAnsi="標楷體"/>
              </w:rPr>
            </w:pPr>
            <w:ins w:id="3108" w:author="st1" w:date="2021-05-07T15:06:00Z">
              <w:r w:rsidRPr="00F63C93">
                <w:rPr>
                  <w:rFonts w:ascii="標楷體" w:eastAsia="標楷體" w:hAnsi="標楷體"/>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C92FE3" w14:textId="77777777" w:rsidR="00F63C93" w:rsidRPr="00F63C93" w:rsidRDefault="00F63C93" w:rsidP="00F63C93">
            <w:pPr>
              <w:widowControl/>
              <w:rPr>
                <w:ins w:id="3109" w:author="st1" w:date="2021-05-07T15:06:00Z"/>
                <w:rFonts w:ascii="標楷體" w:eastAsia="標楷體" w:hAnsi="標楷體"/>
              </w:rPr>
            </w:pPr>
          </w:p>
        </w:tc>
      </w:tr>
      <w:tr w:rsidR="00F63C93" w:rsidRPr="00F63C93" w14:paraId="5DBC5AF5" w14:textId="77777777" w:rsidTr="00067F94">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3110" w:author="st1" w:date="2021-05-07T15:09: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trHeight w:val="232"/>
          <w:jc w:val="center"/>
          <w:ins w:id="3111" w:author="st1" w:date="2021-05-07T15:06:00Z"/>
          <w:trPrChange w:id="3112" w:author="st1" w:date="2021-05-07T15:09:00Z">
            <w:trPr>
              <w:gridAfter w:val="0"/>
              <w:trHeight w:val="244"/>
              <w:jc w:val="center"/>
            </w:trPr>
          </w:trPrChange>
        </w:trPr>
        <w:tc>
          <w:tcPr>
            <w:tcW w:w="543" w:type="dxa"/>
            <w:tcBorders>
              <w:top w:val="single" w:sz="4" w:space="0" w:color="auto"/>
              <w:left w:val="single" w:sz="4" w:space="0" w:color="auto"/>
              <w:bottom w:val="single" w:sz="4" w:space="0" w:color="auto"/>
              <w:right w:val="single" w:sz="4" w:space="0" w:color="auto"/>
            </w:tcBorders>
            <w:hideMark/>
            <w:tcPrChange w:id="3113" w:author="st1" w:date="2021-05-07T15:09:00Z">
              <w:tcPr>
                <w:tcW w:w="567" w:type="dxa"/>
                <w:gridSpan w:val="2"/>
                <w:tcBorders>
                  <w:top w:val="single" w:sz="4" w:space="0" w:color="auto"/>
                  <w:left w:val="single" w:sz="4" w:space="0" w:color="auto"/>
                  <w:bottom w:val="single" w:sz="4" w:space="0" w:color="auto"/>
                  <w:right w:val="single" w:sz="4" w:space="0" w:color="auto"/>
                </w:tcBorders>
                <w:hideMark/>
              </w:tcPr>
            </w:tcPrChange>
          </w:tcPr>
          <w:p w14:paraId="0DF5B7EF" w14:textId="77777777" w:rsidR="00F63C93" w:rsidRPr="00F63C93" w:rsidRDefault="00F63C93" w:rsidP="00F63C93">
            <w:pPr>
              <w:rPr>
                <w:ins w:id="3114" w:author="st1" w:date="2021-05-07T15:06:00Z"/>
                <w:rFonts w:ascii="標楷體" w:eastAsia="標楷體" w:hAnsi="標楷體"/>
              </w:rPr>
            </w:pPr>
            <w:ins w:id="3115" w:author="st1" w:date="2021-05-07T15:06:00Z">
              <w:r w:rsidRPr="00F63C93">
                <w:rPr>
                  <w:rFonts w:ascii="標楷體" w:eastAsia="標楷體" w:hAnsi="標楷體"/>
                </w:rPr>
                <w:t>1.</w:t>
              </w:r>
            </w:ins>
          </w:p>
        </w:tc>
        <w:tc>
          <w:tcPr>
            <w:tcW w:w="1320" w:type="dxa"/>
            <w:tcBorders>
              <w:top w:val="single" w:sz="4" w:space="0" w:color="auto"/>
              <w:left w:val="single" w:sz="4" w:space="0" w:color="auto"/>
              <w:bottom w:val="single" w:sz="4" w:space="0" w:color="auto"/>
              <w:right w:val="single" w:sz="4" w:space="0" w:color="auto"/>
            </w:tcBorders>
            <w:hideMark/>
            <w:tcPrChange w:id="3116" w:author="st1" w:date="2021-05-07T15:09:00Z">
              <w:tcPr>
                <w:tcW w:w="1551" w:type="dxa"/>
                <w:gridSpan w:val="3"/>
                <w:tcBorders>
                  <w:top w:val="single" w:sz="4" w:space="0" w:color="auto"/>
                  <w:left w:val="single" w:sz="4" w:space="0" w:color="auto"/>
                  <w:bottom w:val="single" w:sz="4" w:space="0" w:color="auto"/>
                  <w:right w:val="single" w:sz="4" w:space="0" w:color="auto"/>
                </w:tcBorders>
                <w:hideMark/>
              </w:tcPr>
            </w:tcPrChange>
          </w:tcPr>
          <w:p w14:paraId="269E0EAA" w14:textId="77777777" w:rsidR="00F63C93" w:rsidRPr="00F63C93" w:rsidRDefault="00F63C93" w:rsidP="00F63C93">
            <w:pPr>
              <w:rPr>
                <w:ins w:id="3117" w:author="st1" w:date="2021-05-07T15:06:00Z"/>
                <w:rFonts w:ascii="標楷體" w:eastAsia="標楷體" w:hAnsi="標楷體"/>
              </w:rPr>
            </w:pPr>
            <w:ins w:id="3118" w:author="st1" w:date="2021-05-07T15:08:00Z">
              <w:r w:rsidRPr="00F63C93">
                <w:rPr>
                  <w:rFonts w:ascii="標楷體" w:eastAsia="標楷體" w:hAnsi="標楷體" w:hint="eastAsia"/>
                </w:rPr>
                <w:t>借款人戶號</w:t>
              </w:r>
            </w:ins>
          </w:p>
        </w:tc>
        <w:tc>
          <w:tcPr>
            <w:tcW w:w="984" w:type="dxa"/>
            <w:tcBorders>
              <w:top w:val="single" w:sz="4" w:space="0" w:color="auto"/>
              <w:left w:val="single" w:sz="4" w:space="0" w:color="auto"/>
              <w:bottom w:val="single" w:sz="4" w:space="0" w:color="auto"/>
              <w:right w:val="single" w:sz="4" w:space="0" w:color="auto"/>
            </w:tcBorders>
            <w:tcPrChange w:id="3119" w:author="st1" w:date="2021-05-07T15:09:00Z">
              <w:tcPr>
                <w:tcW w:w="1093" w:type="dxa"/>
                <w:gridSpan w:val="2"/>
                <w:tcBorders>
                  <w:top w:val="single" w:sz="4" w:space="0" w:color="auto"/>
                  <w:left w:val="single" w:sz="4" w:space="0" w:color="auto"/>
                  <w:bottom w:val="single" w:sz="4" w:space="0" w:color="auto"/>
                  <w:right w:val="single" w:sz="4" w:space="0" w:color="auto"/>
                </w:tcBorders>
              </w:tcPr>
            </w:tcPrChange>
          </w:tcPr>
          <w:p w14:paraId="18A54423" w14:textId="77777777" w:rsidR="00F63C93" w:rsidRPr="00F63C93" w:rsidRDefault="00F63C93" w:rsidP="00F63C93">
            <w:pPr>
              <w:rPr>
                <w:ins w:id="3120" w:author="st1" w:date="2021-05-07T15:06:00Z"/>
                <w:rFonts w:ascii="標楷體" w:eastAsia="標楷體" w:hAnsi="標楷體"/>
              </w:rPr>
            </w:pPr>
            <w:ins w:id="3121" w:author="st1" w:date="2021-05-07T15:08:00Z">
              <w:r w:rsidRPr="00F63C93">
                <w:rPr>
                  <w:rFonts w:ascii="標楷體" w:eastAsia="標楷體" w:hAnsi="標楷體"/>
                </w:rPr>
                <w:t>7</w:t>
              </w:r>
            </w:ins>
          </w:p>
        </w:tc>
        <w:tc>
          <w:tcPr>
            <w:tcW w:w="1214" w:type="dxa"/>
            <w:tcBorders>
              <w:top w:val="single" w:sz="4" w:space="0" w:color="auto"/>
              <w:left w:val="single" w:sz="4" w:space="0" w:color="auto"/>
              <w:bottom w:val="single" w:sz="4" w:space="0" w:color="auto"/>
              <w:right w:val="single" w:sz="4" w:space="0" w:color="auto"/>
            </w:tcBorders>
            <w:tcPrChange w:id="3122" w:author="st1" w:date="2021-05-07T15:09:00Z">
              <w:tcPr>
                <w:tcW w:w="1417" w:type="dxa"/>
                <w:gridSpan w:val="2"/>
                <w:tcBorders>
                  <w:top w:val="single" w:sz="4" w:space="0" w:color="auto"/>
                  <w:left w:val="single" w:sz="4" w:space="0" w:color="auto"/>
                  <w:bottom w:val="single" w:sz="4" w:space="0" w:color="auto"/>
                  <w:right w:val="single" w:sz="4" w:space="0" w:color="auto"/>
                </w:tcBorders>
              </w:tcPr>
            </w:tcPrChange>
          </w:tcPr>
          <w:p w14:paraId="1733A4EB" w14:textId="77777777" w:rsidR="00F63C93" w:rsidRPr="00F63C93" w:rsidRDefault="00F63C93" w:rsidP="00F63C93">
            <w:pPr>
              <w:rPr>
                <w:ins w:id="3123" w:author="st1" w:date="2021-05-07T15:06:00Z"/>
                <w:rFonts w:ascii="標楷體" w:eastAsia="標楷體" w:hAnsi="標楷體"/>
              </w:rPr>
            </w:pPr>
          </w:p>
        </w:tc>
        <w:tc>
          <w:tcPr>
            <w:tcW w:w="2515" w:type="dxa"/>
            <w:tcBorders>
              <w:top w:val="single" w:sz="4" w:space="0" w:color="auto"/>
              <w:left w:val="single" w:sz="4" w:space="0" w:color="auto"/>
              <w:bottom w:val="single" w:sz="4" w:space="0" w:color="auto"/>
              <w:right w:val="single" w:sz="4" w:space="0" w:color="auto"/>
            </w:tcBorders>
            <w:tcPrChange w:id="3124" w:author="st1" w:date="2021-05-07T15:09:00Z">
              <w:tcPr>
                <w:tcW w:w="2552" w:type="dxa"/>
                <w:gridSpan w:val="3"/>
                <w:tcBorders>
                  <w:top w:val="single" w:sz="4" w:space="0" w:color="auto"/>
                  <w:left w:val="single" w:sz="4" w:space="0" w:color="auto"/>
                  <w:bottom w:val="single" w:sz="4" w:space="0" w:color="auto"/>
                  <w:right w:val="single" w:sz="4" w:space="0" w:color="auto"/>
                </w:tcBorders>
              </w:tcPr>
            </w:tcPrChange>
          </w:tcPr>
          <w:p w14:paraId="334A99AC" w14:textId="77777777" w:rsidR="00F63C93" w:rsidRPr="00F63C93" w:rsidRDefault="00F63C93" w:rsidP="00F63C93">
            <w:pPr>
              <w:rPr>
                <w:ins w:id="3125" w:author="st1" w:date="2021-05-07T15:06:00Z"/>
                <w:rFonts w:ascii="標楷體" w:eastAsia="標楷體" w:hAnsi="標楷體"/>
              </w:rPr>
            </w:pPr>
          </w:p>
        </w:tc>
        <w:tc>
          <w:tcPr>
            <w:tcW w:w="667" w:type="dxa"/>
            <w:tcBorders>
              <w:top w:val="single" w:sz="4" w:space="0" w:color="auto"/>
              <w:left w:val="single" w:sz="4" w:space="0" w:color="auto"/>
              <w:bottom w:val="single" w:sz="4" w:space="0" w:color="auto"/>
              <w:right w:val="single" w:sz="4" w:space="0" w:color="auto"/>
            </w:tcBorders>
            <w:tcPrChange w:id="3126" w:author="st1" w:date="2021-05-07T15:09:00Z">
              <w:tcPr>
                <w:tcW w:w="724" w:type="dxa"/>
                <w:gridSpan w:val="2"/>
                <w:tcBorders>
                  <w:top w:val="single" w:sz="4" w:space="0" w:color="auto"/>
                  <w:left w:val="single" w:sz="4" w:space="0" w:color="auto"/>
                  <w:bottom w:val="single" w:sz="4" w:space="0" w:color="auto"/>
                  <w:right w:val="single" w:sz="4" w:space="0" w:color="auto"/>
                </w:tcBorders>
              </w:tcPr>
            </w:tcPrChange>
          </w:tcPr>
          <w:p w14:paraId="4FF62E34" w14:textId="77777777" w:rsidR="00F63C93" w:rsidRPr="00F63C93" w:rsidRDefault="00F63C93" w:rsidP="00F63C93">
            <w:pPr>
              <w:rPr>
                <w:ins w:id="3127" w:author="st1" w:date="2021-05-07T15:06:00Z"/>
                <w:rFonts w:ascii="標楷體" w:eastAsia="標楷體" w:hAnsi="標楷體"/>
              </w:rPr>
            </w:pPr>
          </w:p>
        </w:tc>
        <w:tc>
          <w:tcPr>
            <w:tcW w:w="681" w:type="dxa"/>
            <w:tcBorders>
              <w:top w:val="single" w:sz="4" w:space="0" w:color="auto"/>
              <w:left w:val="single" w:sz="4" w:space="0" w:color="auto"/>
              <w:bottom w:val="single" w:sz="4" w:space="0" w:color="auto"/>
              <w:right w:val="single" w:sz="4" w:space="0" w:color="auto"/>
            </w:tcBorders>
            <w:tcPrChange w:id="3128" w:author="st1" w:date="2021-05-07T15:09:00Z">
              <w:tcPr>
                <w:tcW w:w="709" w:type="dxa"/>
                <w:tcBorders>
                  <w:top w:val="single" w:sz="4" w:space="0" w:color="auto"/>
                  <w:left w:val="single" w:sz="4" w:space="0" w:color="auto"/>
                  <w:bottom w:val="single" w:sz="4" w:space="0" w:color="auto"/>
                  <w:right w:val="single" w:sz="4" w:space="0" w:color="auto"/>
                </w:tcBorders>
              </w:tcPr>
            </w:tcPrChange>
          </w:tcPr>
          <w:p w14:paraId="32576F1C" w14:textId="77777777" w:rsidR="00F63C93" w:rsidRPr="00F63C93" w:rsidRDefault="00F63C93" w:rsidP="00F63C93">
            <w:pPr>
              <w:jc w:val="center"/>
              <w:rPr>
                <w:ins w:id="3129" w:author="st1" w:date="2021-05-07T15:06:00Z"/>
                <w:rFonts w:ascii="標楷體" w:eastAsia="標楷體" w:hAnsi="標楷體"/>
              </w:rPr>
            </w:pPr>
            <w:ins w:id="3130" w:author="st1" w:date="2021-05-07T15:09:00Z">
              <w:r w:rsidRPr="00F63C93">
                <w:rPr>
                  <w:rFonts w:ascii="標楷體" w:eastAsia="標楷體" w:hAnsi="標楷體"/>
                </w:rPr>
                <w:t>W</w:t>
              </w:r>
            </w:ins>
          </w:p>
        </w:tc>
        <w:tc>
          <w:tcPr>
            <w:tcW w:w="2496" w:type="dxa"/>
            <w:tcBorders>
              <w:top w:val="single" w:sz="4" w:space="0" w:color="auto"/>
              <w:left w:val="single" w:sz="4" w:space="0" w:color="auto"/>
              <w:bottom w:val="single" w:sz="4" w:space="0" w:color="auto"/>
              <w:right w:val="single" w:sz="4" w:space="0" w:color="auto"/>
            </w:tcBorders>
            <w:tcPrChange w:id="3131" w:author="st1" w:date="2021-05-07T15:09:00Z">
              <w:tcPr>
                <w:tcW w:w="1522" w:type="dxa"/>
                <w:tcBorders>
                  <w:top w:val="single" w:sz="4" w:space="0" w:color="auto"/>
                  <w:left w:val="single" w:sz="4" w:space="0" w:color="auto"/>
                  <w:bottom w:val="single" w:sz="4" w:space="0" w:color="auto"/>
                  <w:right w:val="single" w:sz="4" w:space="0" w:color="auto"/>
                </w:tcBorders>
              </w:tcPr>
            </w:tcPrChange>
          </w:tcPr>
          <w:p w14:paraId="5F4E666D" w14:textId="77777777" w:rsidR="00F63C93" w:rsidRPr="00F63C93" w:rsidRDefault="00F63C93" w:rsidP="00F63C93">
            <w:pPr>
              <w:rPr>
                <w:ins w:id="3132" w:author="st1" w:date="2021-05-07T15:06:00Z"/>
                <w:rFonts w:ascii="標楷體" w:eastAsia="標楷體" w:hAnsi="標楷體"/>
              </w:rPr>
            </w:pPr>
            <w:r w:rsidRPr="00F63C93">
              <w:rPr>
                <w:rFonts w:ascii="標楷體" w:eastAsia="標楷體" w:hAnsi="標楷體" w:hint="eastAsia"/>
              </w:rPr>
              <w:t>限輸入數字</w:t>
            </w:r>
            <w:ins w:id="3133" w:author="st1" w:date="2021-05-07T15:13:00Z">
              <w:r w:rsidRPr="00F63C93">
                <w:rPr>
                  <w:rFonts w:ascii="標楷體" w:eastAsia="標楷體" w:hAnsi="標楷體" w:hint="eastAsia"/>
                </w:rPr>
                <w:t>，不輸入查詢全部</w:t>
              </w:r>
            </w:ins>
          </w:p>
        </w:tc>
      </w:tr>
      <w:tr w:rsidR="00F63C93" w:rsidRPr="00F63C93" w14:paraId="115353E4" w14:textId="77777777" w:rsidTr="00067F94">
        <w:trPr>
          <w:trHeight w:val="232"/>
          <w:jc w:val="center"/>
          <w:ins w:id="3134" w:author="黃梓峻" w:date="2021-06-28T11:43:00Z"/>
        </w:trPr>
        <w:tc>
          <w:tcPr>
            <w:tcW w:w="543" w:type="dxa"/>
            <w:tcBorders>
              <w:top w:val="single" w:sz="4" w:space="0" w:color="auto"/>
              <w:left w:val="single" w:sz="4" w:space="0" w:color="auto"/>
              <w:bottom w:val="single" w:sz="4" w:space="0" w:color="auto"/>
              <w:right w:val="single" w:sz="4" w:space="0" w:color="auto"/>
            </w:tcBorders>
          </w:tcPr>
          <w:p w14:paraId="1DFA5068" w14:textId="77777777" w:rsidR="00F63C93" w:rsidRPr="00F63C93" w:rsidRDefault="00F63C93" w:rsidP="00F63C93">
            <w:pPr>
              <w:rPr>
                <w:ins w:id="3135" w:author="黃梓峻" w:date="2021-06-28T11:43:00Z"/>
                <w:rFonts w:ascii="標楷體" w:eastAsia="標楷體" w:hAnsi="標楷體"/>
              </w:rPr>
            </w:pPr>
          </w:p>
        </w:tc>
        <w:tc>
          <w:tcPr>
            <w:tcW w:w="1320" w:type="dxa"/>
            <w:tcBorders>
              <w:top w:val="single" w:sz="4" w:space="0" w:color="auto"/>
              <w:left w:val="single" w:sz="4" w:space="0" w:color="auto"/>
              <w:bottom w:val="single" w:sz="4" w:space="0" w:color="auto"/>
              <w:right w:val="single" w:sz="4" w:space="0" w:color="auto"/>
            </w:tcBorders>
          </w:tcPr>
          <w:p w14:paraId="26EB72BC" w14:textId="77777777" w:rsidR="00F63C93" w:rsidRPr="00F63C93" w:rsidRDefault="00F63C93" w:rsidP="00F63C93">
            <w:pPr>
              <w:rPr>
                <w:ins w:id="3136" w:author="黃梓峻" w:date="2021-06-28T11:43:00Z"/>
                <w:rFonts w:ascii="標楷體" w:eastAsia="標楷體" w:hAnsi="標楷體"/>
              </w:rPr>
            </w:pPr>
            <w:ins w:id="3137" w:author="黃梓峻" w:date="2021-06-28T11:44:00Z">
              <w:r w:rsidRPr="00F63C93">
                <w:rPr>
                  <w:rFonts w:ascii="標楷體" w:eastAsia="標楷體" w:hAnsi="標楷體" w:hint="eastAsia"/>
                </w:rPr>
                <w:t>顧客資料查詢</w:t>
              </w:r>
            </w:ins>
          </w:p>
        </w:tc>
        <w:tc>
          <w:tcPr>
            <w:tcW w:w="984" w:type="dxa"/>
            <w:tcBorders>
              <w:top w:val="single" w:sz="4" w:space="0" w:color="auto"/>
              <w:left w:val="single" w:sz="4" w:space="0" w:color="auto"/>
              <w:bottom w:val="single" w:sz="4" w:space="0" w:color="auto"/>
              <w:right w:val="single" w:sz="4" w:space="0" w:color="auto"/>
            </w:tcBorders>
          </w:tcPr>
          <w:p w14:paraId="319D5EAE" w14:textId="77777777" w:rsidR="00F63C93" w:rsidRPr="00F63C93" w:rsidRDefault="00F63C93" w:rsidP="00F63C93">
            <w:pPr>
              <w:rPr>
                <w:ins w:id="3138" w:author="黃梓峻" w:date="2021-06-28T11:43:00Z"/>
                <w:rFonts w:ascii="標楷體" w:eastAsia="標楷體" w:hAnsi="標楷體"/>
              </w:rPr>
            </w:pPr>
            <w:ins w:id="3139" w:author="黃梓峻" w:date="2021-06-28T11:44:00Z">
              <w:r w:rsidRPr="00F63C93">
                <w:rPr>
                  <w:rFonts w:ascii="標楷體" w:eastAsia="標楷體" w:hAnsi="標楷體" w:hint="eastAsia"/>
                </w:rPr>
                <w:t>按鈕</w:t>
              </w:r>
            </w:ins>
          </w:p>
        </w:tc>
        <w:tc>
          <w:tcPr>
            <w:tcW w:w="1214" w:type="dxa"/>
            <w:tcBorders>
              <w:top w:val="single" w:sz="4" w:space="0" w:color="auto"/>
              <w:left w:val="single" w:sz="4" w:space="0" w:color="auto"/>
              <w:bottom w:val="single" w:sz="4" w:space="0" w:color="auto"/>
              <w:right w:val="single" w:sz="4" w:space="0" w:color="auto"/>
            </w:tcBorders>
          </w:tcPr>
          <w:p w14:paraId="7D45FE84" w14:textId="77777777" w:rsidR="00F63C93" w:rsidRPr="00F63C93" w:rsidRDefault="00F63C93" w:rsidP="00F63C93">
            <w:pPr>
              <w:rPr>
                <w:ins w:id="3140" w:author="黃梓峻" w:date="2021-06-28T11:43:00Z"/>
                <w:rFonts w:ascii="標楷體" w:eastAsia="標楷體" w:hAnsi="標楷體"/>
              </w:rPr>
            </w:pPr>
          </w:p>
        </w:tc>
        <w:tc>
          <w:tcPr>
            <w:tcW w:w="2515" w:type="dxa"/>
            <w:tcBorders>
              <w:top w:val="single" w:sz="4" w:space="0" w:color="auto"/>
              <w:left w:val="single" w:sz="4" w:space="0" w:color="auto"/>
              <w:bottom w:val="single" w:sz="4" w:space="0" w:color="auto"/>
              <w:right w:val="single" w:sz="4" w:space="0" w:color="auto"/>
            </w:tcBorders>
          </w:tcPr>
          <w:p w14:paraId="01420ED5" w14:textId="77777777" w:rsidR="00F63C93" w:rsidRPr="00F63C93" w:rsidRDefault="00F63C93" w:rsidP="00F63C93">
            <w:pPr>
              <w:rPr>
                <w:ins w:id="3141" w:author="黃梓峻" w:date="2021-06-28T11:43:00Z"/>
                <w:rFonts w:ascii="標楷體" w:eastAsia="標楷體" w:hAnsi="標楷體"/>
              </w:rPr>
            </w:pPr>
          </w:p>
        </w:tc>
        <w:tc>
          <w:tcPr>
            <w:tcW w:w="667" w:type="dxa"/>
            <w:tcBorders>
              <w:top w:val="single" w:sz="4" w:space="0" w:color="auto"/>
              <w:left w:val="single" w:sz="4" w:space="0" w:color="auto"/>
              <w:bottom w:val="single" w:sz="4" w:space="0" w:color="auto"/>
              <w:right w:val="single" w:sz="4" w:space="0" w:color="auto"/>
            </w:tcBorders>
          </w:tcPr>
          <w:p w14:paraId="5E3FC50A" w14:textId="77777777" w:rsidR="00F63C93" w:rsidRPr="00F63C93" w:rsidRDefault="00F63C93" w:rsidP="00F63C93">
            <w:pPr>
              <w:rPr>
                <w:ins w:id="3142" w:author="黃梓峻" w:date="2021-06-28T11:43:00Z"/>
                <w:rFonts w:ascii="標楷體" w:eastAsia="標楷體" w:hAnsi="標楷體"/>
              </w:rPr>
            </w:pPr>
          </w:p>
        </w:tc>
        <w:tc>
          <w:tcPr>
            <w:tcW w:w="681" w:type="dxa"/>
            <w:tcBorders>
              <w:top w:val="single" w:sz="4" w:space="0" w:color="auto"/>
              <w:left w:val="single" w:sz="4" w:space="0" w:color="auto"/>
              <w:bottom w:val="single" w:sz="4" w:space="0" w:color="auto"/>
              <w:right w:val="single" w:sz="4" w:space="0" w:color="auto"/>
            </w:tcBorders>
          </w:tcPr>
          <w:p w14:paraId="4F76EB4C" w14:textId="77777777" w:rsidR="00F63C93" w:rsidRPr="00F63C93" w:rsidRDefault="00F63C93" w:rsidP="00F63C93">
            <w:pPr>
              <w:jc w:val="center"/>
              <w:rPr>
                <w:ins w:id="3143" w:author="黃梓峻" w:date="2021-06-28T11:43:00Z"/>
                <w:rFonts w:ascii="標楷體" w:eastAsia="標楷體" w:hAnsi="標楷體"/>
              </w:rPr>
            </w:pPr>
          </w:p>
        </w:tc>
        <w:tc>
          <w:tcPr>
            <w:tcW w:w="2496" w:type="dxa"/>
            <w:tcBorders>
              <w:top w:val="single" w:sz="4" w:space="0" w:color="auto"/>
              <w:left w:val="single" w:sz="4" w:space="0" w:color="auto"/>
              <w:bottom w:val="single" w:sz="4" w:space="0" w:color="auto"/>
              <w:right w:val="single" w:sz="4" w:space="0" w:color="auto"/>
            </w:tcBorders>
          </w:tcPr>
          <w:p w14:paraId="202D9FAC" w14:textId="77777777" w:rsidR="00F63C93" w:rsidRPr="00F63C93" w:rsidRDefault="00F63C93" w:rsidP="00F63C93">
            <w:pPr>
              <w:rPr>
                <w:ins w:id="3144" w:author="黃梓峻" w:date="2021-06-28T11:43:00Z"/>
                <w:rFonts w:ascii="標楷體" w:eastAsia="標楷體" w:hAnsi="標楷體"/>
              </w:rPr>
            </w:pPr>
            <w:ins w:id="3145" w:author="黃梓峻" w:date="2021-06-28T11:43:00Z">
              <w:r w:rsidRPr="00F63C93">
                <w:rPr>
                  <w:rFonts w:ascii="標楷體" w:eastAsia="標楷體" w:hAnsi="標楷體" w:hint="eastAsia"/>
                </w:rPr>
                <w:t>連結至【L1001 顧客明細資料查詢】，帶回點選資料之戶號</w:t>
              </w:r>
            </w:ins>
          </w:p>
        </w:tc>
      </w:tr>
      <w:tr w:rsidR="00F63C93" w:rsidRPr="00F63C93" w14:paraId="35CEF8C6" w14:textId="77777777" w:rsidTr="00067F94">
        <w:trPr>
          <w:trHeight w:val="244"/>
          <w:jc w:val="center"/>
          <w:ins w:id="3146" w:author="st1" w:date="2021-05-07T15:07:00Z"/>
        </w:trPr>
        <w:tc>
          <w:tcPr>
            <w:tcW w:w="543" w:type="dxa"/>
            <w:tcBorders>
              <w:top w:val="single" w:sz="4" w:space="0" w:color="auto"/>
              <w:left w:val="single" w:sz="4" w:space="0" w:color="auto"/>
              <w:bottom w:val="single" w:sz="4" w:space="0" w:color="auto"/>
              <w:right w:val="single" w:sz="4" w:space="0" w:color="auto"/>
            </w:tcBorders>
          </w:tcPr>
          <w:p w14:paraId="44C61377" w14:textId="77777777" w:rsidR="00F63C93" w:rsidRPr="00F63C93" w:rsidRDefault="00F63C93" w:rsidP="00F63C93">
            <w:pPr>
              <w:rPr>
                <w:ins w:id="3147" w:author="st1" w:date="2021-05-07T15:07:00Z"/>
                <w:rFonts w:ascii="標楷體" w:eastAsia="標楷體" w:hAnsi="標楷體"/>
              </w:rPr>
            </w:pPr>
            <w:ins w:id="3148" w:author="st1" w:date="2021-05-07T15:07:00Z">
              <w:r w:rsidRPr="00F63C93">
                <w:rPr>
                  <w:rFonts w:ascii="標楷體" w:eastAsia="標楷體" w:hAnsi="標楷體"/>
                </w:rPr>
                <w:t>2.</w:t>
              </w:r>
            </w:ins>
          </w:p>
        </w:tc>
        <w:tc>
          <w:tcPr>
            <w:tcW w:w="1320" w:type="dxa"/>
            <w:tcBorders>
              <w:top w:val="single" w:sz="4" w:space="0" w:color="auto"/>
              <w:left w:val="single" w:sz="4" w:space="0" w:color="auto"/>
              <w:bottom w:val="single" w:sz="4" w:space="0" w:color="auto"/>
              <w:right w:val="single" w:sz="4" w:space="0" w:color="auto"/>
            </w:tcBorders>
          </w:tcPr>
          <w:p w14:paraId="7DE59A90" w14:textId="77777777" w:rsidR="00F63C93" w:rsidRPr="00F63C93" w:rsidRDefault="00F63C93" w:rsidP="00F63C93">
            <w:pPr>
              <w:rPr>
                <w:ins w:id="3149" w:author="st1" w:date="2021-05-07T15:07:00Z"/>
                <w:rFonts w:ascii="標楷體" w:eastAsia="標楷體" w:hAnsi="標楷體"/>
              </w:rPr>
            </w:pPr>
            <w:ins w:id="3150" w:author="st1" w:date="2021-05-07T15:08:00Z">
              <w:r w:rsidRPr="00F63C93">
                <w:rPr>
                  <w:rFonts w:ascii="標楷體" w:eastAsia="標楷體" w:hAnsi="標楷體" w:hint="eastAsia"/>
                </w:rPr>
                <w:t>借閱日期</w:t>
              </w:r>
            </w:ins>
          </w:p>
        </w:tc>
        <w:tc>
          <w:tcPr>
            <w:tcW w:w="984" w:type="dxa"/>
            <w:tcBorders>
              <w:top w:val="single" w:sz="4" w:space="0" w:color="auto"/>
              <w:left w:val="single" w:sz="4" w:space="0" w:color="auto"/>
              <w:bottom w:val="single" w:sz="4" w:space="0" w:color="auto"/>
              <w:right w:val="single" w:sz="4" w:space="0" w:color="auto"/>
            </w:tcBorders>
          </w:tcPr>
          <w:p w14:paraId="6C677A73" w14:textId="77777777" w:rsidR="00F63C93" w:rsidRPr="00F63C93" w:rsidRDefault="00F63C93" w:rsidP="00F63C93">
            <w:pPr>
              <w:rPr>
                <w:ins w:id="3151" w:author="st1" w:date="2021-05-07T15:07:00Z"/>
                <w:rFonts w:ascii="標楷體" w:eastAsia="標楷體" w:hAnsi="標楷體"/>
              </w:rPr>
            </w:pPr>
            <w:ins w:id="3152" w:author="st1" w:date="2021-05-07T15:08:00Z">
              <w:r w:rsidRPr="00F63C93">
                <w:rPr>
                  <w:rFonts w:ascii="標楷體" w:eastAsia="標楷體" w:hAnsi="標楷體"/>
                </w:rPr>
                <w:t>7-7</w:t>
              </w:r>
            </w:ins>
          </w:p>
        </w:tc>
        <w:tc>
          <w:tcPr>
            <w:tcW w:w="1214" w:type="dxa"/>
            <w:tcBorders>
              <w:top w:val="single" w:sz="4" w:space="0" w:color="auto"/>
              <w:left w:val="single" w:sz="4" w:space="0" w:color="auto"/>
              <w:bottom w:val="single" w:sz="4" w:space="0" w:color="auto"/>
              <w:right w:val="single" w:sz="4" w:space="0" w:color="auto"/>
            </w:tcBorders>
          </w:tcPr>
          <w:p w14:paraId="58D17C98" w14:textId="77777777" w:rsidR="00F63C93" w:rsidRPr="00F63C93" w:rsidRDefault="00F63C93" w:rsidP="00F63C93">
            <w:pPr>
              <w:rPr>
                <w:ins w:id="3153" w:author="st1" w:date="2021-05-07T15:07:00Z"/>
                <w:rFonts w:ascii="標楷體" w:eastAsia="標楷體" w:hAnsi="標楷體"/>
              </w:rPr>
            </w:pPr>
            <w:ins w:id="3154" w:author="st1" w:date="2021-05-07T15:08:00Z">
              <w:r w:rsidRPr="00F63C93">
                <w:rPr>
                  <w:rFonts w:ascii="標楷體" w:eastAsia="標楷體" w:hAnsi="標楷體" w:hint="eastAsia"/>
                </w:rPr>
                <w:t>會計日</w:t>
              </w:r>
            </w:ins>
          </w:p>
        </w:tc>
        <w:tc>
          <w:tcPr>
            <w:tcW w:w="2515" w:type="dxa"/>
            <w:tcBorders>
              <w:top w:val="single" w:sz="4" w:space="0" w:color="auto"/>
              <w:left w:val="single" w:sz="4" w:space="0" w:color="auto"/>
              <w:bottom w:val="single" w:sz="4" w:space="0" w:color="auto"/>
              <w:right w:val="single" w:sz="4" w:space="0" w:color="auto"/>
            </w:tcBorders>
          </w:tcPr>
          <w:p w14:paraId="77A5C5EE" w14:textId="77777777" w:rsidR="00F63C93" w:rsidRPr="00F63C93" w:rsidRDefault="00F63C93" w:rsidP="00F63C93">
            <w:pPr>
              <w:rPr>
                <w:rFonts w:ascii="標楷體" w:eastAsia="標楷體" w:hAnsi="標楷體"/>
              </w:rPr>
            </w:pPr>
            <w:r w:rsidRPr="00F63C93">
              <w:rPr>
                <w:rFonts w:ascii="標楷體" w:eastAsia="標楷體" w:hAnsi="標楷體" w:hint="eastAsia"/>
              </w:rPr>
              <w:t>日期選單</w:t>
            </w:r>
          </w:p>
          <w:p w14:paraId="2DA73F30" w14:textId="77777777" w:rsidR="00F63C93" w:rsidRPr="00F63C93" w:rsidRDefault="00F63C93" w:rsidP="00F63C93">
            <w:pPr>
              <w:rPr>
                <w:ins w:id="3155" w:author="st1" w:date="2021-05-07T15:07:00Z"/>
                <w:rFonts w:ascii="標楷體" w:eastAsia="標楷體" w:hAnsi="標楷體"/>
              </w:rPr>
            </w:pPr>
          </w:p>
        </w:tc>
        <w:tc>
          <w:tcPr>
            <w:tcW w:w="667" w:type="dxa"/>
            <w:tcBorders>
              <w:top w:val="single" w:sz="4" w:space="0" w:color="auto"/>
              <w:left w:val="single" w:sz="4" w:space="0" w:color="auto"/>
              <w:bottom w:val="single" w:sz="4" w:space="0" w:color="auto"/>
              <w:right w:val="single" w:sz="4" w:space="0" w:color="auto"/>
            </w:tcBorders>
          </w:tcPr>
          <w:p w14:paraId="042FD481" w14:textId="77777777" w:rsidR="00F63C93" w:rsidRPr="00F63C93" w:rsidRDefault="00F63C93" w:rsidP="00F63C93">
            <w:pPr>
              <w:rPr>
                <w:ins w:id="3156" w:author="st1" w:date="2021-05-07T15:07:00Z"/>
                <w:rFonts w:ascii="標楷體" w:eastAsia="標楷體" w:hAnsi="標楷體"/>
              </w:rPr>
            </w:pPr>
            <w:ins w:id="3157" w:author="st1" w:date="2021-05-07T15:09:00Z">
              <w:r w:rsidRPr="00F63C93">
                <w:rPr>
                  <w:rFonts w:ascii="標楷體" w:eastAsia="標楷體" w:hAnsi="標楷體"/>
                </w:rPr>
                <w:t>V</w:t>
              </w:r>
            </w:ins>
          </w:p>
        </w:tc>
        <w:tc>
          <w:tcPr>
            <w:tcW w:w="681" w:type="dxa"/>
            <w:tcBorders>
              <w:top w:val="single" w:sz="4" w:space="0" w:color="auto"/>
              <w:left w:val="single" w:sz="4" w:space="0" w:color="auto"/>
              <w:bottom w:val="single" w:sz="4" w:space="0" w:color="auto"/>
              <w:right w:val="single" w:sz="4" w:space="0" w:color="auto"/>
            </w:tcBorders>
          </w:tcPr>
          <w:p w14:paraId="39F817F4" w14:textId="77777777" w:rsidR="00F63C93" w:rsidRPr="00F63C93" w:rsidRDefault="00F63C93" w:rsidP="00F63C93">
            <w:pPr>
              <w:jc w:val="center"/>
              <w:rPr>
                <w:ins w:id="3158" w:author="st1" w:date="2021-05-07T15:07:00Z"/>
                <w:rFonts w:ascii="標楷體" w:eastAsia="標楷體" w:hAnsi="標楷體"/>
              </w:rPr>
            </w:pPr>
            <w:ins w:id="3159" w:author="st1" w:date="2021-05-07T15:09:00Z">
              <w:r w:rsidRPr="00F63C93">
                <w:rPr>
                  <w:rFonts w:ascii="標楷體" w:eastAsia="標楷體" w:hAnsi="標楷體"/>
                </w:rPr>
                <w:t>W</w:t>
              </w:r>
            </w:ins>
          </w:p>
        </w:tc>
        <w:tc>
          <w:tcPr>
            <w:tcW w:w="2496" w:type="dxa"/>
            <w:tcBorders>
              <w:top w:val="single" w:sz="4" w:space="0" w:color="auto"/>
              <w:left w:val="single" w:sz="4" w:space="0" w:color="auto"/>
              <w:bottom w:val="single" w:sz="4" w:space="0" w:color="auto"/>
              <w:right w:val="single" w:sz="4" w:space="0" w:color="auto"/>
            </w:tcBorders>
          </w:tcPr>
          <w:p w14:paraId="7DBBC33A" w14:textId="77777777" w:rsidR="00F63C93" w:rsidRPr="00F63C93" w:rsidRDefault="00F63C93" w:rsidP="00F63C93">
            <w:pPr>
              <w:rPr>
                <w:ins w:id="3160" w:author="黃梓峻" w:date="2021-06-28T11:47:00Z"/>
                <w:rFonts w:ascii="標楷體" w:eastAsia="標楷體" w:hAnsi="標楷體"/>
              </w:rPr>
            </w:pPr>
            <w:ins w:id="3161" w:author="黃梓峻" w:date="2021-06-28T11:47:00Z">
              <w:r w:rsidRPr="00F63C93">
                <w:rPr>
                  <w:rFonts w:ascii="標楷體" w:eastAsia="標楷體" w:hAnsi="標楷體" w:hint="eastAsia"/>
                </w:rPr>
                <w:t>1.</w:t>
              </w:r>
            </w:ins>
            <w:r w:rsidRPr="00F63C93">
              <w:rPr>
                <w:rFonts w:ascii="標楷體" w:eastAsia="標楷體" w:hAnsi="標楷體" w:hint="eastAsia"/>
              </w:rPr>
              <w:t>限輸入日期</w:t>
            </w:r>
            <w:ins w:id="3162" w:author="黃梓峻" w:date="2021-06-28T11:47:00Z">
              <w:r w:rsidRPr="00F63C93">
                <w:rPr>
                  <w:rFonts w:ascii="標楷體" w:eastAsia="標楷體" w:hAnsi="標楷體" w:hint="eastAsia"/>
                </w:rPr>
                <w:t>，檢核</w:t>
              </w:r>
            </w:ins>
          </w:p>
          <w:p w14:paraId="273D953D" w14:textId="77777777" w:rsidR="00F63C93" w:rsidRPr="00F63C93" w:rsidRDefault="00F63C93" w:rsidP="00F63C93">
            <w:pPr>
              <w:ind w:firstLineChars="100" w:firstLine="240"/>
              <w:rPr>
                <w:ins w:id="3163" w:author="黃梓峻" w:date="2021-06-28T11:47:00Z"/>
                <w:rFonts w:ascii="標楷體" w:eastAsia="標楷體" w:hAnsi="標楷體"/>
              </w:rPr>
              <w:pPrChange w:id="3164" w:author="黃梓峻" w:date="2021-06-28T11:47:00Z">
                <w:pPr/>
              </w:pPrChange>
            </w:pPr>
            <w:ins w:id="3165" w:author="黃梓峻" w:date="2021-06-28T11:47:00Z">
              <w:r w:rsidRPr="00F63C93">
                <w:rPr>
                  <w:rFonts w:ascii="標楷體" w:eastAsia="標楷體" w:hAnsi="標楷體" w:hint="eastAsia"/>
                </w:rPr>
                <w:t>條件:</w:t>
              </w:r>
            </w:ins>
          </w:p>
          <w:p w14:paraId="009300BB" w14:textId="77777777" w:rsidR="00F63C93" w:rsidRPr="00F63C93" w:rsidRDefault="00F63C93" w:rsidP="00F63C93">
            <w:pPr>
              <w:rPr>
                <w:ins w:id="3166" w:author="黃梓峻" w:date="2021-06-28T11:47:00Z"/>
                <w:rFonts w:ascii="標楷體" w:eastAsia="標楷體" w:hAnsi="標楷體"/>
              </w:rPr>
            </w:pPr>
            <w:ins w:id="3167" w:author="黃梓峻" w:date="2021-06-28T11:47:00Z">
              <w:r w:rsidRPr="00F63C93">
                <w:rPr>
                  <w:rFonts w:ascii="標楷體" w:eastAsia="標楷體" w:hAnsi="標楷體" w:hint="eastAsia"/>
                </w:rPr>
                <w:t xml:space="preserve">  (1).不可空白V(7)</w:t>
              </w:r>
            </w:ins>
          </w:p>
          <w:p w14:paraId="228FC8EC" w14:textId="77777777" w:rsidR="00F63C93" w:rsidRPr="00F63C93" w:rsidRDefault="00F63C93" w:rsidP="00F63C93">
            <w:pPr>
              <w:rPr>
                <w:ins w:id="3168" w:author="黃梓峻" w:date="2021-06-28T11:47:00Z"/>
                <w:rFonts w:ascii="標楷體" w:eastAsia="標楷體" w:hAnsi="標楷體"/>
              </w:rPr>
            </w:pPr>
            <w:ins w:id="3169" w:author="黃梓峻" w:date="2021-06-28T11:47:00Z">
              <w:r w:rsidRPr="00F63C93">
                <w:rPr>
                  <w:rFonts w:ascii="標楷體" w:eastAsia="標楷體" w:hAnsi="標楷體" w:hint="eastAsia"/>
                </w:rPr>
                <w:t xml:space="preserve">  (2).日期格式</w:t>
              </w:r>
            </w:ins>
          </w:p>
          <w:p w14:paraId="011BC80D" w14:textId="77777777" w:rsidR="00F63C93" w:rsidRPr="00F63C93" w:rsidRDefault="00F63C93" w:rsidP="00F63C93">
            <w:pPr>
              <w:ind w:firstLineChars="300" w:firstLine="720"/>
              <w:rPr>
                <w:ins w:id="3170" w:author="黃梓峻" w:date="2021-06-28T11:47:00Z"/>
                <w:rFonts w:ascii="標楷體" w:eastAsia="標楷體" w:hAnsi="標楷體"/>
              </w:rPr>
              <w:pPrChange w:id="3171" w:author="黃梓峻" w:date="2021-06-28T11:47:00Z">
                <w:pPr/>
              </w:pPrChange>
            </w:pPr>
            <w:ins w:id="3172" w:author="黃梓峻" w:date="2021-06-28T11:47:00Z">
              <w:r w:rsidRPr="00F63C93">
                <w:rPr>
                  <w:rFonts w:ascii="標楷體" w:eastAsia="標楷體" w:hAnsi="標楷體" w:hint="eastAsia"/>
                </w:rPr>
                <w:t>/A(DATE,0)</w:t>
              </w:r>
            </w:ins>
          </w:p>
          <w:p w14:paraId="21D65030" w14:textId="77777777" w:rsidR="00F63C93" w:rsidRPr="00F63C93" w:rsidRDefault="00F63C93" w:rsidP="00F63C93">
            <w:pPr>
              <w:rPr>
                <w:ins w:id="3173" w:author="st1" w:date="2021-05-07T15:07:00Z"/>
                <w:rFonts w:ascii="標楷體" w:eastAsia="標楷體" w:hAnsi="標楷體"/>
              </w:rPr>
            </w:pPr>
            <w:ins w:id="3174" w:author="黃梓峻" w:date="2021-06-28T11:47:00Z">
              <w:r w:rsidRPr="00F63C93">
                <w:rPr>
                  <w:rFonts w:ascii="標楷體" w:eastAsia="標楷體" w:hAnsi="標楷體" w:hint="eastAsia"/>
                </w:rPr>
                <w:t xml:space="preserve">  (3).起日需&lt;=迄日</w:t>
              </w:r>
            </w:ins>
          </w:p>
        </w:tc>
      </w:tr>
      <w:tr w:rsidR="00F63C93" w:rsidRPr="00F63C93" w14:paraId="33741913" w14:textId="77777777" w:rsidTr="00067F94">
        <w:trPr>
          <w:trHeight w:val="244"/>
          <w:jc w:val="center"/>
          <w:ins w:id="3175" w:author="st1" w:date="2021-05-07T15:07:00Z"/>
        </w:trPr>
        <w:tc>
          <w:tcPr>
            <w:tcW w:w="543" w:type="dxa"/>
            <w:tcBorders>
              <w:top w:val="single" w:sz="4" w:space="0" w:color="auto"/>
              <w:left w:val="single" w:sz="4" w:space="0" w:color="auto"/>
              <w:bottom w:val="single" w:sz="4" w:space="0" w:color="auto"/>
              <w:right w:val="single" w:sz="4" w:space="0" w:color="auto"/>
            </w:tcBorders>
          </w:tcPr>
          <w:p w14:paraId="602A9B85" w14:textId="77777777" w:rsidR="00F63C93" w:rsidRPr="00F63C93" w:rsidRDefault="00F63C93" w:rsidP="00F63C93">
            <w:pPr>
              <w:rPr>
                <w:ins w:id="3176" w:author="st1" w:date="2021-05-07T15:07:00Z"/>
                <w:rFonts w:ascii="標楷體" w:eastAsia="標楷體" w:hAnsi="標楷體"/>
              </w:rPr>
            </w:pPr>
            <w:ins w:id="3177" w:author="st1" w:date="2021-05-07T15:07:00Z">
              <w:r w:rsidRPr="00F63C93">
                <w:rPr>
                  <w:rFonts w:ascii="標楷體" w:eastAsia="標楷體" w:hAnsi="標楷體"/>
                </w:rPr>
                <w:t>3.</w:t>
              </w:r>
            </w:ins>
          </w:p>
        </w:tc>
        <w:tc>
          <w:tcPr>
            <w:tcW w:w="1320" w:type="dxa"/>
            <w:tcBorders>
              <w:top w:val="single" w:sz="4" w:space="0" w:color="auto"/>
              <w:left w:val="single" w:sz="4" w:space="0" w:color="auto"/>
              <w:bottom w:val="single" w:sz="4" w:space="0" w:color="auto"/>
              <w:right w:val="single" w:sz="4" w:space="0" w:color="auto"/>
            </w:tcBorders>
          </w:tcPr>
          <w:p w14:paraId="5D9D241E" w14:textId="77777777" w:rsidR="00F63C93" w:rsidRPr="00F63C93" w:rsidRDefault="00F63C93" w:rsidP="00F63C93">
            <w:pPr>
              <w:rPr>
                <w:ins w:id="3178" w:author="st1" w:date="2021-05-07T15:07:00Z"/>
                <w:rFonts w:ascii="標楷體" w:eastAsia="標楷體" w:hAnsi="標楷體"/>
              </w:rPr>
            </w:pPr>
            <w:ins w:id="3179" w:author="st1" w:date="2021-05-07T15:08:00Z">
              <w:r w:rsidRPr="00F63C93">
                <w:rPr>
                  <w:rFonts w:ascii="標楷體" w:eastAsia="標楷體" w:hAnsi="標楷體" w:hint="eastAsia"/>
                </w:rPr>
                <w:t>用途</w:t>
              </w:r>
            </w:ins>
          </w:p>
        </w:tc>
        <w:tc>
          <w:tcPr>
            <w:tcW w:w="984" w:type="dxa"/>
            <w:tcBorders>
              <w:top w:val="single" w:sz="4" w:space="0" w:color="auto"/>
              <w:left w:val="single" w:sz="4" w:space="0" w:color="auto"/>
              <w:bottom w:val="single" w:sz="4" w:space="0" w:color="auto"/>
              <w:right w:val="single" w:sz="4" w:space="0" w:color="auto"/>
            </w:tcBorders>
          </w:tcPr>
          <w:p w14:paraId="707F74D4" w14:textId="77777777" w:rsidR="00F63C93" w:rsidRPr="00F63C93" w:rsidRDefault="00F63C93" w:rsidP="00F63C93">
            <w:pPr>
              <w:rPr>
                <w:ins w:id="3180" w:author="st1" w:date="2021-05-07T15:07:00Z"/>
                <w:rFonts w:ascii="標楷體" w:eastAsia="標楷體" w:hAnsi="標楷體"/>
              </w:rPr>
            </w:pPr>
            <w:ins w:id="3181" w:author="st1" w:date="2021-05-07T15:08:00Z">
              <w:r w:rsidRPr="00F63C93">
                <w:rPr>
                  <w:rFonts w:ascii="標楷體" w:eastAsia="標楷體" w:hAnsi="標楷體"/>
                </w:rPr>
                <w:t>2</w:t>
              </w:r>
            </w:ins>
          </w:p>
        </w:tc>
        <w:tc>
          <w:tcPr>
            <w:tcW w:w="1214" w:type="dxa"/>
            <w:tcBorders>
              <w:top w:val="single" w:sz="4" w:space="0" w:color="auto"/>
              <w:left w:val="single" w:sz="4" w:space="0" w:color="auto"/>
              <w:bottom w:val="single" w:sz="4" w:space="0" w:color="auto"/>
              <w:right w:val="single" w:sz="4" w:space="0" w:color="auto"/>
            </w:tcBorders>
          </w:tcPr>
          <w:p w14:paraId="64B1D25D" w14:textId="77777777" w:rsidR="00F63C93" w:rsidRPr="00F63C93" w:rsidRDefault="00F63C93" w:rsidP="00F63C93">
            <w:pPr>
              <w:rPr>
                <w:ins w:id="3182" w:author="st1" w:date="2021-05-07T15:07:00Z"/>
                <w:rFonts w:ascii="標楷體" w:eastAsia="標楷體" w:hAnsi="標楷體"/>
              </w:rPr>
            </w:pPr>
            <w:ins w:id="3183" w:author="st1" w:date="2021-05-07T15:08:00Z">
              <w:r w:rsidRPr="00F63C93">
                <w:rPr>
                  <w:rFonts w:ascii="標楷體" w:eastAsia="標楷體" w:hAnsi="標楷體"/>
                </w:rPr>
                <w:t>00</w:t>
              </w:r>
            </w:ins>
          </w:p>
        </w:tc>
        <w:tc>
          <w:tcPr>
            <w:tcW w:w="2515" w:type="dxa"/>
            <w:tcBorders>
              <w:top w:val="single" w:sz="4" w:space="0" w:color="auto"/>
              <w:left w:val="single" w:sz="4" w:space="0" w:color="auto"/>
              <w:bottom w:val="single" w:sz="4" w:space="0" w:color="auto"/>
              <w:right w:val="single" w:sz="4" w:space="0" w:color="auto"/>
            </w:tcBorders>
          </w:tcPr>
          <w:p w14:paraId="14E0229D" w14:textId="77777777" w:rsidR="00F63C93" w:rsidRPr="00F63C93" w:rsidRDefault="00F63C93" w:rsidP="00F63C93">
            <w:pPr>
              <w:rPr>
                <w:ins w:id="3184" w:author="st1" w:date="2021-05-07T15:15:00Z"/>
                <w:rFonts w:ascii="標楷體" w:eastAsia="標楷體" w:hAnsi="標楷體"/>
                <w:color w:val="000000"/>
              </w:rPr>
            </w:pPr>
            <w:ins w:id="3185" w:author="st1" w:date="2021-05-07T15:14:00Z">
              <w:r w:rsidRPr="00F63C93">
                <w:rPr>
                  <w:rFonts w:ascii="標楷體" w:eastAsia="標楷體" w:hAnsi="標楷體" w:hint="eastAsia"/>
                  <w:lang w:eastAsia="zh-HK"/>
                </w:rPr>
                <w:t>依據</w:t>
              </w:r>
              <w:r w:rsidRPr="00F63C93">
                <w:rPr>
                  <w:rFonts w:ascii="標楷體" w:eastAsia="標楷體" w:hAnsi="標楷體"/>
                </w:rPr>
                <w:t>C</w:t>
              </w:r>
              <w:r w:rsidRPr="00F63C93">
                <w:rPr>
                  <w:rFonts w:ascii="標楷體" w:eastAsia="標楷體" w:hAnsi="標楷體"/>
                  <w:lang w:eastAsia="zh-HK"/>
                </w:rPr>
                <w:t>dCode</w:t>
              </w:r>
              <w:r w:rsidRPr="00F63C93">
                <w:rPr>
                  <w:rFonts w:ascii="標楷體" w:eastAsia="標楷體" w:hAnsi="標楷體" w:hint="eastAsia"/>
                  <w:lang w:eastAsia="zh-HK"/>
                </w:rPr>
                <w:t>的</w:t>
              </w:r>
              <w:r w:rsidRPr="00F63C93">
                <w:rPr>
                  <w:rFonts w:ascii="標楷體" w:eastAsia="標楷體" w:hAnsi="標楷體"/>
                  <w:lang w:eastAsia="zh-HK"/>
                </w:rPr>
                <w:t>DefCode</w:t>
              </w:r>
              <w:r w:rsidRPr="00F63C93">
                <w:rPr>
                  <w:rFonts w:ascii="標楷體" w:eastAsia="標楷體" w:hAnsi="標楷體"/>
                </w:rPr>
                <w:t>=</w:t>
              </w:r>
            </w:ins>
            <w:ins w:id="3186" w:author="st1" w:date="2021-05-07T15:15:00Z">
              <w:r w:rsidRPr="00F63C93">
                <w:rPr>
                  <w:rFonts w:ascii="標楷體" w:eastAsia="標楷體" w:hAnsi="標楷體"/>
                  <w:color w:val="000000"/>
                </w:rPr>
                <w:t>UsageCodeX</w:t>
              </w:r>
            </w:ins>
          </w:p>
          <w:p w14:paraId="759C98EE" w14:textId="77777777" w:rsidR="00F63C93" w:rsidRPr="00F63C93" w:rsidRDefault="00F63C93" w:rsidP="00F63C93">
            <w:pPr>
              <w:rPr>
                <w:ins w:id="3187" w:author="st1" w:date="2021-05-07T15:15:00Z"/>
                <w:rFonts w:ascii="標楷體" w:eastAsia="標楷體" w:hAnsi="標楷體"/>
              </w:rPr>
            </w:pPr>
            <w:ins w:id="3188" w:author="黃梓峻" w:date="2021-06-28T11:45:00Z">
              <w:r w:rsidRPr="00F63C93">
                <w:rPr>
                  <w:rFonts w:ascii="標楷體" w:eastAsia="標楷體" w:hAnsi="標楷體" w:hint="eastAsia"/>
                </w:rPr>
                <w:t>限[啟用記號(Enable)]=[Y.啟用]</w:t>
              </w:r>
            </w:ins>
          </w:p>
          <w:p w14:paraId="13A3CFA2" w14:textId="77777777" w:rsidR="00F63C93" w:rsidRPr="00F63C93" w:rsidRDefault="00F63C93" w:rsidP="00F63C93">
            <w:pPr>
              <w:rPr>
                <w:ins w:id="3189" w:author="st1" w:date="2021-05-07T15:14:00Z"/>
                <w:rFonts w:ascii="標楷體" w:eastAsia="標楷體" w:hAnsi="標楷體"/>
              </w:rPr>
            </w:pPr>
            <w:ins w:id="3190" w:author="st1" w:date="2021-05-07T15:15:00Z">
              <w:r w:rsidRPr="00F63C93">
                <w:rPr>
                  <w:rFonts w:ascii="標楷體" w:eastAsia="標楷體" w:hAnsi="標楷體"/>
                </w:rPr>
                <w:t>00.全部(本交易增加)</w:t>
              </w:r>
            </w:ins>
          </w:p>
          <w:p w14:paraId="0E61465B" w14:textId="77777777" w:rsidR="00F63C93" w:rsidRPr="00F63C93" w:rsidRDefault="00F63C93" w:rsidP="00F63C93">
            <w:pPr>
              <w:rPr>
                <w:ins w:id="3191" w:author="st1" w:date="2021-05-07T15:14:00Z"/>
                <w:rFonts w:ascii="標楷體" w:eastAsia="標楷體" w:hAnsi="標楷體"/>
              </w:rPr>
            </w:pPr>
            <w:ins w:id="3192" w:author="st1" w:date="2021-05-07T15:14:00Z">
              <w:r w:rsidRPr="00F63C93">
                <w:rPr>
                  <w:rFonts w:ascii="標楷體" w:eastAsia="標楷體" w:hAnsi="標楷體"/>
                </w:rPr>
                <w:t>01.清償</w:t>
              </w:r>
            </w:ins>
          </w:p>
          <w:p w14:paraId="44D4D5FE" w14:textId="77777777" w:rsidR="00F63C93" w:rsidRPr="00F63C93" w:rsidRDefault="00F63C93" w:rsidP="00F63C93">
            <w:pPr>
              <w:rPr>
                <w:ins w:id="3193" w:author="st1" w:date="2021-05-07T15:14:00Z"/>
                <w:rFonts w:ascii="標楷體" w:eastAsia="標楷體" w:hAnsi="標楷體"/>
              </w:rPr>
            </w:pPr>
            <w:ins w:id="3194" w:author="st1" w:date="2021-05-07T15:14:00Z">
              <w:r w:rsidRPr="00F63C93">
                <w:rPr>
                  <w:rFonts w:ascii="標楷體" w:eastAsia="標楷體" w:hAnsi="標楷體"/>
                </w:rPr>
                <w:t>02.法拍</w:t>
              </w:r>
            </w:ins>
          </w:p>
          <w:p w14:paraId="34224F4F" w14:textId="77777777" w:rsidR="00F63C93" w:rsidRPr="00F63C93" w:rsidRDefault="00F63C93" w:rsidP="00F63C93">
            <w:pPr>
              <w:rPr>
                <w:ins w:id="3195" w:author="st1" w:date="2021-05-07T15:14:00Z"/>
                <w:rFonts w:ascii="標楷體" w:eastAsia="標楷體" w:hAnsi="標楷體"/>
              </w:rPr>
            </w:pPr>
            <w:ins w:id="3196" w:author="st1" w:date="2021-05-07T15:14:00Z">
              <w:r w:rsidRPr="00F63C93">
                <w:rPr>
                  <w:rFonts w:ascii="標楷體" w:eastAsia="標楷體" w:hAnsi="標楷體"/>
                </w:rPr>
                <w:t>03.增貸</w:t>
              </w:r>
            </w:ins>
          </w:p>
          <w:p w14:paraId="234961F8" w14:textId="77777777" w:rsidR="00F63C93" w:rsidRPr="00F63C93" w:rsidRDefault="00F63C93" w:rsidP="00F63C93">
            <w:pPr>
              <w:rPr>
                <w:ins w:id="3197" w:author="st1" w:date="2021-05-07T15:14:00Z"/>
                <w:rFonts w:ascii="標楷體" w:eastAsia="標楷體" w:hAnsi="標楷體"/>
              </w:rPr>
            </w:pPr>
            <w:ins w:id="3198" w:author="st1" w:date="2021-05-07T15:14:00Z">
              <w:r w:rsidRPr="00F63C93">
                <w:rPr>
                  <w:rFonts w:ascii="標楷體" w:eastAsia="標楷體" w:hAnsi="標楷體"/>
                </w:rPr>
                <w:t>04.展期</w:t>
              </w:r>
            </w:ins>
          </w:p>
          <w:p w14:paraId="51401985" w14:textId="77777777" w:rsidR="00F63C93" w:rsidRPr="00F63C93" w:rsidRDefault="00F63C93" w:rsidP="00F63C93">
            <w:pPr>
              <w:rPr>
                <w:ins w:id="3199" w:author="st1" w:date="2021-05-07T15:14:00Z"/>
                <w:rFonts w:ascii="標楷體" w:eastAsia="標楷體" w:hAnsi="標楷體"/>
              </w:rPr>
            </w:pPr>
            <w:ins w:id="3200" w:author="st1" w:date="2021-05-07T15:14:00Z">
              <w:r w:rsidRPr="00F63C93">
                <w:rPr>
                  <w:rFonts w:ascii="標楷體" w:eastAsia="標楷體" w:hAnsi="標楷體"/>
                </w:rPr>
                <w:t>05.撥款</w:t>
              </w:r>
            </w:ins>
          </w:p>
          <w:p w14:paraId="231FE686" w14:textId="77777777" w:rsidR="00F63C93" w:rsidRPr="00F63C93" w:rsidRDefault="00F63C93" w:rsidP="00F63C93">
            <w:pPr>
              <w:rPr>
                <w:ins w:id="3201" w:author="st1" w:date="2021-05-07T15:14:00Z"/>
                <w:rFonts w:ascii="標楷體" w:eastAsia="標楷體" w:hAnsi="標楷體"/>
              </w:rPr>
            </w:pPr>
            <w:ins w:id="3202" w:author="st1" w:date="2021-05-07T15:14:00Z">
              <w:r w:rsidRPr="00F63C93">
                <w:rPr>
                  <w:rFonts w:ascii="標楷體" w:eastAsia="標楷體" w:hAnsi="標楷體"/>
                </w:rPr>
                <w:lastRenderedPageBreak/>
                <w:t>06.查閱</w:t>
              </w:r>
            </w:ins>
          </w:p>
          <w:p w14:paraId="19DB690A" w14:textId="77777777" w:rsidR="00F63C93" w:rsidRPr="00F63C93" w:rsidRDefault="00F63C93" w:rsidP="00F63C93">
            <w:pPr>
              <w:rPr>
                <w:ins w:id="3203" w:author="st1" w:date="2021-05-07T15:14:00Z"/>
                <w:rFonts w:ascii="標楷體" w:eastAsia="標楷體" w:hAnsi="標楷體"/>
              </w:rPr>
            </w:pPr>
            <w:ins w:id="3204" w:author="st1" w:date="2021-05-07T15:14:00Z">
              <w:r w:rsidRPr="00F63C93">
                <w:rPr>
                  <w:rFonts w:ascii="標楷體" w:eastAsia="標楷體" w:hAnsi="標楷體"/>
                </w:rPr>
                <w:t>07.重估</w:t>
              </w:r>
            </w:ins>
          </w:p>
          <w:p w14:paraId="11596D9E" w14:textId="77777777" w:rsidR="00F63C93" w:rsidRPr="00F63C93" w:rsidRDefault="00F63C93" w:rsidP="00F63C93">
            <w:pPr>
              <w:rPr>
                <w:ins w:id="3205" w:author="st1" w:date="2021-05-07T15:07:00Z"/>
                <w:rFonts w:ascii="標楷體" w:eastAsia="標楷體" w:hAnsi="標楷體"/>
              </w:rPr>
            </w:pPr>
            <w:ins w:id="3206" w:author="st1" w:date="2021-05-07T15:14:00Z">
              <w:r w:rsidRPr="00F63C93">
                <w:rPr>
                  <w:rFonts w:ascii="標楷體" w:eastAsia="標楷體" w:hAnsi="標楷體"/>
                </w:rPr>
                <w:t>08.其他</w:t>
              </w:r>
            </w:ins>
          </w:p>
        </w:tc>
        <w:tc>
          <w:tcPr>
            <w:tcW w:w="667" w:type="dxa"/>
            <w:tcBorders>
              <w:top w:val="single" w:sz="4" w:space="0" w:color="auto"/>
              <w:left w:val="single" w:sz="4" w:space="0" w:color="auto"/>
              <w:bottom w:val="single" w:sz="4" w:space="0" w:color="auto"/>
              <w:right w:val="single" w:sz="4" w:space="0" w:color="auto"/>
            </w:tcBorders>
          </w:tcPr>
          <w:p w14:paraId="2ECEF6BB" w14:textId="77777777" w:rsidR="00F63C93" w:rsidRPr="00F63C93" w:rsidRDefault="00F63C93" w:rsidP="00F63C93">
            <w:pPr>
              <w:rPr>
                <w:ins w:id="3207" w:author="st1" w:date="2021-05-07T15:07:00Z"/>
                <w:rFonts w:ascii="標楷體" w:eastAsia="標楷體" w:hAnsi="標楷體"/>
              </w:rPr>
            </w:pPr>
            <w:ins w:id="3208" w:author="st1" w:date="2021-05-07T15:09:00Z">
              <w:r w:rsidRPr="00F63C93">
                <w:rPr>
                  <w:rFonts w:ascii="標楷體" w:eastAsia="標楷體" w:hAnsi="標楷體"/>
                </w:rPr>
                <w:lastRenderedPageBreak/>
                <w:t>V</w:t>
              </w:r>
            </w:ins>
          </w:p>
        </w:tc>
        <w:tc>
          <w:tcPr>
            <w:tcW w:w="681" w:type="dxa"/>
            <w:tcBorders>
              <w:top w:val="single" w:sz="4" w:space="0" w:color="auto"/>
              <w:left w:val="single" w:sz="4" w:space="0" w:color="auto"/>
              <w:bottom w:val="single" w:sz="4" w:space="0" w:color="auto"/>
              <w:right w:val="single" w:sz="4" w:space="0" w:color="auto"/>
            </w:tcBorders>
          </w:tcPr>
          <w:p w14:paraId="54DC1D7A" w14:textId="77777777" w:rsidR="00F63C93" w:rsidRPr="00F63C93" w:rsidRDefault="00F63C93" w:rsidP="00F63C93">
            <w:pPr>
              <w:jc w:val="center"/>
              <w:rPr>
                <w:ins w:id="3209" w:author="st1" w:date="2021-05-07T15:07:00Z"/>
                <w:rFonts w:ascii="標楷體" w:eastAsia="標楷體" w:hAnsi="標楷體"/>
              </w:rPr>
            </w:pPr>
            <w:ins w:id="3210" w:author="st1" w:date="2021-05-07T15:09:00Z">
              <w:r w:rsidRPr="00F63C93">
                <w:rPr>
                  <w:rFonts w:ascii="標楷體" w:eastAsia="標楷體" w:hAnsi="標楷體"/>
                </w:rPr>
                <w:t>W</w:t>
              </w:r>
            </w:ins>
          </w:p>
        </w:tc>
        <w:tc>
          <w:tcPr>
            <w:tcW w:w="2496" w:type="dxa"/>
            <w:tcBorders>
              <w:top w:val="single" w:sz="4" w:space="0" w:color="auto"/>
              <w:left w:val="single" w:sz="4" w:space="0" w:color="auto"/>
              <w:bottom w:val="single" w:sz="4" w:space="0" w:color="auto"/>
              <w:right w:val="single" w:sz="4" w:space="0" w:color="auto"/>
            </w:tcBorders>
          </w:tcPr>
          <w:p w14:paraId="1B63BE58" w14:textId="77777777" w:rsidR="00F63C93" w:rsidRPr="00F63C93" w:rsidRDefault="00F63C93" w:rsidP="00F63C93">
            <w:pPr>
              <w:rPr>
                <w:ins w:id="3211" w:author="黃梓峻" w:date="2021-06-28T11:46:00Z"/>
                <w:rFonts w:ascii="標楷體" w:eastAsia="標楷體" w:hAnsi="標楷體"/>
              </w:rPr>
            </w:pPr>
            <w:r w:rsidRPr="00F63C93">
              <w:rPr>
                <w:rFonts w:ascii="標楷體" w:eastAsia="標楷體" w:hAnsi="標楷體" w:hint="eastAsia"/>
              </w:rPr>
              <w:t>限輸入代碼</w:t>
            </w:r>
            <w:ins w:id="3212" w:author="黃梓峻" w:date="2021-06-28T11:46:00Z">
              <w:r w:rsidRPr="00F63C93">
                <w:rPr>
                  <w:rFonts w:ascii="標楷體" w:eastAsia="標楷體" w:hAnsi="標楷體" w:hint="eastAsia"/>
                </w:rPr>
                <w:t>，檢核條件：依選單/</w:t>
              </w:r>
              <w:r w:rsidRPr="00F63C93">
                <w:rPr>
                  <w:rFonts w:ascii="標楷體" w:eastAsia="標楷體" w:hAnsi="標楷體"/>
                </w:rPr>
                <w:t>V(H)</w:t>
              </w:r>
            </w:ins>
          </w:p>
          <w:p w14:paraId="5C89F475" w14:textId="77777777" w:rsidR="00F63C93" w:rsidRPr="00F63C93" w:rsidRDefault="00F63C93" w:rsidP="00F63C93">
            <w:pPr>
              <w:rPr>
                <w:ins w:id="3213" w:author="st1" w:date="2021-05-07T15:07:00Z"/>
                <w:rFonts w:ascii="標楷體" w:eastAsia="標楷體" w:hAnsi="標楷體"/>
              </w:rPr>
            </w:pPr>
          </w:p>
        </w:tc>
      </w:tr>
      <w:tr w:rsidR="00F63C93" w:rsidRPr="00F63C93" w14:paraId="75873C69" w14:textId="77777777" w:rsidTr="00067F94">
        <w:trPr>
          <w:trHeight w:val="244"/>
          <w:jc w:val="center"/>
          <w:ins w:id="3214" w:author="st1" w:date="2021-05-07T15:07:00Z"/>
        </w:trPr>
        <w:tc>
          <w:tcPr>
            <w:tcW w:w="543" w:type="dxa"/>
            <w:tcBorders>
              <w:top w:val="single" w:sz="4" w:space="0" w:color="auto"/>
              <w:left w:val="single" w:sz="4" w:space="0" w:color="auto"/>
              <w:bottom w:val="single" w:sz="4" w:space="0" w:color="auto"/>
              <w:right w:val="single" w:sz="4" w:space="0" w:color="auto"/>
            </w:tcBorders>
          </w:tcPr>
          <w:p w14:paraId="07F2CF50" w14:textId="77777777" w:rsidR="00F63C93" w:rsidRPr="00F63C93" w:rsidRDefault="00F63C93" w:rsidP="00F63C93">
            <w:pPr>
              <w:rPr>
                <w:ins w:id="3215" w:author="st1" w:date="2021-05-07T15:07:00Z"/>
                <w:rFonts w:ascii="標楷體" w:eastAsia="標楷體" w:hAnsi="標楷體"/>
              </w:rPr>
            </w:pPr>
            <w:ins w:id="3216" w:author="st1" w:date="2021-05-07T15:07:00Z">
              <w:r w:rsidRPr="00F63C93">
                <w:rPr>
                  <w:rFonts w:ascii="標楷體" w:eastAsia="標楷體" w:hAnsi="標楷體"/>
                </w:rPr>
                <w:t>4.</w:t>
              </w:r>
            </w:ins>
          </w:p>
        </w:tc>
        <w:tc>
          <w:tcPr>
            <w:tcW w:w="1320" w:type="dxa"/>
            <w:tcBorders>
              <w:top w:val="single" w:sz="4" w:space="0" w:color="auto"/>
              <w:left w:val="single" w:sz="4" w:space="0" w:color="auto"/>
              <w:bottom w:val="single" w:sz="4" w:space="0" w:color="auto"/>
              <w:right w:val="single" w:sz="4" w:space="0" w:color="auto"/>
            </w:tcBorders>
          </w:tcPr>
          <w:p w14:paraId="0907E8A3" w14:textId="77777777" w:rsidR="00F63C93" w:rsidRPr="00F63C93" w:rsidRDefault="00F63C93" w:rsidP="00F63C93">
            <w:pPr>
              <w:rPr>
                <w:ins w:id="3217" w:author="st1" w:date="2021-05-07T15:07:00Z"/>
                <w:rFonts w:ascii="標楷體" w:eastAsia="標楷體" w:hAnsi="標楷體"/>
              </w:rPr>
            </w:pPr>
            <w:ins w:id="3218" w:author="st1" w:date="2021-05-07T15:08:00Z">
              <w:r w:rsidRPr="00F63C93">
                <w:rPr>
                  <w:rFonts w:ascii="標楷體" w:eastAsia="標楷體" w:hAnsi="標楷體" w:hint="eastAsia"/>
                </w:rPr>
                <w:t>狀態</w:t>
              </w:r>
            </w:ins>
          </w:p>
        </w:tc>
        <w:tc>
          <w:tcPr>
            <w:tcW w:w="984" w:type="dxa"/>
            <w:tcBorders>
              <w:top w:val="single" w:sz="4" w:space="0" w:color="auto"/>
              <w:left w:val="single" w:sz="4" w:space="0" w:color="auto"/>
              <w:bottom w:val="single" w:sz="4" w:space="0" w:color="auto"/>
              <w:right w:val="single" w:sz="4" w:space="0" w:color="auto"/>
            </w:tcBorders>
          </w:tcPr>
          <w:p w14:paraId="0F746E04" w14:textId="77777777" w:rsidR="00F63C93" w:rsidRPr="00F63C93" w:rsidRDefault="00F63C93" w:rsidP="00F63C93">
            <w:pPr>
              <w:rPr>
                <w:ins w:id="3219" w:author="st1" w:date="2021-05-07T15:07:00Z"/>
                <w:rFonts w:ascii="標楷體" w:eastAsia="標楷體" w:hAnsi="標楷體"/>
              </w:rPr>
            </w:pPr>
            <w:ins w:id="3220" w:author="st1" w:date="2021-05-07T15:08:00Z">
              <w:r w:rsidRPr="00F63C93">
                <w:rPr>
                  <w:rFonts w:ascii="標楷體" w:eastAsia="標楷體" w:hAnsi="標楷體"/>
                </w:rPr>
                <w:t>2</w:t>
              </w:r>
            </w:ins>
          </w:p>
        </w:tc>
        <w:tc>
          <w:tcPr>
            <w:tcW w:w="1214" w:type="dxa"/>
            <w:tcBorders>
              <w:top w:val="single" w:sz="4" w:space="0" w:color="auto"/>
              <w:left w:val="single" w:sz="4" w:space="0" w:color="auto"/>
              <w:bottom w:val="single" w:sz="4" w:space="0" w:color="auto"/>
              <w:right w:val="single" w:sz="4" w:space="0" w:color="auto"/>
            </w:tcBorders>
          </w:tcPr>
          <w:p w14:paraId="00AD36CB" w14:textId="77777777" w:rsidR="00F63C93" w:rsidRPr="00F63C93" w:rsidRDefault="00F63C93" w:rsidP="00F63C93">
            <w:pPr>
              <w:rPr>
                <w:ins w:id="3221" w:author="st1" w:date="2021-05-07T15:07:00Z"/>
                <w:rFonts w:ascii="標楷體" w:eastAsia="標楷體" w:hAnsi="標楷體"/>
              </w:rPr>
            </w:pPr>
            <w:ins w:id="3222" w:author="st1" w:date="2021-05-07T15:08:00Z">
              <w:r w:rsidRPr="00F63C93">
                <w:rPr>
                  <w:rFonts w:ascii="標楷體" w:eastAsia="標楷體" w:hAnsi="標楷體"/>
                </w:rPr>
                <w:t>01</w:t>
              </w:r>
            </w:ins>
          </w:p>
        </w:tc>
        <w:tc>
          <w:tcPr>
            <w:tcW w:w="2515" w:type="dxa"/>
            <w:tcBorders>
              <w:top w:val="single" w:sz="4" w:space="0" w:color="auto"/>
              <w:left w:val="single" w:sz="4" w:space="0" w:color="auto"/>
              <w:bottom w:val="single" w:sz="4" w:space="0" w:color="auto"/>
              <w:right w:val="single" w:sz="4" w:space="0" w:color="auto"/>
            </w:tcBorders>
          </w:tcPr>
          <w:p w14:paraId="101BCB16" w14:textId="77777777" w:rsidR="00F63C93" w:rsidRPr="00F63C93" w:rsidRDefault="00F63C93" w:rsidP="00F63C93">
            <w:pPr>
              <w:rPr>
                <w:ins w:id="3223" w:author="黃梓峻" w:date="2021-06-28T11:46:00Z"/>
                <w:rFonts w:ascii="標楷體" w:eastAsia="標楷體" w:hAnsi="標楷體"/>
              </w:rPr>
            </w:pPr>
            <w:ins w:id="3224" w:author="黃梓峻" w:date="2021-06-28T11:46:00Z">
              <w:r w:rsidRPr="00F63C93">
                <w:rPr>
                  <w:rFonts w:ascii="標楷體" w:eastAsia="標楷體" w:hAnsi="標楷體" w:hint="eastAsia"/>
                </w:rPr>
                <w:t>僅此交易使用該代號對照，建立於交易內</w:t>
              </w:r>
            </w:ins>
          </w:p>
          <w:p w14:paraId="154ACD75" w14:textId="77777777" w:rsidR="00F63C93" w:rsidRPr="00F63C93" w:rsidRDefault="00F63C93" w:rsidP="00F63C93">
            <w:pPr>
              <w:rPr>
                <w:ins w:id="3225" w:author="st1" w:date="2021-05-07T15:16:00Z"/>
                <w:rFonts w:ascii="標楷體" w:eastAsia="標楷體" w:hAnsi="標楷體"/>
              </w:rPr>
            </w:pPr>
            <w:ins w:id="3226" w:author="st1" w:date="2021-05-07T15:16:00Z">
              <w:r w:rsidRPr="00F63C93">
                <w:rPr>
                  <w:rFonts w:ascii="標楷體" w:eastAsia="標楷體" w:hAnsi="標楷體"/>
                </w:rPr>
                <w:t>01.未還</w:t>
              </w:r>
            </w:ins>
          </w:p>
          <w:p w14:paraId="71B8C4E6" w14:textId="77777777" w:rsidR="00F63C93" w:rsidRPr="00F63C93" w:rsidRDefault="00F63C93" w:rsidP="00F63C93">
            <w:pPr>
              <w:rPr>
                <w:ins w:id="3227" w:author="st1" w:date="2021-05-07T15:16:00Z"/>
                <w:rFonts w:ascii="標楷體" w:eastAsia="標楷體" w:hAnsi="標楷體"/>
              </w:rPr>
            </w:pPr>
            <w:ins w:id="3228" w:author="st1" w:date="2021-05-07T15:16:00Z">
              <w:r w:rsidRPr="00F63C93">
                <w:rPr>
                  <w:rFonts w:ascii="標楷體" w:eastAsia="標楷體" w:hAnsi="標楷體"/>
                </w:rPr>
                <w:t>02.已還</w:t>
              </w:r>
            </w:ins>
          </w:p>
          <w:p w14:paraId="5866A75F" w14:textId="77777777" w:rsidR="00F63C93" w:rsidRPr="00F63C93" w:rsidRDefault="00F63C93" w:rsidP="00F63C93">
            <w:pPr>
              <w:rPr>
                <w:ins w:id="3229" w:author="st1" w:date="2021-05-07T15:07:00Z"/>
                <w:rFonts w:ascii="標楷體" w:eastAsia="標楷體" w:hAnsi="標楷體"/>
              </w:rPr>
            </w:pPr>
            <w:ins w:id="3230" w:author="st1" w:date="2021-05-07T15:16:00Z">
              <w:r w:rsidRPr="00F63C93">
                <w:rPr>
                  <w:rFonts w:ascii="標楷體" w:eastAsia="標楷體" w:hAnsi="標楷體"/>
                </w:rPr>
                <w:t>09.全部</w:t>
              </w:r>
            </w:ins>
          </w:p>
        </w:tc>
        <w:tc>
          <w:tcPr>
            <w:tcW w:w="667" w:type="dxa"/>
            <w:tcBorders>
              <w:top w:val="single" w:sz="4" w:space="0" w:color="auto"/>
              <w:left w:val="single" w:sz="4" w:space="0" w:color="auto"/>
              <w:bottom w:val="single" w:sz="4" w:space="0" w:color="auto"/>
              <w:right w:val="single" w:sz="4" w:space="0" w:color="auto"/>
            </w:tcBorders>
          </w:tcPr>
          <w:p w14:paraId="752FDAD3" w14:textId="77777777" w:rsidR="00F63C93" w:rsidRPr="00F63C93" w:rsidRDefault="00F63C93" w:rsidP="00F63C93">
            <w:pPr>
              <w:rPr>
                <w:ins w:id="3231" w:author="st1" w:date="2021-05-07T15:07:00Z"/>
                <w:rFonts w:ascii="標楷體" w:eastAsia="標楷體" w:hAnsi="標楷體"/>
              </w:rPr>
            </w:pPr>
            <w:ins w:id="3232" w:author="st1" w:date="2021-05-07T15:09:00Z">
              <w:r w:rsidRPr="00F63C93">
                <w:rPr>
                  <w:rFonts w:ascii="標楷體" w:eastAsia="標楷體" w:hAnsi="標楷體"/>
                </w:rPr>
                <w:t>V</w:t>
              </w:r>
            </w:ins>
          </w:p>
        </w:tc>
        <w:tc>
          <w:tcPr>
            <w:tcW w:w="681" w:type="dxa"/>
            <w:tcBorders>
              <w:top w:val="single" w:sz="4" w:space="0" w:color="auto"/>
              <w:left w:val="single" w:sz="4" w:space="0" w:color="auto"/>
              <w:bottom w:val="single" w:sz="4" w:space="0" w:color="auto"/>
              <w:right w:val="single" w:sz="4" w:space="0" w:color="auto"/>
            </w:tcBorders>
          </w:tcPr>
          <w:p w14:paraId="47EABF65" w14:textId="77777777" w:rsidR="00F63C93" w:rsidRPr="00F63C93" w:rsidRDefault="00F63C93" w:rsidP="00F63C93">
            <w:pPr>
              <w:jc w:val="center"/>
              <w:rPr>
                <w:ins w:id="3233" w:author="st1" w:date="2021-05-07T15:07:00Z"/>
                <w:rFonts w:ascii="標楷體" w:eastAsia="標楷體" w:hAnsi="標楷體"/>
              </w:rPr>
            </w:pPr>
            <w:ins w:id="3234" w:author="st1" w:date="2021-05-07T15:09:00Z">
              <w:r w:rsidRPr="00F63C93">
                <w:rPr>
                  <w:rFonts w:ascii="標楷體" w:eastAsia="標楷體" w:hAnsi="標楷體"/>
                </w:rPr>
                <w:t>W</w:t>
              </w:r>
            </w:ins>
          </w:p>
        </w:tc>
        <w:tc>
          <w:tcPr>
            <w:tcW w:w="2496" w:type="dxa"/>
            <w:tcBorders>
              <w:top w:val="single" w:sz="4" w:space="0" w:color="auto"/>
              <w:left w:val="single" w:sz="4" w:space="0" w:color="auto"/>
              <w:bottom w:val="single" w:sz="4" w:space="0" w:color="auto"/>
              <w:right w:val="single" w:sz="4" w:space="0" w:color="auto"/>
            </w:tcBorders>
          </w:tcPr>
          <w:p w14:paraId="13BD7184" w14:textId="77777777" w:rsidR="00F63C93" w:rsidRPr="00F63C93" w:rsidRDefault="00F63C93" w:rsidP="00F63C93">
            <w:pPr>
              <w:rPr>
                <w:ins w:id="3235" w:author="黃梓峻" w:date="2021-06-28T11:46:00Z"/>
                <w:rFonts w:ascii="標楷體" w:eastAsia="標楷體" w:hAnsi="標楷體"/>
              </w:rPr>
            </w:pPr>
            <w:r w:rsidRPr="00F63C93">
              <w:rPr>
                <w:rFonts w:ascii="標楷體" w:eastAsia="標楷體" w:hAnsi="標楷體" w:hint="eastAsia"/>
              </w:rPr>
              <w:t>限輸入代碼</w:t>
            </w:r>
            <w:ins w:id="3236" w:author="黃梓峻" w:date="2021-06-28T11:46:00Z">
              <w:r w:rsidRPr="00F63C93">
                <w:rPr>
                  <w:rFonts w:ascii="標楷體" w:eastAsia="標楷體" w:hAnsi="標楷體" w:hint="eastAsia"/>
                </w:rPr>
                <w:t>，檢核條件：依選單/</w:t>
              </w:r>
              <w:r w:rsidRPr="00F63C93">
                <w:rPr>
                  <w:rFonts w:ascii="標楷體" w:eastAsia="標楷體" w:hAnsi="標楷體"/>
                </w:rPr>
                <w:t>V(H)</w:t>
              </w:r>
            </w:ins>
          </w:p>
          <w:p w14:paraId="65B8970A" w14:textId="77777777" w:rsidR="00F63C93" w:rsidRPr="00F63C93" w:rsidRDefault="00F63C93" w:rsidP="00F63C93">
            <w:pPr>
              <w:rPr>
                <w:ins w:id="3237" w:author="st1" w:date="2021-05-07T15:07:00Z"/>
                <w:rFonts w:ascii="標楷體" w:eastAsia="標楷體" w:hAnsi="標楷體"/>
              </w:rPr>
            </w:pPr>
          </w:p>
        </w:tc>
      </w:tr>
    </w:tbl>
    <w:p w14:paraId="602589EB" w14:textId="77777777" w:rsidR="00F63C93" w:rsidRPr="00F63C93" w:rsidRDefault="00F63C93" w:rsidP="00F63C93">
      <w:pPr>
        <w:rPr>
          <w:rFonts w:ascii="標楷體" w:eastAsia="標楷體" w:hAnsi="標楷體"/>
        </w:rPr>
      </w:pPr>
    </w:p>
    <w:p w14:paraId="1B28ED4A" w14:textId="77777777" w:rsidR="00F63C93" w:rsidRPr="00F63C93" w:rsidRDefault="00F63C93" w:rsidP="00F63C93">
      <w:pPr>
        <w:numPr>
          <w:ilvl w:val="0"/>
          <w:numId w:val="126"/>
        </w:numPr>
        <w:tabs>
          <w:tab w:val="num" w:pos="360"/>
        </w:tabs>
        <w:snapToGrid w:val="0"/>
        <w:ind w:left="1418" w:firstLine="0"/>
        <w:rPr>
          <w:ins w:id="3238" w:author="st1" w:date="2021-05-07T15:25:00Z"/>
          <w:rFonts w:eastAsia="標楷體"/>
          <w:sz w:val="26"/>
        </w:rPr>
      </w:pPr>
      <w:r w:rsidRPr="00F63C93">
        <w:rPr>
          <w:rFonts w:eastAsia="標楷體" w:hint="eastAsia"/>
          <w:sz w:val="26"/>
        </w:rPr>
        <w:t>輸出</w:t>
      </w:r>
      <w:ins w:id="3239" w:author="st1" w:date="2021-05-07T15:25:00Z">
        <w:r w:rsidRPr="00F63C93">
          <w:rPr>
            <w:rFonts w:eastAsia="標楷體" w:hint="eastAsia"/>
            <w:sz w:val="26"/>
          </w:rPr>
          <w:t>畫面</w:t>
        </w:r>
      </w:ins>
    </w:p>
    <w:p w14:paraId="0C23FF76" w14:textId="77777777" w:rsidR="00F63C93" w:rsidRPr="00F63C93" w:rsidRDefault="00F63C93" w:rsidP="00F63C93">
      <w:pPr>
        <w:rPr>
          <w:ins w:id="3240" w:author="st1" w:date="2021-05-07T15:25:00Z"/>
          <w:rFonts w:ascii="標楷體" w:eastAsia="標楷體" w:hAnsi="標楷體"/>
          <w:lang w:eastAsia="x-none"/>
        </w:rPr>
      </w:pPr>
    </w:p>
    <w:p w14:paraId="5C0C0198" w14:textId="77777777" w:rsidR="00F63C93" w:rsidRPr="00F63C93" w:rsidRDefault="00F63C93" w:rsidP="00F63C93">
      <w:pPr>
        <w:rPr>
          <w:ins w:id="3241" w:author="st1" w:date="2021-05-07T15:25:00Z"/>
          <w:rFonts w:ascii="標楷體" w:eastAsia="標楷體" w:hAnsi="標楷體"/>
          <w:lang w:eastAsia="x-none"/>
        </w:rPr>
      </w:pPr>
      <w:ins w:id="3242" w:author="st1" w:date="2021-05-07T15:26:00Z">
        <w:r w:rsidRPr="00F63C93">
          <w:rPr>
            <w:rFonts w:ascii="標楷體" w:eastAsia="標楷體" w:hAnsi="標楷體"/>
            <w:noProof/>
          </w:rPr>
          <w:drawing>
            <wp:inline distT="0" distB="0" distL="0" distR="0" wp14:anchorId="5CCC71EC" wp14:editId="2A3B5848">
              <wp:extent cx="6479540" cy="3875405"/>
              <wp:effectExtent l="0" t="0" r="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3875405"/>
                      </a:xfrm>
                      <a:prstGeom prst="rect">
                        <a:avLst/>
                      </a:prstGeom>
                    </pic:spPr>
                  </pic:pic>
                </a:graphicData>
              </a:graphic>
            </wp:inline>
          </w:drawing>
        </w:r>
      </w:ins>
    </w:p>
    <w:p w14:paraId="53A6191B" w14:textId="77777777" w:rsidR="00F63C93" w:rsidRPr="00F63C93" w:rsidRDefault="00F63C93" w:rsidP="00F63C93">
      <w:pPr>
        <w:rPr>
          <w:ins w:id="3243" w:author="st1" w:date="2021-05-07T15:25:00Z"/>
          <w:rFonts w:ascii="標楷體" w:eastAsia="標楷體" w:hAnsi="標楷體"/>
          <w:lang w:eastAsia="x-none"/>
        </w:rPr>
      </w:pPr>
    </w:p>
    <w:p w14:paraId="261E0870" w14:textId="77777777" w:rsidR="00F63C93" w:rsidRPr="00F63C93" w:rsidRDefault="00F63C93" w:rsidP="00F63C93">
      <w:pPr>
        <w:numPr>
          <w:ilvl w:val="0"/>
          <w:numId w:val="126"/>
        </w:numPr>
        <w:tabs>
          <w:tab w:val="num" w:pos="360"/>
        </w:tabs>
        <w:snapToGrid w:val="0"/>
        <w:ind w:left="1418" w:firstLine="0"/>
        <w:rPr>
          <w:ins w:id="3244" w:author="st1" w:date="2021-05-07T15:25:00Z"/>
          <w:rFonts w:eastAsia="標楷體"/>
          <w:sz w:val="26"/>
        </w:rPr>
      </w:pPr>
      <w:ins w:id="3245" w:author="st1" w:date="2021-05-07T15:25:00Z">
        <w:r w:rsidRPr="00F63C93">
          <w:rPr>
            <w:rFonts w:eastAsia="標楷體" w:hint="eastAsia"/>
            <w:sz w:val="26"/>
          </w:rPr>
          <w:t>輸</w:t>
        </w:r>
        <w:r w:rsidRPr="00F63C93">
          <w:rPr>
            <w:rFonts w:eastAsia="標楷體" w:hint="eastAsia"/>
            <w:sz w:val="26"/>
            <w:lang w:eastAsia="zh-HK"/>
          </w:rPr>
          <w:t>出</w:t>
        </w:r>
        <w:r w:rsidRPr="00F63C93">
          <w:rPr>
            <w:rFonts w:eastAsia="標楷體" w:hint="eastAsia"/>
            <w:sz w:val="26"/>
          </w:rPr>
          <w:t>畫面資料說明</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1095"/>
        <w:gridCol w:w="1845"/>
        <w:gridCol w:w="3321"/>
        <w:gridCol w:w="3195"/>
      </w:tblGrid>
      <w:tr w:rsidR="00F63C93" w:rsidRPr="00F63C93" w14:paraId="378F7EE1" w14:textId="77777777" w:rsidTr="00067F94">
        <w:trPr>
          <w:tblHeader/>
          <w:ins w:id="3246" w:author="st1" w:date="2021-05-07T15:25:00Z"/>
        </w:trPr>
        <w:tc>
          <w:tcPr>
            <w:tcW w:w="757" w:type="dxa"/>
            <w:tcBorders>
              <w:top w:val="single" w:sz="4" w:space="0" w:color="auto"/>
              <w:left w:val="single" w:sz="4" w:space="0" w:color="auto"/>
              <w:bottom w:val="single" w:sz="4" w:space="0" w:color="auto"/>
              <w:right w:val="single" w:sz="4" w:space="0" w:color="auto"/>
            </w:tcBorders>
            <w:shd w:val="clear" w:color="auto" w:fill="D9D9D9"/>
            <w:hideMark/>
          </w:tcPr>
          <w:p w14:paraId="69366C2E" w14:textId="77777777" w:rsidR="00F63C93" w:rsidRPr="00F63C93" w:rsidRDefault="00F63C93" w:rsidP="00F63C93">
            <w:pPr>
              <w:jc w:val="center"/>
              <w:rPr>
                <w:ins w:id="3247" w:author="st1" w:date="2021-05-07T15:25:00Z"/>
                <w:rFonts w:ascii="標楷體" w:eastAsia="標楷體" w:hAnsi="標楷體"/>
                <w:lang w:eastAsia="zh-HK"/>
              </w:rPr>
            </w:pPr>
            <w:ins w:id="3248" w:author="st1" w:date="2021-05-07T15:25:00Z">
              <w:r w:rsidRPr="00F63C93">
                <w:rPr>
                  <w:rFonts w:ascii="標楷體" w:eastAsia="標楷體" w:hAnsi="標楷體" w:hint="eastAsia"/>
                  <w:lang w:eastAsia="zh-HK"/>
                </w:rPr>
                <w:t>序號</w:t>
              </w:r>
            </w:ins>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14:paraId="67E10317" w14:textId="77777777" w:rsidR="00F63C93" w:rsidRPr="00F63C93" w:rsidRDefault="00F63C93" w:rsidP="00F63C93">
            <w:pPr>
              <w:jc w:val="center"/>
              <w:rPr>
                <w:ins w:id="3249" w:author="st1" w:date="2021-05-07T15:25:00Z"/>
                <w:rFonts w:ascii="標楷體" w:eastAsia="標楷體" w:hAnsi="標楷體"/>
                <w:lang w:eastAsia="zh-HK"/>
              </w:rPr>
            </w:pPr>
            <w:ins w:id="3250" w:author="st1" w:date="2021-05-07T15:25:00Z">
              <w:r w:rsidRPr="00F63C93">
                <w:rPr>
                  <w:rFonts w:ascii="標楷體" w:eastAsia="標楷體" w:hAnsi="標楷體" w:hint="eastAsia"/>
                  <w:lang w:eastAsia="zh-HK"/>
                </w:rPr>
                <w:t>欄位型態</w:t>
              </w:r>
            </w:ins>
          </w:p>
        </w:tc>
        <w:tc>
          <w:tcPr>
            <w:tcW w:w="1939" w:type="dxa"/>
            <w:tcBorders>
              <w:top w:val="single" w:sz="4" w:space="0" w:color="auto"/>
              <w:left w:val="single" w:sz="4" w:space="0" w:color="auto"/>
              <w:bottom w:val="single" w:sz="4" w:space="0" w:color="auto"/>
              <w:right w:val="single" w:sz="4" w:space="0" w:color="auto"/>
            </w:tcBorders>
            <w:shd w:val="clear" w:color="auto" w:fill="D9D9D9"/>
            <w:hideMark/>
          </w:tcPr>
          <w:p w14:paraId="3E407627" w14:textId="77777777" w:rsidR="00F63C93" w:rsidRPr="00F63C93" w:rsidRDefault="00F63C93" w:rsidP="00F63C93">
            <w:pPr>
              <w:jc w:val="center"/>
              <w:rPr>
                <w:ins w:id="3251" w:author="st1" w:date="2021-05-07T15:25:00Z"/>
                <w:rFonts w:ascii="標楷體" w:eastAsia="標楷體" w:hAnsi="標楷體"/>
                <w:lang w:eastAsia="zh-HK"/>
              </w:rPr>
            </w:pPr>
            <w:ins w:id="3252" w:author="st1" w:date="2021-05-07T15:25:00Z">
              <w:r w:rsidRPr="00F63C93">
                <w:rPr>
                  <w:rFonts w:ascii="標楷體" w:eastAsia="標楷體" w:hAnsi="標楷體" w:hint="eastAsia"/>
                  <w:lang w:eastAsia="zh-HK"/>
                </w:rPr>
                <w:t>欄位名稱</w:t>
              </w:r>
            </w:ins>
          </w:p>
        </w:tc>
        <w:tc>
          <w:tcPr>
            <w:tcW w:w="3336" w:type="dxa"/>
            <w:tcBorders>
              <w:top w:val="single" w:sz="4" w:space="0" w:color="auto"/>
              <w:left w:val="single" w:sz="4" w:space="0" w:color="auto"/>
              <w:bottom w:val="single" w:sz="4" w:space="0" w:color="auto"/>
              <w:right w:val="single" w:sz="4" w:space="0" w:color="auto"/>
            </w:tcBorders>
            <w:shd w:val="clear" w:color="auto" w:fill="D9D9D9"/>
            <w:hideMark/>
          </w:tcPr>
          <w:p w14:paraId="4A01861E" w14:textId="77777777" w:rsidR="00F63C93" w:rsidRPr="00F63C93" w:rsidRDefault="00F63C93" w:rsidP="00F63C93">
            <w:pPr>
              <w:jc w:val="center"/>
              <w:rPr>
                <w:ins w:id="3253" w:author="st1" w:date="2021-05-07T15:25:00Z"/>
                <w:rFonts w:ascii="標楷體" w:eastAsia="標楷體" w:hAnsi="標楷體"/>
              </w:rPr>
            </w:pPr>
            <w:ins w:id="3254" w:author="st1" w:date="2021-05-07T15:25:00Z">
              <w:r w:rsidRPr="00F63C93">
                <w:rPr>
                  <w:rFonts w:ascii="標楷體" w:eastAsia="標楷體" w:hAnsi="標楷體" w:hint="eastAsia"/>
                  <w:lang w:eastAsia="zh-HK"/>
                </w:rPr>
                <w:t>資料來源</w:t>
              </w:r>
            </w:ins>
          </w:p>
        </w:tc>
        <w:tc>
          <w:tcPr>
            <w:tcW w:w="3250" w:type="dxa"/>
            <w:tcBorders>
              <w:top w:val="single" w:sz="4" w:space="0" w:color="auto"/>
              <w:left w:val="single" w:sz="4" w:space="0" w:color="auto"/>
              <w:bottom w:val="single" w:sz="4" w:space="0" w:color="auto"/>
              <w:right w:val="single" w:sz="4" w:space="0" w:color="auto"/>
            </w:tcBorders>
            <w:shd w:val="clear" w:color="auto" w:fill="D9D9D9"/>
            <w:hideMark/>
          </w:tcPr>
          <w:p w14:paraId="3782FF78" w14:textId="77777777" w:rsidR="00F63C93" w:rsidRPr="00F63C93" w:rsidRDefault="00F63C93" w:rsidP="00F63C93">
            <w:pPr>
              <w:jc w:val="center"/>
              <w:rPr>
                <w:ins w:id="3255" w:author="st1" w:date="2021-05-07T15:25:00Z"/>
                <w:rFonts w:ascii="標楷體" w:eastAsia="標楷體" w:hAnsi="標楷體"/>
                <w:lang w:eastAsia="zh-HK"/>
              </w:rPr>
            </w:pPr>
            <w:ins w:id="3256" w:author="st1" w:date="2021-05-07T15:25:00Z">
              <w:r w:rsidRPr="00F63C93">
                <w:rPr>
                  <w:rFonts w:ascii="標楷體" w:eastAsia="標楷體" w:hAnsi="標楷體" w:hint="eastAsia"/>
                  <w:lang w:eastAsia="zh-HK"/>
                </w:rPr>
                <w:t>輸出</w:t>
              </w:r>
              <w:r w:rsidRPr="00F63C93">
                <w:rPr>
                  <w:rFonts w:ascii="標楷體" w:eastAsia="標楷體" w:hAnsi="標楷體"/>
                </w:rPr>
                <w:t>/</w:t>
              </w:r>
              <w:r w:rsidRPr="00F63C93">
                <w:rPr>
                  <w:rFonts w:ascii="標楷體" w:eastAsia="標楷體" w:hAnsi="標楷體" w:hint="eastAsia"/>
                  <w:lang w:eastAsia="zh-HK"/>
                </w:rPr>
                <w:t>功能說明</w:t>
              </w:r>
            </w:ins>
          </w:p>
        </w:tc>
      </w:tr>
      <w:tr w:rsidR="00F63C93" w:rsidRPr="00F63C93" w14:paraId="65E05C26" w14:textId="77777777" w:rsidTr="00067F94">
        <w:trPr>
          <w:ins w:id="3257" w:author="st1" w:date="2021-05-07T15:25:00Z"/>
        </w:trPr>
        <w:tc>
          <w:tcPr>
            <w:tcW w:w="757" w:type="dxa"/>
            <w:tcBorders>
              <w:top w:val="single" w:sz="4" w:space="0" w:color="auto"/>
              <w:left w:val="single" w:sz="4" w:space="0" w:color="auto"/>
              <w:bottom w:val="single" w:sz="4" w:space="0" w:color="auto"/>
              <w:right w:val="single" w:sz="4" w:space="0" w:color="auto"/>
            </w:tcBorders>
            <w:hideMark/>
          </w:tcPr>
          <w:p w14:paraId="170340E0" w14:textId="77777777" w:rsidR="00F63C93" w:rsidRPr="00F63C93" w:rsidRDefault="00F63C93" w:rsidP="00F63C93">
            <w:pPr>
              <w:jc w:val="center"/>
              <w:rPr>
                <w:ins w:id="3258" w:author="st1" w:date="2021-05-07T15:25:00Z"/>
                <w:rFonts w:ascii="標楷體" w:eastAsia="標楷體" w:hAnsi="標楷體"/>
                <w:lang w:eastAsia="zh-HK"/>
              </w:rPr>
            </w:pPr>
            <w:ins w:id="3259" w:author="st1" w:date="2021-05-07T15:25:00Z">
              <w:r w:rsidRPr="00F63C93">
                <w:rPr>
                  <w:rFonts w:ascii="標楷體" w:eastAsia="標楷體" w:hAnsi="標楷體"/>
                </w:rPr>
                <w:t>1</w:t>
              </w:r>
            </w:ins>
          </w:p>
        </w:tc>
        <w:tc>
          <w:tcPr>
            <w:tcW w:w="1138" w:type="dxa"/>
            <w:tcBorders>
              <w:top w:val="single" w:sz="4" w:space="0" w:color="auto"/>
              <w:left w:val="single" w:sz="4" w:space="0" w:color="auto"/>
              <w:bottom w:val="single" w:sz="4" w:space="0" w:color="auto"/>
              <w:right w:val="single" w:sz="4" w:space="0" w:color="auto"/>
            </w:tcBorders>
          </w:tcPr>
          <w:p w14:paraId="72DCA19F" w14:textId="77777777" w:rsidR="00F63C93" w:rsidRPr="00F63C93" w:rsidRDefault="00F63C93" w:rsidP="00F63C93">
            <w:pPr>
              <w:jc w:val="center"/>
              <w:rPr>
                <w:ins w:id="3260" w:author="st1" w:date="2021-05-07T15:25:00Z"/>
                <w:rFonts w:ascii="標楷體" w:eastAsia="標楷體" w:hAnsi="標楷體"/>
                <w:lang w:eastAsia="zh-HK"/>
              </w:rPr>
            </w:pPr>
            <w:ins w:id="3261" w:author="st1" w:date="2021-05-07T15:25:00Z">
              <w:r w:rsidRPr="00F63C93">
                <w:rPr>
                  <w:rFonts w:ascii="標楷體" w:eastAsia="標楷體" w:hAnsi="標楷體" w:hint="eastAsia"/>
                  <w:lang w:eastAsia="zh-HK"/>
                </w:rPr>
                <w:t>按鈕</w:t>
              </w:r>
            </w:ins>
          </w:p>
        </w:tc>
        <w:tc>
          <w:tcPr>
            <w:tcW w:w="1939" w:type="dxa"/>
            <w:tcBorders>
              <w:top w:val="single" w:sz="4" w:space="0" w:color="auto"/>
              <w:left w:val="single" w:sz="4" w:space="0" w:color="auto"/>
              <w:bottom w:val="single" w:sz="4" w:space="0" w:color="auto"/>
              <w:right w:val="single" w:sz="4" w:space="0" w:color="auto"/>
            </w:tcBorders>
          </w:tcPr>
          <w:p w14:paraId="15313F35" w14:textId="77777777" w:rsidR="00F63C93" w:rsidRPr="00F63C93" w:rsidRDefault="00F63C93" w:rsidP="00F63C93">
            <w:pPr>
              <w:rPr>
                <w:ins w:id="3262" w:author="st1" w:date="2021-05-07T15:25:00Z"/>
                <w:rFonts w:ascii="標楷體" w:eastAsia="標楷體" w:hAnsi="標楷體"/>
                <w:lang w:eastAsia="zh-HK"/>
              </w:rPr>
            </w:pPr>
            <w:ins w:id="3263" w:author="st1" w:date="2021-05-07T15:26:00Z">
              <w:r w:rsidRPr="00F63C93">
                <w:rPr>
                  <w:rFonts w:ascii="標楷體" w:eastAsia="標楷體" w:hAnsi="標楷體" w:hint="eastAsia"/>
                  <w:lang w:eastAsia="zh-HK"/>
                </w:rPr>
                <w:t>歸還</w:t>
              </w:r>
            </w:ins>
          </w:p>
        </w:tc>
        <w:tc>
          <w:tcPr>
            <w:tcW w:w="3336" w:type="dxa"/>
            <w:tcBorders>
              <w:top w:val="single" w:sz="4" w:space="0" w:color="auto"/>
              <w:left w:val="single" w:sz="4" w:space="0" w:color="auto"/>
              <w:bottom w:val="single" w:sz="4" w:space="0" w:color="auto"/>
              <w:right w:val="single" w:sz="4" w:space="0" w:color="auto"/>
            </w:tcBorders>
          </w:tcPr>
          <w:p w14:paraId="1D52A434" w14:textId="77777777" w:rsidR="00F63C93" w:rsidRPr="00F63C93" w:rsidRDefault="00F63C93" w:rsidP="00F63C93">
            <w:pPr>
              <w:rPr>
                <w:ins w:id="3264" w:author="st1" w:date="2021-05-07T15:25:00Z"/>
                <w:rFonts w:ascii="標楷體" w:eastAsia="標楷體" w:hAnsi="標楷體"/>
                <w:lang w:eastAsia="zh-HK"/>
              </w:rPr>
            </w:pPr>
            <w:ins w:id="3265" w:author="st1" w:date="2021-05-07T15:29:00Z">
              <w:r w:rsidRPr="00F63C93">
                <w:rPr>
                  <w:rFonts w:ascii="標楷體" w:eastAsia="標楷體" w:hAnsi="標楷體"/>
                  <w:color w:val="000000"/>
                </w:rPr>
                <w:t>InnDocRecord.ApplCode</w:t>
              </w:r>
            </w:ins>
          </w:p>
        </w:tc>
        <w:tc>
          <w:tcPr>
            <w:tcW w:w="3250" w:type="dxa"/>
            <w:tcBorders>
              <w:top w:val="single" w:sz="4" w:space="0" w:color="auto"/>
              <w:left w:val="single" w:sz="4" w:space="0" w:color="auto"/>
              <w:bottom w:val="single" w:sz="4" w:space="0" w:color="auto"/>
              <w:right w:val="single" w:sz="4" w:space="0" w:color="auto"/>
            </w:tcBorders>
          </w:tcPr>
          <w:p w14:paraId="06723177" w14:textId="77777777" w:rsidR="00F63C93" w:rsidRPr="00F63C93" w:rsidRDefault="00F63C93" w:rsidP="00F63C93">
            <w:pPr>
              <w:rPr>
                <w:ins w:id="3266" w:author="st1" w:date="2021-05-07T15:25:00Z"/>
                <w:rFonts w:ascii="標楷體" w:eastAsia="標楷體" w:hAnsi="標楷體"/>
                <w:lang w:eastAsia="zh-HK"/>
              </w:rPr>
            </w:pPr>
            <w:ins w:id="3267" w:author="st1" w:date="2021-05-07T15:25:00Z">
              <w:r w:rsidRPr="00F63C93">
                <w:rPr>
                  <w:rFonts w:ascii="標楷體" w:eastAsia="標楷體" w:hAnsi="標楷體" w:hint="eastAsia"/>
                  <w:color w:val="000000"/>
                  <w:rPrChange w:id="3268" w:author="黃梓峻" w:date="2021-06-28T11:50:00Z">
                    <w:rPr>
                      <w:rFonts w:eastAsia="標楷體" w:hint="eastAsia"/>
                      <w:color w:val="000000"/>
                    </w:rPr>
                  </w:rPrChange>
                </w:rPr>
                <w:t>連結至【</w:t>
              </w:r>
              <w:r w:rsidRPr="00F63C93">
                <w:rPr>
                  <w:rFonts w:ascii="標楷體" w:eastAsia="標楷體" w:hAnsi="標楷體"/>
                  <w:color w:val="000000"/>
                  <w:rPrChange w:id="3269" w:author="黃梓峻" w:date="2021-06-28T11:50:00Z">
                    <w:rPr>
                      <w:rFonts w:eastAsia="標楷體"/>
                      <w:color w:val="000000"/>
                    </w:rPr>
                  </w:rPrChange>
                </w:rPr>
                <w:t>L510</w:t>
              </w:r>
            </w:ins>
            <w:ins w:id="3270" w:author="st1" w:date="2021-05-07T15:26:00Z">
              <w:r w:rsidRPr="00F63C93">
                <w:rPr>
                  <w:rFonts w:ascii="標楷體" w:eastAsia="標楷體" w:hAnsi="標楷體"/>
                  <w:color w:val="000000"/>
                  <w:rPrChange w:id="3271" w:author="黃梓峻" w:date="2021-06-28T11:50:00Z">
                    <w:rPr>
                      <w:rFonts w:eastAsia="標楷體"/>
                      <w:color w:val="000000"/>
                    </w:rPr>
                  </w:rPrChange>
                </w:rPr>
                <w:t>3</w:t>
              </w:r>
            </w:ins>
            <w:r w:rsidRPr="00F63C93">
              <w:rPr>
                <w:rFonts w:ascii="標楷體" w:eastAsia="標楷體" w:hAnsi="標楷體" w:hint="eastAsia"/>
                <w:lang w:eastAsia="x-none"/>
              </w:rPr>
              <w:t>檔案借閱維護</w:t>
            </w:r>
            <w:ins w:id="3272" w:author="st1" w:date="2021-05-07T15:25:00Z">
              <w:r w:rsidRPr="00F63C93">
                <w:rPr>
                  <w:rFonts w:ascii="標楷體" w:eastAsia="標楷體" w:hAnsi="標楷體" w:hint="eastAsia"/>
                  <w:color w:val="000000"/>
                  <w:rPrChange w:id="3273" w:author="黃梓峻" w:date="2021-06-28T11:50:00Z">
                    <w:rPr>
                      <w:rFonts w:eastAsia="標楷體" w:hint="eastAsia"/>
                      <w:color w:val="000000"/>
                    </w:rPr>
                  </w:rPrChange>
                </w:rPr>
                <w:t>】，</w:t>
              </w:r>
              <w:r w:rsidRPr="00F63C93">
                <w:rPr>
                  <w:rFonts w:ascii="標楷體" w:eastAsia="標楷體" w:hAnsi="標楷體" w:hint="eastAsia"/>
                  <w:lang w:eastAsia="zh-HK"/>
                </w:rPr>
                <w:t>供</w:t>
              </w:r>
            </w:ins>
            <w:r w:rsidRPr="00F63C93">
              <w:rPr>
                <w:rFonts w:ascii="標楷體" w:eastAsia="標楷體" w:hAnsi="標楷體" w:hint="eastAsia"/>
                <w:lang w:eastAsia="zh-HK"/>
              </w:rPr>
              <w:t>註記</w:t>
            </w:r>
            <w:r w:rsidRPr="00F63C93">
              <w:rPr>
                <w:rFonts w:ascii="標楷體" w:eastAsia="標楷體" w:hAnsi="標楷體" w:hint="eastAsia"/>
              </w:rPr>
              <w:t>[歸還日期]、[歸還人]</w:t>
            </w:r>
          </w:p>
        </w:tc>
      </w:tr>
      <w:tr w:rsidR="00F63C93" w:rsidRPr="00F63C93" w14:paraId="71F2BE4C" w14:textId="77777777" w:rsidTr="00067F94">
        <w:trPr>
          <w:ins w:id="3274" w:author="st1" w:date="2021-05-07T15:25:00Z"/>
        </w:trPr>
        <w:tc>
          <w:tcPr>
            <w:tcW w:w="757" w:type="dxa"/>
            <w:tcBorders>
              <w:top w:val="single" w:sz="4" w:space="0" w:color="auto"/>
              <w:left w:val="single" w:sz="4" w:space="0" w:color="auto"/>
              <w:bottom w:val="single" w:sz="4" w:space="0" w:color="auto"/>
              <w:right w:val="single" w:sz="4" w:space="0" w:color="auto"/>
            </w:tcBorders>
          </w:tcPr>
          <w:p w14:paraId="6B3C074D" w14:textId="77777777" w:rsidR="00F63C93" w:rsidRPr="00F63C93" w:rsidRDefault="00F63C93" w:rsidP="00F63C93">
            <w:pPr>
              <w:jc w:val="center"/>
              <w:rPr>
                <w:ins w:id="3275" w:author="st1" w:date="2021-05-07T15:25:00Z"/>
                <w:rFonts w:ascii="標楷體" w:eastAsia="標楷體" w:hAnsi="標楷體"/>
              </w:rPr>
            </w:pPr>
            <w:ins w:id="3276" w:author="st1" w:date="2021-05-07T15:25:00Z">
              <w:r w:rsidRPr="00F63C93">
                <w:rPr>
                  <w:rFonts w:ascii="標楷體" w:eastAsia="標楷體" w:hAnsi="標楷體"/>
                </w:rPr>
                <w:t>2</w:t>
              </w:r>
            </w:ins>
          </w:p>
        </w:tc>
        <w:tc>
          <w:tcPr>
            <w:tcW w:w="1138" w:type="dxa"/>
            <w:tcBorders>
              <w:top w:val="single" w:sz="4" w:space="0" w:color="auto"/>
              <w:left w:val="single" w:sz="4" w:space="0" w:color="auto"/>
              <w:bottom w:val="single" w:sz="4" w:space="0" w:color="auto"/>
              <w:right w:val="single" w:sz="4" w:space="0" w:color="auto"/>
            </w:tcBorders>
          </w:tcPr>
          <w:p w14:paraId="78F10B95" w14:textId="77777777" w:rsidR="00F63C93" w:rsidRPr="00F63C93" w:rsidRDefault="00F63C93" w:rsidP="00F63C93">
            <w:pPr>
              <w:jc w:val="center"/>
              <w:rPr>
                <w:ins w:id="3277" w:author="st1" w:date="2021-05-07T15:25:00Z"/>
                <w:rFonts w:ascii="標楷體" w:eastAsia="標楷體" w:hAnsi="標楷體"/>
                <w:lang w:eastAsia="zh-HK"/>
              </w:rPr>
            </w:pPr>
            <w:ins w:id="3278"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525641A6" w14:textId="77777777" w:rsidR="00F63C93" w:rsidRPr="00F63C93" w:rsidRDefault="00F63C93" w:rsidP="00F63C93">
            <w:pPr>
              <w:rPr>
                <w:ins w:id="3279" w:author="st1" w:date="2021-05-07T15:25:00Z"/>
                <w:rFonts w:ascii="標楷體" w:eastAsia="標楷體" w:hAnsi="標楷體"/>
                <w:lang w:eastAsia="zh-HK"/>
              </w:rPr>
            </w:pPr>
            <w:ins w:id="3280" w:author="st1" w:date="2021-05-07T15:27:00Z">
              <w:r w:rsidRPr="00F63C93">
                <w:rPr>
                  <w:rFonts w:ascii="標楷體" w:eastAsia="標楷體" w:hAnsi="標楷體" w:hint="eastAsia"/>
                  <w:lang w:eastAsia="zh-HK"/>
                </w:rPr>
                <w:t>戶號</w:t>
              </w:r>
            </w:ins>
          </w:p>
        </w:tc>
        <w:tc>
          <w:tcPr>
            <w:tcW w:w="3336" w:type="dxa"/>
            <w:tcBorders>
              <w:top w:val="single" w:sz="4" w:space="0" w:color="auto"/>
              <w:left w:val="single" w:sz="4" w:space="0" w:color="auto"/>
              <w:bottom w:val="single" w:sz="4" w:space="0" w:color="auto"/>
              <w:right w:val="single" w:sz="4" w:space="0" w:color="auto"/>
            </w:tcBorders>
          </w:tcPr>
          <w:p w14:paraId="52215425" w14:textId="77777777" w:rsidR="00F63C93" w:rsidRPr="00F63C93" w:rsidRDefault="00F63C93" w:rsidP="00F63C93">
            <w:pPr>
              <w:rPr>
                <w:ins w:id="3281" w:author="st1" w:date="2021-05-07T15:25:00Z"/>
                <w:rFonts w:ascii="標楷體" w:eastAsia="標楷體" w:hAnsi="標楷體"/>
              </w:rPr>
            </w:pPr>
            <w:ins w:id="3282" w:author="st1" w:date="2021-05-07T15:29:00Z">
              <w:r w:rsidRPr="00F63C93">
                <w:rPr>
                  <w:rFonts w:ascii="標楷體" w:eastAsia="標楷體" w:hAnsi="標楷體"/>
                  <w:color w:val="000000"/>
                </w:rPr>
                <w:t>InnDocRecord.CustNo</w:t>
              </w:r>
            </w:ins>
          </w:p>
        </w:tc>
        <w:tc>
          <w:tcPr>
            <w:tcW w:w="3250" w:type="dxa"/>
            <w:tcBorders>
              <w:top w:val="single" w:sz="4" w:space="0" w:color="auto"/>
              <w:left w:val="single" w:sz="4" w:space="0" w:color="auto"/>
              <w:bottom w:val="single" w:sz="4" w:space="0" w:color="auto"/>
              <w:right w:val="single" w:sz="4" w:space="0" w:color="auto"/>
            </w:tcBorders>
          </w:tcPr>
          <w:p w14:paraId="63A5FD49" w14:textId="77777777" w:rsidR="00F63C93" w:rsidRPr="00F63C93" w:rsidRDefault="00F63C93" w:rsidP="00F63C93">
            <w:pPr>
              <w:rPr>
                <w:ins w:id="3283" w:author="st1" w:date="2021-05-07T15:25:00Z"/>
                <w:rFonts w:ascii="標楷體" w:eastAsia="標楷體" w:hAnsi="標楷體"/>
                <w:lang w:eastAsia="zh-HK"/>
              </w:rPr>
            </w:pPr>
          </w:p>
        </w:tc>
      </w:tr>
      <w:tr w:rsidR="00F63C93" w:rsidRPr="00F63C93" w14:paraId="0B6FB691" w14:textId="77777777" w:rsidTr="00067F94">
        <w:trPr>
          <w:ins w:id="3284" w:author="st1" w:date="2021-05-07T15:25:00Z"/>
        </w:trPr>
        <w:tc>
          <w:tcPr>
            <w:tcW w:w="757" w:type="dxa"/>
            <w:tcBorders>
              <w:top w:val="single" w:sz="4" w:space="0" w:color="auto"/>
              <w:left w:val="single" w:sz="4" w:space="0" w:color="auto"/>
              <w:bottom w:val="single" w:sz="4" w:space="0" w:color="auto"/>
              <w:right w:val="single" w:sz="4" w:space="0" w:color="auto"/>
            </w:tcBorders>
          </w:tcPr>
          <w:p w14:paraId="087B4F37" w14:textId="77777777" w:rsidR="00F63C93" w:rsidRPr="00F63C93" w:rsidRDefault="00F63C93" w:rsidP="00F63C93">
            <w:pPr>
              <w:jc w:val="center"/>
              <w:rPr>
                <w:ins w:id="3285" w:author="st1" w:date="2021-05-07T15:25:00Z"/>
                <w:rFonts w:ascii="標楷體" w:eastAsia="標楷體" w:hAnsi="標楷體"/>
              </w:rPr>
            </w:pPr>
            <w:ins w:id="3286" w:author="st1" w:date="2021-05-07T15:25:00Z">
              <w:r w:rsidRPr="00F63C93">
                <w:rPr>
                  <w:rFonts w:ascii="標楷體" w:eastAsia="標楷體" w:hAnsi="標楷體"/>
                </w:rPr>
                <w:t>3</w:t>
              </w:r>
            </w:ins>
          </w:p>
        </w:tc>
        <w:tc>
          <w:tcPr>
            <w:tcW w:w="1138" w:type="dxa"/>
            <w:tcBorders>
              <w:top w:val="single" w:sz="4" w:space="0" w:color="auto"/>
              <w:left w:val="single" w:sz="4" w:space="0" w:color="auto"/>
              <w:bottom w:val="single" w:sz="4" w:space="0" w:color="auto"/>
              <w:right w:val="single" w:sz="4" w:space="0" w:color="auto"/>
            </w:tcBorders>
          </w:tcPr>
          <w:p w14:paraId="7D9AB024" w14:textId="77777777" w:rsidR="00F63C93" w:rsidRPr="00F63C93" w:rsidRDefault="00F63C93" w:rsidP="00F63C93">
            <w:pPr>
              <w:jc w:val="center"/>
              <w:rPr>
                <w:ins w:id="3287" w:author="st1" w:date="2021-05-07T15:25:00Z"/>
                <w:rFonts w:ascii="標楷體" w:eastAsia="標楷體" w:hAnsi="標楷體"/>
                <w:lang w:eastAsia="zh-HK"/>
              </w:rPr>
            </w:pPr>
            <w:ins w:id="3288"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32645A01" w14:textId="77777777" w:rsidR="00F63C93" w:rsidRPr="00F63C93" w:rsidRDefault="00F63C93" w:rsidP="00F63C93">
            <w:pPr>
              <w:rPr>
                <w:ins w:id="3289" w:author="st1" w:date="2021-05-07T15:25:00Z"/>
                <w:rFonts w:ascii="標楷體" w:eastAsia="標楷體" w:hAnsi="標楷體"/>
                <w:lang w:eastAsia="zh-HK"/>
              </w:rPr>
            </w:pPr>
            <w:ins w:id="3290" w:author="st1" w:date="2021-05-07T15:27:00Z">
              <w:r w:rsidRPr="00F63C93">
                <w:rPr>
                  <w:rFonts w:ascii="標楷體" w:eastAsia="標楷體" w:hAnsi="標楷體" w:hint="eastAsia"/>
                  <w:lang w:eastAsia="zh-HK"/>
                </w:rPr>
                <w:t>額度</w:t>
              </w:r>
            </w:ins>
          </w:p>
        </w:tc>
        <w:tc>
          <w:tcPr>
            <w:tcW w:w="3336" w:type="dxa"/>
            <w:tcBorders>
              <w:top w:val="single" w:sz="4" w:space="0" w:color="auto"/>
              <w:left w:val="single" w:sz="4" w:space="0" w:color="auto"/>
              <w:bottom w:val="single" w:sz="4" w:space="0" w:color="auto"/>
              <w:right w:val="single" w:sz="4" w:space="0" w:color="auto"/>
            </w:tcBorders>
          </w:tcPr>
          <w:p w14:paraId="4EDD94D4" w14:textId="77777777" w:rsidR="00F63C93" w:rsidRPr="00F63C93" w:rsidRDefault="00F63C93" w:rsidP="00F63C93">
            <w:pPr>
              <w:rPr>
                <w:ins w:id="3291" w:author="st1" w:date="2021-05-07T15:25:00Z"/>
                <w:rFonts w:ascii="標楷體" w:eastAsia="標楷體" w:hAnsi="標楷體"/>
              </w:rPr>
            </w:pPr>
            <w:ins w:id="3292" w:author="st1" w:date="2021-05-07T15:29:00Z">
              <w:r w:rsidRPr="00F63C93">
                <w:rPr>
                  <w:rFonts w:ascii="標楷體" w:eastAsia="標楷體" w:hAnsi="標楷體"/>
                  <w:color w:val="000000"/>
                </w:rPr>
                <w:t>InnDocRecord.FacmNo</w:t>
              </w:r>
            </w:ins>
          </w:p>
        </w:tc>
        <w:tc>
          <w:tcPr>
            <w:tcW w:w="3250" w:type="dxa"/>
            <w:tcBorders>
              <w:top w:val="single" w:sz="4" w:space="0" w:color="auto"/>
              <w:left w:val="single" w:sz="4" w:space="0" w:color="auto"/>
              <w:bottom w:val="single" w:sz="4" w:space="0" w:color="auto"/>
              <w:right w:val="single" w:sz="4" w:space="0" w:color="auto"/>
            </w:tcBorders>
          </w:tcPr>
          <w:p w14:paraId="25A37943" w14:textId="77777777" w:rsidR="00F63C93" w:rsidRPr="00F63C93" w:rsidRDefault="00F63C93" w:rsidP="00F63C93">
            <w:pPr>
              <w:rPr>
                <w:ins w:id="3293" w:author="st1" w:date="2021-05-07T15:25:00Z"/>
                <w:rFonts w:ascii="標楷體" w:eastAsia="標楷體" w:hAnsi="標楷體"/>
                <w:color w:val="000000"/>
                <w:rPrChange w:id="3294" w:author="黃梓峻" w:date="2021-06-28T11:50:00Z">
                  <w:rPr>
                    <w:ins w:id="3295" w:author="st1" w:date="2021-05-07T15:25:00Z"/>
                    <w:rFonts w:eastAsia="標楷體"/>
                    <w:color w:val="000000"/>
                  </w:rPr>
                </w:rPrChange>
              </w:rPr>
            </w:pPr>
          </w:p>
        </w:tc>
      </w:tr>
      <w:tr w:rsidR="00F63C93" w:rsidRPr="00F63C93" w14:paraId="07A7D662" w14:textId="77777777" w:rsidTr="00067F94">
        <w:trPr>
          <w:ins w:id="3296" w:author="st1" w:date="2021-05-07T15:26:00Z"/>
        </w:trPr>
        <w:tc>
          <w:tcPr>
            <w:tcW w:w="757" w:type="dxa"/>
            <w:tcBorders>
              <w:top w:val="single" w:sz="4" w:space="0" w:color="auto"/>
              <w:left w:val="single" w:sz="4" w:space="0" w:color="auto"/>
              <w:bottom w:val="single" w:sz="4" w:space="0" w:color="auto"/>
              <w:right w:val="single" w:sz="4" w:space="0" w:color="auto"/>
            </w:tcBorders>
          </w:tcPr>
          <w:p w14:paraId="57BB8721" w14:textId="77777777" w:rsidR="00F63C93" w:rsidRPr="00F63C93" w:rsidRDefault="00F63C93" w:rsidP="00F63C93">
            <w:pPr>
              <w:jc w:val="center"/>
              <w:rPr>
                <w:ins w:id="3297" w:author="st1" w:date="2021-05-07T15:26:00Z"/>
                <w:rFonts w:ascii="標楷體" w:eastAsia="標楷體" w:hAnsi="標楷體"/>
              </w:rPr>
            </w:pPr>
            <w:ins w:id="3298" w:author="st1" w:date="2021-05-07T15:26:00Z">
              <w:r w:rsidRPr="00F63C93">
                <w:rPr>
                  <w:rFonts w:ascii="標楷體" w:eastAsia="標楷體" w:hAnsi="標楷體"/>
                </w:rPr>
                <w:t>4</w:t>
              </w:r>
            </w:ins>
          </w:p>
        </w:tc>
        <w:tc>
          <w:tcPr>
            <w:tcW w:w="1138" w:type="dxa"/>
            <w:tcBorders>
              <w:top w:val="single" w:sz="4" w:space="0" w:color="auto"/>
              <w:left w:val="single" w:sz="4" w:space="0" w:color="auto"/>
              <w:bottom w:val="single" w:sz="4" w:space="0" w:color="auto"/>
              <w:right w:val="single" w:sz="4" w:space="0" w:color="auto"/>
            </w:tcBorders>
          </w:tcPr>
          <w:p w14:paraId="503BEE81" w14:textId="77777777" w:rsidR="00F63C93" w:rsidRPr="00F63C93" w:rsidRDefault="00F63C93" w:rsidP="00F63C93">
            <w:pPr>
              <w:jc w:val="center"/>
              <w:rPr>
                <w:ins w:id="3299" w:author="st1" w:date="2021-05-07T15:26:00Z"/>
                <w:rFonts w:ascii="標楷體" w:eastAsia="標楷體" w:hAnsi="標楷體"/>
                <w:lang w:eastAsia="zh-HK"/>
              </w:rPr>
            </w:pPr>
            <w:ins w:id="3300"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2639ABD3" w14:textId="77777777" w:rsidR="00F63C93" w:rsidRPr="00F63C93" w:rsidRDefault="00F63C93" w:rsidP="00F63C93">
            <w:pPr>
              <w:rPr>
                <w:ins w:id="3301" w:author="st1" w:date="2021-05-07T15:26:00Z"/>
                <w:rFonts w:ascii="標楷體" w:eastAsia="標楷體" w:hAnsi="標楷體"/>
                <w:lang w:eastAsia="zh-HK"/>
              </w:rPr>
            </w:pPr>
            <w:ins w:id="3302" w:author="st1" w:date="2021-05-07T15:27:00Z">
              <w:r w:rsidRPr="00F63C93">
                <w:rPr>
                  <w:rFonts w:ascii="標楷體" w:eastAsia="標楷體" w:hAnsi="標楷體" w:hint="eastAsia"/>
                  <w:lang w:eastAsia="zh-HK"/>
                </w:rPr>
                <w:t>申請序號</w:t>
              </w:r>
            </w:ins>
          </w:p>
        </w:tc>
        <w:tc>
          <w:tcPr>
            <w:tcW w:w="3336" w:type="dxa"/>
            <w:tcBorders>
              <w:top w:val="single" w:sz="4" w:space="0" w:color="auto"/>
              <w:left w:val="single" w:sz="4" w:space="0" w:color="auto"/>
              <w:bottom w:val="single" w:sz="4" w:space="0" w:color="auto"/>
              <w:right w:val="single" w:sz="4" w:space="0" w:color="auto"/>
            </w:tcBorders>
          </w:tcPr>
          <w:p w14:paraId="0D8172C8" w14:textId="77777777" w:rsidR="00F63C93" w:rsidRPr="00F63C93" w:rsidRDefault="00F63C93" w:rsidP="00F63C93">
            <w:pPr>
              <w:rPr>
                <w:ins w:id="3303" w:author="st1" w:date="2021-05-07T15:26:00Z"/>
                <w:rFonts w:ascii="標楷體" w:eastAsia="標楷體" w:hAnsi="標楷體"/>
              </w:rPr>
            </w:pPr>
            <w:ins w:id="3304" w:author="st1" w:date="2021-05-07T15:29:00Z">
              <w:r w:rsidRPr="00F63C93">
                <w:rPr>
                  <w:rFonts w:ascii="標楷體" w:eastAsia="標楷體" w:hAnsi="標楷體"/>
                  <w:color w:val="000000"/>
                </w:rPr>
                <w:t>InnDocRecord.</w:t>
              </w:r>
            </w:ins>
            <w:ins w:id="3305" w:author="st1" w:date="2021-05-07T15:30:00Z">
              <w:r w:rsidRPr="00F63C93">
                <w:rPr>
                  <w:rFonts w:ascii="標楷體" w:eastAsia="標楷體" w:hAnsi="標楷體"/>
                  <w:color w:val="000000"/>
                </w:rPr>
                <w:t>ApplSeq</w:t>
              </w:r>
            </w:ins>
          </w:p>
        </w:tc>
        <w:tc>
          <w:tcPr>
            <w:tcW w:w="3250" w:type="dxa"/>
            <w:tcBorders>
              <w:top w:val="single" w:sz="4" w:space="0" w:color="auto"/>
              <w:left w:val="single" w:sz="4" w:space="0" w:color="auto"/>
              <w:bottom w:val="single" w:sz="4" w:space="0" w:color="auto"/>
              <w:right w:val="single" w:sz="4" w:space="0" w:color="auto"/>
            </w:tcBorders>
          </w:tcPr>
          <w:p w14:paraId="3A1D0DD1" w14:textId="77777777" w:rsidR="00F63C93" w:rsidRPr="00F63C93" w:rsidRDefault="00F63C93" w:rsidP="00F63C93">
            <w:pPr>
              <w:rPr>
                <w:ins w:id="3306" w:author="st1" w:date="2021-05-07T15:26:00Z"/>
                <w:rFonts w:ascii="標楷體" w:eastAsia="標楷體" w:hAnsi="標楷體"/>
                <w:color w:val="000000"/>
                <w:rPrChange w:id="3307" w:author="黃梓峻" w:date="2021-06-28T11:50:00Z">
                  <w:rPr>
                    <w:ins w:id="3308" w:author="st1" w:date="2021-05-07T15:26:00Z"/>
                    <w:rFonts w:eastAsia="標楷體"/>
                    <w:color w:val="000000"/>
                  </w:rPr>
                </w:rPrChange>
              </w:rPr>
            </w:pPr>
          </w:p>
        </w:tc>
      </w:tr>
      <w:tr w:rsidR="00F63C93" w:rsidRPr="00F63C93" w14:paraId="0F5E619B" w14:textId="77777777" w:rsidTr="00067F94">
        <w:trPr>
          <w:ins w:id="3309" w:author="st1" w:date="2021-05-07T15:26:00Z"/>
        </w:trPr>
        <w:tc>
          <w:tcPr>
            <w:tcW w:w="757" w:type="dxa"/>
            <w:tcBorders>
              <w:top w:val="single" w:sz="4" w:space="0" w:color="auto"/>
              <w:left w:val="single" w:sz="4" w:space="0" w:color="auto"/>
              <w:bottom w:val="single" w:sz="4" w:space="0" w:color="auto"/>
              <w:right w:val="single" w:sz="4" w:space="0" w:color="auto"/>
            </w:tcBorders>
          </w:tcPr>
          <w:p w14:paraId="4CD81DB4" w14:textId="77777777" w:rsidR="00F63C93" w:rsidRPr="00F63C93" w:rsidRDefault="00F63C93" w:rsidP="00F63C93">
            <w:pPr>
              <w:jc w:val="center"/>
              <w:rPr>
                <w:ins w:id="3310" w:author="st1" w:date="2021-05-07T15:26:00Z"/>
                <w:rFonts w:ascii="標楷體" w:eastAsia="標楷體" w:hAnsi="標楷體"/>
              </w:rPr>
            </w:pPr>
            <w:ins w:id="3311" w:author="st1" w:date="2021-05-07T15:26:00Z">
              <w:r w:rsidRPr="00F63C93">
                <w:rPr>
                  <w:rFonts w:ascii="標楷體" w:eastAsia="標楷體" w:hAnsi="標楷體"/>
                </w:rPr>
                <w:t>5</w:t>
              </w:r>
            </w:ins>
          </w:p>
        </w:tc>
        <w:tc>
          <w:tcPr>
            <w:tcW w:w="1138" w:type="dxa"/>
            <w:tcBorders>
              <w:top w:val="single" w:sz="4" w:space="0" w:color="auto"/>
              <w:left w:val="single" w:sz="4" w:space="0" w:color="auto"/>
              <w:bottom w:val="single" w:sz="4" w:space="0" w:color="auto"/>
              <w:right w:val="single" w:sz="4" w:space="0" w:color="auto"/>
            </w:tcBorders>
          </w:tcPr>
          <w:p w14:paraId="19F873C3" w14:textId="77777777" w:rsidR="00F63C93" w:rsidRPr="00F63C93" w:rsidRDefault="00F63C93" w:rsidP="00F63C93">
            <w:pPr>
              <w:jc w:val="center"/>
              <w:rPr>
                <w:ins w:id="3312" w:author="st1" w:date="2021-05-07T15:26:00Z"/>
                <w:rFonts w:ascii="標楷體" w:eastAsia="標楷體" w:hAnsi="標楷體"/>
                <w:lang w:eastAsia="zh-HK"/>
              </w:rPr>
            </w:pPr>
            <w:ins w:id="3313"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6B7DAC7F" w14:textId="77777777" w:rsidR="00F63C93" w:rsidRPr="00F63C93" w:rsidRDefault="00F63C93" w:rsidP="00F63C93">
            <w:pPr>
              <w:rPr>
                <w:ins w:id="3314" w:author="st1" w:date="2021-05-07T15:26:00Z"/>
                <w:rFonts w:ascii="標楷體" w:eastAsia="標楷體" w:hAnsi="標楷體"/>
                <w:lang w:eastAsia="zh-HK"/>
              </w:rPr>
            </w:pPr>
            <w:ins w:id="3315" w:author="st1" w:date="2021-05-07T15:27:00Z">
              <w:r w:rsidRPr="00F63C93">
                <w:rPr>
                  <w:rFonts w:ascii="標楷體" w:eastAsia="標楷體" w:hAnsi="標楷體" w:hint="eastAsia"/>
                  <w:lang w:eastAsia="zh-HK"/>
                </w:rPr>
                <w:t>戶名</w:t>
              </w:r>
            </w:ins>
          </w:p>
        </w:tc>
        <w:tc>
          <w:tcPr>
            <w:tcW w:w="3336" w:type="dxa"/>
            <w:tcBorders>
              <w:top w:val="single" w:sz="4" w:space="0" w:color="auto"/>
              <w:left w:val="single" w:sz="4" w:space="0" w:color="auto"/>
              <w:bottom w:val="single" w:sz="4" w:space="0" w:color="auto"/>
              <w:right w:val="single" w:sz="4" w:space="0" w:color="auto"/>
            </w:tcBorders>
          </w:tcPr>
          <w:p w14:paraId="4F4F67DE" w14:textId="77777777" w:rsidR="00F63C93" w:rsidRPr="00F63C93" w:rsidRDefault="00F63C93" w:rsidP="00F63C93">
            <w:pPr>
              <w:rPr>
                <w:ins w:id="3316" w:author="st1" w:date="2021-05-07T15:26:00Z"/>
                <w:rFonts w:ascii="標楷體" w:eastAsia="標楷體" w:hAnsi="標楷體"/>
              </w:rPr>
            </w:pPr>
            <w:ins w:id="3317" w:author="st1" w:date="2021-05-07T15:30:00Z">
              <w:r w:rsidRPr="00F63C93">
                <w:rPr>
                  <w:rFonts w:ascii="標楷體" w:eastAsia="標楷體" w:hAnsi="標楷體"/>
                  <w:color w:val="000000"/>
                </w:rPr>
                <w:t>CustMain</w:t>
              </w:r>
            </w:ins>
            <w:ins w:id="3318" w:author="st1" w:date="2021-05-07T15:29:00Z">
              <w:r w:rsidRPr="00F63C93">
                <w:rPr>
                  <w:rFonts w:ascii="標楷體" w:eastAsia="標楷體" w:hAnsi="標楷體"/>
                  <w:color w:val="000000"/>
                </w:rPr>
                <w:t>.</w:t>
              </w:r>
            </w:ins>
            <w:ins w:id="3319" w:author="st1" w:date="2021-05-07T15:30:00Z">
              <w:r w:rsidRPr="00F63C93">
                <w:rPr>
                  <w:rFonts w:ascii="標楷體" w:eastAsia="標楷體" w:hAnsi="標楷體"/>
                  <w:color w:val="000000"/>
                </w:rPr>
                <w:t>CustName</w:t>
              </w:r>
            </w:ins>
          </w:p>
        </w:tc>
        <w:tc>
          <w:tcPr>
            <w:tcW w:w="3250" w:type="dxa"/>
            <w:tcBorders>
              <w:top w:val="single" w:sz="4" w:space="0" w:color="auto"/>
              <w:left w:val="single" w:sz="4" w:space="0" w:color="auto"/>
              <w:bottom w:val="single" w:sz="4" w:space="0" w:color="auto"/>
              <w:right w:val="single" w:sz="4" w:space="0" w:color="auto"/>
            </w:tcBorders>
          </w:tcPr>
          <w:p w14:paraId="3450807F" w14:textId="77777777" w:rsidR="00F63C93" w:rsidRPr="00F63C93" w:rsidRDefault="00F63C93" w:rsidP="00F63C93">
            <w:pPr>
              <w:rPr>
                <w:ins w:id="3320" w:author="st1" w:date="2021-05-07T15:26:00Z"/>
                <w:rFonts w:ascii="標楷體" w:eastAsia="標楷體" w:hAnsi="標楷體"/>
                <w:color w:val="000000"/>
                <w:rPrChange w:id="3321" w:author="黃梓峻" w:date="2021-06-28T11:50:00Z">
                  <w:rPr>
                    <w:ins w:id="3322" w:author="st1" w:date="2021-05-07T15:26:00Z"/>
                    <w:rFonts w:eastAsia="標楷體"/>
                    <w:color w:val="000000"/>
                  </w:rPr>
                </w:rPrChange>
              </w:rPr>
            </w:pPr>
          </w:p>
        </w:tc>
      </w:tr>
      <w:tr w:rsidR="00F63C93" w:rsidRPr="00F63C93" w14:paraId="4C9BFC4C" w14:textId="77777777" w:rsidTr="00067F94">
        <w:trPr>
          <w:ins w:id="3323" w:author="st1" w:date="2021-05-07T15:26:00Z"/>
        </w:trPr>
        <w:tc>
          <w:tcPr>
            <w:tcW w:w="757" w:type="dxa"/>
            <w:tcBorders>
              <w:top w:val="single" w:sz="4" w:space="0" w:color="auto"/>
              <w:left w:val="single" w:sz="4" w:space="0" w:color="auto"/>
              <w:bottom w:val="single" w:sz="4" w:space="0" w:color="auto"/>
              <w:right w:val="single" w:sz="4" w:space="0" w:color="auto"/>
            </w:tcBorders>
          </w:tcPr>
          <w:p w14:paraId="32D32624" w14:textId="77777777" w:rsidR="00F63C93" w:rsidRPr="00F63C93" w:rsidRDefault="00F63C93" w:rsidP="00F63C93">
            <w:pPr>
              <w:jc w:val="center"/>
              <w:rPr>
                <w:ins w:id="3324" w:author="st1" w:date="2021-05-07T15:26:00Z"/>
                <w:rFonts w:ascii="標楷體" w:eastAsia="標楷體" w:hAnsi="標楷體"/>
              </w:rPr>
            </w:pPr>
            <w:ins w:id="3325" w:author="st1" w:date="2021-05-07T15:26:00Z">
              <w:r w:rsidRPr="00F63C93">
                <w:rPr>
                  <w:rFonts w:ascii="標楷體" w:eastAsia="標楷體" w:hAnsi="標楷體"/>
                </w:rPr>
                <w:lastRenderedPageBreak/>
                <w:t>6</w:t>
              </w:r>
            </w:ins>
          </w:p>
        </w:tc>
        <w:tc>
          <w:tcPr>
            <w:tcW w:w="1138" w:type="dxa"/>
            <w:tcBorders>
              <w:top w:val="single" w:sz="4" w:space="0" w:color="auto"/>
              <w:left w:val="single" w:sz="4" w:space="0" w:color="auto"/>
              <w:bottom w:val="single" w:sz="4" w:space="0" w:color="auto"/>
              <w:right w:val="single" w:sz="4" w:space="0" w:color="auto"/>
            </w:tcBorders>
          </w:tcPr>
          <w:p w14:paraId="696AFAB5" w14:textId="77777777" w:rsidR="00F63C93" w:rsidRPr="00F63C93" w:rsidRDefault="00F63C93" w:rsidP="00F63C93">
            <w:pPr>
              <w:jc w:val="center"/>
              <w:rPr>
                <w:ins w:id="3326" w:author="st1" w:date="2021-05-07T15:26:00Z"/>
                <w:rFonts w:ascii="標楷體" w:eastAsia="標楷體" w:hAnsi="標楷體"/>
                <w:lang w:eastAsia="zh-HK"/>
              </w:rPr>
            </w:pPr>
            <w:ins w:id="3327"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4820E478" w14:textId="77777777" w:rsidR="00F63C93" w:rsidRPr="00F63C93" w:rsidRDefault="00F63C93" w:rsidP="00F63C93">
            <w:pPr>
              <w:rPr>
                <w:ins w:id="3328" w:author="st1" w:date="2021-05-07T15:26:00Z"/>
                <w:rFonts w:ascii="標楷體" w:eastAsia="標楷體" w:hAnsi="標楷體"/>
                <w:lang w:eastAsia="zh-HK"/>
              </w:rPr>
            </w:pPr>
            <w:ins w:id="3329" w:author="st1" w:date="2021-05-07T15:27:00Z">
              <w:r w:rsidRPr="00F63C93">
                <w:rPr>
                  <w:rFonts w:ascii="標楷體" w:eastAsia="標楷體" w:hAnsi="標楷體" w:hint="eastAsia"/>
                  <w:lang w:eastAsia="zh-HK"/>
                </w:rPr>
                <w:t>管理人</w:t>
              </w:r>
            </w:ins>
          </w:p>
        </w:tc>
        <w:tc>
          <w:tcPr>
            <w:tcW w:w="3336" w:type="dxa"/>
            <w:tcBorders>
              <w:top w:val="single" w:sz="4" w:space="0" w:color="auto"/>
              <w:left w:val="single" w:sz="4" w:space="0" w:color="auto"/>
              <w:bottom w:val="single" w:sz="4" w:space="0" w:color="auto"/>
              <w:right w:val="single" w:sz="4" w:space="0" w:color="auto"/>
            </w:tcBorders>
          </w:tcPr>
          <w:p w14:paraId="30E9ACF5" w14:textId="77777777" w:rsidR="00F63C93" w:rsidRPr="00F63C93" w:rsidRDefault="00F63C93" w:rsidP="00F63C93">
            <w:pPr>
              <w:rPr>
                <w:rFonts w:ascii="標楷體" w:eastAsia="標楷體" w:hAnsi="標楷體"/>
                <w:color w:val="000000"/>
              </w:rPr>
            </w:pPr>
            <w:ins w:id="3330" w:author="st1" w:date="2021-05-07T15:29:00Z">
              <w:r w:rsidRPr="00F63C93">
                <w:rPr>
                  <w:rFonts w:ascii="標楷體" w:eastAsia="標楷體" w:hAnsi="標楷體"/>
                  <w:color w:val="000000"/>
                </w:rPr>
                <w:t>InnDocRecord.</w:t>
              </w:r>
            </w:ins>
            <w:ins w:id="3331" w:author="st1" w:date="2021-05-07T15:32:00Z">
              <w:r w:rsidRPr="00F63C93">
                <w:rPr>
                  <w:rFonts w:ascii="標楷體" w:eastAsia="標楷體" w:hAnsi="標楷體"/>
                  <w:color w:val="000000"/>
                </w:rPr>
                <w:t>KeeperEmpNo</w:t>
              </w:r>
            </w:ins>
          </w:p>
          <w:p w14:paraId="0F9CF2EC" w14:textId="77777777" w:rsidR="00F63C93" w:rsidRPr="00F63C93" w:rsidRDefault="00F63C93" w:rsidP="00F63C93">
            <w:pPr>
              <w:rPr>
                <w:ins w:id="3332" w:author="st1" w:date="2021-05-07T15:26:00Z"/>
                <w:rFonts w:ascii="標楷體" w:eastAsia="標楷體" w:hAnsi="標楷體"/>
              </w:rPr>
            </w:pPr>
            <w:r w:rsidRPr="00F63C93">
              <w:rPr>
                <w:rFonts w:ascii="標楷體" w:eastAsia="標楷體" w:hAnsi="標楷體" w:hint="eastAsia"/>
                <w:color w:val="000000"/>
              </w:rPr>
              <w:t>C</w:t>
            </w:r>
            <w:r w:rsidRPr="00F63C93">
              <w:rPr>
                <w:rFonts w:ascii="標楷體" w:eastAsia="標楷體" w:hAnsi="標楷體"/>
                <w:color w:val="000000"/>
              </w:rPr>
              <w:t>dEmp.Full</w:t>
            </w:r>
            <w:r w:rsidRPr="00F63C93">
              <w:rPr>
                <w:rFonts w:ascii="標楷體" w:eastAsia="標楷體" w:hAnsi="標楷體" w:hint="eastAsia"/>
                <w:color w:val="000000"/>
              </w:rPr>
              <w:t>n</w:t>
            </w:r>
            <w:r w:rsidRPr="00F63C93">
              <w:rPr>
                <w:rFonts w:ascii="標楷體" w:eastAsia="標楷體" w:hAnsi="標楷體"/>
                <w:color w:val="000000"/>
              </w:rPr>
              <w:t>ame</w:t>
            </w:r>
          </w:p>
        </w:tc>
        <w:tc>
          <w:tcPr>
            <w:tcW w:w="3250" w:type="dxa"/>
            <w:tcBorders>
              <w:top w:val="single" w:sz="4" w:space="0" w:color="auto"/>
              <w:left w:val="single" w:sz="4" w:space="0" w:color="auto"/>
              <w:bottom w:val="single" w:sz="4" w:space="0" w:color="auto"/>
              <w:right w:val="single" w:sz="4" w:space="0" w:color="auto"/>
            </w:tcBorders>
          </w:tcPr>
          <w:p w14:paraId="131FF8E4" w14:textId="77777777" w:rsidR="00F63C93" w:rsidRPr="00F63C93" w:rsidRDefault="00F63C93" w:rsidP="00F63C93">
            <w:pPr>
              <w:rPr>
                <w:ins w:id="3333" w:author="st1" w:date="2021-05-07T15:26:00Z"/>
                <w:rFonts w:ascii="標楷體" w:eastAsia="標楷體" w:hAnsi="標楷體"/>
                <w:color w:val="000000"/>
                <w:rPrChange w:id="3334" w:author="黃梓峻" w:date="2021-06-28T11:50:00Z">
                  <w:rPr>
                    <w:ins w:id="3335" w:author="st1" w:date="2021-05-07T15:26:00Z"/>
                    <w:rFonts w:eastAsia="標楷體"/>
                    <w:color w:val="000000"/>
                  </w:rPr>
                </w:rPrChange>
              </w:rPr>
            </w:pPr>
          </w:p>
        </w:tc>
      </w:tr>
      <w:tr w:rsidR="00F63C93" w:rsidRPr="00F63C93" w14:paraId="5DA37DA7" w14:textId="77777777" w:rsidTr="00067F94">
        <w:trPr>
          <w:ins w:id="3336" w:author="st1" w:date="2021-05-07T15:26:00Z"/>
        </w:trPr>
        <w:tc>
          <w:tcPr>
            <w:tcW w:w="757" w:type="dxa"/>
            <w:tcBorders>
              <w:top w:val="single" w:sz="4" w:space="0" w:color="auto"/>
              <w:left w:val="single" w:sz="4" w:space="0" w:color="auto"/>
              <w:bottom w:val="single" w:sz="4" w:space="0" w:color="auto"/>
              <w:right w:val="single" w:sz="4" w:space="0" w:color="auto"/>
            </w:tcBorders>
          </w:tcPr>
          <w:p w14:paraId="172AD5AA" w14:textId="77777777" w:rsidR="00F63C93" w:rsidRPr="00F63C93" w:rsidRDefault="00F63C93" w:rsidP="00F63C93">
            <w:pPr>
              <w:jc w:val="center"/>
              <w:rPr>
                <w:ins w:id="3337" w:author="st1" w:date="2021-05-07T15:26:00Z"/>
                <w:rFonts w:ascii="標楷體" w:eastAsia="標楷體" w:hAnsi="標楷體"/>
              </w:rPr>
            </w:pPr>
            <w:ins w:id="3338" w:author="st1" w:date="2021-05-07T15:27:00Z">
              <w:r w:rsidRPr="00F63C93">
                <w:rPr>
                  <w:rFonts w:ascii="標楷體" w:eastAsia="標楷體" w:hAnsi="標楷體"/>
                </w:rPr>
                <w:t>7</w:t>
              </w:r>
            </w:ins>
          </w:p>
        </w:tc>
        <w:tc>
          <w:tcPr>
            <w:tcW w:w="1138" w:type="dxa"/>
            <w:tcBorders>
              <w:top w:val="single" w:sz="4" w:space="0" w:color="auto"/>
              <w:left w:val="single" w:sz="4" w:space="0" w:color="auto"/>
              <w:bottom w:val="single" w:sz="4" w:space="0" w:color="auto"/>
              <w:right w:val="single" w:sz="4" w:space="0" w:color="auto"/>
            </w:tcBorders>
          </w:tcPr>
          <w:p w14:paraId="61539D5E" w14:textId="77777777" w:rsidR="00F63C93" w:rsidRPr="00F63C93" w:rsidRDefault="00F63C93" w:rsidP="00F63C93">
            <w:pPr>
              <w:jc w:val="center"/>
              <w:rPr>
                <w:ins w:id="3339" w:author="st1" w:date="2021-05-07T15:26:00Z"/>
                <w:rFonts w:ascii="標楷體" w:eastAsia="標楷體" w:hAnsi="標楷體"/>
                <w:lang w:eastAsia="zh-HK"/>
              </w:rPr>
            </w:pPr>
            <w:ins w:id="3340"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5FC90B58" w14:textId="77777777" w:rsidR="00F63C93" w:rsidRPr="00F63C93" w:rsidRDefault="00F63C93" w:rsidP="00F63C93">
            <w:pPr>
              <w:rPr>
                <w:ins w:id="3341" w:author="st1" w:date="2021-05-07T15:26:00Z"/>
                <w:rFonts w:ascii="標楷體" w:eastAsia="標楷體" w:hAnsi="標楷體"/>
                <w:lang w:eastAsia="zh-HK"/>
              </w:rPr>
            </w:pPr>
            <w:ins w:id="3342" w:author="st1" w:date="2021-05-07T15:28:00Z">
              <w:r w:rsidRPr="00F63C93">
                <w:rPr>
                  <w:rFonts w:ascii="標楷體" w:eastAsia="標楷體" w:hAnsi="標楷體" w:hint="eastAsia"/>
                  <w:lang w:eastAsia="zh-HK"/>
                </w:rPr>
                <w:t>借閱人</w:t>
              </w:r>
            </w:ins>
          </w:p>
        </w:tc>
        <w:tc>
          <w:tcPr>
            <w:tcW w:w="3336" w:type="dxa"/>
            <w:tcBorders>
              <w:top w:val="single" w:sz="4" w:space="0" w:color="auto"/>
              <w:left w:val="single" w:sz="4" w:space="0" w:color="auto"/>
              <w:bottom w:val="single" w:sz="4" w:space="0" w:color="auto"/>
              <w:right w:val="single" w:sz="4" w:space="0" w:color="auto"/>
            </w:tcBorders>
          </w:tcPr>
          <w:p w14:paraId="3EC513E6" w14:textId="77777777" w:rsidR="00F63C93" w:rsidRPr="00F63C93" w:rsidRDefault="00F63C93" w:rsidP="00F63C93">
            <w:pPr>
              <w:rPr>
                <w:rFonts w:ascii="標楷體" w:eastAsia="標楷體" w:hAnsi="標楷體"/>
                <w:color w:val="000000"/>
              </w:rPr>
            </w:pPr>
            <w:ins w:id="3343" w:author="st1" w:date="2021-05-07T15:29:00Z">
              <w:r w:rsidRPr="00F63C93">
                <w:rPr>
                  <w:rFonts w:ascii="標楷體" w:eastAsia="標楷體" w:hAnsi="標楷體"/>
                  <w:color w:val="000000"/>
                </w:rPr>
                <w:t>InnDocRecord.</w:t>
              </w:r>
            </w:ins>
            <w:ins w:id="3344" w:author="st1" w:date="2021-05-07T15:32:00Z">
              <w:r w:rsidRPr="00F63C93">
                <w:rPr>
                  <w:rFonts w:ascii="標楷體" w:eastAsia="標楷體" w:hAnsi="標楷體"/>
                  <w:color w:val="000000"/>
                </w:rPr>
                <w:t>ApplEmpNo</w:t>
              </w:r>
            </w:ins>
          </w:p>
          <w:p w14:paraId="29992BBC" w14:textId="77777777" w:rsidR="00F63C93" w:rsidRPr="00F63C93" w:rsidRDefault="00F63C93" w:rsidP="00F63C93">
            <w:pPr>
              <w:rPr>
                <w:ins w:id="3345" w:author="st1" w:date="2021-05-07T15:26:00Z"/>
                <w:rFonts w:ascii="標楷體" w:eastAsia="標楷體" w:hAnsi="標楷體"/>
              </w:rPr>
            </w:pPr>
            <w:r w:rsidRPr="00F63C93">
              <w:rPr>
                <w:rFonts w:ascii="標楷體" w:eastAsia="標楷體" w:hAnsi="標楷體"/>
              </w:rPr>
              <w:t>CdEmp.Fullname</w:t>
            </w:r>
          </w:p>
        </w:tc>
        <w:tc>
          <w:tcPr>
            <w:tcW w:w="3250" w:type="dxa"/>
            <w:tcBorders>
              <w:top w:val="single" w:sz="4" w:space="0" w:color="auto"/>
              <w:left w:val="single" w:sz="4" w:space="0" w:color="auto"/>
              <w:bottom w:val="single" w:sz="4" w:space="0" w:color="auto"/>
              <w:right w:val="single" w:sz="4" w:space="0" w:color="auto"/>
            </w:tcBorders>
          </w:tcPr>
          <w:p w14:paraId="742F8237" w14:textId="77777777" w:rsidR="00F63C93" w:rsidRPr="00F63C93" w:rsidRDefault="00F63C93" w:rsidP="00F63C93">
            <w:pPr>
              <w:rPr>
                <w:ins w:id="3346" w:author="st1" w:date="2021-05-07T15:26:00Z"/>
                <w:rFonts w:ascii="標楷體" w:eastAsia="標楷體" w:hAnsi="標楷體"/>
                <w:color w:val="000000"/>
                <w:rPrChange w:id="3347" w:author="黃梓峻" w:date="2021-06-28T11:50:00Z">
                  <w:rPr>
                    <w:ins w:id="3348" w:author="st1" w:date="2021-05-07T15:26:00Z"/>
                    <w:rFonts w:eastAsia="標楷體"/>
                    <w:color w:val="000000"/>
                  </w:rPr>
                </w:rPrChange>
              </w:rPr>
            </w:pPr>
          </w:p>
        </w:tc>
      </w:tr>
      <w:tr w:rsidR="00F63C93" w:rsidRPr="00F63C93" w14:paraId="1FC5C01D" w14:textId="77777777" w:rsidTr="00067F94">
        <w:trPr>
          <w:ins w:id="3349" w:author="st1" w:date="2021-05-07T15:27:00Z"/>
        </w:trPr>
        <w:tc>
          <w:tcPr>
            <w:tcW w:w="757" w:type="dxa"/>
            <w:tcBorders>
              <w:top w:val="single" w:sz="4" w:space="0" w:color="auto"/>
              <w:left w:val="single" w:sz="4" w:space="0" w:color="auto"/>
              <w:bottom w:val="single" w:sz="4" w:space="0" w:color="auto"/>
              <w:right w:val="single" w:sz="4" w:space="0" w:color="auto"/>
            </w:tcBorders>
          </w:tcPr>
          <w:p w14:paraId="64184B4E" w14:textId="77777777" w:rsidR="00F63C93" w:rsidRPr="00F63C93" w:rsidRDefault="00F63C93" w:rsidP="00F63C93">
            <w:pPr>
              <w:jc w:val="center"/>
              <w:rPr>
                <w:ins w:id="3350" w:author="st1" w:date="2021-05-07T15:27:00Z"/>
                <w:rFonts w:ascii="標楷體" w:eastAsia="標楷體" w:hAnsi="標楷體"/>
              </w:rPr>
            </w:pPr>
            <w:ins w:id="3351" w:author="st1" w:date="2021-05-07T15:27:00Z">
              <w:r w:rsidRPr="00F63C93">
                <w:rPr>
                  <w:rFonts w:ascii="標楷體" w:eastAsia="標楷體" w:hAnsi="標楷體"/>
                </w:rPr>
                <w:t>8</w:t>
              </w:r>
            </w:ins>
          </w:p>
        </w:tc>
        <w:tc>
          <w:tcPr>
            <w:tcW w:w="1138" w:type="dxa"/>
            <w:tcBorders>
              <w:top w:val="single" w:sz="4" w:space="0" w:color="auto"/>
              <w:left w:val="single" w:sz="4" w:space="0" w:color="auto"/>
              <w:bottom w:val="single" w:sz="4" w:space="0" w:color="auto"/>
              <w:right w:val="single" w:sz="4" w:space="0" w:color="auto"/>
            </w:tcBorders>
          </w:tcPr>
          <w:p w14:paraId="130DCECC" w14:textId="77777777" w:rsidR="00F63C93" w:rsidRPr="00F63C93" w:rsidRDefault="00F63C93" w:rsidP="00F63C93">
            <w:pPr>
              <w:jc w:val="center"/>
              <w:rPr>
                <w:ins w:id="3352" w:author="st1" w:date="2021-05-07T15:27:00Z"/>
                <w:rFonts w:ascii="標楷體" w:eastAsia="標楷體" w:hAnsi="標楷體"/>
                <w:lang w:eastAsia="zh-HK"/>
              </w:rPr>
            </w:pPr>
            <w:ins w:id="3353"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13C32B53" w14:textId="77777777" w:rsidR="00F63C93" w:rsidRPr="00F63C93" w:rsidRDefault="00F63C93" w:rsidP="00F63C93">
            <w:pPr>
              <w:rPr>
                <w:ins w:id="3354" w:author="st1" w:date="2021-05-07T15:27:00Z"/>
                <w:rFonts w:ascii="標楷體" w:eastAsia="標楷體" w:hAnsi="標楷體"/>
                <w:lang w:eastAsia="zh-HK"/>
              </w:rPr>
            </w:pPr>
            <w:ins w:id="3355" w:author="st1" w:date="2021-05-07T15:28:00Z">
              <w:r w:rsidRPr="00F63C93">
                <w:rPr>
                  <w:rFonts w:ascii="標楷體" w:eastAsia="標楷體" w:hAnsi="標楷體" w:hint="eastAsia"/>
                  <w:lang w:eastAsia="zh-HK"/>
                </w:rPr>
                <w:t>借閱日期</w:t>
              </w:r>
            </w:ins>
          </w:p>
        </w:tc>
        <w:tc>
          <w:tcPr>
            <w:tcW w:w="3336" w:type="dxa"/>
            <w:tcBorders>
              <w:top w:val="single" w:sz="4" w:space="0" w:color="auto"/>
              <w:left w:val="single" w:sz="4" w:space="0" w:color="auto"/>
              <w:bottom w:val="single" w:sz="4" w:space="0" w:color="auto"/>
              <w:right w:val="single" w:sz="4" w:space="0" w:color="auto"/>
            </w:tcBorders>
          </w:tcPr>
          <w:p w14:paraId="4161C001" w14:textId="77777777" w:rsidR="00F63C93" w:rsidRPr="00F63C93" w:rsidRDefault="00F63C93" w:rsidP="00F63C93">
            <w:pPr>
              <w:rPr>
                <w:ins w:id="3356" w:author="st1" w:date="2021-05-07T15:27:00Z"/>
                <w:rFonts w:ascii="標楷體" w:eastAsia="標楷體" w:hAnsi="標楷體"/>
              </w:rPr>
            </w:pPr>
            <w:ins w:id="3357" w:author="st1" w:date="2021-05-07T15:29:00Z">
              <w:r w:rsidRPr="00F63C93">
                <w:rPr>
                  <w:rFonts w:ascii="標楷體" w:eastAsia="標楷體" w:hAnsi="標楷體"/>
                  <w:color w:val="000000"/>
                </w:rPr>
                <w:t>InnDocRecord.</w:t>
              </w:r>
            </w:ins>
            <w:ins w:id="3358" w:author="st1" w:date="2021-05-07T15:32:00Z">
              <w:r w:rsidRPr="00F63C93">
                <w:rPr>
                  <w:rFonts w:ascii="標楷體" w:eastAsia="標楷體" w:hAnsi="標楷體"/>
                  <w:color w:val="000000"/>
                </w:rPr>
                <w:t>ApplDate</w:t>
              </w:r>
            </w:ins>
          </w:p>
        </w:tc>
        <w:tc>
          <w:tcPr>
            <w:tcW w:w="3250" w:type="dxa"/>
            <w:tcBorders>
              <w:top w:val="single" w:sz="4" w:space="0" w:color="auto"/>
              <w:left w:val="single" w:sz="4" w:space="0" w:color="auto"/>
              <w:bottom w:val="single" w:sz="4" w:space="0" w:color="auto"/>
              <w:right w:val="single" w:sz="4" w:space="0" w:color="auto"/>
            </w:tcBorders>
          </w:tcPr>
          <w:p w14:paraId="5E0FD0AF" w14:textId="77777777" w:rsidR="00F63C93" w:rsidRPr="00F63C93" w:rsidRDefault="00F63C93" w:rsidP="00F63C93">
            <w:pPr>
              <w:rPr>
                <w:ins w:id="3359" w:author="st1" w:date="2021-05-07T15:27:00Z"/>
                <w:rFonts w:ascii="標楷體" w:eastAsia="標楷體" w:hAnsi="標楷體"/>
                <w:color w:val="000000"/>
                <w:rPrChange w:id="3360" w:author="黃梓峻" w:date="2021-06-28T11:50:00Z">
                  <w:rPr>
                    <w:ins w:id="3361" w:author="st1" w:date="2021-05-07T15:27:00Z"/>
                    <w:rFonts w:eastAsia="標楷體"/>
                    <w:color w:val="000000"/>
                  </w:rPr>
                </w:rPrChange>
              </w:rPr>
            </w:pPr>
            <w:ins w:id="3362" w:author="黃梓峻" w:date="2021-06-28T11:50:00Z">
              <w:r w:rsidRPr="00F63C93">
                <w:rPr>
                  <w:rFonts w:ascii="標楷體" w:eastAsia="標楷體" w:hAnsi="標楷體"/>
                  <w:color w:val="000000"/>
                  <w:rPrChange w:id="3363" w:author="黃梓峻" w:date="2021-06-28T11:50:00Z">
                    <w:rPr>
                      <w:rFonts w:eastAsia="標楷體"/>
                      <w:color w:val="000000"/>
                    </w:rPr>
                  </w:rPrChange>
                </w:rPr>
                <w:t>YYY/MM/DD</w:t>
              </w:r>
            </w:ins>
          </w:p>
        </w:tc>
      </w:tr>
      <w:tr w:rsidR="00F63C93" w:rsidRPr="00F63C93" w14:paraId="11D8C382" w14:textId="77777777" w:rsidTr="00067F94">
        <w:trPr>
          <w:ins w:id="3364" w:author="st1" w:date="2021-05-07T15:27:00Z"/>
        </w:trPr>
        <w:tc>
          <w:tcPr>
            <w:tcW w:w="757" w:type="dxa"/>
            <w:tcBorders>
              <w:top w:val="single" w:sz="4" w:space="0" w:color="auto"/>
              <w:left w:val="single" w:sz="4" w:space="0" w:color="auto"/>
              <w:bottom w:val="single" w:sz="4" w:space="0" w:color="auto"/>
              <w:right w:val="single" w:sz="4" w:space="0" w:color="auto"/>
            </w:tcBorders>
          </w:tcPr>
          <w:p w14:paraId="0067D9A7" w14:textId="77777777" w:rsidR="00F63C93" w:rsidRPr="00F63C93" w:rsidRDefault="00F63C93" w:rsidP="00F63C93">
            <w:pPr>
              <w:jc w:val="center"/>
              <w:rPr>
                <w:ins w:id="3365" w:author="st1" w:date="2021-05-07T15:27:00Z"/>
                <w:rFonts w:ascii="標楷體" w:eastAsia="標楷體" w:hAnsi="標楷體"/>
              </w:rPr>
            </w:pPr>
            <w:ins w:id="3366" w:author="st1" w:date="2021-05-07T15:27:00Z">
              <w:r w:rsidRPr="00F63C93">
                <w:rPr>
                  <w:rFonts w:ascii="標楷體" w:eastAsia="標楷體" w:hAnsi="標楷體"/>
                </w:rPr>
                <w:t>9</w:t>
              </w:r>
            </w:ins>
          </w:p>
        </w:tc>
        <w:tc>
          <w:tcPr>
            <w:tcW w:w="1138" w:type="dxa"/>
            <w:tcBorders>
              <w:top w:val="single" w:sz="4" w:space="0" w:color="auto"/>
              <w:left w:val="single" w:sz="4" w:space="0" w:color="auto"/>
              <w:bottom w:val="single" w:sz="4" w:space="0" w:color="auto"/>
              <w:right w:val="single" w:sz="4" w:space="0" w:color="auto"/>
            </w:tcBorders>
          </w:tcPr>
          <w:p w14:paraId="2B15893A" w14:textId="77777777" w:rsidR="00F63C93" w:rsidRPr="00F63C93" w:rsidRDefault="00F63C93" w:rsidP="00F63C93">
            <w:pPr>
              <w:jc w:val="center"/>
              <w:rPr>
                <w:ins w:id="3367" w:author="st1" w:date="2021-05-07T15:27:00Z"/>
                <w:rFonts w:ascii="標楷體" w:eastAsia="標楷體" w:hAnsi="標楷體"/>
                <w:lang w:eastAsia="zh-HK"/>
              </w:rPr>
            </w:pPr>
            <w:ins w:id="3368"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743E3A54" w14:textId="77777777" w:rsidR="00F63C93" w:rsidRPr="00F63C93" w:rsidRDefault="00F63C93" w:rsidP="00F63C93">
            <w:pPr>
              <w:rPr>
                <w:ins w:id="3369" w:author="st1" w:date="2021-05-07T15:27:00Z"/>
                <w:rFonts w:ascii="標楷體" w:eastAsia="標楷體" w:hAnsi="標楷體"/>
                <w:lang w:eastAsia="zh-HK"/>
              </w:rPr>
            </w:pPr>
            <w:ins w:id="3370" w:author="st1" w:date="2021-05-07T15:28:00Z">
              <w:r w:rsidRPr="00F63C93">
                <w:rPr>
                  <w:rFonts w:ascii="標楷體" w:eastAsia="標楷體" w:hAnsi="標楷體" w:hint="eastAsia"/>
                  <w:lang w:eastAsia="zh-HK"/>
                </w:rPr>
                <w:t>歸還日期</w:t>
              </w:r>
            </w:ins>
          </w:p>
        </w:tc>
        <w:tc>
          <w:tcPr>
            <w:tcW w:w="3336" w:type="dxa"/>
            <w:tcBorders>
              <w:top w:val="single" w:sz="4" w:space="0" w:color="auto"/>
              <w:left w:val="single" w:sz="4" w:space="0" w:color="auto"/>
              <w:bottom w:val="single" w:sz="4" w:space="0" w:color="auto"/>
              <w:right w:val="single" w:sz="4" w:space="0" w:color="auto"/>
            </w:tcBorders>
          </w:tcPr>
          <w:p w14:paraId="1250A2F4" w14:textId="77777777" w:rsidR="00F63C93" w:rsidRPr="00F63C93" w:rsidRDefault="00F63C93" w:rsidP="00F63C93">
            <w:pPr>
              <w:rPr>
                <w:ins w:id="3371" w:author="st1" w:date="2021-05-07T15:27:00Z"/>
                <w:rFonts w:ascii="標楷體" w:eastAsia="標楷體" w:hAnsi="標楷體"/>
              </w:rPr>
            </w:pPr>
            <w:ins w:id="3372" w:author="st1" w:date="2021-05-07T15:29:00Z">
              <w:r w:rsidRPr="00F63C93">
                <w:rPr>
                  <w:rFonts w:ascii="標楷體" w:eastAsia="標楷體" w:hAnsi="標楷體"/>
                  <w:color w:val="000000"/>
                </w:rPr>
                <w:t>InnDocRecord.</w:t>
              </w:r>
            </w:ins>
            <w:ins w:id="3373" w:author="st1" w:date="2021-05-07T15:32:00Z">
              <w:r w:rsidRPr="00F63C93">
                <w:rPr>
                  <w:rFonts w:ascii="標楷體" w:eastAsia="標楷體" w:hAnsi="標楷體"/>
                  <w:color w:val="000000"/>
                </w:rPr>
                <w:t>ReturnDate</w:t>
              </w:r>
            </w:ins>
          </w:p>
        </w:tc>
        <w:tc>
          <w:tcPr>
            <w:tcW w:w="3250" w:type="dxa"/>
            <w:tcBorders>
              <w:top w:val="single" w:sz="4" w:space="0" w:color="auto"/>
              <w:left w:val="single" w:sz="4" w:space="0" w:color="auto"/>
              <w:bottom w:val="single" w:sz="4" w:space="0" w:color="auto"/>
              <w:right w:val="single" w:sz="4" w:space="0" w:color="auto"/>
            </w:tcBorders>
          </w:tcPr>
          <w:p w14:paraId="3A8816A0" w14:textId="77777777" w:rsidR="00F63C93" w:rsidRPr="00F63C93" w:rsidRDefault="00F63C93" w:rsidP="00F63C93">
            <w:pPr>
              <w:rPr>
                <w:ins w:id="3374" w:author="st1" w:date="2021-05-07T15:27:00Z"/>
                <w:rFonts w:ascii="標楷體" w:eastAsia="標楷體" w:hAnsi="標楷體"/>
                <w:color w:val="000000"/>
                <w:rPrChange w:id="3375" w:author="黃梓峻" w:date="2021-06-28T11:50:00Z">
                  <w:rPr>
                    <w:ins w:id="3376" w:author="st1" w:date="2021-05-07T15:27:00Z"/>
                    <w:rFonts w:eastAsia="標楷體"/>
                    <w:color w:val="000000"/>
                  </w:rPr>
                </w:rPrChange>
              </w:rPr>
            </w:pPr>
            <w:ins w:id="3377" w:author="黃梓峻" w:date="2021-06-28T11:50:00Z">
              <w:r w:rsidRPr="00F63C93">
                <w:rPr>
                  <w:rFonts w:ascii="標楷體" w:eastAsia="標楷體" w:hAnsi="標楷體"/>
                  <w:color w:val="000000"/>
                  <w:rPrChange w:id="3378" w:author="黃梓峻" w:date="2021-06-28T11:50:00Z">
                    <w:rPr>
                      <w:rFonts w:eastAsia="標楷體"/>
                      <w:color w:val="000000"/>
                    </w:rPr>
                  </w:rPrChange>
                </w:rPr>
                <w:t>YYY/MM/DD</w:t>
              </w:r>
            </w:ins>
          </w:p>
        </w:tc>
      </w:tr>
      <w:tr w:rsidR="00F63C93" w:rsidRPr="00F63C93" w14:paraId="2D334183" w14:textId="77777777" w:rsidTr="00067F94">
        <w:trPr>
          <w:ins w:id="3379" w:author="st1" w:date="2021-05-07T15:27:00Z"/>
        </w:trPr>
        <w:tc>
          <w:tcPr>
            <w:tcW w:w="757" w:type="dxa"/>
            <w:tcBorders>
              <w:top w:val="single" w:sz="4" w:space="0" w:color="auto"/>
              <w:left w:val="single" w:sz="4" w:space="0" w:color="auto"/>
              <w:bottom w:val="single" w:sz="4" w:space="0" w:color="auto"/>
              <w:right w:val="single" w:sz="4" w:space="0" w:color="auto"/>
            </w:tcBorders>
          </w:tcPr>
          <w:p w14:paraId="43D0FB5D" w14:textId="77777777" w:rsidR="00F63C93" w:rsidRPr="00F63C93" w:rsidRDefault="00F63C93" w:rsidP="00F63C93">
            <w:pPr>
              <w:jc w:val="center"/>
              <w:rPr>
                <w:ins w:id="3380" w:author="st1" w:date="2021-05-07T15:27:00Z"/>
                <w:rFonts w:ascii="標楷體" w:eastAsia="標楷體" w:hAnsi="標楷體"/>
              </w:rPr>
            </w:pPr>
            <w:ins w:id="3381" w:author="st1" w:date="2021-05-07T15:27:00Z">
              <w:r w:rsidRPr="00F63C93">
                <w:rPr>
                  <w:rFonts w:ascii="標楷體" w:eastAsia="標楷體" w:hAnsi="標楷體"/>
                </w:rPr>
                <w:t>10</w:t>
              </w:r>
            </w:ins>
          </w:p>
        </w:tc>
        <w:tc>
          <w:tcPr>
            <w:tcW w:w="1138" w:type="dxa"/>
            <w:tcBorders>
              <w:top w:val="single" w:sz="4" w:space="0" w:color="auto"/>
              <w:left w:val="single" w:sz="4" w:space="0" w:color="auto"/>
              <w:bottom w:val="single" w:sz="4" w:space="0" w:color="auto"/>
              <w:right w:val="single" w:sz="4" w:space="0" w:color="auto"/>
            </w:tcBorders>
          </w:tcPr>
          <w:p w14:paraId="4347EDE9" w14:textId="77777777" w:rsidR="00F63C93" w:rsidRPr="00F63C93" w:rsidRDefault="00F63C93" w:rsidP="00F63C93">
            <w:pPr>
              <w:jc w:val="center"/>
              <w:rPr>
                <w:ins w:id="3382" w:author="st1" w:date="2021-05-07T15:27:00Z"/>
                <w:rFonts w:ascii="標楷體" w:eastAsia="標楷體" w:hAnsi="標楷體"/>
                <w:lang w:eastAsia="zh-HK"/>
              </w:rPr>
            </w:pPr>
            <w:ins w:id="3383"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397ED64B" w14:textId="77777777" w:rsidR="00F63C93" w:rsidRPr="00F63C93" w:rsidRDefault="00F63C93" w:rsidP="00F63C93">
            <w:pPr>
              <w:rPr>
                <w:ins w:id="3384" w:author="st1" w:date="2021-05-07T15:27:00Z"/>
                <w:rFonts w:ascii="標楷體" w:eastAsia="標楷體" w:hAnsi="標楷體"/>
                <w:lang w:eastAsia="zh-HK"/>
              </w:rPr>
            </w:pPr>
            <w:ins w:id="3385" w:author="st1" w:date="2021-05-07T15:28:00Z">
              <w:r w:rsidRPr="00F63C93">
                <w:rPr>
                  <w:rFonts w:ascii="標楷體" w:eastAsia="標楷體" w:hAnsi="標楷體" w:hint="eastAsia"/>
                  <w:lang w:eastAsia="zh-HK"/>
                </w:rPr>
                <w:t>歸還人</w:t>
              </w:r>
            </w:ins>
          </w:p>
        </w:tc>
        <w:tc>
          <w:tcPr>
            <w:tcW w:w="3336" w:type="dxa"/>
            <w:tcBorders>
              <w:top w:val="single" w:sz="4" w:space="0" w:color="auto"/>
              <w:left w:val="single" w:sz="4" w:space="0" w:color="auto"/>
              <w:bottom w:val="single" w:sz="4" w:space="0" w:color="auto"/>
              <w:right w:val="single" w:sz="4" w:space="0" w:color="auto"/>
            </w:tcBorders>
          </w:tcPr>
          <w:p w14:paraId="51EFBC22" w14:textId="77777777" w:rsidR="00F63C93" w:rsidRPr="00F63C93" w:rsidRDefault="00F63C93" w:rsidP="00F63C93">
            <w:pPr>
              <w:rPr>
                <w:rFonts w:ascii="標楷體" w:eastAsia="標楷體" w:hAnsi="標楷體"/>
                <w:color w:val="000000"/>
              </w:rPr>
            </w:pPr>
            <w:ins w:id="3386" w:author="st1" w:date="2021-05-07T15:29:00Z">
              <w:r w:rsidRPr="00F63C93">
                <w:rPr>
                  <w:rFonts w:ascii="標楷體" w:eastAsia="標楷體" w:hAnsi="標楷體"/>
                  <w:color w:val="000000"/>
                </w:rPr>
                <w:t>InnDocRecord.</w:t>
              </w:r>
            </w:ins>
            <w:ins w:id="3387" w:author="st1" w:date="2021-05-07T15:32:00Z">
              <w:r w:rsidRPr="00F63C93">
                <w:rPr>
                  <w:rFonts w:ascii="標楷體" w:eastAsia="標楷體" w:hAnsi="標楷體"/>
                  <w:color w:val="000000"/>
                </w:rPr>
                <w:t>ReturnEmpNo</w:t>
              </w:r>
            </w:ins>
          </w:p>
          <w:p w14:paraId="751149BA" w14:textId="77777777" w:rsidR="00F63C93" w:rsidRPr="00F63C93" w:rsidRDefault="00F63C93" w:rsidP="00F63C93">
            <w:pPr>
              <w:rPr>
                <w:ins w:id="3388" w:author="st1" w:date="2021-05-07T15:27:00Z"/>
                <w:rFonts w:ascii="標楷體" w:eastAsia="標楷體" w:hAnsi="標楷體"/>
              </w:rPr>
            </w:pPr>
            <w:r w:rsidRPr="00F63C93">
              <w:rPr>
                <w:rFonts w:ascii="標楷體" w:eastAsia="標楷體" w:hAnsi="標楷體"/>
              </w:rPr>
              <w:t>CdEmp.Fullname</w:t>
            </w:r>
          </w:p>
        </w:tc>
        <w:tc>
          <w:tcPr>
            <w:tcW w:w="3250" w:type="dxa"/>
            <w:tcBorders>
              <w:top w:val="single" w:sz="4" w:space="0" w:color="auto"/>
              <w:left w:val="single" w:sz="4" w:space="0" w:color="auto"/>
              <w:bottom w:val="single" w:sz="4" w:space="0" w:color="auto"/>
              <w:right w:val="single" w:sz="4" w:space="0" w:color="auto"/>
            </w:tcBorders>
          </w:tcPr>
          <w:p w14:paraId="33465B8F" w14:textId="77777777" w:rsidR="00F63C93" w:rsidRPr="00F63C93" w:rsidRDefault="00F63C93" w:rsidP="00F63C93">
            <w:pPr>
              <w:rPr>
                <w:ins w:id="3389" w:author="st1" w:date="2021-05-07T15:27:00Z"/>
                <w:rFonts w:ascii="標楷體" w:eastAsia="標楷體" w:hAnsi="標楷體"/>
                <w:color w:val="000000"/>
                <w:rPrChange w:id="3390" w:author="黃梓峻" w:date="2021-06-28T11:50:00Z">
                  <w:rPr>
                    <w:ins w:id="3391" w:author="st1" w:date="2021-05-07T15:27:00Z"/>
                    <w:rFonts w:eastAsia="標楷體"/>
                    <w:color w:val="000000"/>
                  </w:rPr>
                </w:rPrChange>
              </w:rPr>
            </w:pPr>
          </w:p>
        </w:tc>
      </w:tr>
      <w:tr w:rsidR="00F63C93" w:rsidRPr="00F63C93" w14:paraId="70122B96" w14:textId="77777777" w:rsidTr="00067F94">
        <w:trPr>
          <w:ins w:id="3392" w:author="st1" w:date="2021-05-07T15:27:00Z"/>
        </w:trPr>
        <w:tc>
          <w:tcPr>
            <w:tcW w:w="757" w:type="dxa"/>
            <w:tcBorders>
              <w:top w:val="single" w:sz="4" w:space="0" w:color="auto"/>
              <w:left w:val="single" w:sz="4" w:space="0" w:color="auto"/>
              <w:bottom w:val="single" w:sz="4" w:space="0" w:color="auto"/>
              <w:right w:val="single" w:sz="4" w:space="0" w:color="auto"/>
            </w:tcBorders>
          </w:tcPr>
          <w:p w14:paraId="2264F9C9" w14:textId="77777777" w:rsidR="00F63C93" w:rsidRPr="00F63C93" w:rsidRDefault="00F63C93" w:rsidP="00F63C93">
            <w:pPr>
              <w:jc w:val="center"/>
              <w:rPr>
                <w:ins w:id="3393" w:author="st1" w:date="2021-05-07T15:27:00Z"/>
                <w:rFonts w:ascii="標楷體" w:eastAsia="標楷體" w:hAnsi="標楷體"/>
              </w:rPr>
            </w:pPr>
            <w:ins w:id="3394" w:author="st1" w:date="2021-05-07T15:27:00Z">
              <w:r w:rsidRPr="00F63C93">
                <w:rPr>
                  <w:rFonts w:ascii="標楷體" w:eastAsia="標楷體" w:hAnsi="標楷體"/>
                </w:rPr>
                <w:t>11</w:t>
              </w:r>
            </w:ins>
          </w:p>
        </w:tc>
        <w:tc>
          <w:tcPr>
            <w:tcW w:w="1138" w:type="dxa"/>
            <w:tcBorders>
              <w:top w:val="single" w:sz="4" w:space="0" w:color="auto"/>
              <w:left w:val="single" w:sz="4" w:space="0" w:color="auto"/>
              <w:bottom w:val="single" w:sz="4" w:space="0" w:color="auto"/>
              <w:right w:val="single" w:sz="4" w:space="0" w:color="auto"/>
            </w:tcBorders>
          </w:tcPr>
          <w:p w14:paraId="16CF5A88" w14:textId="77777777" w:rsidR="00F63C93" w:rsidRPr="00F63C93" w:rsidRDefault="00F63C93" w:rsidP="00F63C93">
            <w:pPr>
              <w:jc w:val="center"/>
              <w:rPr>
                <w:ins w:id="3395" w:author="st1" w:date="2021-05-07T15:27:00Z"/>
                <w:rFonts w:ascii="標楷體" w:eastAsia="標楷體" w:hAnsi="標楷體"/>
                <w:lang w:eastAsia="zh-HK"/>
              </w:rPr>
            </w:pPr>
            <w:ins w:id="3396"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2BD0C3F6" w14:textId="77777777" w:rsidR="00F63C93" w:rsidRPr="00F63C93" w:rsidRDefault="00F63C93" w:rsidP="00F63C93">
            <w:pPr>
              <w:rPr>
                <w:ins w:id="3397" w:author="st1" w:date="2021-05-07T15:27:00Z"/>
                <w:rFonts w:ascii="標楷體" w:eastAsia="標楷體" w:hAnsi="標楷體"/>
                <w:lang w:eastAsia="zh-HK"/>
              </w:rPr>
            </w:pPr>
            <w:ins w:id="3398" w:author="st1" w:date="2021-05-07T15:28:00Z">
              <w:r w:rsidRPr="00F63C93">
                <w:rPr>
                  <w:rFonts w:ascii="標楷體" w:eastAsia="標楷體" w:hAnsi="標楷體" w:hint="eastAsia"/>
                  <w:lang w:eastAsia="zh-HK"/>
                </w:rPr>
                <w:t>用途</w:t>
              </w:r>
            </w:ins>
          </w:p>
        </w:tc>
        <w:tc>
          <w:tcPr>
            <w:tcW w:w="3336" w:type="dxa"/>
            <w:tcBorders>
              <w:top w:val="single" w:sz="4" w:space="0" w:color="auto"/>
              <w:left w:val="single" w:sz="4" w:space="0" w:color="auto"/>
              <w:bottom w:val="single" w:sz="4" w:space="0" w:color="auto"/>
              <w:right w:val="single" w:sz="4" w:space="0" w:color="auto"/>
            </w:tcBorders>
          </w:tcPr>
          <w:p w14:paraId="02FA82D2" w14:textId="77777777" w:rsidR="00F63C93" w:rsidRPr="00F63C93" w:rsidRDefault="00F63C93" w:rsidP="00F63C93">
            <w:pPr>
              <w:rPr>
                <w:ins w:id="3399" w:author="st1" w:date="2021-05-07T15:27:00Z"/>
                <w:rFonts w:ascii="標楷體" w:eastAsia="標楷體" w:hAnsi="標楷體"/>
              </w:rPr>
            </w:pPr>
            <w:ins w:id="3400" w:author="st1" w:date="2021-05-07T15:29:00Z">
              <w:r w:rsidRPr="00F63C93">
                <w:rPr>
                  <w:rFonts w:ascii="標楷體" w:eastAsia="標楷體" w:hAnsi="標楷體"/>
                  <w:color w:val="000000"/>
                </w:rPr>
                <w:t>InnDocRecord.</w:t>
              </w:r>
            </w:ins>
            <w:ins w:id="3401" w:author="st1" w:date="2021-05-07T15:32:00Z">
              <w:r w:rsidRPr="00F63C93">
                <w:rPr>
                  <w:rFonts w:ascii="標楷體" w:eastAsia="標楷體" w:hAnsi="標楷體"/>
                  <w:color w:val="000000"/>
                </w:rPr>
                <w:t>UsageCode</w:t>
              </w:r>
            </w:ins>
          </w:p>
        </w:tc>
        <w:tc>
          <w:tcPr>
            <w:tcW w:w="3250" w:type="dxa"/>
            <w:tcBorders>
              <w:top w:val="single" w:sz="4" w:space="0" w:color="auto"/>
              <w:left w:val="single" w:sz="4" w:space="0" w:color="auto"/>
              <w:bottom w:val="single" w:sz="4" w:space="0" w:color="auto"/>
              <w:right w:val="single" w:sz="4" w:space="0" w:color="auto"/>
            </w:tcBorders>
          </w:tcPr>
          <w:p w14:paraId="5F796C95" w14:textId="77777777" w:rsidR="00F63C93" w:rsidRPr="00F63C93" w:rsidRDefault="00F63C93" w:rsidP="00F63C93">
            <w:pPr>
              <w:rPr>
                <w:ins w:id="3402" w:author="st1" w:date="2021-05-07T15:33:00Z"/>
                <w:rFonts w:ascii="標楷體" w:eastAsia="標楷體" w:hAnsi="標楷體"/>
                <w:color w:val="000000"/>
              </w:rPr>
            </w:pPr>
            <w:ins w:id="3403" w:author="st1" w:date="2021-05-07T15:33:00Z">
              <w:r w:rsidRPr="00F63C93">
                <w:rPr>
                  <w:rFonts w:ascii="標楷體" w:eastAsia="標楷體" w:hAnsi="標楷體" w:hint="eastAsia"/>
                  <w:lang w:eastAsia="zh-HK"/>
                </w:rPr>
                <w:t>依據</w:t>
              </w:r>
              <w:r w:rsidRPr="00F63C93">
                <w:rPr>
                  <w:rFonts w:ascii="標楷體" w:eastAsia="標楷體" w:hAnsi="標楷體"/>
                </w:rPr>
                <w:t>C</w:t>
              </w:r>
              <w:r w:rsidRPr="00F63C93">
                <w:rPr>
                  <w:rFonts w:ascii="標楷體" w:eastAsia="標楷體" w:hAnsi="標楷體"/>
                  <w:lang w:eastAsia="zh-HK"/>
                </w:rPr>
                <w:t>dCode</w:t>
              </w:r>
              <w:r w:rsidRPr="00F63C93">
                <w:rPr>
                  <w:rFonts w:ascii="標楷體" w:eastAsia="標楷體" w:hAnsi="標楷體" w:hint="eastAsia"/>
                  <w:lang w:eastAsia="zh-HK"/>
                </w:rPr>
                <w:t>的</w:t>
              </w:r>
              <w:r w:rsidRPr="00F63C93">
                <w:rPr>
                  <w:rFonts w:ascii="標楷體" w:eastAsia="標楷體" w:hAnsi="標楷體"/>
                  <w:lang w:eastAsia="zh-HK"/>
                </w:rPr>
                <w:t>DefCode</w:t>
              </w:r>
              <w:r w:rsidRPr="00F63C93">
                <w:rPr>
                  <w:rFonts w:ascii="標楷體" w:eastAsia="標楷體" w:hAnsi="標楷體"/>
                </w:rPr>
                <w:t>=</w:t>
              </w:r>
              <w:r w:rsidRPr="00F63C93">
                <w:rPr>
                  <w:rFonts w:ascii="標楷體" w:eastAsia="標楷體" w:hAnsi="標楷體"/>
                  <w:color w:val="000000"/>
                </w:rPr>
                <w:t>UsageCodeX</w:t>
              </w:r>
            </w:ins>
          </w:p>
          <w:p w14:paraId="5047761C" w14:textId="77777777" w:rsidR="00F63C93" w:rsidRPr="00F63C93" w:rsidRDefault="00F63C93" w:rsidP="00F63C93">
            <w:pPr>
              <w:rPr>
                <w:ins w:id="3404" w:author="st1" w:date="2021-05-07T15:33:00Z"/>
                <w:rFonts w:ascii="標楷體" w:eastAsia="標楷體" w:hAnsi="標楷體"/>
              </w:rPr>
            </w:pPr>
          </w:p>
          <w:p w14:paraId="608AE2D1" w14:textId="77777777" w:rsidR="00F63C93" w:rsidRPr="00F63C93" w:rsidRDefault="00F63C93" w:rsidP="00F63C93">
            <w:pPr>
              <w:rPr>
                <w:ins w:id="3405" w:author="st1" w:date="2021-05-07T15:33:00Z"/>
                <w:rFonts w:ascii="標楷體" w:eastAsia="標楷體" w:hAnsi="標楷體"/>
              </w:rPr>
            </w:pPr>
            <w:ins w:id="3406" w:author="st1" w:date="2021-05-07T15:33:00Z">
              <w:r w:rsidRPr="00F63C93">
                <w:rPr>
                  <w:rFonts w:ascii="標楷體" w:eastAsia="標楷體" w:hAnsi="標楷體"/>
                </w:rPr>
                <w:t>01.清償</w:t>
              </w:r>
            </w:ins>
          </w:p>
          <w:p w14:paraId="4B2C532D" w14:textId="77777777" w:rsidR="00F63C93" w:rsidRPr="00F63C93" w:rsidRDefault="00F63C93" w:rsidP="00F63C93">
            <w:pPr>
              <w:rPr>
                <w:ins w:id="3407" w:author="st1" w:date="2021-05-07T15:33:00Z"/>
                <w:rFonts w:ascii="標楷體" w:eastAsia="標楷體" w:hAnsi="標楷體"/>
              </w:rPr>
            </w:pPr>
            <w:ins w:id="3408" w:author="st1" w:date="2021-05-07T15:33:00Z">
              <w:r w:rsidRPr="00F63C93">
                <w:rPr>
                  <w:rFonts w:ascii="標楷體" w:eastAsia="標楷體" w:hAnsi="標楷體"/>
                </w:rPr>
                <w:t>02.法拍</w:t>
              </w:r>
            </w:ins>
          </w:p>
          <w:p w14:paraId="7E7FCAB9" w14:textId="77777777" w:rsidR="00F63C93" w:rsidRPr="00F63C93" w:rsidRDefault="00F63C93" w:rsidP="00F63C93">
            <w:pPr>
              <w:rPr>
                <w:ins w:id="3409" w:author="st1" w:date="2021-05-07T15:33:00Z"/>
                <w:rFonts w:ascii="標楷體" w:eastAsia="標楷體" w:hAnsi="標楷體"/>
              </w:rPr>
            </w:pPr>
            <w:ins w:id="3410" w:author="st1" w:date="2021-05-07T15:33:00Z">
              <w:r w:rsidRPr="00F63C93">
                <w:rPr>
                  <w:rFonts w:ascii="標楷體" w:eastAsia="標楷體" w:hAnsi="標楷體"/>
                </w:rPr>
                <w:t>03.增貸</w:t>
              </w:r>
            </w:ins>
          </w:p>
          <w:p w14:paraId="07911232" w14:textId="77777777" w:rsidR="00F63C93" w:rsidRPr="00F63C93" w:rsidRDefault="00F63C93" w:rsidP="00F63C93">
            <w:pPr>
              <w:rPr>
                <w:ins w:id="3411" w:author="st1" w:date="2021-05-07T15:33:00Z"/>
                <w:rFonts w:ascii="標楷體" w:eastAsia="標楷體" w:hAnsi="標楷體"/>
              </w:rPr>
            </w:pPr>
            <w:ins w:id="3412" w:author="st1" w:date="2021-05-07T15:33:00Z">
              <w:r w:rsidRPr="00F63C93">
                <w:rPr>
                  <w:rFonts w:ascii="標楷體" w:eastAsia="標楷體" w:hAnsi="標楷體"/>
                </w:rPr>
                <w:t>04.展期</w:t>
              </w:r>
            </w:ins>
          </w:p>
          <w:p w14:paraId="6373CCB9" w14:textId="77777777" w:rsidR="00F63C93" w:rsidRPr="00F63C93" w:rsidRDefault="00F63C93" w:rsidP="00F63C93">
            <w:pPr>
              <w:rPr>
                <w:ins w:id="3413" w:author="st1" w:date="2021-05-07T15:33:00Z"/>
                <w:rFonts w:ascii="標楷體" w:eastAsia="標楷體" w:hAnsi="標楷體"/>
              </w:rPr>
            </w:pPr>
            <w:ins w:id="3414" w:author="st1" w:date="2021-05-07T15:33:00Z">
              <w:r w:rsidRPr="00F63C93">
                <w:rPr>
                  <w:rFonts w:ascii="標楷體" w:eastAsia="標楷體" w:hAnsi="標楷體"/>
                </w:rPr>
                <w:t>05.撥款</w:t>
              </w:r>
            </w:ins>
          </w:p>
          <w:p w14:paraId="6C81B6C3" w14:textId="77777777" w:rsidR="00F63C93" w:rsidRPr="00F63C93" w:rsidRDefault="00F63C93" w:rsidP="00F63C93">
            <w:pPr>
              <w:rPr>
                <w:ins w:id="3415" w:author="st1" w:date="2021-05-07T15:33:00Z"/>
                <w:rFonts w:ascii="標楷體" w:eastAsia="標楷體" w:hAnsi="標楷體"/>
              </w:rPr>
            </w:pPr>
            <w:ins w:id="3416" w:author="st1" w:date="2021-05-07T15:33:00Z">
              <w:r w:rsidRPr="00F63C93">
                <w:rPr>
                  <w:rFonts w:ascii="標楷體" w:eastAsia="標楷體" w:hAnsi="標楷體"/>
                </w:rPr>
                <w:t>06.查閱</w:t>
              </w:r>
            </w:ins>
          </w:p>
          <w:p w14:paraId="474D43B6" w14:textId="77777777" w:rsidR="00F63C93" w:rsidRPr="00F63C93" w:rsidRDefault="00F63C93" w:rsidP="00F63C93">
            <w:pPr>
              <w:rPr>
                <w:ins w:id="3417" w:author="st1" w:date="2021-05-07T15:33:00Z"/>
                <w:rFonts w:ascii="標楷體" w:eastAsia="標楷體" w:hAnsi="標楷體"/>
              </w:rPr>
            </w:pPr>
            <w:ins w:id="3418" w:author="st1" w:date="2021-05-07T15:33:00Z">
              <w:r w:rsidRPr="00F63C93">
                <w:rPr>
                  <w:rFonts w:ascii="標楷體" w:eastAsia="標楷體" w:hAnsi="標楷體"/>
                </w:rPr>
                <w:t>07.重估</w:t>
              </w:r>
            </w:ins>
          </w:p>
          <w:p w14:paraId="7A2B741B" w14:textId="77777777" w:rsidR="00F63C93" w:rsidRPr="00F63C93" w:rsidRDefault="00F63C93" w:rsidP="00F63C93">
            <w:pPr>
              <w:rPr>
                <w:ins w:id="3419" w:author="st1" w:date="2021-05-07T15:27:00Z"/>
                <w:rFonts w:ascii="標楷體" w:eastAsia="標楷體" w:hAnsi="標楷體"/>
                <w:color w:val="000000"/>
                <w:rPrChange w:id="3420" w:author="黃梓峻" w:date="2021-06-28T11:50:00Z">
                  <w:rPr>
                    <w:ins w:id="3421" w:author="st1" w:date="2021-05-07T15:27:00Z"/>
                    <w:rFonts w:eastAsia="標楷體"/>
                    <w:color w:val="000000"/>
                  </w:rPr>
                </w:rPrChange>
              </w:rPr>
            </w:pPr>
            <w:ins w:id="3422" w:author="st1" w:date="2021-05-07T15:33:00Z">
              <w:r w:rsidRPr="00F63C93">
                <w:rPr>
                  <w:rFonts w:ascii="標楷體" w:eastAsia="標楷體" w:hAnsi="標楷體"/>
                </w:rPr>
                <w:t>08.其他</w:t>
              </w:r>
            </w:ins>
          </w:p>
        </w:tc>
      </w:tr>
      <w:tr w:rsidR="00F63C93" w:rsidRPr="00F63C93" w14:paraId="6303B6CB" w14:textId="77777777" w:rsidTr="00067F94">
        <w:trPr>
          <w:ins w:id="3423" w:author="st1" w:date="2021-05-07T15:27:00Z"/>
        </w:trPr>
        <w:tc>
          <w:tcPr>
            <w:tcW w:w="757" w:type="dxa"/>
            <w:tcBorders>
              <w:top w:val="single" w:sz="4" w:space="0" w:color="auto"/>
              <w:left w:val="single" w:sz="4" w:space="0" w:color="auto"/>
              <w:bottom w:val="single" w:sz="4" w:space="0" w:color="auto"/>
              <w:right w:val="single" w:sz="4" w:space="0" w:color="auto"/>
            </w:tcBorders>
          </w:tcPr>
          <w:p w14:paraId="041F1C65" w14:textId="77777777" w:rsidR="00F63C93" w:rsidRPr="00F63C93" w:rsidRDefault="00F63C93" w:rsidP="00F63C93">
            <w:pPr>
              <w:jc w:val="center"/>
              <w:rPr>
                <w:ins w:id="3424" w:author="st1" w:date="2021-05-07T15:27:00Z"/>
                <w:rFonts w:ascii="標楷體" w:eastAsia="標楷體" w:hAnsi="標楷體"/>
              </w:rPr>
            </w:pPr>
            <w:ins w:id="3425" w:author="st1" w:date="2021-05-07T15:27:00Z">
              <w:r w:rsidRPr="00F63C93">
                <w:rPr>
                  <w:rFonts w:ascii="標楷體" w:eastAsia="標楷體" w:hAnsi="標楷體"/>
                </w:rPr>
                <w:t>12</w:t>
              </w:r>
            </w:ins>
          </w:p>
        </w:tc>
        <w:tc>
          <w:tcPr>
            <w:tcW w:w="1138" w:type="dxa"/>
            <w:tcBorders>
              <w:top w:val="single" w:sz="4" w:space="0" w:color="auto"/>
              <w:left w:val="single" w:sz="4" w:space="0" w:color="auto"/>
              <w:bottom w:val="single" w:sz="4" w:space="0" w:color="auto"/>
              <w:right w:val="single" w:sz="4" w:space="0" w:color="auto"/>
            </w:tcBorders>
          </w:tcPr>
          <w:p w14:paraId="38910EC2" w14:textId="77777777" w:rsidR="00F63C93" w:rsidRPr="00F63C93" w:rsidRDefault="00F63C93" w:rsidP="00F63C93">
            <w:pPr>
              <w:jc w:val="center"/>
              <w:rPr>
                <w:ins w:id="3426" w:author="st1" w:date="2021-05-07T15:27:00Z"/>
                <w:rFonts w:ascii="標楷體" w:eastAsia="標楷體" w:hAnsi="標楷體"/>
                <w:lang w:eastAsia="zh-HK"/>
              </w:rPr>
            </w:pPr>
            <w:ins w:id="3427" w:author="st1" w:date="2021-05-07T15:27:00Z">
              <w:r w:rsidRPr="00F63C93">
                <w:rPr>
                  <w:rFonts w:ascii="標楷體" w:eastAsia="標楷體" w:hAnsi="標楷體" w:hint="eastAsia"/>
                  <w:lang w:eastAsia="zh-HK"/>
                </w:rPr>
                <w:t>資料</w:t>
              </w:r>
            </w:ins>
          </w:p>
        </w:tc>
        <w:tc>
          <w:tcPr>
            <w:tcW w:w="1939" w:type="dxa"/>
            <w:tcBorders>
              <w:top w:val="single" w:sz="4" w:space="0" w:color="auto"/>
              <w:left w:val="single" w:sz="4" w:space="0" w:color="auto"/>
              <w:bottom w:val="single" w:sz="4" w:space="0" w:color="auto"/>
              <w:right w:val="single" w:sz="4" w:space="0" w:color="auto"/>
            </w:tcBorders>
          </w:tcPr>
          <w:p w14:paraId="2FEFE791" w14:textId="77777777" w:rsidR="00F63C93" w:rsidRPr="00F63C93" w:rsidRDefault="00F63C93" w:rsidP="00F63C93">
            <w:pPr>
              <w:rPr>
                <w:ins w:id="3428" w:author="st1" w:date="2021-05-07T15:27:00Z"/>
                <w:rFonts w:ascii="標楷體" w:eastAsia="標楷體" w:hAnsi="標楷體"/>
                <w:lang w:eastAsia="zh-HK"/>
              </w:rPr>
            </w:pPr>
            <w:ins w:id="3429" w:author="st1" w:date="2021-05-07T15:28:00Z">
              <w:r w:rsidRPr="00F63C93">
                <w:rPr>
                  <w:rFonts w:ascii="標楷體" w:eastAsia="標楷體" w:hAnsi="標楷體" w:hint="eastAsia"/>
                  <w:lang w:eastAsia="zh-HK"/>
                </w:rPr>
                <w:t>備註</w:t>
              </w:r>
            </w:ins>
          </w:p>
        </w:tc>
        <w:tc>
          <w:tcPr>
            <w:tcW w:w="3336" w:type="dxa"/>
            <w:tcBorders>
              <w:top w:val="single" w:sz="4" w:space="0" w:color="auto"/>
              <w:left w:val="single" w:sz="4" w:space="0" w:color="auto"/>
              <w:bottom w:val="single" w:sz="4" w:space="0" w:color="auto"/>
              <w:right w:val="single" w:sz="4" w:space="0" w:color="auto"/>
            </w:tcBorders>
          </w:tcPr>
          <w:p w14:paraId="21937D45" w14:textId="77777777" w:rsidR="00F63C93" w:rsidRPr="00F63C93" w:rsidRDefault="00F63C93" w:rsidP="00F63C93">
            <w:pPr>
              <w:rPr>
                <w:ins w:id="3430" w:author="st1" w:date="2021-05-07T15:27:00Z"/>
                <w:rFonts w:ascii="標楷體" w:eastAsia="標楷體" w:hAnsi="標楷體"/>
              </w:rPr>
            </w:pPr>
            <w:ins w:id="3431" w:author="st1" w:date="2021-05-07T15:29:00Z">
              <w:r w:rsidRPr="00F63C93">
                <w:rPr>
                  <w:rFonts w:ascii="標楷體" w:eastAsia="標楷體" w:hAnsi="標楷體"/>
                  <w:color w:val="000000"/>
                </w:rPr>
                <w:t>InnDocRecord.</w:t>
              </w:r>
            </w:ins>
            <w:ins w:id="3432" w:author="st1" w:date="2021-05-07T15:32:00Z">
              <w:r w:rsidRPr="00F63C93">
                <w:rPr>
                  <w:rFonts w:ascii="標楷體" w:eastAsia="標楷體" w:hAnsi="標楷體"/>
                  <w:color w:val="000000"/>
                </w:rPr>
                <w:t>Remark</w:t>
              </w:r>
            </w:ins>
          </w:p>
        </w:tc>
        <w:tc>
          <w:tcPr>
            <w:tcW w:w="3250" w:type="dxa"/>
            <w:tcBorders>
              <w:top w:val="single" w:sz="4" w:space="0" w:color="auto"/>
              <w:left w:val="single" w:sz="4" w:space="0" w:color="auto"/>
              <w:bottom w:val="single" w:sz="4" w:space="0" w:color="auto"/>
              <w:right w:val="single" w:sz="4" w:space="0" w:color="auto"/>
            </w:tcBorders>
          </w:tcPr>
          <w:p w14:paraId="32398082" w14:textId="77777777" w:rsidR="00F63C93" w:rsidRPr="00F63C93" w:rsidRDefault="00F63C93" w:rsidP="00F63C93">
            <w:pPr>
              <w:rPr>
                <w:ins w:id="3433" w:author="st1" w:date="2021-05-07T15:27:00Z"/>
                <w:rFonts w:ascii="標楷體" w:eastAsia="標楷體" w:hAnsi="標楷體"/>
                <w:color w:val="000000"/>
                <w:rPrChange w:id="3434" w:author="黃梓峻" w:date="2021-06-28T11:50:00Z">
                  <w:rPr>
                    <w:ins w:id="3435" w:author="st1" w:date="2021-05-07T15:27:00Z"/>
                    <w:rFonts w:eastAsia="標楷體"/>
                    <w:color w:val="000000"/>
                  </w:rPr>
                </w:rPrChange>
              </w:rPr>
            </w:pPr>
          </w:p>
        </w:tc>
      </w:tr>
    </w:tbl>
    <w:p w14:paraId="20887319" w14:textId="77777777" w:rsidR="00F63C93" w:rsidRPr="00F63C93" w:rsidDel="00171ECA" w:rsidRDefault="00F63C93" w:rsidP="00F63C93">
      <w:pPr>
        <w:rPr>
          <w:del w:id="3436" w:author="st1" w:date="2021-05-07T15:25:00Z"/>
          <w:rFonts w:ascii="標楷體" w:eastAsia="標楷體" w:hAnsi="標楷體"/>
        </w:rPr>
      </w:pPr>
      <w:del w:id="3437" w:author="st1" w:date="2021-05-07T15:25:00Z">
        <w:r w:rsidRPr="00F63C93" w:rsidDel="00171ECA">
          <w:rPr>
            <w:rFonts w:ascii="標楷體" w:eastAsia="標楷體" w:hAnsi="標楷體"/>
          </w:rPr>
          <w:br w:type="page"/>
        </w:r>
        <w:r w:rsidRPr="00F63C93" w:rsidDel="00171ECA">
          <w:rPr>
            <w:rFonts w:ascii="標楷體" w:eastAsia="標楷體" w:hAnsi="標楷體" w:hint="eastAsia"/>
            <w:lang w:eastAsia="x-none"/>
          </w:rPr>
          <w:delText>輸</w:delText>
        </w:r>
        <w:r w:rsidRPr="00F63C93" w:rsidDel="00171ECA">
          <w:rPr>
            <w:rFonts w:ascii="標楷體" w:eastAsia="標楷體" w:hAnsi="標楷體" w:hint="eastAsia"/>
          </w:rPr>
          <w:delText>出</w:delText>
        </w:r>
        <w:r w:rsidRPr="00F63C93" w:rsidDel="00171ECA">
          <w:rPr>
            <w:rFonts w:ascii="標楷體" w:eastAsia="標楷體" w:hAnsi="標楷體" w:hint="eastAsia"/>
            <w:lang w:eastAsia="x-none"/>
          </w:rPr>
          <w:delText>畫面：</w:delText>
        </w:r>
      </w:del>
    </w:p>
    <w:p w14:paraId="2DB44865" w14:textId="77777777" w:rsidR="00F63C93" w:rsidRPr="00F63C93" w:rsidRDefault="00F63C93" w:rsidP="00F63C93">
      <w:pPr>
        <w:rPr>
          <w:ins w:id="3438" w:author="st1" w:date="2021-05-07T15:25:00Z"/>
          <w:rFonts w:ascii="標楷體" w:eastAsia="標楷體" w:hAnsi="標楷體"/>
          <w:lang w:eastAsia="x-none"/>
        </w:rPr>
        <w:pPrChange w:id="3439" w:author="st1" w:date="2021-05-07T15:25:00Z">
          <w:pPr>
            <w:ind w:leftChars="500" w:left="1200"/>
          </w:pPr>
        </w:pPrChange>
      </w:pPr>
    </w:p>
    <w:p w14:paraId="784A1B03" w14:textId="77777777" w:rsidR="00F63C93" w:rsidRPr="00F63C93" w:rsidDel="00171ECA" w:rsidRDefault="00F63C93" w:rsidP="00F63C93">
      <w:pPr>
        <w:rPr>
          <w:del w:id="3440" w:author="st1" w:date="2021-05-07T15:25:00Z"/>
          <w:rFonts w:ascii="標楷體" w:eastAsia="標楷體" w:hAnsi="標楷體"/>
          <w:lang w:eastAsia="x-none"/>
        </w:rPr>
      </w:pPr>
      <w:del w:id="3441" w:author="st1" w:date="2021-05-07T15:25:00Z">
        <w:r w:rsidRPr="00F63C93" w:rsidDel="00171ECA">
          <w:rPr>
            <w:rFonts w:ascii="標楷體" w:eastAsia="標楷體" w:hAnsi="標楷體"/>
            <w:noProof/>
          </w:rPr>
          <w:drawing>
            <wp:inline distT="0" distB="0" distL="0" distR="0" wp14:anchorId="41B68B10" wp14:editId="1301B48A">
              <wp:extent cx="6477000" cy="3143250"/>
              <wp:effectExtent l="0" t="0" r="0" b="0"/>
              <wp:docPr id="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3143250"/>
                      </a:xfrm>
                      <a:prstGeom prst="rect">
                        <a:avLst/>
                      </a:prstGeom>
                      <a:noFill/>
                      <a:ln>
                        <a:noFill/>
                      </a:ln>
                    </pic:spPr>
                  </pic:pic>
                </a:graphicData>
              </a:graphic>
            </wp:inline>
          </w:drawing>
        </w:r>
      </w:del>
    </w:p>
    <w:p w14:paraId="4DFB3781" w14:textId="77777777" w:rsidR="00F63C93" w:rsidRPr="00F63C93" w:rsidDel="00171ECA" w:rsidRDefault="00F63C93" w:rsidP="00F63C93">
      <w:pPr>
        <w:rPr>
          <w:del w:id="3442" w:author="st1" w:date="2021-05-07T15:25:00Z"/>
          <w:rFonts w:ascii="標楷體" w:eastAsia="標楷體" w:hAnsi="標楷體"/>
          <w:lang w:eastAsia="x-none"/>
        </w:rPr>
      </w:pPr>
    </w:p>
    <w:p w14:paraId="398D1B9E" w14:textId="77777777" w:rsidR="00F63C93" w:rsidRPr="00F63C93" w:rsidDel="009E116C" w:rsidRDefault="00F63C93" w:rsidP="00F63C93">
      <w:pPr>
        <w:numPr>
          <w:ilvl w:val="0"/>
          <w:numId w:val="126"/>
        </w:numPr>
        <w:tabs>
          <w:tab w:val="num" w:pos="360"/>
        </w:tabs>
        <w:ind w:left="0" w:firstLine="0"/>
        <w:rPr>
          <w:del w:id="3443" w:author="st1" w:date="2021-05-07T15:33:00Z"/>
          <w:lang w:eastAsia="x-none"/>
        </w:rPr>
      </w:pPr>
      <w:del w:id="3444" w:author="st1" w:date="2021-05-07T15:33:00Z">
        <w:r w:rsidRPr="00F63C93" w:rsidDel="009E116C">
          <w:delText>輸入畫面資料說明</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5"/>
        <w:gridCol w:w="1365"/>
        <w:gridCol w:w="1296"/>
        <w:gridCol w:w="1056"/>
        <w:gridCol w:w="1067"/>
        <w:gridCol w:w="642"/>
        <w:gridCol w:w="674"/>
        <w:gridCol w:w="3529"/>
      </w:tblGrid>
      <w:tr w:rsidR="00F63C93" w:rsidRPr="00F63C93" w:rsidDel="009E116C" w14:paraId="1F310821" w14:textId="77777777" w:rsidTr="00067F94">
        <w:trPr>
          <w:trHeight w:val="388"/>
          <w:jc w:val="center"/>
          <w:del w:id="3445" w:author="st1" w:date="2021-05-07T15:33:00Z"/>
        </w:trPr>
        <w:tc>
          <w:tcPr>
            <w:tcW w:w="576" w:type="dxa"/>
            <w:vMerge w:val="restart"/>
          </w:tcPr>
          <w:p w14:paraId="7569485F" w14:textId="77777777" w:rsidR="00F63C93" w:rsidRPr="00F63C93" w:rsidDel="009E116C" w:rsidRDefault="00F63C93" w:rsidP="00F63C93">
            <w:pPr>
              <w:rPr>
                <w:del w:id="3446" w:author="st1" w:date="2021-05-07T15:33:00Z"/>
                <w:rFonts w:ascii="標楷體" w:eastAsia="標楷體" w:hAnsi="標楷體"/>
                <w:lang w:eastAsia="x-none"/>
              </w:rPr>
            </w:pPr>
            <w:del w:id="3447" w:author="st1" w:date="2021-05-07T15:33:00Z">
              <w:r w:rsidRPr="00F63C93" w:rsidDel="009E116C">
                <w:rPr>
                  <w:rFonts w:ascii="標楷體" w:eastAsia="標楷體" w:hAnsi="標楷體"/>
                  <w:lang w:eastAsia="x-none"/>
                </w:rPr>
                <w:delText>序號</w:delText>
              </w:r>
            </w:del>
          </w:p>
        </w:tc>
        <w:tc>
          <w:tcPr>
            <w:tcW w:w="1456" w:type="dxa"/>
            <w:vMerge w:val="restart"/>
          </w:tcPr>
          <w:p w14:paraId="630A6BC1" w14:textId="77777777" w:rsidR="00F63C93" w:rsidRPr="00F63C93" w:rsidDel="009E116C" w:rsidRDefault="00F63C93" w:rsidP="00F63C93">
            <w:pPr>
              <w:rPr>
                <w:del w:id="3448" w:author="st1" w:date="2021-05-07T15:33:00Z"/>
                <w:rFonts w:ascii="標楷體" w:eastAsia="標楷體" w:hAnsi="標楷體"/>
                <w:lang w:eastAsia="x-none"/>
              </w:rPr>
            </w:pPr>
            <w:del w:id="3449" w:author="st1" w:date="2021-05-07T15:33:00Z">
              <w:r w:rsidRPr="00F63C93" w:rsidDel="009E116C">
                <w:rPr>
                  <w:rFonts w:ascii="標楷體" w:eastAsia="標楷體" w:hAnsi="標楷體"/>
                  <w:lang w:eastAsia="x-none"/>
                </w:rPr>
                <w:delText>欄位</w:delText>
              </w:r>
            </w:del>
          </w:p>
        </w:tc>
        <w:tc>
          <w:tcPr>
            <w:tcW w:w="4825" w:type="dxa"/>
            <w:gridSpan w:val="5"/>
          </w:tcPr>
          <w:p w14:paraId="21D4C613" w14:textId="77777777" w:rsidR="00F63C93" w:rsidRPr="00F63C93" w:rsidDel="009E116C" w:rsidRDefault="00F63C93" w:rsidP="00F63C93">
            <w:pPr>
              <w:rPr>
                <w:del w:id="3450" w:author="st1" w:date="2021-05-07T15:33:00Z"/>
                <w:rFonts w:ascii="標楷體" w:eastAsia="標楷體" w:hAnsi="標楷體"/>
                <w:lang w:eastAsia="x-none"/>
              </w:rPr>
            </w:pPr>
            <w:del w:id="3451" w:author="st1" w:date="2021-05-07T15:33:00Z">
              <w:r w:rsidRPr="00F63C93" w:rsidDel="009E116C">
                <w:rPr>
                  <w:rFonts w:ascii="標楷體" w:eastAsia="標楷體" w:hAnsi="標楷體"/>
                  <w:lang w:eastAsia="x-none"/>
                </w:rPr>
                <w:delText>說明</w:delText>
              </w:r>
            </w:del>
          </w:p>
        </w:tc>
        <w:tc>
          <w:tcPr>
            <w:tcW w:w="3777" w:type="dxa"/>
            <w:vMerge w:val="restart"/>
          </w:tcPr>
          <w:p w14:paraId="7ABF7D26" w14:textId="77777777" w:rsidR="00F63C93" w:rsidRPr="00F63C93" w:rsidDel="009E116C" w:rsidRDefault="00F63C93" w:rsidP="00F63C93">
            <w:pPr>
              <w:rPr>
                <w:del w:id="3452" w:author="st1" w:date="2021-05-07T15:33:00Z"/>
                <w:rFonts w:ascii="標楷體" w:eastAsia="標楷體" w:hAnsi="標楷體"/>
                <w:lang w:eastAsia="x-none"/>
              </w:rPr>
            </w:pPr>
            <w:del w:id="3453" w:author="st1" w:date="2021-05-07T15:33:00Z">
              <w:r w:rsidRPr="00F63C93" w:rsidDel="009E116C">
                <w:rPr>
                  <w:rFonts w:ascii="標楷體" w:eastAsia="標楷體" w:hAnsi="標楷體"/>
                  <w:lang w:eastAsia="x-none"/>
                </w:rPr>
                <w:delText>處理邏輯及注意事項</w:delText>
              </w:r>
            </w:del>
          </w:p>
        </w:tc>
      </w:tr>
      <w:tr w:rsidR="00F63C93" w:rsidRPr="00F63C93" w:rsidDel="009E116C" w14:paraId="16442695" w14:textId="77777777" w:rsidTr="00067F94">
        <w:trPr>
          <w:trHeight w:val="244"/>
          <w:jc w:val="center"/>
          <w:del w:id="3454" w:author="st1" w:date="2021-05-07T15:33:00Z"/>
        </w:trPr>
        <w:tc>
          <w:tcPr>
            <w:tcW w:w="576" w:type="dxa"/>
            <w:vMerge/>
          </w:tcPr>
          <w:p w14:paraId="37118E10" w14:textId="77777777" w:rsidR="00F63C93" w:rsidRPr="00F63C93" w:rsidDel="009E116C" w:rsidRDefault="00F63C93" w:rsidP="00F63C93">
            <w:pPr>
              <w:rPr>
                <w:del w:id="3455" w:author="st1" w:date="2021-05-07T15:33:00Z"/>
                <w:rFonts w:ascii="標楷體" w:eastAsia="標楷體" w:hAnsi="標楷體"/>
                <w:lang w:eastAsia="x-none"/>
              </w:rPr>
            </w:pPr>
          </w:p>
        </w:tc>
        <w:tc>
          <w:tcPr>
            <w:tcW w:w="1456" w:type="dxa"/>
            <w:vMerge/>
          </w:tcPr>
          <w:p w14:paraId="3783DEDE" w14:textId="77777777" w:rsidR="00F63C93" w:rsidRPr="00F63C93" w:rsidDel="009E116C" w:rsidRDefault="00F63C93" w:rsidP="00F63C93">
            <w:pPr>
              <w:rPr>
                <w:del w:id="3456" w:author="st1" w:date="2021-05-07T15:33:00Z"/>
                <w:rFonts w:ascii="標楷體" w:eastAsia="標楷體" w:hAnsi="標楷體"/>
                <w:lang w:eastAsia="x-none"/>
              </w:rPr>
            </w:pPr>
          </w:p>
        </w:tc>
        <w:tc>
          <w:tcPr>
            <w:tcW w:w="1296" w:type="dxa"/>
          </w:tcPr>
          <w:p w14:paraId="5909C96E" w14:textId="77777777" w:rsidR="00F63C93" w:rsidRPr="00F63C93" w:rsidDel="009E116C" w:rsidRDefault="00F63C93" w:rsidP="00F63C93">
            <w:pPr>
              <w:rPr>
                <w:del w:id="3457" w:author="st1" w:date="2021-05-07T15:33:00Z"/>
                <w:rFonts w:ascii="標楷體" w:eastAsia="標楷體" w:hAnsi="標楷體"/>
                <w:lang w:eastAsia="x-none"/>
              </w:rPr>
            </w:pPr>
            <w:del w:id="3458" w:author="st1" w:date="2021-05-07T15:33:00Z">
              <w:r w:rsidRPr="00F63C93" w:rsidDel="009E116C">
                <w:rPr>
                  <w:rFonts w:ascii="標楷體" w:eastAsia="標楷體" w:hAnsi="標楷體" w:hint="eastAsia"/>
                </w:rPr>
                <w:delText>資料型態長度</w:delText>
              </w:r>
            </w:del>
          </w:p>
        </w:tc>
        <w:tc>
          <w:tcPr>
            <w:tcW w:w="1056" w:type="dxa"/>
          </w:tcPr>
          <w:p w14:paraId="6781788B" w14:textId="77777777" w:rsidR="00F63C93" w:rsidRPr="00F63C93" w:rsidDel="009E116C" w:rsidRDefault="00F63C93" w:rsidP="00F63C93">
            <w:pPr>
              <w:rPr>
                <w:del w:id="3459" w:author="st1" w:date="2021-05-07T15:33:00Z"/>
                <w:rFonts w:ascii="標楷體" w:eastAsia="標楷體" w:hAnsi="標楷體"/>
                <w:lang w:eastAsia="x-none"/>
              </w:rPr>
            </w:pPr>
            <w:del w:id="3460" w:author="st1" w:date="2021-05-07T15:33:00Z">
              <w:r w:rsidRPr="00F63C93" w:rsidDel="009E116C">
                <w:rPr>
                  <w:rFonts w:ascii="標楷體" w:eastAsia="標楷體" w:hAnsi="標楷體"/>
                  <w:lang w:eastAsia="x-none"/>
                </w:rPr>
                <w:delText>預設值</w:delText>
              </w:r>
            </w:del>
          </w:p>
        </w:tc>
        <w:tc>
          <w:tcPr>
            <w:tcW w:w="1128" w:type="dxa"/>
          </w:tcPr>
          <w:p w14:paraId="6CFA68CD" w14:textId="77777777" w:rsidR="00F63C93" w:rsidRPr="00F63C93" w:rsidDel="009E116C" w:rsidRDefault="00F63C93" w:rsidP="00F63C93">
            <w:pPr>
              <w:rPr>
                <w:del w:id="3461" w:author="st1" w:date="2021-05-07T15:33:00Z"/>
                <w:rFonts w:ascii="標楷體" w:eastAsia="標楷體" w:hAnsi="標楷體"/>
                <w:lang w:eastAsia="x-none"/>
              </w:rPr>
            </w:pPr>
            <w:del w:id="3462" w:author="st1" w:date="2021-05-07T15:33:00Z">
              <w:r w:rsidRPr="00F63C93" w:rsidDel="009E116C">
                <w:rPr>
                  <w:rFonts w:ascii="標楷體" w:eastAsia="標楷體" w:hAnsi="標楷體"/>
                  <w:lang w:eastAsia="x-none"/>
                </w:rPr>
                <w:delText>選單內容</w:delText>
              </w:r>
            </w:del>
          </w:p>
        </w:tc>
        <w:tc>
          <w:tcPr>
            <w:tcW w:w="661" w:type="dxa"/>
          </w:tcPr>
          <w:p w14:paraId="5D93676C" w14:textId="77777777" w:rsidR="00F63C93" w:rsidRPr="00F63C93" w:rsidDel="009E116C" w:rsidRDefault="00F63C93" w:rsidP="00F63C93">
            <w:pPr>
              <w:rPr>
                <w:del w:id="3463" w:author="st1" w:date="2021-05-07T15:33:00Z"/>
                <w:rFonts w:ascii="標楷體" w:eastAsia="標楷體" w:hAnsi="標楷體"/>
                <w:lang w:eastAsia="x-none"/>
              </w:rPr>
            </w:pPr>
            <w:del w:id="3464" w:author="st1" w:date="2021-05-07T15:33:00Z">
              <w:r w:rsidRPr="00F63C93" w:rsidDel="009E116C">
                <w:rPr>
                  <w:rFonts w:ascii="標楷體" w:eastAsia="標楷體" w:hAnsi="標楷體"/>
                  <w:lang w:eastAsia="x-none"/>
                </w:rPr>
                <w:delText>必填</w:delText>
              </w:r>
            </w:del>
          </w:p>
        </w:tc>
        <w:tc>
          <w:tcPr>
            <w:tcW w:w="684" w:type="dxa"/>
          </w:tcPr>
          <w:p w14:paraId="7AF38A40" w14:textId="77777777" w:rsidR="00F63C93" w:rsidRPr="00F63C93" w:rsidDel="009E116C" w:rsidRDefault="00F63C93" w:rsidP="00F63C93">
            <w:pPr>
              <w:rPr>
                <w:del w:id="3465" w:author="st1" w:date="2021-05-07T15:33:00Z"/>
                <w:rFonts w:ascii="標楷體" w:eastAsia="標楷體" w:hAnsi="標楷體"/>
                <w:lang w:eastAsia="x-none"/>
              </w:rPr>
            </w:pPr>
            <w:del w:id="3466" w:author="st1" w:date="2021-05-07T15:33:00Z">
              <w:r w:rsidRPr="00F63C93" w:rsidDel="009E116C">
                <w:rPr>
                  <w:rFonts w:ascii="標楷體" w:eastAsia="標楷體" w:hAnsi="標楷體"/>
                  <w:lang w:eastAsia="x-none"/>
                </w:rPr>
                <w:delText>R/W</w:delText>
              </w:r>
            </w:del>
          </w:p>
        </w:tc>
        <w:tc>
          <w:tcPr>
            <w:tcW w:w="3777" w:type="dxa"/>
            <w:vMerge/>
          </w:tcPr>
          <w:p w14:paraId="6C0BA84B" w14:textId="77777777" w:rsidR="00F63C93" w:rsidRPr="00F63C93" w:rsidDel="009E116C" w:rsidRDefault="00F63C93" w:rsidP="00F63C93">
            <w:pPr>
              <w:rPr>
                <w:del w:id="3467" w:author="st1" w:date="2021-05-07T15:33:00Z"/>
                <w:rFonts w:ascii="標楷體" w:eastAsia="標楷體" w:hAnsi="標楷體"/>
                <w:lang w:eastAsia="x-none"/>
              </w:rPr>
            </w:pPr>
          </w:p>
        </w:tc>
      </w:tr>
      <w:tr w:rsidR="00F63C93" w:rsidRPr="00F63C93" w:rsidDel="009E116C" w14:paraId="4B107DF3" w14:textId="77777777" w:rsidTr="00067F94">
        <w:trPr>
          <w:trHeight w:val="244"/>
          <w:jc w:val="center"/>
          <w:del w:id="3468" w:author="st1" w:date="2021-05-07T15:33:00Z"/>
        </w:trPr>
        <w:tc>
          <w:tcPr>
            <w:tcW w:w="576" w:type="dxa"/>
          </w:tcPr>
          <w:p w14:paraId="4F88D3CE" w14:textId="77777777" w:rsidR="00F63C93" w:rsidRPr="00F63C93" w:rsidDel="009E116C" w:rsidRDefault="00F63C93" w:rsidP="00F63C93">
            <w:pPr>
              <w:rPr>
                <w:del w:id="3469" w:author="st1" w:date="2021-05-07T15:33:00Z"/>
                <w:rFonts w:ascii="標楷體" w:eastAsia="標楷體" w:hAnsi="標楷體"/>
                <w:lang w:eastAsia="x-none"/>
              </w:rPr>
            </w:pPr>
            <w:del w:id="3470" w:author="st1" w:date="2021-05-07T15:33:00Z">
              <w:r w:rsidRPr="00F63C93" w:rsidDel="009E116C">
                <w:rPr>
                  <w:rFonts w:ascii="標楷體" w:eastAsia="標楷體" w:hAnsi="標楷體" w:hint="eastAsia"/>
                  <w:lang w:eastAsia="x-none"/>
                </w:rPr>
                <w:delText>1</w:delText>
              </w:r>
            </w:del>
          </w:p>
        </w:tc>
        <w:tc>
          <w:tcPr>
            <w:tcW w:w="1456" w:type="dxa"/>
          </w:tcPr>
          <w:p w14:paraId="4F327015" w14:textId="77777777" w:rsidR="00F63C93" w:rsidRPr="00F63C93" w:rsidDel="009E116C" w:rsidRDefault="00F63C93" w:rsidP="00F63C93">
            <w:pPr>
              <w:rPr>
                <w:del w:id="3471" w:author="st1" w:date="2021-05-07T15:33:00Z"/>
                <w:rFonts w:ascii="標楷體" w:eastAsia="標楷體" w:hAnsi="標楷體"/>
                <w:lang w:eastAsia="x-none"/>
              </w:rPr>
            </w:pPr>
            <w:del w:id="3472" w:author="st1" w:date="2021-05-07T15:33:00Z">
              <w:r w:rsidRPr="00F63C93" w:rsidDel="009E116C">
                <w:rPr>
                  <w:rFonts w:ascii="標楷體" w:eastAsia="標楷體" w:hAnsi="標楷體" w:hint="eastAsia"/>
                  <w:lang w:eastAsia="x-none"/>
                </w:rPr>
                <w:delText>借款人戶號</w:delText>
              </w:r>
            </w:del>
          </w:p>
        </w:tc>
        <w:tc>
          <w:tcPr>
            <w:tcW w:w="1296" w:type="dxa"/>
          </w:tcPr>
          <w:p w14:paraId="5D02C532" w14:textId="77777777" w:rsidR="00F63C93" w:rsidRPr="00F63C93" w:rsidDel="009E116C" w:rsidRDefault="00F63C93" w:rsidP="00F63C93">
            <w:pPr>
              <w:rPr>
                <w:del w:id="3473" w:author="st1" w:date="2021-05-07T15:33:00Z"/>
                <w:rFonts w:ascii="標楷體" w:eastAsia="標楷體" w:hAnsi="標楷體"/>
              </w:rPr>
            </w:pPr>
            <w:del w:id="3474" w:author="st1" w:date="2021-05-07T15:33:00Z">
              <w:r w:rsidRPr="00F63C93" w:rsidDel="009E116C">
                <w:rPr>
                  <w:rFonts w:ascii="標楷體" w:eastAsia="標楷體" w:hAnsi="標楷體" w:hint="eastAsia"/>
                </w:rPr>
                <w:delText>9(07)</w:delText>
              </w:r>
            </w:del>
          </w:p>
        </w:tc>
        <w:tc>
          <w:tcPr>
            <w:tcW w:w="1056" w:type="dxa"/>
          </w:tcPr>
          <w:p w14:paraId="4E53FAC3" w14:textId="77777777" w:rsidR="00F63C93" w:rsidRPr="00F63C93" w:rsidDel="009E116C" w:rsidRDefault="00F63C93" w:rsidP="00F63C93">
            <w:pPr>
              <w:rPr>
                <w:del w:id="3475" w:author="st1" w:date="2021-05-07T15:33:00Z"/>
                <w:rFonts w:ascii="標楷體" w:eastAsia="標楷體" w:hAnsi="標楷體"/>
                <w:lang w:eastAsia="x-none"/>
              </w:rPr>
            </w:pPr>
            <w:del w:id="3476" w:author="st1" w:date="2021-05-07T15:33:00Z">
              <w:r w:rsidRPr="00F63C93" w:rsidDel="009E116C">
                <w:rPr>
                  <w:rFonts w:ascii="標楷體" w:eastAsia="標楷體" w:hAnsi="標楷體" w:hint="eastAsia"/>
                  <w:lang w:eastAsia="x-none"/>
                </w:rPr>
                <w:delText>0000000</w:delText>
              </w:r>
            </w:del>
          </w:p>
        </w:tc>
        <w:tc>
          <w:tcPr>
            <w:tcW w:w="1128" w:type="dxa"/>
          </w:tcPr>
          <w:p w14:paraId="06C7DE64" w14:textId="77777777" w:rsidR="00F63C93" w:rsidRPr="00F63C93" w:rsidDel="009E116C" w:rsidRDefault="00F63C93" w:rsidP="00F63C93">
            <w:pPr>
              <w:rPr>
                <w:del w:id="3477" w:author="st1" w:date="2021-05-07T15:33:00Z"/>
                <w:rFonts w:ascii="標楷體" w:eastAsia="標楷體" w:hAnsi="標楷體"/>
                <w:lang w:eastAsia="x-none"/>
              </w:rPr>
            </w:pPr>
          </w:p>
        </w:tc>
        <w:tc>
          <w:tcPr>
            <w:tcW w:w="661" w:type="dxa"/>
          </w:tcPr>
          <w:p w14:paraId="3CAB43BF" w14:textId="77777777" w:rsidR="00F63C93" w:rsidRPr="00F63C93" w:rsidDel="009E116C" w:rsidRDefault="00F63C93" w:rsidP="00F63C93">
            <w:pPr>
              <w:rPr>
                <w:del w:id="3478" w:author="st1" w:date="2021-05-07T15:33:00Z"/>
                <w:rFonts w:ascii="標楷體" w:eastAsia="標楷體" w:hAnsi="標楷體"/>
                <w:lang w:eastAsia="x-none"/>
              </w:rPr>
            </w:pPr>
          </w:p>
        </w:tc>
        <w:tc>
          <w:tcPr>
            <w:tcW w:w="684" w:type="dxa"/>
          </w:tcPr>
          <w:p w14:paraId="1152D0AE" w14:textId="77777777" w:rsidR="00F63C93" w:rsidRPr="00F63C93" w:rsidDel="009E116C" w:rsidRDefault="00F63C93" w:rsidP="00F63C93">
            <w:pPr>
              <w:rPr>
                <w:del w:id="3479" w:author="st1" w:date="2021-05-07T15:33:00Z"/>
                <w:rFonts w:ascii="標楷體" w:eastAsia="標楷體" w:hAnsi="標楷體"/>
                <w:lang w:eastAsia="x-none"/>
              </w:rPr>
            </w:pPr>
          </w:p>
        </w:tc>
        <w:tc>
          <w:tcPr>
            <w:tcW w:w="3777" w:type="dxa"/>
          </w:tcPr>
          <w:p w14:paraId="311C51F8" w14:textId="77777777" w:rsidR="00F63C93" w:rsidRPr="00F63C93" w:rsidDel="009E116C" w:rsidRDefault="00F63C93" w:rsidP="00F63C93">
            <w:pPr>
              <w:rPr>
                <w:del w:id="3480" w:author="st1" w:date="2021-05-07T15:33:00Z"/>
                <w:rFonts w:ascii="標楷體" w:eastAsia="標楷體" w:hAnsi="標楷體"/>
                <w:lang w:eastAsia="x-none"/>
              </w:rPr>
            </w:pPr>
            <w:del w:id="3481" w:author="st1" w:date="2021-05-07T15:33:00Z">
              <w:r w:rsidRPr="00F63C93" w:rsidDel="009E116C">
                <w:rPr>
                  <w:rFonts w:ascii="標楷體" w:eastAsia="標楷體" w:hAnsi="標楷體" w:hint="eastAsia"/>
                  <w:lang w:eastAsia="x-none"/>
                </w:rPr>
                <w:delText>&gt;= 0000000</w:delText>
              </w:r>
            </w:del>
          </w:p>
          <w:p w14:paraId="268157C2" w14:textId="77777777" w:rsidR="00F63C93" w:rsidRPr="00F63C93" w:rsidDel="009E116C" w:rsidRDefault="00F63C93" w:rsidP="00F63C93">
            <w:pPr>
              <w:rPr>
                <w:del w:id="3482" w:author="st1" w:date="2021-05-07T15:33:00Z"/>
                <w:rFonts w:ascii="標楷體" w:eastAsia="標楷體" w:hAnsi="標楷體"/>
                <w:lang w:eastAsia="x-none"/>
              </w:rPr>
            </w:pPr>
            <w:del w:id="3483" w:author="st1" w:date="2021-05-07T15:33:00Z">
              <w:r w:rsidRPr="00F63C93" w:rsidDel="009E116C">
                <w:rPr>
                  <w:rFonts w:ascii="標楷體" w:eastAsia="標楷體" w:hAnsi="標楷體" w:hint="eastAsia"/>
                  <w:lang w:eastAsia="x-none"/>
                </w:rPr>
                <w:delText>i.按</w:delText>
              </w:r>
              <w:r w:rsidRPr="00F63C93" w:rsidDel="009E116C">
                <w:rPr>
                  <w:rFonts w:ascii="標楷體" w:eastAsia="標楷體" w:hAnsi="標楷體" w:hint="eastAsia"/>
                  <w:b/>
                  <w:lang w:eastAsia="x-none"/>
                </w:rPr>
                <w:delText>[瀏覽]</w:delText>
              </w:r>
              <w:r w:rsidRPr="00F63C93" w:rsidDel="009E116C">
                <w:rPr>
                  <w:rFonts w:ascii="標楷體" w:eastAsia="標楷體" w:hAnsi="標楷體" w:hint="eastAsia"/>
                  <w:lang w:eastAsia="x-none"/>
                </w:rPr>
                <w:delText>連結</w:delText>
              </w:r>
              <w:r w:rsidRPr="00F63C93" w:rsidDel="009E116C">
                <w:rPr>
                  <w:rFonts w:ascii="標楷體" w:eastAsia="標楷體" w:hAnsi="標楷體" w:hint="eastAsia"/>
                  <w:b/>
                  <w:lang w:eastAsia="x-none"/>
                </w:rPr>
                <w:delText>[顧客明細資料查詢]</w:delText>
              </w:r>
            </w:del>
          </w:p>
        </w:tc>
      </w:tr>
      <w:tr w:rsidR="00F63C93" w:rsidRPr="00F63C93" w:rsidDel="009E116C" w14:paraId="3B6F6D60" w14:textId="77777777" w:rsidTr="00067F94">
        <w:trPr>
          <w:trHeight w:val="244"/>
          <w:jc w:val="center"/>
          <w:del w:id="3484" w:author="st1" w:date="2021-05-07T15:33:00Z"/>
        </w:trPr>
        <w:tc>
          <w:tcPr>
            <w:tcW w:w="576" w:type="dxa"/>
          </w:tcPr>
          <w:p w14:paraId="52BCB043" w14:textId="77777777" w:rsidR="00F63C93" w:rsidRPr="00F63C93" w:rsidDel="009E116C" w:rsidRDefault="00F63C93" w:rsidP="00F63C93">
            <w:pPr>
              <w:rPr>
                <w:del w:id="3485" w:author="st1" w:date="2021-05-07T15:33:00Z"/>
                <w:rFonts w:ascii="標楷體" w:eastAsia="標楷體" w:hAnsi="標楷體"/>
                <w:lang w:eastAsia="x-none"/>
              </w:rPr>
            </w:pPr>
            <w:del w:id="3486" w:author="st1" w:date="2021-05-07T15:33:00Z">
              <w:r w:rsidRPr="00F63C93" w:rsidDel="009E116C">
                <w:rPr>
                  <w:rFonts w:ascii="標楷體" w:eastAsia="標楷體" w:hAnsi="標楷體" w:hint="eastAsia"/>
                  <w:lang w:eastAsia="x-none"/>
                </w:rPr>
                <w:delText>2-1</w:delText>
              </w:r>
            </w:del>
          </w:p>
        </w:tc>
        <w:tc>
          <w:tcPr>
            <w:tcW w:w="1456" w:type="dxa"/>
          </w:tcPr>
          <w:p w14:paraId="2BC2E424" w14:textId="77777777" w:rsidR="00F63C93" w:rsidRPr="00F63C93" w:rsidDel="009E116C" w:rsidRDefault="00F63C93" w:rsidP="00F63C93">
            <w:pPr>
              <w:rPr>
                <w:del w:id="3487" w:author="st1" w:date="2021-05-07T15:33:00Z"/>
                <w:rFonts w:ascii="標楷體" w:eastAsia="標楷體" w:hAnsi="標楷體"/>
                <w:lang w:eastAsia="x-none"/>
              </w:rPr>
            </w:pPr>
            <w:del w:id="3488" w:author="st1" w:date="2021-05-07T15:33:00Z">
              <w:r w:rsidRPr="00F63C93" w:rsidDel="009E116C">
                <w:rPr>
                  <w:rFonts w:ascii="標楷體" w:eastAsia="標楷體" w:hAnsi="標楷體" w:hint="eastAsia"/>
                </w:rPr>
                <w:delText>申請日期</w:delText>
              </w:r>
            </w:del>
          </w:p>
        </w:tc>
        <w:tc>
          <w:tcPr>
            <w:tcW w:w="1296" w:type="dxa"/>
          </w:tcPr>
          <w:p w14:paraId="6EB6FED5" w14:textId="77777777" w:rsidR="00F63C93" w:rsidRPr="00F63C93" w:rsidDel="009E116C" w:rsidRDefault="00F63C93" w:rsidP="00F63C93">
            <w:pPr>
              <w:rPr>
                <w:del w:id="3489" w:author="st1" w:date="2021-05-07T15:33:00Z"/>
                <w:rFonts w:ascii="標楷體" w:eastAsia="標楷體" w:hAnsi="標楷體"/>
              </w:rPr>
            </w:pPr>
            <w:del w:id="3490" w:author="st1" w:date="2021-05-07T15:33:00Z">
              <w:r w:rsidRPr="00F63C93" w:rsidDel="009E116C">
                <w:rPr>
                  <w:rFonts w:ascii="標楷體" w:eastAsia="標楷體" w:hAnsi="標楷體" w:hint="eastAsia"/>
                </w:rPr>
                <w:delText>999/99/99</w:delText>
              </w:r>
            </w:del>
          </w:p>
          <w:p w14:paraId="7D5B35B3" w14:textId="77777777" w:rsidR="00F63C93" w:rsidRPr="00F63C93" w:rsidDel="009E116C" w:rsidRDefault="00F63C93" w:rsidP="00F63C93">
            <w:pPr>
              <w:rPr>
                <w:del w:id="3491" w:author="st1" w:date="2021-05-07T15:33:00Z"/>
                <w:rFonts w:ascii="標楷體" w:eastAsia="標楷體" w:hAnsi="標楷體"/>
              </w:rPr>
            </w:pPr>
            <w:del w:id="3492" w:author="st1" w:date="2021-05-07T15:33:00Z">
              <w:r w:rsidRPr="00F63C93" w:rsidDel="009E116C">
                <w:rPr>
                  <w:rFonts w:ascii="標楷體" w:eastAsia="標楷體" w:hAnsi="標楷體" w:hint="eastAsia"/>
                </w:rPr>
                <w:delText>~</w:delText>
              </w:r>
            </w:del>
          </w:p>
          <w:p w14:paraId="2F280BD7" w14:textId="77777777" w:rsidR="00F63C93" w:rsidRPr="00F63C93" w:rsidDel="009E116C" w:rsidRDefault="00F63C93" w:rsidP="00F63C93">
            <w:pPr>
              <w:rPr>
                <w:del w:id="3493" w:author="st1" w:date="2021-05-07T15:33:00Z"/>
                <w:rFonts w:ascii="標楷體" w:eastAsia="標楷體" w:hAnsi="標楷體"/>
              </w:rPr>
            </w:pPr>
            <w:del w:id="3494" w:author="st1" w:date="2021-05-07T15:33:00Z">
              <w:r w:rsidRPr="00F63C93" w:rsidDel="009E116C">
                <w:rPr>
                  <w:rFonts w:ascii="標楷體" w:eastAsia="標楷體" w:hAnsi="標楷體"/>
                </w:rPr>
                <w:delText>999/99/99</w:delText>
              </w:r>
            </w:del>
          </w:p>
        </w:tc>
        <w:tc>
          <w:tcPr>
            <w:tcW w:w="1056" w:type="dxa"/>
          </w:tcPr>
          <w:p w14:paraId="2E5AFBAB" w14:textId="77777777" w:rsidR="00F63C93" w:rsidRPr="00F63C93" w:rsidDel="009E116C" w:rsidRDefault="00F63C93" w:rsidP="00F63C93">
            <w:pPr>
              <w:rPr>
                <w:del w:id="3495" w:author="st1" w:date="2021-05-07T15:33:00Z"/>
                <w:rFonts w:ascii="標楷體" w:eastAsia="標楷體" w:hAnsi="標楷體"/>
                <w:lang w:eastAsia="x-none"/>
              </w:rPr>
            </w:pPr>
          </w:p>
        </w:tc>
        <w:tc>
          <w:tcPr>
            <w:tcW w:w="1128" w:type="dxa"/>
          </w:tcPr>
          <w:p w14:paraId="73758A50" w14:textId="77777777" w:rsidR="00F63C93" w:rsidRPr="00F63C93" w:rsidDel="009E116C" w:rsidRDefault="00F63C93" w:rsidP="00F63C93">
            <w:pPr>
              <w:rPr>
                <w:del w:id="3496" w:author="st1" w:date="2021-05-07T15:33:00Z"/>
                <w:rFonts w:ascii="標楷體" w:eastAsia="標楷體" w:hAnsi="標楷體"/>
                <w:lang w:eastAsia="x-none"/>
              </w:rPr>
            </w:pPr>
          </w:p>
        </w:tc>
        <w:tc>
          <w:tcPr>
            <w:tcW w:w="661" w:type="dxa"/>
          </w:tcPr>
          <w:p w14:paraId="7F480BEE" w14:textId="77777777" w:rsidR="00F63C93" w:rsidRPr="00F63C93" w:rsidDel="009E116C" w:rsidRDefault="00F63C93" w:rsidP="00F63C93">
            <w:pPr>
              <w:rPr>
                <w:del w:id="3497" w:author="st1" w:date="2021-05-07T15:33:00Z"/>
                <w:rFonts w:ascii="標楷體" w:eastAsia="標楷體" w:hAnsi="標楷體"/>
                <w:lang w:eastAsia="x-none"/>
              </w:rPr>
            </w:pPr>
          </w:p>
        </w:tc>
        <w:tc>
          <w:tcPr>
            <w:tcW w:w="684" w:type="dxa"/>
          </w:tcPr>
          <w:p w14:paraId="09FEA6D2" w14:textId="77777777" w:rsidR="00F63C93" w:rsidRPr="00F63C93" w:rsidDel="009E116C" w:rsidRDefault="00F63C93" w:rsidP="00F63C93">
            <w:pPr>
              <w:rPr>
                <w:del w:id="3498" w:author="st1" w:date="2021-05-07T15:33:00Z"/>
                <w:rFonts w:ascii="標楷體" w:eastAsia="標楷體" w:hAnsi="標楷體"/>
                <w:lang w:eastAsia="x-none"/>
              </w:rPr>
            </w:pPr>
          </w:p>
        </w:tc>
        <w:tc>
          <w:tcPr>
            <w:tcW w:w="3777" w:type="dxa"/>
          </w:tcPr>
          <w:p w14:paraId="0952756C" w14:textId="77777777" w:rsidR="00F63C93" w:rsidRPr="00F63C93" w:rsidDel="009E116C" w:rsidRDefault="00F63C93" w:rsidP="00F63C93">
            <w:pPr>
              <w:rPr>
                <w:del w:id="3499" w:author="st1" w:date="2021-05-07T15:33:00Z"/>
                <w:rFonts w:ascii="標楷體" w:eastAsia="標楷體" w:hAnsi="標楷體"/>
                <w:lang w:eastAsia="x-none"/>
              </w:rPr>
            </w:pPr>
            <w:del w:id="3500" w:author="st1" w:date="2021-05-07T15:33:00Z">
              <w:r w:rsidRPr="00F63C93" w:rsidDel="009E116C">
                <w:rPr>
                  <w:rFonts w:ascii="標楷體" w:eastAsia="標楷體" w:hAnsi="標楷體" w:hint="eastAsia"/>
                  <w:lang w:eastAsia="x-none"/>
                </w:rPr>
                <w:delText>i.可不輸入</w:delText>
              </w:r>
            </w:del>
          </w:p>
        </w:tc>
      </w:tr>
      <w:tr w:rsidR="00F63C93" w:rsidRPr="00F63C93" w:rsidDel="009E116C" w14:paraId="7FCA1DDE" w14:textId="77777777" w:rsidTr="00067F94">
        <w:trPr>
          <w:trHeight w:val="244"/>
          <w:jc w:val="center"/>
          <w:del w:id="3501" w:author="st1" w:date="2021-05-07T15:33:00Z"/>
        </w:trPr>
        <w:tc>
          <w:tcPr>
            <w:tcW w:w="576" w:type="dxa"/>
          </w:tcPr>
          <w:p w14:paraId="3CC3DE1B" w14:textId="77777777" w:rsidR="00F63C93" w:rsidRPr="00F63C93" w:rsidDel="009E116C" w:rsidRDefault="00F63C93" w:rsidP="00F63C93">
            <w:pPr>
              <w:rPr>
                <w:del w:id="3502" w:author="st1" w:date="2021-05-07T15:33:00Z"/>
                <w:rFonts w:ascii="標楷體" w:eastAsia="標楷體" w:hAnsi="標楷體"/>
                <w:lang w:eastAsia="x-none"/>
              </w:rPr>
            </w:pPr>
          </w:p>
        </w:tc>
        <w:tc>
          <w:tcPr>
            <w:tcW w:w="1456" w:type="dxa"/>
          </w:tcPr>
          <w:p w14:paraId="412C90AB" w14:textId="77777777" w:rsidR="00F63C93" w:rsidRPr="00F63C93" w:rsidDel="009E116C" w:rsidRDefault="00F63C93" w:rsidP="00F63C93">
            <w:pPr>
              <w:rPr>
                <w:del w:id="3503" w:author="st1" w:date="2021-05-07T15:33:00Z"/>
                <w:rFonts w:ascii="標楷體" w:eastAsia="標楷體" w:hAnsi="標楷體"/>
                <w:lang w:eastAsia="x-none"/>
              </w:rPr>
            </w:pPr>
          </w:p>
        </w:tc>
        <w:tc>
          <w:tcPr>
            <w:tcW w:w="1296" w:type="dxa"/>
          </w:tcPr>
          <w:p w14:paraId="65B6C84F" w14:textId="77777777" w:rsidR="00F63C93" w:rsidRPr="00F63C93" w:rsidDel="009E116C" w:rsidRDefault="00F63C93" w:rsidP="00F63C93">
            <w:pPr>
              <w:rPr>
                <w:del w:id="3504" w:author="st1" w:date="2021-05-07T15:33:00Z"/>
                <w:rFonts w:ascii="標楷體" w:eastAsia="標楷體" w:hAnsi="標楷體"/>
              </w:rPr>
            </w:pPr>
          </w:p>
        </w:tc>
        <w:tc>
          <w:tcPr>
            <w:tcW w:w="1056" w:type="dxa"/>
          </w:tcPr>
          <w:p w14:paraId="302F76E3" w14:textId="77777777" w:rsidR="00F63C93" w:rsidRPr="00F63C93" w:rsidDel="009E116C" w:rsidRDefault="00F63C93" w:rsidP="00F63C93">
            <w:pPr>
              <w:rPr>
                <w:del w:id="3505" w:author="st1" w:date="2021-05-07T15:33:00Z"/>
                <w:rFonts w:ascii="標楷體" w:eastAsia="標楷體" w:hAnsi="標楷體"/>
                <w:lang w:eastAsia="x-none"/>
              </w:rPr>
            </w:pPr>
          </w:p>
        </w:tc>
        <w:tc>
          <w:tcPr>
            <w:tcW w:w="1128" w:type="dxa"/>
          </w:tcPr>
          <w:p w14:paraId="27F0A36E" w14:textId="77777777" w:rsidR="00F63C93" w:rsidRPr="00F63C93" w:rsidDel="009E116C" w:rsidRDefault="00F63C93" w:rsidP="00F63C93">
            <w:pPr>
              <w:rPr>
                <w:del w:id="3506" w:author="st1" w:date="2021-05-07T15:33:00Z"/>
                <w:rFonts w:ascii="標楷體" w:eastAsia="標楷體" w:hAnsi="標楷體"/>
                <w:lang w:eastAsia="x-none"/>
              </w:rPr>
            </w:pPr>
          </w:p>
        </w:tc>
        <w:tc>
          <w:tcPr>
            <w:tcW w:w="661" w:type="dxa"/>
          </w:tcPr>
          <w:p w14:paraId="55BA78F1" w14:textId="77777777" w:rsidR="00F63C93" w:rsidRPr="00F63C93" w:rsidDel="009E116C" w:rsidRDefault="00F63C93" w:rsidP="00F63C93">
            <w:pPr>
              <w:rPr>
                <w:del w:id="3507" w:author="st1" w:date="2021-05-07T15:33:00Z"/>
                <w:rFonts w:ascii="標楷體" w:eastAsia="標楷體" w:hAnsi="標楷體"/>
                <w:lang w:eastAsia="x-none"/>
              </w:rPr>
            </w:pPr>
          </w:p>
        </w:tc>
        <w:tc>
          <w:tcPr>
            <w:tcW w:w="684" w:type="dxa"/>
          </w:tcPr>
          <w:p w14:paraId="6DBEA86A" w14:textId="77777777" w:rsidR="00F63C93" w:rsidRPr="00F63C93" w:rsidDel="009E116C" w:rsidRDefault="00F63C93" w:rsidP="00F63C93">
            <w:pPr>
              <w:rPr>
                <w:del w:id="3508" w:author="st1" w:date="2021-05-07T15:33:00Z"/>
                <w:rFonts w:ascii="標楷體" w:eastAsia="標楷體" w:hAnsi="標楷體"/>
                <w:lang w:eastAsia="x-none"/>
              </w:rPr>
            </w:pPr>
          </w:p>
        </w:tc>
        <w:tc>
          <w:tcPr>
            <w:tcW w:w="3777" w:type="dxa"/>
          </w:tcPr>
          <w:p w14:paraId="464FD5CE" w14:textId="77777777" w:rsidR="00F63C93" w:rsidRPr="00F63C93" w:rsidDel="009E116C" w:rsidRDefault="00F63C93" w:rsidP="00F63C93">
            <w:pPr>
              <w:rPr>
                <w:del w:id="3509" w:author="st1" w:date="2021-05-07T15:33:00Z"/>
                <w:rFonts w:ascii="標楷體" w:eastAsia="標楷體" w:hAnsi="標楷體"/>
                <w:lang w:eastAsia="x-none"/>
              </w:rPr>
            </w:pPr>
          </w:p>
        </w:tc>
      </w:tr>
      <w:tr w:rsidR="00F63C93" w:rsidRPr="00F63C93" w:rsidDel="009E116C" w14:paraId="35E089CC" w14:textId="77777777" w:rsidTr="00067F94">
        <w:trPr>
          <w:trHeight w:val="244"/>
          <w:jc w:val="center"/>
          <w:del w:id="3510" w:author="st1" w:date="2021-05-07T15:33:00Z"/>
        </w:trPr>
        <w:tc>
          <w:tcPr>
            <w:tcW w:w="576" w:type="dxa"/>
          </w:tcPr>
          <w:p w14:paraId="07E8CC48" w14:textId="77777777" w:rsidR="00F63C93" w:rsidRPr="00F63C93" w:rsidDel="009E116C" w:rsidRDefault="00F63C93" w:rsidP="00F63C93">
            <w:pPr>
              <w:rPr>
                <w:del w:id="3511" w:author="st1" w:date="2021-05-07T15:33:00Z"/>
                <w:rFonts w:ascii="標楷體" w:eastAsia="標楷體" w:hAnsi="標楷體"/>
                <w:lang w:eastAsia="x-none"/>
              </w:rPr>
            </w:pPr>
            <w:del w:id="3512" w:author="st1" w:date="2021-05-07T15:33:00Z">
              <w:r w:rsidRPr="00F63C93" w:rsidDel="009E116C">
                <w:rPr>
                  <w:rFonts w:ascii="標楷體" w:eastAsia="標楷體" w:hAnsi="標楷體" w:hint="eastAsia"/>
                  <w:lang w:eastAsia="x-none"/>
                </w:rPr>
                <w:delText>3</w:delText>
              </w:r>
            </w:del>
          </w:p>
        </w:tc>
        <w:tc>
          <w:tcPr>
            <w:tcW w:w="1456" w:type="dxa"/>
          </w:tcPr>
          <w:p w14:paraId="08F198BD" w14:textId="77777777" w:rsidR="00F63C93" w:rsidRPr="00F63C93" w:rsidDel="009E116C" w:rsidRDefault="00F63C93" w:rsidP="00F63C93">
            <w:pPr>
              <w:rPr>
                <w:del w:id="3513" w:author="st1" w:date="2021-05-07T15:33:00Z"/>
                <w:rFonts w:ascii="標楷體" w:eastAsia="標楷體" w:hAnsi="標楷體"/>
                <w:lang w:eastAsia="x-none"/>
              </w:rPr>
            </w:pPr>
            <w:del w:id="3514" w:author="st1" w:date="2021-05-07T15:33:00Z">
              <w:r w:rsidRPr="00F63C93" w:rsidDel="009E116C">
                <w:rPr>
                  <w:rFonts w:ascii="標楷體" w:eastAsia="標楷體" w:hAnsi="標楷體" w:hint="eastAsia"/>
                  <w:lang w:eastAsia="x-none"/>
                </w:rPr>
                <w:delText>用途</w:delText>
              </w:r>
            </w:del>
          </w:p>
        </w:tc>
        <w:tc>
          <w:tcPr>
            <w:tcW w:w="1296" w:type="dxa"/>
          </w:tcPr>
          <w:p w14:paraId="377D2F13" w14:textId="77777777" w:rsidR="00F63C93" w:rsidRPr="00F63C93" w:rsidDel="009E116C" w:rsidRDefault="00F63C93" w:rsidP="00F63C93">
            <w:pPr>
              <w:rPr>
                <w:del w:id="3515" w:author="st1" w:date="2021-05-07T15:33:00Z"/>
                <w:rFonts w:ascii="標楷體" w:eastAsia="標楷體" w:hAnsi="標楷體"/>
              </w:rPr>
            </w:pPr>
            <w:del w:id="3516" w:author="st1" w:date="2021-05-07T15:33:00Z">
              <w:r w:rsidRPr="00F63C93" w:rsidDel="009E116C">
                <w:rPr>
                  <w:rFonts w:ascii="標楷體" w:eastAsia="標楷體" w:hAnsi="標楷體" w:hint="eastAsia"/>
                </w:rPr>
                <w:delText>99</w:delText>
              </w:r>
            </w:del>
          </w:p>
        </w:tc>
        <w:tc>
          <w:tcPr>
            <w:tcW w:w="1056" w:type="dxa"/>
          </w:tcPr>
          <w:p w14:paraId="5883D061" w14:textId="77777777" w:rsidR="00F63C93" w:rsidRPr="00F63C93" w:rsidDel="009E116C" w:rsidRDefault="00F63C93" w:rsidP="00F63C93">
            <w:pPr>
              <w:rPr>
                <w:del w:id="3517" w:author="st1" w:date="2021-05-07T15:33:00Z"/>
                <w:rFonts w:ascii="標楷體" w:eastAsia="標楷體" w:hAnsi="標楷體"/>
                <w:lang w:eastAsia="x-none"/>
              </w:rPr>
            </w:pPr>
            <w:del w:id="3518" w:author="st1" w:date="2021-05-07T15:33:00Z">
              <w:r w:rsidRPr="00F63C93" w:rsidDel="009E116C">
                <w:rPr>
                  <w:rFonts w:ascii="標楷體" w:eastAsia="標楷體" w:hAnsi="標楷體" w:hint="eastAsia"/>
                  <w:lang w:eastAsia="x-none"/>
                </w:rPr>
                <w:delText>00</w:delText>
              </w:r>
            </w:del>
          </w:p>
        </w:tc>
        <w:tc>
          <w:tcPr>
            <w:tcW w:w="1128" w:type="dxa"/>
          </w:tcPr>
          <w:p w14:paraId="53DE0955" w14:textId="77777777" w:rsidR="00F63C93" w:rsidRPr="00F63C93" w:rsidDel="009E116C" w:rsidRDefault="00F63C93" w:rsidP="00F63C93">
            <w:pPr>
              <w:rPr>
                <w:del w:id="3519" w:author="st1" w:date="2021-05-07T15:33:00Z"/>
                <w:rFonts w:ascii="標楷體" w:eastAsia="標楷體" w:hAnsi="標楷體"/>
                <w:lang w:eastAsia="x-none"/>
              </w:rPr>
            </w:pPr>
          </w:p>
        </w:tc>
        <w:tc>
          <w:tcPr>
            <w:tcW w:w="661" w:type="dxa"/>
          </w:tcPr>
          <w:p w14:paraId="0818D188" w14:textId="77777777" w:rsidR="00F63C93" w:rsidRPr="00F63C93" w:rsidDel="009E116C" w:rsidRDefault="00F63C93" w:rsidP="00F63C93">
            <w:pPr>
              <w:rPr>
                <w:del w:id="3520" w:author="st1" w:date="2021-05-07T15:33:00Z"/>
                <w:rFonts w:ascii="標楷體" w:eastAsia="標楷體" w:hAnsi="標楷體"/>
                <w:lang w:eastAsia="x-none"/>
              </w:rPr>
            </w:pPr>
          </w:p>
        </w:tc>
        <w:tc>
          <w:tcPr>
            <w:tcW w:w="684" w:type="dxa"/>
          </w:tcPr>
          <w:p w14:paraId="3B2B051B" w14:textId="77777777" w:rsidR="00F63C93" w:rsidRPr="00F63C93" w:rsidDel="009E116C" w:rsidRDefault="00F63C93" w:rsidP="00F63C93">
            <w:pPr>
              <w:rPr>
                <w:del w:id="3521" w:author="st1" w:date="2021-05-07T15:33:00Z"/>
                <w:rFonts w:ascii="標楷體" w:eastAsia="標楷體" w:hAnsi="標楷體"/>
                <w:lang w:eastAsia="x-none"/>
              </w:rPr>
            </w:pPr>
          </w:p>
        </w:tc>
        <w:tc>
          <w:tcPr>
            <w:tcW w:w="3777" w:type="dxa"/>
          </w:tcPr>
          <w:p w14:paraId="7C6FA736" w14:textId="77777777" w:rsidR="00F63C93" w:rsidRPr="00F63C93" w:rsidDel="009E116C" w:rsidRDefault="00F63C93" w:rsidP="00F63C93">
            <w:pPr>
              <w:rPr>
                <w:del w:id="3522" w:author="st1" w:date="2021-05-07T15:33:00Z"/>
                <w:rFonts w:ascii="標楷體" w:eastAsia="標楷體" w:hAnsi="標楷體"/>
                <w:lang w:eastAsia="x-none"/>
              </w:rPr>
            </w:pPr>
            <w:del w:id="3523" w:author="st1" w:date="2021-05-07T15:33:00Z">
              <w:r w:rsidRPr="00F63C93" w:rsidDel="009E116C">
                <w:rPr>
                  <w:rFonts w:ascii="標楷體" w:eastAsia="標楷體" w:hAnsi="標楷體" w:hint="eastAsia"/>
                  <w:lang w:eastAsia="x-none"/>
                </w:rPr>
                <w:delText>i.可不輸入</w:delText>
              </w:r>
            </w:del>
          </w:p>
          <w:p w14:paraId="626EAA9E" w14:textId="77777777" w:rsidR="00F63C93" w:rsidRPr="00F63C93" w:rsidDel="009E116C" w:rsidRDefault="00F63C93" w:rsidP="00F63C93">
            <w:pPr>
              <w:rPr>
                <w:del w:id="3524" w:author="st1" w:date="2021-05-07T15:33:00Z"/>
                <w:rFonts w:ascii="標楷體" w:eastAsia="標楷體" w:hAnsi="標楷體"/>
                <w:lang w:eastAsia="x-none"/>
              </w:rPr>
            </w:pPr>
            <w:del w:id="3525" w:author="st1" w:date="2021-05-07T15:33:00Z">
              <w:r w:rsidRPr="00F63C93" w:rsidDel="009E116C">
                <w:rPr>
                  <w:rFonts w:ascii="標楷體" w:eastAsia="標楷體" w:hAnsi="標楷體" w:hint="eastAsia"/>
                  <w:lang w:eastAsia="x-none"/>
                </w:rPr>
                <w:delText>1: 清償</w:delText>
              </w:r>
            </w:del>
          </w:p>
          <w:p w14:paraId="4A944DBC" w14:textId="77777777" w:rsidR="00F63C93" w:rsidRPr="00F63C93" w:rsidDel="009E116C" w:rsidRDefault="00F63C93" w:rsidP="00F63C93">
            <w:pPr>
              <w:rPr>
                <w:del w:id="3526" w:author="st1" w:date="2021-05-07T15:33:00Z"/>
                <w:rFonts w:ascii="標楷體" w:eastAsia="標楷體" w:hAnsi="標楷體"/>
                <w:lang w:eastAsia="x-none"/>
              </w:rPr>
            </w:pPr>
            <w:del w:id="3527" w:author="st1" w:date="2021-05-07T15:33:00Z">
              <w:r w:rsidRPr="00F63C93" w:rsidDel="009E116C">
                <w:rPr>
                  <w:rFonts w:ascii="標楷體" w:eastAsia="標楷體" w:hAnsi="標楷體" w:hint="eastAsia"/>
                  <w:lang w:eastAsia="x-none"/>
                </w:rPr>
                <w:delText>2: 法拍</w:delText>
              </w:r>
            </w:del>
          </w:p>
          <w:p w14:paraId="3676F313" w14:textId="77777777" w:rsidR="00F63C93" w:rsidRPr="00F63C93" w:rsidDel="009E116C" w:rsidRDefault="00F63C93" w:rsidP="00F63C93">
            <w:pPr>
              <w:rPr>
                <w:del w:id="3528" w:author="st1" w:date="2021-05-07T15:33:00Z"/>
                <w:rFonts w:ascii="標楷體" w:eastAsia="標楷體" w:hAnsi="標楷體"/>
                <w:lang w:eastAsia="x-none"/>
              </w:rPr>
            </w:pPr>
            <w:del w:id="3529" w:author="st1" w:date="2021-05-07T15:33:00Z">
              <w:r w:rsidRPr="00F63C93" w:rsidDel="009E116C">
                <w:rPr>
                  <w:rFonts w:ascii="標楷體" w:eastAsia="標楷體" w:hAnsi="標楷體" w:hint="eastAsia"/>
                  <w:lang w:eastAsia="x-none"/>
                </w:rPr>
                <w:delText>3: 增貸</w:delText>
              </w:r>
            </w:del>
          </w:p>
          <w:p w14:paraId="0C57E836" w14:textId="77777777" w:rsidR="00F63C93" w:rsidRPr="00F63C93" w:rsidDel="009E116C" w:rsidRDefault="00F63C93" w:rsidP="00F63C93">
            <w:pPr>
              <w:rPr>
                <w:del w:id="3530" w:author="st1" w:date="2021-05-07T15:33:00Z"/>
                <w:rFonts w:ascii="標楷體" w:eastAsia="標楷體" w:hAnsi="標楷體"/>
                <w:lang w:eastAsia="x-none"/>
              </w:rPr>
            </w:pPr>
            <w:del w:id="3531" w:author="st1" w:date="2021-05-07T15:33:00Z">
              <w:r w:rsidRPr="00F63C93" w:rsidDel="009E116C">
                <w:rPr>
                  <w:rFonts w:ascii="標楷體" w:eastAsia="標楷體" w:hAnsi="標楷體" w:hint="eastAsia"/>
                  <w:lang w:eastAsia="x-none"/>
                </w:rPr>
                <w:delText>4: 展期</w:delText>
              </w:r>
            </w:del>
          </w:p>
          <w:p w14:paraId="23741DF6" w14:textId="77777777" w:rsidR="00F63C93" w:rsidRPr="00F63C93" w:rsidDel="009E116C" w:rsidRDefault="00F63C93" w:rsidP="00F63C93">
            <w:pPr>
              <w:rPr>
                <w:del w:id="3532" w:author="st1" w:date="2021-05-07T15:33:00Z"/>
                <w:rFonts w:ascii="標楷體" w:eastAsia="標楷體" w:hAnsi="標楷體"/>
                <w:lang w:eastAsia="x-none"/>
              </w:rPr>
            </w:pPr>
            <w:del w:id="3533" w:author="st1" w:date="2021-05-07T15:33:00Z">
              <w:r w:rsidRPr="00F63C93" w:rsidDel="009E116C">
                <w:rPr>
                  <w:rFonts w:ascii="標楷體" w:eastAsia="標楷體" w:hAnsi="標楷體" w:hint="eastAsia"/>
                  <w:lang w:eastAsia="x-none"/>
                </w:rPr>
                <w:delText>5: 撥款</w:delText>
              </w:r>
            </w:del>
          </w:p>
          <w:p w14:paraId="38AE1EA4" w14:textId="77777777" w:rsidR="00F63C93" w:rsidRPr="00F63C93" w:rsidDel="009E116C" w:rsidRDefault="00F63C93" w:rsidP="00F63C93">
            <w:pPr>
              <w:rPr>
                <w:del w:id="3534" w:author="st1" w:date="2021-05-07T15:33:00Z"/>
                <w:rFonts w:ascii="標楷體" w:eastAsia="標楷體" w:hAnsi="標楷體"/>
                <w:lang w:eastAsia="x-none"/>
              </w:rPr>
            </w:pPr>
            <w:del w:id="3535" w:author="st1" w:date="2021-05-07T15:33:00Z">
              <w:r w:rsidRPr="00F63C93" w:rsidDel="009E116C">
                <w:rPr>
                  <w:rFonts w:ascii="標楷體" w:eastAsia="標楷體" w:hAnsi="標楷體" w:hint="eastAsia"/>
                  <w:lang w:eastAsia="x-none"/>
                </w:rPr>
                <w:delText>6: 查閱</w:delText>
              </w:r>
            </w:del>
          </w:p>
          <w:p w14:paraId="0ADA3CDE" w14:textId="77777777" w:rsidR="00F63C93" w:rsidRPr="00F63C93" w:rsidDel="009E116C" w:rsidRDefault="00F63C93" w:rsidP="00F63C93">
            <w:pPr>
              <w:rPr>
                <w:del w:id="3536" w:author="st1" w:date="2021-05-07T15:33:00Z"/>
                <w:rFonts w:ascii="標楷體" w:eastAsia="標楷體" w:hAnsi="標楷體"/>
                <w:lang w:eastAsia="x-none"/>
              </w:rPr>
            </w:pPr>
            <w:del w:id="3537" w:author="st1" w:date="2021-05-07T15:33:00Z">
              <w:r w:rsidRPr="00F63C93" w:rsidDel="009E116C">
                <w:rPr>
                  <w:rFonts w:ascii="標楷體" w:eastAsia="標楷體" w:hAnsi="標楷體" w:hint="eastAsia"/>
                  <w:lang w:eastAsia="x-none"/>
                </w:rPr>
                <w:delText>7: 重估</w:delText>
              </w:r>
            </w:del>
          </w:p>
          <w:p w14:paraId="715DC878" w14:textId="77777777" w:rsidR="00F63C93" w:rsidRPr="00F63C93" w:rsidDel="009E116C" w:rsidRDefault="00F63C93" w:rsidP="00F63C93">
            <w:pPr>
              <w:rPr>
                <w:del w:id="3538" w:author="st1" w:date="2021-05-07T15:33:00Z"/>
                <w:rFonts w:ascii="標楷體" w:eastAsia="標楷體" w:hAnsi="標楷體"/>
                <w:lang w:eastAsia="x-none"/>
              </w:rPr>
            </w:pPr>
            <w:del w:id="3539" w:author="st1" w:date="2021-05-07T15:33:00Z">
              <w:r w:rsidRPr="00F63C93" w:rsidDel="009E116C">
                <w:rPr>
                  <w:rFonts w:ascii="標楷體" w:eastAsia="標楷體" w:hAnsi="標楷體" w:hint="eastAsia"/>
                  <w:lang w:eastAsia="x-none"/>
                </w:rPr>
                <w:delText>8: 其他</w:delText>
              </w:r>
            </w:del>
          </w:p>
        </w:tc>
      </w:tr>
      <w:tr w:rsidR="00F63C93" w:rsidRPr="00F63C93" w:rsidDel="009E116C" w14:paraId="171DAD33" w14:textId="77777777" w:rsidTr="00067F94">
        <w:trPr>
          <w:trHeight w:val="244"/>
          <w:jc w:val="center"/>
          <w:del w:id="3540" w:author="st1" w:date="2021-05-07T15:33:00Z"/>
        </w:trPr>
        <w:tc>
          <w:tcPr>
            <w:tcW w:w="576" w:type="dxa"/>
          </w:tcPr>
          <w:p w14:paraId="021327A9" w14:textId="77777777" w:rsidR="00F63C93" w:rsidRPr="00F63C93" w:rsidDel="009E116C" w:rsidRDefault="00F63C93" w:rsidP="00F63C93">
            <w:pPr>
              <w:rPr>
                <w:del w:id="3541" w:author="st1" w:date="2021-05-07T15:33:00Z"/>
                <w:rFonts w:ascii="標楷體" w:eastAsia="標楷體" w:hAnsi="標楷體"/>
                <w:lang w:eastAsia="x-none"/>
              </w:rPr>
            </w:pPr>
            <w:del w:id="3542" w:author="st1" w:date="2021-05-07T15:33:00Z">
              <w:r w:rsidRPr="00F63C93" w:rsidDel="009E116C">
                <w:rPr>
                  <w:rFonts w:ascii="標楷體" w:eastAsia="標楷體" w:hAnsi="標楷體" w:hint="eastAsia"/>
                  <w:lang w:eastAsia="x-none"/>
                </w:rPr>
                <w:delText>4</w:delText>
              </w:r>
            </w:del>
          </w:p>
        </w:tc>
        <w:tc>
          <w:tcPr>
            <w:tcW w:w="1456" w:type="dxa"/>
          </w:tcPr>
          <w:p w14:paraId="33E53BFD" w14:textId="77777777" w:rsidR="00F63C93" w:rsidRPr="00F63C93" w:rsidDel="009E116C" w:rsidRDefault="00F63C93" w:rsidP="00F63C93">
            <w:pPr>
              <w:rPr>
                <w:del w:id="3543" w:author="st1" w:date="2021-05-07T15:33:00Z"/>
                <w:rFonts w:ascii="標楷體" w:eastAsia="標楷體" w:hAnsi="標楷體"/>
                <w:lang w:eastAsia="x-none"/>
              </w:rPr>
            </w:pPr>
            <w:del w:id="3544" w:author="st1" w:date="2021-05-07T15:33:00Z">
              <w:r w:rsidRPr="00F63C93" w:rsidDel="009E116C">
                <w:rPr>
                  <w:rFonts w:ascii="標楷體" w:eastAsia="標楷體" w:hAnsi="標楷體" w:hint="eastAsia"/>
                  <w:lang w:eastAsia="x-none"/>
                </w:rPr>
                <w:delText>狀態</w:delText>
              </w:r>
            </w:del>
          </w:p>
        </w:tc>
        <w:tc>
          <w:tcPr>
            <w:tcW w:w="1296" w:type="dxa"/>
          </w:tcPr>
          <w:p w14:paraId="7C3B1839" w14:textId="77777777" w:rsidR="00F63C93" w:rsidRPr="00F63C93" w:rsidDel="009E116C" w:rsidRDefault="00F63C93" w:rsidP="00F63C93">
            <w:pPr>
              <w:rPr>
                <w:del w:id="3545" w:author="st1" w:date="2021-05-07T15:33:00Z"/>
                <w:rFonts w:ascii="標楷體" w:eastAsia="標楷體" w:hAnsi="標楷體"/>
              </w:rPr>
            </w:pPr>
            <w:del w:id="3546" w:author="st1" w:date="2021-05-07T15:33:00Z">
              <w:r w:rsidRPr="00F63C93" w:rsidDel="009E116C">
                <w:rPr>
                  <w:rFonts w:ascii="標楷體" w:eastAsia="標楷體" w:hAnsi="標楷體" w:hint="eastAsia"/>
                </w:rPr>
                <w:delText>99</w:delText>
              </w:r>
            </w:del>
          </w:p>
        </w:tc>
        <w:tc>
          <w:tcPr>
            <w:tcW w:w="1056" w:type="dxa"/>
          </w:tcPr>
          <w:p w14:paraId="021D4636" w14:textId="77777777" w:rsidR="00F63C93" w:rsidRPr="00F63C93" w:rsidDel="009E116C" w:rsidRDefault="00F63C93" w:rsidP="00F63C93">
            <w:pPr>
              <w:rPr>
                <w:del w:id="3547" w:author="st1" w:date="2021-05-07T15:33:00Z"/>
                <w:rFonts w:ascii="標楷體" w:eastAsia="標楷體" w:hAnsi="標楷體"/>
                <w:lang w:eastAsia="x-none"/>
              </w:rPr>
            </w:pPr>
            <w:del w:id="3548" w:author="st1" w:date="2021-05-07T15:33:00Z">
              <w:r w:rsidRPr="00F63C93" w:rsidDel="009E116C">
                <w:rPr>
                  <w:rFonts w:ascii="標楷體" w:eastAsia="標楷體" w:hAnsi="標楷體" w:hint="eastAsia"/>
                  <w:lang w:eastAsia="x-none"/>
                </w:rPr>
                <w:delText>9</w:delText>
              </w:r>
            </w:del>
          </w:p>
        </w:tc>
        <w:tc>
          <w:tcPr>
            <w:tcW w:w="1128" w:type="dxa"/>
          </w:tcPr>
          <w:p w14:paraId="381B30B4" w14:textId="77777777" w:rsidR="00F63C93" w:rsidRPr="00F63C93" w:rsidDel="009E116C" w:rsidRDefault="00F63C93" w:rsidP="00F63C93">
            <w:pPr>
              <w:rPr>
                <w:del w:id="3549" w:author="st1" w:date="2021-05-07T15:33:00Z"/>
                <w:rFonts w:ascii="標楷體" w:eastAsia="標楷體" w:hAnsi="標楷體"/>
                <w:lang w:eastAsia="x-none"/>
              </w:rPr>
            </w:pPr>
            <w:del w:id="3550" w:author="st1" w:date="2021-05-07T15:33:00Z">
              <w:r w:rsidRPr="00F63C93" w:rsidDel="009E116C">
                <w:rPr>
                  <w:rFonts w:ascii="標楷體" w:eastAsia="標楷體" w:hAnsi="標楷體" w:hint="eastAsia"/>
                  <w:lang w:eastAsia="x-none"/>
                </w:rPr>
                <w:delText>下拉日選單</w:delText>
              </w:r>
            </w:del>
          </w:p>
        </w:tc>
        <w:tc>
          <w:tcPr>
            <w:tcW w:w="661" w:type="dxa"/>
          </w:tcPr>
          <w:p w14:paraId="06282DE2" w14:textId="77777777" w:rsidR="00F63C93" w:rsidRPr="00F63C93" w:rsidDel="009E116C" w:rsidRDefault="00F63C93" w:rsidP="00F63C93">
            <w:pPr>
              <w:rPr>
                <w:del w:id="3551" w:author="st1" w:date="2021-05-07T15:33:00Z"/>
                <w:rFonts w:ascii="標楷體" w:eastAsia="標楷體" w:hAnsi="標楷體"/>
                <w:lang w:eastAsia="x-none"/>
              </w:rPr>
            </w:pPr>
          </w:p>
        </w:tc>
        <w:tc>
          <w:tcPr>
            <w:tcW w:w="684" w:type="dxa"/>
          </w:tcPr>
          <w:p w14:paraId="4E74DBF7" w14:textId="77777777" w:rsidR="00F63C93" w:rsidRPr="00F63C93" w:rsidDel="009E116C" w:rsidRDefault="00F63C93" w:rsidP="00F63C93">
            <w:pPr>
              <w:rPr>
                <w:del w:id="3552" w:author="st1" w:date="2021-05-07T15:33:00Z"/>
                <w:rFonts w:ascii="標楷體" w:eastAsia="標楷體" w:hAnsi="標楷體"/>
                <w:lang w:eastAsia="x-none"/>
              </w:rPr>
            </w:pPr>
          </w:p>
        </w:tc>
        <w:tc>
          <w:tcPr>
            <w:tcW w:w="3777" w:type="dxa"/>
          </w:tcPr>
          <w:p w14:paraId="74277AA7" w14:textId="77777777" w:rsidR="00F63C93" w:rsidRPr="00F63C93" w:rsidDel="009E116C" w:rsidRDefault="00F63C93" w:rsidP="00F63C93">
            <w:pPr>
              <w:rPr>
                <w:del w:id="3553" w:author="st1" w:date="2021-05-07T15:33:00Z"/>
                <w:rFonts w:ascii="標楷體" w:eastAsia="標楷體" w:hAnsi="標楷體"/>
                <w:lang w:eastAsia="x-none"/>
              </w:rPr>
            </w:pPr>
            <w:del w:id="3554" w:author="st1" w:date="2021-05-07T15:33:00Z">
              <w:r w:rsidRPr="00F63C93" w:rsidDel="009E116C">
                <w:rPr>
                  <w:rFonts w:ascii="標楷體" w:eastAsia="標楷體" w:hAnsi="標楷體" w:hint="eastAsia"/>
                  <w:lang w:eastAsia="x-none"/>
                </w:rPr>
                <w:delText>i.必須輸入</w:delText>
              </w:r>
            </w:del>
          </w:p>
          <w:p w14:paraId="29995666" w14:textId="77777777" w:rsidR="00F63C93" w:rsidRPr="00F63C93" w:rsidDel="009E116C" w:rsidRDefault="00F63C93" w:rsidP="00F63C93">
            <w:pPr>
              <w:rPr>
                <w:del w:id="3555" w:author="st1" w:date="2021-05-07T15:33:00Z"/>
                <w:rFonts w:ascii="標楷體" w:eastAsia="標楷體" w:hAnsi="標楷體"/>
                <w:lang w:eastAsia="x-none"/>
              </w:rPr>
            </w:pPr>
            <w:del w:id="3556" w:author="st1" w:date="2021-05-07T15:33:00Z">
              <w:r w:rsidRPr="00F63C93" w:rsidDel="009E116C">
                <w:rPr>
                  <w:rFonts w:ascii="標楷體" w:eastAsia="標楷體" w:hAnsi="標楷體" w:hint="eastAsia"/>
                  <w:lang w:eastAsia="x-none"/>
                </w:rPr>
                <w:delText xml:space="preserve">1:已還 </w:delText>
              </w:r>
            </w:del>
          </w:p>
          <w:p w14:paraId="7A945919" w14:textId="77777777" w:rsidR="00F63C93" w:rsidRPr="00F63C93" w:rsidDel="009E116C" w:rsidRDefault="00F63C93" w:rsidP="00F63C93">
            <w:pPr>
              <w:rPr>
                <w:del w:id="3557" w:author="st1" w:date="2021-05-07T15:33:00Z"/>
                <w:rFonts w:ascii="標楷體" w:eastAsia="標楷體" w:hAnsi="標楷體"/>
                <w:lang w:eastAsia="x-none"/>
              </w:rPr>
            </w:pPr>
            <w:del w:id="3558" w:author="st1" w:date="2021-05-07T15:33:00Z">
              <w:r w:rsidRPr="00F63C93" w:rsidDel="009E116C">
                <w:rPr>
                  <w:rFonts w:ascii="標楷體" w:eastAsia="標楷體" w:hAnsi="標楷體" w:hint="eastAsia"/>
                  <w:lang w:eastAsia="x-none"/>
                </w:rPr>
                <w:delText xml:space="preserve">2:未還 </w:delText>
              </w:r>
            </w:del>
          </w:p>
          <w:p w14:paraId="282B1051" w14:textId="77777777" w:rsidR="00F63C93" w:rsidRPr="00F63C93" w:rsidDel="009E116C" w:rsidRDefault="00F63C93" w:rsidP="00F63C93">
            <w:pPr>
              <w:rPr>
                <w:del w:id="3559" w:author="st1" w:date="2021-05-07T15:33:00Z"/>
                <w:rFonts w:ascii="標楷體" w:eastAsia="標楷體" w:hAnsi="標楷體"/>
                <w:lang w:eastAsia="x-none"/>
              </w:rPr>
            </w:pPr>
            <w:del w:id="3560" w:author="st1" w:date="2021-05-07T15:33:00Z">
              <w:r w:rsidRPr="00F63C93" w:rsidDel="009E116C">
                <w:rPr>
                  <w:rFonts w:ascii="標楷體" w:eastAsia="標楷體" w:hAnsi="標楷體" w:hint="eastAsia"/>
                  <w:lang w:eastAsia="x-none"/>
                </w:rPr>
                <w:delText>9:全部</w:delText>
              </w:r>
            </w:del>
          </w:p>
        </w:tc>
      </w:tr>
    </w:tbl>
    <w:p w14:paraId="688A32B9" w14:textId="77777777" w:rsidR="00F63C93" w:rsidRPr="00F63C93" w:rsidDel="009E116C" w:rsidRDefault="00F63C93" w:rsidP="00F63C93">
      <w:pPr>
        <w:numPr>
          <w:ilvl w:val="0"/>
          <w:numId w:val="126"/>
        </w:numPr>
        <w:tabs>
          <w:tab w:val="num" w:pos="360"/>
        </w:tabs>
        <w:ind w:left="0" w:firstLine="0"/>
        <w:rPr>
          <w:del w:id="3561" w:author="st1" w:date="2021-05-07T15:33:00Z"/>
        </w:rPr>
      </w:pPr>
      <w:del w:id="3562" w:author="st1" w:date="2021-05-07T15:33:00Z">
        <w:r w:rsidRPr="00F63C93" w:rsidDel="009E116C">
          <w:rPr>
            <w:rFonts w:hint="eastAsia"/>
          </w:rPr>
          <w:delText>輸出畫面資料說明</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2137"/>
        <w:gridCol w:w="3969"/>
        <w:gridCol w:w="2693"/>
      </w:tblGrid>
      <w:tr w:rsidR="00F63C93" w:rsidRPr="00F63C93" w:rsidDel="009E116C" w14:paraId="3228F1A7" w14:textId="77777777" w:rsidTr="00067F94">
        <w:trPr>
          <w:trHeight w:val="388"/>
          <w:jc w:val="center"/>
          <w:del w:id="3563" w:author="st1" w:date="2021-05-07T15:33:00Z"/>
        </w:trPr>
        <w:tc>
          <w:tcPr>
            <w:tcW w:w="696" w:type="dxa"/>
            <w:vMerge w:val="restart"/>
          </w:tcPr>
          <w:p w14:paraId="18C8E210" w14:textId="77777777" w:rsidR="00F63C93" w:rsidRPr="00F63C93" w:rsidDel="009E116C" w:rsidRDefault="00F63C93" w:rsidP="00F63C93">
            <w:pPr>
              <w:rPr>
                <w:del w:id="3564" w:author="st1" w:date="2021-05-07T15:33:00Z"/>
                <w:rFonts w:ascii="標楷體" w:eastAsia="標楷體" w:hAnsi="標楷體"/>
              </w:rPr>
            </w:pPr>
            <w:del w:id="3565" w:author="st1" w:date="2021-05-07T15:33:00Z">
              <w:r w:rsidRPr="00F63C93" w:rsidDel="009E116C">
                <w:rPr>
                  <w:rFonts w:ascii="標楷體" w:eastAsia="標楷體" w:hAnsi="標楷體"/>
                </w:rPr>
                <w:delText>序號</w:delText>
              </w:r>
            </w:del>
          </w:p>
        </w:tc>
        <w:tc>
          <w:tcPr>
            <w:tcW w:w="2137" w:type="dxa"/>
            <w:vMerge w:val="restart"/>
          </w:tcPr>
          <w:p w14:paraId="6D954724" w14:textId="77777777" w:rsidR="00F63C93" w:rsidRPr="00F63C93" w:rsidDel="009E116C" w:rsidRDefault="00F63C93" w:rsidP="00F63C93">
            <w:pPr>
              <w:rPr>
                <w:del w:id="3566" w:author="st1" w:date="2021-05-07T15:33:00Z"/>
                <w:rFonts w:ascii="標楷體" w:eastAsia="標楷體" w:hAnsi="標楷體"/>
              </w:rPr>
            </w:pPr>
            <w:del w:id="3567" w:author="st1" w:date="2021-05-07T15:33:00Z">
              <w:r w:rsidRPr="00F63C93" w:rsidDel="009E116C">
                <w:rPr>
                  <w:rFonts w:ascii="標楷體" w:eastAsia="標楷體" w:hAnsi="標楷體"/>
                </w:rPr>
                <w:delText>欄位</w:delText>
              </w:r>
            </w:del>
          </w:p>
        </w:tc>
        <w:tc>
          <w:tcPr>
            <w:tcW w:w="3969" w:type="dxa"/>
          </w:tcPr>
          <w:p w14:paraId="12D72D49" w14:textId="77777777" w:rsidR="00F63C93" w:rsidRPr="00F63C93" w:rsidDel="009E116C" w:rsidRDefault="00F63C93" w:rsidP="00F63C93">
            <w:pPr>
              <w:rPr>
                <w:del w:id="3568" w:author="st1" w:date="2021-05-07T15:33:00Z"/>
                <w:rFonts w:ascii="標楷體" w:eastAsia="標楷體" w:hAnsi="標楷體"/>
              </w:rPr>
            </w:pPr>
            <w:del w:id="3569" w:author="st1" w:date="2021-05-07T15:33:00Z">
              <w:r w:rsidRPr="00F63C93" w:rsidDel="009E116C">
                <w:rPr>
                  <w:rFonts w:ascii="標楷體" w:eastAsia="標楷體" w:hAnsi="標楷體"/>
                </w:rPr>
                <w:delText>說明</w:delText>
              </w:r>
            </w:del>
          </w:p>
        </w:tc>
        <w:tc>
          <w:tcPr>
            <w:tcW w:w="2693" w:type="dxa"/>
            <w:vMerge w:val="restart"/>
          </w:tcPr>
          <w:p w14:paraId="63F11113" w14:textId="77777777" w:rsidR="00F63C93" w:rsidRPr="00F63C93" w:rsidDel="009E116C" w:rsidRDefault="00F63C93" w:rsidP="00F63C93">
            <w:pPr>
              <w:rPr>
                <w:del w:id="3570" w:author="st1" w:date="2021-05-07T15:33:00Z"/>
                <w:rFonts w:ascii="標楷體" w:eastAsia="標楷體" w:hAnsi="標楷體"/>
              </w:rPr>
            </w:pPr>
            <w:del w:id="3571" w:author="st1" w:date="2021-05-07T15:33:00Z">
              <w:r w:rsidRPr="00F63C93" w:rsidDel="009E116C">
                <w:rPr>
                  <w:rFonts w:ascii="標楷體" w:eastAsia="標楷體" w:hAnsi="標楷體"/>
                </w:rPr>
                <w:delText>處理邏輯及注意事項</w:delText>
              </w:r>
            </w:del>
          </w:p>
        </w:tc>
      </w:tr>
      <w:tr w:rsidR="00F63C93" w:rsidRPr="00F63C93" w:rsidDel="009E116C" w14:paraId="3A21F66A" w14:textId="77777777" w:rsidTr="00067F94">
        <w:trPr>
          <w:trHeight w:val="244"/>
          <w:jc w:val="center"/>
          <w:del w:id="3572" w:author="st1" w:date="2021-05-07T15:33:00Z"/>
        </w:trPr>
        <w:tc>
          <w:tcPr>
            <w:tcW w:w="696" w:type="dxa"/>
            <w:vMerge/>
          </w:tcPr>
          <w:p w14:paraId="67CB4EC9" w14:textId="77777777" w:rsidR="00F63C93" w:rsidRPr="00F63C93" w:rsidDel="009E116C" w:rsidRDefault="00F63C93" w:rsidP="00F63C93">
            <w:pPr>
              <w:rPr>
                <w:del w:id="3573" w:author="st1" w:date="2021-05-07T15:33:00Z"/>
                <w:rFonts w:ascii="標楷體" w:eastAsia="標楷體" w:hAnsi="標楷體"/>
              </w:rPr>
            </w:pPr>
          </w:p>
        </w:tc>
        <w:tc>
          <w:tcPr>
            <w:tcW w:w="2137" w:type="dxa"/>
            <w:vMerge/>
          </w:tcPr>
          <w:p w14:paraId="7D9A5AEB" w14:textId="77777777" w:rsidR="00F63C93" w:rsidRPr="00F63C93" w:rsidDel="009E116C" w:rsidRDefault="00F63C93" w:rsidP="00F63C93">
            <w:pPr>
              <w:rPr>
                <w:del w:id="3574" w:author="st1" w:date="2021-05-07T15:33:00Z"/>
                <w:rFonts w:ascii="標楷體" w:eastAsia="標楷體" w:hAnsi="標楷體"/>
              </w:rPr>
            </w:pPr>
          </w:p>
        </w:tc>
        <w:tc>
          <w:tcPr>
            <w:tcW w:w="3969" w:type="dxa"/>
          </w:tcPr>
          <w:p w14:paraId="259EEAC6" w14:textId="77777777" w:rsidR="00F63C93" w:rsidRPr="00F63C93" w:rsidDel="009E116C" w:rsidRDefault="00F63C93" w:rsidP="00F63C93">
            <w:pPr>
              <w:rPr>
                <w:del w:id="3575" w:author="st1" w:date="2021-05-07T15:33:00Z"/>
                <w:rFonts w:ascii="標楷體" w:eastAsia="標楷體" w:hAnsi="標楷體"/>
              </w:rPr>
            </w:pPr>
            <w:del w:id="3576" w:author="st1" w:date="2021-05-07T15:33:00Z">
              <w:r w:rsidRPr="00F63C93" w:rsidDel="009E116C">
                <w:rPr>
                  <w:rFonts w:ascii="標楷體" w:eastAsia="標楷體" w:hAnsi="標楷體" w:hint="eastAsia"/>
                </w:rPr>
                <w:delText>資料型態長度</w:delText>
              </w:r>
            </w:del>
          </w:p>
        </w:tc>
        <w:tc>
          <w:tcPr>
            <w:tcW w:w="2693" w:type="dxa"/>
            <w:vMerge/>
          </w:tcPr>
          <w:p w14:paraId="5CA17C14" w14:textId="77777777" w:rsidR="00F63C93" w:rsidRPr="00F63C93" w:rsidDel="009E116C" w:rsidRDefault="00F63C93" w:rsidP="00F63C93">
            <w:pPr>
              <w:rPr>
                <w:del w:id="3577" w:author="st1" w:date="2021-05-07T15:33:00Z"/>
                <w:rFonts w:ascii="標楷體" w:eastAsia="標楷體" w:hAnsi="標楷體"/>
              </w:rPr>
            </w:pPr>
          </w:p>
        </w:tc>
      </w:tr>
      <w:tr w:rsidR="00F63C93" w:rsidRPr="00F63C93" w:rsidDel="009E116C" w14:paraId="7AA02242" w14:textId="77777777" w:rsidTr="00067F94">
        <w:trPr>
          <w:trHeight w:val="244"/>
          <w:jc w:val="center"/>
          <w:del w:id="3578" w:author="st1" w:date="2021-05-07T15:33:00Z"/>
        </w:trPr>
        <w:tc>
          <w:tcPr>
            <w:tcW w:w="696" w:type="dxa"/>
          </w:tcPr>
          <w:p w14:paraId="43F7109B" w14:textId="77777777" w:rsidR="00F63C93" w:rsidRPr="00F63C93" w:rsidDel="009E116C" w:rsidRDefault="00F63C93" w:rsidP="00F63C93">
            <w:pPr>
              <w:rPr>
                <w:del w:id="3579" w:author="st1" w:date="2021-05-07T15:33:00Z"/>
                <w:rFonts w:ascii="標楷體" w:eastAsia="標楷體" w:hAnsi="標楷體"/>
              </w:rPr>
            </w:pPr>
            <w:del w:id="3580" w:author="st1" w:date="2021-05-07T15:33:00Z">
              <w:r w:rsidRPr="00F63C93" w:rsidDel="009E116C">
                <w:rPr>
                  <w:rFonts w:ascii="標楷體" w:eastAsia="標楷體" w:hAnsi="標楷體" w:hint="eastAsia"/>
                </w:rPr>
                <w:delText>1.</w:delText>
              </w:r>
            </w:del>
          </w:p>
        </w:tc>
        <w:tc>
          <w:tcPr>
            <w:tcW w:w="2137" w:type="dxa"/>
          </w:tcPr>
          <w:p w14:paraId="7844EAD0" w14:textId="77777777" w:rsidR="00F63C93" w:rsidRPr="00F63C93" w:rsidDel="009E116C" w:rsidRDefault="00F63C93" w:rsidP="00F63C93">
            <w:pPr>
              <w:rPr>
                <w:del w:id="3581" w:author="st1" w:date="2021-05-07T15:33:00Z"/>
                <w:rFonts w:ascii="標楷體" w:eastAsia="標楷體" w:hAnsi="標楷體"/>
                <w:lang w:eastAsia="x-none"/>
              </w:rPr>
            </w:pPr>
            <w:del w:id="3582" w:author="st1" w:date="2021-05-07T15:33:00Z">
              <w:r w:rsidRPr="00F63C93" w:rsidDel="009E116C">
                <w:rPr>
                  <w:rFonts w:ascii="標楷體" w:eastAsia="標楷體" w:hAnsi="標楷體" w:hint="eastAsia"/>
                  <w:lang w:eastAsia="x-none"/>
                </w:rPr>
                <w:delText>借款人戶號</w:delText>
              </w:r>
            </w:del>
          </w:p>
        </w:tc>
        <w:tc>
          <w:tcPr>
            <w:tcW w:w="3969" w:type="dxa"/>
          </w:tcPr>
          <w:p w14:paraId="06F12BF8" w14:textId="77777777" w:rsidR="00F63C93" w:rsidRPr="00F63C93" w:rsidDel="009E116C" w:rsidRDefault="00F63C93" w:rsidP="00F63C93">
            <w:pPr>
              <w:rPr>
                <w:del w:id="3583" w:author="st1" w:date="2021-05-07T15:33:00Z"/>
                <w:rFonts w:ascii="標楷體" w:eastAsia="標楷體" w:hAnsi="標楷體"/>
              </w:rPr>
            </w:pPr>
            <w:del w:id="3584" w:author="st1" w:date="2021-05-07T15:33:00Z">
              <w:r w:rsidRPr="00F63C93" w:rsidDel="009E116C">
                <w:rPr>
                  <w:rFonts w:ascii="標楷體" w:eastAsia="標楷體" w:hAnsi="標楷體" w:hint="eastAsia"/>
                </w:rPr>
                <w:delText>9(07)</w:delText>
              </w:r>
            </w:del>
          </w:p>
        </w:tc>
        <w:tc>
          <w:tcPr>
            <w:tcW w:w="2693" w:type="dxa"/>
          </w:tcPr>
          <w:p w14:paraId="6D308D0D" w14:textId="77777777" w:rsidR="00F63C93" w:rsidRPr="00F63C93" w:rsidDel="009E116C" w:rsidRDefault="00F63C93" w:rsidP="00F63C93">
            <w:pPr>
              <w:rPr>
                <w:del w:id="3585" w:author="st1" w:date="2021-05-07T15:33:00Z"/>
                <w:rFonts w:ascii="標楷體" w:eastAsia="標楷體" w:hAnsi="標楷體"/>
              </w:rPr>
            </w:pPr>
          </w:p>
        </w:tc>
      </w:tr>
      <w:tr w:rsidR="00F63C93" w:rsidRPr="00F63C93" w:rsidDel="009E116C" w14:paraId="0F495D52" w14:textId="77777777" w:rsidTr="00067F94">
        <w:trPr>
          <w:trHeight w:val="244"/>
          <w:jc w:val="center"/>
          <w:del w:id="3586" w:author="st1" w:date="2021-05-07T15:33:00Z"/>
        </w:trPr>
        <w:tc>
          <w:tcPr>
            <w:tcW w:w="696" w:type="dxa"/>
          </w:tcPr>
          <w:p w14:paraId="6C4F259A" w14:textId="77777777" w:rsidR="00F63C93" w:rsidRPr="00F63C93" w:rsidDel="009E116C" w:rsidRDefault="00F63C93" w:rsidP="00F63C93">
            <w:pPr>
              <w:rPr>
                <w:del w:id="3587" w:author="st1" w:date="2021-05-07T15:33:00Z"/>
                <w:rFonts w:ascii="標楷體" w:eastAsia="標楷體" w:hAnsi="標楷體"/>
              </w:rPr>
            </w:pPr>
            <w:del w:id="3588" w:author="st1" w:date="2021-05-07T15:33:00Z">
              <w:r w:rsidRPr="00F63C93" w:rsidDel="009E116C">
                <w:rPr>
                  <w:rFonts w:ascii="標楷體" w:eastAsia="標楷體" w:hAnsi="標楷體" w:hint="eastAsia"/>
                </w:rPr>
                <w:delText>2.</w:delText>
              </w:r>
            </w:del>
          </w:p>
        </w:tc>
        <w:tc>
          <w:tcPr>
            <w:tcW w:w="2137" w:type="dxa"/>
          </w:tcPr>
          <w:p w14:paraId="336266E1" w14:textId="77777777" w:rsidR="00F63C93" w:rsidRPr="00F63C93" w:rsidDel="009E116C" w:rsidRDefault="00F63C93" w:rsidP="00F63C93">
            <w:pPr>
              <w:rPr>
                <w:del w:id="3589" w:author="st1" w:date="2021-05-07T15:33:00Z"/>
                <w:rFonts w:ascii="標楷體" w:eastAsia="標楷體" w:hAnsi="標楷體"/>
                <w:lang w:eastAsia="x-none"/>
              </w:rPr>
            </w:pPr>
            <w:del w:id="3590" w:author="st1" w:date="2021-05-07T15:33:00Z">
              <w:r w:rsidRPr="00F63C93" w:rsidDel="009E116C">
                <w:rPr>
                  <w:rFonts w:ascii="標楷體" w:eastAsia="標楷體" w:hAnsi="標楷體" w:hint="eastAsia"/>
                </w:rPr>
                <w:delText>申請日期</w:delText>
              </w:r>
            </w:del>
          </w:p>
        </w:tc>
        <w:tc>
          <w:tcPr>
            <w:tcW w:w="3969" w:type="dxa"/>
          </w:tcPr>
          <w:p w14:paraId="611188CC" w14:textId="77777777" w:rsidR="00F63C93" w:rsidRPr="00F63C93" w:rsidDel="009E116C" w:rsidRDefault="00F63C93" w:rsidP="00F63C93">
            <w:pPr>
              <w:rPr>
                <w:del w:id="3591" w:author="st1" w:date="2021-05-07T15:33:00Z"/>
                <w:rFonts w:ascii="標楷體" w:eastAsia="標楷體" w:hAnsi="標楷體"/>
              </w:rPr>
            </w:pPr>
            <w:del w:id="3592" w:author="st1" w:date="2021-05-07T15:33:00Z">
              <w:r w:rsidRPr="00F63C93" w:rsidDel="009E116C">
                <w:rPr>
                  <w:rFonts w:ascii="標楷體" w:eastAsia="標楷體" w:hAnsi="標楷體" w:hint="eastAsia"/>
                </w:rPr>
                <w:delText>999/99/99</w:delText>
              </w:r>
              <w:r w:rsidRPr="00F63C93" w:rsidDel="009E116C">
                <w:rPr>
                  <w:rFonts w:ascii="標楷體" w:eastAsia="標楷體" w:hAnsi="標楷體"/>
                </w:rPr>
                <w:delText>~</w:delText>
              </w:r>
              <w:r w:rsidRPr="00F63C93" w:rsidDel="009E116C">
                <w:rPr>
                  <w:rFonts w:ascii="標楷體" w:eastAsia="標楷體" w:hAnsi="標楷體" w:hint="eastAsia"/>
                </w:rPr>
                <w:delText>999/99/99</w:delText>
              </w:r>
            </w:del>
          </w:p>
        </w:tc>
        <w:tc>
          <w:tcPr>
            <w:tcW w:w="2693" w:type="dxa"/>
          </w:tcPr>
          <w:p w14:paraId="78B9E9C0" w14:textId="77777777" w:rsidR="00F63C93" w:rsidRPr="00F63C93" w:rsidDel="009E116C" w:rsidRDefault="00F63C93" w:rsidP="00F63C93">
            <w:pPr>
              <w:rPr>
                <w:del w:id="3593" w:author="st1" w:date="2021-05-07T15:33:00Z"/>
                <w:rFonts w:ascii="標楷體" w:eastAsia="標楷體" w:hAnsi="標楷體"/>
              </w:rPr>
            </w:pPr>
          </w:p>
        </w:tc>
      </w:tr>
      <w:tr w:rsidR="00F63C93" w:rsidRPr="00F63C93" w:rsidDel="009E116C" w14:paraId="22A46F4B" w14:textId="77777777" w:rsidTr="00067F94">
        <w:trPr>
          <w:trHeight w:val="244"/>
          <w:jc w:val="center"/>
          <w:del w:id="3594" w:author="st1" w:date="2021-05-07T15:33:00Z"/>
        </w:trPr>
        <w:tc>
          <w:tcPr>
            <w:tcW w:w="696" w:type="dxa"/>
          </w:tcPr>
          <w:p w14:paraId="0C8DBBEE" w14:textId="77777777" w:rsidR="00F63C93" w:rsidRPr="00F63C93" w:rsidDel="009E116C" w:rsidRDefault="00F63C93" w:rsidP="00F63C93">
            <w:pPr>
              <w:rPr>
                <w:del w:id="3595" w:author="st1" w:date="2021-05-07T15:33:00Z"/>
                <w:rFonts w:ascii="標楷體" w:eastAsia="標楷體" w:hAnsi="標楷體"/>
              </w:rPr>
            </w:pPr>
          </w:p>
        </w:tc>
        <w:tc>
          <w:tcPr>
            <w:tcW w:w="2137" w:type="dxa"/>
          </w:tcPr>
          <w:p w14:paraId="346F4239" w14:textId="77777777" w:rsidR="00F63C93" w:rsidRPr="00F63C93" w:rsidDel="009E116C" w:rsidRDefault="00F63C93" w:rsidP="00F63C93">
            <w:pPr>
              <w:rPr>
                <w:del w:id="3596" w:author="st1" w:date="2021-05-07T15:33:00Z"/>
                <w:rFonts w:ascii="標楷體" w:eastAsia="標楷體" w:hAnsi="標楷體"/>
                <w:lang w:eastAsia="x-none"/>
              </w:rPr>
            </w:pPr>
          </w:p>
        </w:tc>
        <w:tc>
          <w:tcPr>
            <w:tcW w:w="3969" w:type="dxa"/>
          </w:tcPr>
          <w:p w14:paraId="2B4C575B" w14:textId="77777777" w:rsidR="00F63C93" w:rsidRPr="00F63C93" w:rsidDel="009E116C" w:rsidRDefault="00F63C93" w:rsidP="00F63C93">
            <w:pPr>
              <w:rPr>
                <w:del w:id="3597" w:author="st1" w:date="2021-05-07T15:33:00Z"/>
                <w:rFonts w:ascii="標楷體" w:eastAsia="標楷體" w:hAnsi="標楷體"/>
              </w:rPr>
            </w:pPr>
          </w:p>
        </w:tc>
        <w:tc>
          <w:tcPr>
            <w:tcW w:w="2693" w:type="dxa"/>
          </w:tcPr>
          <w:p w14:paraId="2ABFFEF3" w14:textId="77777777" w:rsidR="00F63C93" w:rsidRPr="00F63C93" w:rsidDel="009E116C" w:rsidRDefault="00F63C93" w:rsidP="00F63C93">
            <w:pPr>
              <w:rPr>
                <w:del w:id="3598" w:author="st1" w:date="2021-05-07T15:33:00Z"/>
                <w:rFonts w:ascii="標楷體" w:eastAsia="標楷體" w:hAnsi="標楷體"/>
              </w:rPr>
            </w:pPr>
          </w:p>
        </w:tc>
      </w:tr>
      <w:tr w:rsidR="00F63C93" w:rsidRPr="00F63C93" w:rsidDel="009E116C" w14:paraId="04860A05" w14:textId="77777777" w:rsidTr="00067F94">
        <w:trPr>
          <w:trHeight w:val="244"/>
          <w:jc w:val="center"/>
          <w:del w:id="3599" w:author="st1" w:date="2021-05-07T15:33:00Z"/>
        </w:trPr>
        <w:tc>
          <w:tcPr>
            <w:tcW w:w="696" w:type="dxa"/>
          </w:tcPr>
          <w:p w14:paraId="194E60DF" w14:textId="77777777" w:rsidR="00F63C93" w:rsidRPr="00F63C93" w:rsidDel="009E116C" w:rsidRDefault="00F63C93" w:rsidP="00F63C93">
            <w:pPr>
              <w:rPr>
                <w:del w:id="3600" w:author="st1" w:date="2021-05-07T15:33:00Z"/>
                <w:rFonts w:ascii="標楷體" w:eastAsia="標楷體" w:hAnsi="標楷體"/>
              </w:rPr>
            </w:pPr>
            <w:del w:id="3601" w:author="st1" w:date="2021-05-07T15:33:00Z">
              <w:r w:rsidRPr="00F63C93" w:rsidDel="009E116C">
                <w:rPr>
                  <w:rFonts w:ascii="標楷體" w:eastAsia="標楷體" w:hAnsi="標楷體" w:hint="eastAsia"/>
                </w:rPr>
                <w:delText>3.</w:delText>
              </w:r>
            </w:del>
          </w:p>
        </w:tc>
        <w:tc>
          <w:tcPr>
            <w:tcW w:w="2137" w:type="dxa"/>
          </w:tcPr>
          <w:p w14:paraId="6EE70F92" w14:textId="77777777" w:rsidR="00F63C93" w:rsidRPr="00F63C93" w:rsidDel="009E116C" w:rsidRDefault="00F63C93" w:rsidP="00F63C93">
            <w:pPr>
              <w:rPr>
                <w:del w:id="3602" w:author="st1" w:date="2021-05-07T15:33:00Z"/>
                <w:rFonts w:ascii="標楷體" w:eastAsia="標楷體" w:hAnsi="標楷體"/>
                <w:lang w:eastAsia="x-none"/>
              </w:rPr>
            </w:pPr>
            <w:del w:id="3603" w:author="st1" w:date="2021-05-07T15:33:00Z">
              <w:r w:rsidRPr="00F63C93" w:rsidDel="009E116C">
                <w:rPr>
                  <w:rFonts w:ascii="標楷體" w:eastAsia="標楷體" w:hAnsi="標楷體" w:hint="eastAsia"/>
                  <w:lang w:eastAsia="x-none"/>
                </w:rPr>
                <w:delText>用途</w:delText>
              </w:r>
            </w:del>
          </w:p>
        </w:tc>
        <w:tc>
          <w:tcPr>
            <w:tcW w:w="3969" w:type="dxa"/>
          </w:tcPr>
          <w:p w14:paraId="314D3599" w14:textId="77777777" w:rsidR="00F63C93" w:rsidRPr="00F63C93" w:rsidDel="009E116C" w:rsidRDefault="00F63C93" w:rsidP="00F63C93">
            <w:pPr>
              <w:rPr>
                <w:del w:id="3604" w:author="st1" w:date="2021-05-07T15:33:00Z"/>
                <w:rFonts w:ascii="標楷體" w:eastAsia="標楷體" w:hAnsi="標楷體"/>
              </w:rPr>
            </w:pPr>
            <w:del w:id="3605" w:author="st1" w:date="2021-05-07T15:33:00Z">
              <w:r w:rsidRPr="00F63C93" w:rsidDel="009E116C">
                <w:rPr>
                  <w:rFonts w:ascii="標楷體" w:eastAsia="標楷體" w:hAnsi="標楷體" w:hint="eastAsia"/>
                </w:rPr>
                <w:delText>99</w:delText>
              </w:r>
            </w:del>
          </w:p>
        </w:tc>
        <w:tc>
          <w:tcPr>
            <w:tcW w:w="2693" w:type="dxa"/>
          </w:tcPr>
          <w:p w14:paraId="7A0DF53C" w14:textId="77777777" w:rsidR="00F63C93" w:rsidRPr="00F63C93" w:rsidDel="009E116C" w:rsidRDefault="00F63C93" w:rsidP="00F63C93">
            <w:pPr>
              <w:rPr>
                <w:del w:id="3606" w:author="st1" w:date="2021-05-07T15:33:00Z"/>
                <w:rFonts w:ascii="標楷體" w:eastAsia="標楷體" w:hAnsi="標楷體"/>
              </w:rPr>
            </w:pPr>
          </w:p>
        </w:tc>
      </w:tr>
      <w:tr w:rsidR="00F63C93" w:rsidRPr="00F63C93" w:rsidDel="009E116C" w14:paraId="66A721FD" w14:textId="77777777" w:rsidTr="00067F94">
        <w:trPr>
          <w:trHeight w:val="244"/>
          <w:jc w:val="center"/>
          <w:del w:id="3607" w:author="st1" w:date="2021-05-07T15:33:00Z"/>
        </w:trPr>
        <w:tc>
          <w:tcPr>
            <w:tcW w:w="696" w:type="dxa"/>
          </w:tcPr>
          <w:p w14:paraId="253B01D0" w14:textId="77777777" w:rsidR="00F63C93" w:rsidRPr="00F63C93" w:rsidDel="009E116C" w:rsidRDefault="00F63C93" w:rsidP="00F63C93">
            <w:pPr>
              <w:rPr>
                <w:del w:id="3608" w:author="st1" w:date="2021-05-07T15:33:00Z"/>
                <w:rFonts w:ascii="標楷體" w:eastAsia="標楷體" w:hAnsi="標楷體"/>
              </w:rPr>
            </w:pPr>
            <w:del w:id="3609" w:author="st1" w:date="2021-05-07T15:33:00Z">
              <w:r w:rsidRPr="00F63C93" w:rsidDel="009E116C">
                <w:rPr>
                  <w:rFonts w:ascii="標楷體" w:eastAsia="標楷體" w:hAnsi="標楷體" w:hint="eastAsia"/>
                </w:rPr>
                <w:delText>4.</w:delText>
              </w:r>
            </w:del>
          </w:p>
        </w:tc>
        <w:tc>
          <w:tcPr>
            <w:tcW w:w="2137" w:type="dxa"/>
          </w:tcPr>
          <w:p w14:paraId="63C1518A" w14:textId="77777777" w:rsidR="00F63C93" w:rsidRPr="00F63C93" w:rsidDel="009E116C" w:rsidRDefault="00F63C93" w:rsidP="00F63C93">
            <w:pPr>
              <w:rPr>
                <w:del w:id="3610" w:author="st1" w:date="2021-05-07T15:33:00Z"/>
                <w:rFonts w:ascii="標楷體" w:eastAsia="標楷體" w:hAnsi="標楷體"/>
                <w:lang w:eastAsia="x-none"/>
              </w:rPr>
            </w:pPr>
            <w:del w:id="3611" w:author="st1" w:date="2021-05-07T15:33:00Z">
              <w:r w:rsidRPr="00F63C93" w:rsidDel="009E116C">
                <w:rPr>
                  <w:rFonts w:ascii="標楷體" w:eastAsia="標楷體" w:hAnsi="標楷體" w:hint="eastAsia"/>
                  <w:lang w:eastAsia="x-none"/>
                </w:rPr>
                <w:delText>狀態</w:delText>
              </w:r>
            </w:del>
          </w:p>
        </w:tc>
        <w:tc>
          <w:tcPr>
            <w:tcW w:w="3969" w:type="dxa"/>
          </w:tcPr>
          <w:p w14:paraId="0A621831" w14:textId="77777777" w:rsidR="00F63C93" w:rsidRPr="00F63C93" w:rsidDel="009E116C" w:rsidRDefault="00F63C93" w:rsidP="00F63C93">
            <w:pPr>
              <w:rPr>
                <w:del w:id="3612" w:author="st1" w:date="2021-05-07T15:33:00Z"/>
                <w:rFonts w:ascii="標楷體" w:eastAsia="標楷體" w:hAnsi="標楷體"/>
              </w:rPr>
            </w:pPr>
            <w:del w:id="3613" w:author="st1" w:date="2021-05-07T15:33:00Z">
              <w:r w:rsidRPr="00F63C93" w:rsidDel="009E116C">
                <w:rPr>
                  <w:rFonts w:ascii="標楷體" w:eastAsia="標楷體" w:hAnsi="標楷體" w:hint="eastAsia"/>
                </w:rPr>
                <w:delText>99</w:delText>
              </w:r>
            </w:del>
          </w:p>
        </w:tc>
        <w:tc>
          <w:tcPr>
            <w:tcW w:w="2693" w:type="dxa"/>
          </w:tcPr>
          <w:p w14:paraId="7046C958" w14:textId="77777777" w:rsidR="00F63C93" w:rsidRPr="00F63C93" w:rsidDel="009E116C" w:rsidRDefault="00F63C93" w:rsidP="00F63C93">
            <w:pPr>
              <w:rPr>
                <w:del w:id="3614" w:author="st1" w:date="2021-05-07T15:33:00Z"/>
                <w:rFonts w:ascii="標楷體" w:eastAsia="標楷體" w:hAnsi="標楷體"/>
              </w:rPr>
            </w:pPr>
          </w:p>
        </w:tc>
      </w:tr>
      <w:tr w:rsidR="00F63C93" w:rsidRPr="00F63C93" w:rsidDel="009E116C" w14:paraId="22CBC449" w14:textId="77777777" w:rsidTr="00067F94">
        <w:trPr>
          <w:trHeight w:val="291"/>
          <w:jc w:val="center"/>
          <w:del w:id="3615" w:author="st1" w:date="2021-05-07T15:33:00Z"/>
        </w:trPr>
        <w:tc>
          <w:tcPr>
            <w:tcW w:w="9495" w:type="dxa"/>
            <w:gridSpan w:val="4"/>
          </w:tcPr>
          <w:p w14:paraId="34CFCBD7" w14:textId="77777777" w:rsidR="00F63C93" w:rsidRPr="00F63C93" w:rsidDel="009E116C" w:rsidRDefault="00F63C93" w:rsidP="00F63C93">
            <w:pPr>
              <w:rPr>
                <w:del w:id="3616" w:author="st1" w:date="2021-05-07T15:33:00Z"/>
                <w:rFonts w:ascii="標楷體" w:eastAsia="標楷體" w:hAnsi="標楷體"/>
              </w:rPr>
            </w:pPr>
          </w:p>
        </w:tc>
      </w:tr>
      <w:tr w:rsidR="00F63C93" w:rsidRPr="00F63C93" w:rsidDel="009E116C" w14:paraId="70DD14FB" w14:textId="77777777" w:rsidTr="00067F94">
        <w:trPr>
          <w:trHeight w:val="291"/>
          <w:jc w:val="center"/>
          <w:del w:id="3617" w:author="st1" w:date="2021-05-07T15:33:00Z"/>
        </w:trPr>
        <w:tc>
          <w:tcPr>
            <w:tcW w:w="2833" w:type="dxa"/>
            <w:gridSpan w:val="2"/>
          </w:tcPr>
          <w:p w14:paraId="7E35DB70" w14:textId="77777777" w:rsidR="00F63C93" w:rsidRPr="00F63C93" w:rsidDel="009E116C" w:rsidRDefault="00F63C93" w:rsidP="00F63C93">
            <w:pPr>
              <w:rPr>
                <w:del w:id="3618" w:author="st1" w:date="2021-05-07T15:33:00Z"/>
                <w:rFonts w:ascii="標楷體" w:eastAsia="標楷體" w:hAnsi="標楷體" w:cs="新細明體"/>
              </w:rPr>
            </w:pPr>
            <w:del w:id="3619" w:author="st1" w:date="2021-05-07T15:33:00Z">
              <w:r w:rsidRPr="00F63C93" w:rsidDel="009E116C">
                <w:rPr>
                  <w:rFonts w:ascii="標楷體" w:eastAsia="標楷體" w:hAnsi="標楷體" w:hint="eastAsia"/>
                </w:rPr>
                <w:delText>多筆式明細資料</w:delText>
              </w:r>
            </w:del>
          </w:p>
        </w:tc>
        <w:tc>
          <w:tcPr>
            <w:tcW w:w="3969" w:type="dxa"/>
          </w:tcPr>
          <w:p w14:paraId="73305D5B" w14:textId="77777777" w:rsidR="00F63C93" w:rsidRPr="00F63C93" w:rsidDel="009E116C" w:rsidRDefault="00F63C93" w:rsidP="00F63C93">
            <w:pPr>
              <w:rPr>
                <w:del w:id="3620" w:author="st1" w:date="2021-05-07T15:33:00Z"/>
                <w:rFonts w:ascii="標楷體" w:eastAsia="標楷體" w:hAnsi="標楷體" w:cs="新細明體"/>
              </w:rPr>
            </w:pPr>
          </w:p>
        </w:tc>
        <w:tc>
          <w:tcPr>
            <w:tcW w:w="2693" w:type="dxa"/>
          </w:tcPr>
          <w:p w14:paraId="217A6E10" w14:textId="77777777" w:rsidR="00F63C93" w:rsidRPr="00F63C93" w:rsidDel="009E116C" w:rsidRDefault="00F63C93" w:rsidP="00F63C93">
            <w:pPr>
              <w:rPr>
                <w:del w:id="3621" w:author="st1" w:date="2021-05-07T15:33:00Z"/>
                <w:rFonts w:ascii="標楷體" w:eastAsia="標楷體" w:hAnsi="標楷體"/>
              </w:rPr>
            </w:pPr>
          </w:p>
        </w:tc>
      </w:tr>
      <w:tr w:rsidR="00F63C93" w:rsidRPr="00F63C93" w:rsidDel="009E116C" w14:paraId="088433D0" w14:textId="77777777" w:rsidTr="00067F94">
        <w:trPr>
          <w:trHeight w:val="291"/>
          <w:jc w:val="center"/>
          <w:del w:id="3622" w:author="st1" w:date="2021-05-07T15:33:00Z"/>
        </w:trPr>
        <w:tc>
          <w:tcPr>
            <w:tcW w:w="2833" w:type="dxa"/>
            <w:gridSpan w:val="2"/>
          </w:tcPr>
          <w:p w14:paraId="6C7AD1B9" w14:textId="77777777" w:rsidR="00F63C93" w:rsidRPr="00F63C93" w:rsidDel="009E116C" w:rsidRDefault="00F63C93" w:rsidP="00F63C93">
            <w:pPr>
              <w:rPr>
                <w:del w:id="3623" w:author="st1" w:date="2021-05-07T15:33:00Z"/>
                <w:rFonts w:ascii="標楷體" w:eastAsia="標楷體" w:hAnsi="標楷體"/>
                <w:b/>
                <w:lang w:eastAsia="x-none"/>
              </w:rPr>
            </w:pPr>
            <w:del w:id="3624" w:author="st1" w:date="2021-05-07T15:33:00Z">
              <w:r w:rsidRPr="00F63C93" w:rsidDel="009E116C">
                <w:rPr>
                  <w:rFonts w:ascii="標楷體" w:eastAsia="標楷體" w:hAnsi="標楷體" w:hint="eastAsia"/>
                  <w:b/>
                  <w:lang w:eastAsia="x-none"/>
                </w:rPr>
                <w:delText>[</w:delText>
              </w:r>
              <w:r w:rsidRPr="00F63C93" w:rsidDel="009E116C">
                <w:rPr>
                  <w:rFonts w:ascii="標楷體" w:eastAsia="標楷體" w:hAnsi="標楷體" w:hint="eastAsia"/>
                  <w:b/>
                </w:rPr>
                <w:delText>歸還</w:delText>
              </w:r>
              <w:r w:rsidRPr="00F63C93" w:rsidDel="009E116C">
                <w:rPr>
                  <w:rFonts w:ascii="標楷體" w:eastAsia="標楷體" w:hAnsi="標楷體" w:hint="eastAsia"/>
                  <w:b/>
                  <w:lang w:eastAsia="x-none"/>
                </w:rPr>
                <w:delText>]</w:delText>
              </w:r>
            </w:del>
          </w:p>
        </w:tc>
        <w:tc>
          <w:tcPr>
            <w:tcW w:w="3969" w:type="dxa"/>
          </w:tcPr>
          <w:p w14:paraId="3ECC9FD1" w14:textId="77777777" w:rsidR="00F63C93" w:rsidRPr="00F63C93" w:rsidDel="009E116C" w:rsidRDefault="00F63C93" w:rsidP="00F63C93">
            <w:pPr>
              <w:rPr>
                <w:del w:id="3625" w:author="st1" w:date="2021-05-07T15:33:00Z"/>
                <w:rFonts w:ascii="標楷體" w:eastAsia="標楷體" w:hAnsi="標楷體"/>
                <w:b/>
              </w:rPr>
            </w:pPr>
            <w:del w:id="3626" w:author="st1" w:date="2021-05-07T15:33:00Z">
              <w:r w:rsidRPr="00F63C93" w:rsidDel="009E116C">
                <w:rPr>
                  <w:rFonts w:ascii="標楷體" w:eastAsia="標楷體" w:hAnsi="標楷體" w:hint="eastAsia"/>
                  <w:b/>
                </w:rPr>
                <w:delText>連結[L5103</w:delText>
              </w:r>
              <w:r w:rsidRPr="00F63C93" w:rsidDel="009E116C">
                <w:rPr>
                  <w:rFonts w:ascii="標楷體" w:eastAsia="標楷體" w:hAnsi="標楷體" w:hint="eastAsia"/>
                  <w:b/>
                  <w:lang w:eastAsia="x-none"/>
                </w:rPr>
                <w:delText>檔案借閱作業-檔案借閱維護</w:delText>
              </w:r>
              <w:r w:rsidRPr="00F63C93" w:rsidDel="009E116C">
                <w:rPr>
                  <w:rFonts w:ascii="標楷體" w:eastAsia="標楷體" w:hAnsi="標楷體"/>
                  <w:b/>
                </w:rPr>
                <w:delText>]</w:delText>
              </w:r>
            </w:del>
          </w:p>
        </w:tc>
        <w:tc>
          <w:tcPr>
            <w:tcW w:w="2693" w:type="dxa"/>
          </w:tcPr>
          <w:p w14:paraId="4B1BE746" w14:textId="77777777" w:rsidR="00F63C93" w:rsidRPr="00F63C93" w:rsidDel="009E116C" w:rsidRDefault="00F63C93" w:rsidP="00F63C93">
            <w:pPr>
              <w:rPr>
                <w:del w:id="3627" w:author="st1" w:date="2021-05-07T15:33:00Z"/>
                <w:rFonts w:ascii="標楷體" w:eastAsia="標楷體" w:hAnsi="標楷體"/>
              </w:rPr>
            </w:pPr>
          </w:p>
        </w:tc>
      </w:tr>
      <w:tr w:rsidR="00F63C93" w:rsidRPr="00F63C93" w:rsidDel="009E116C" w14:paraId="2ED5CDD1" w14:textId="77777777" w:rsidTr="00067F94">
        <w:trPr>
          <w:trHeight w:val="291"/>
          <w:jc w:val="center"/>
          <w:del w:id="3628" w:author="st1" w:date="2021-05-07T15:33:00Z"/>
        </w:trPr>
        <w:tc>
          <w:tcPr>
            <w:tcW w:w="2833" w:type="dxa"/>
            <w:gridSpan w:val="2"/>
          </w:tcPr>
          <w:p w14:paraId="52C45BB3" w14:textId="77777777" w:rsidR="00F63C93" w:rsidRPr="00F63C93" w:rsidDel="009E116C" w:rsidRDefault="00F63C93" w:rsidP="00F63C93">
            <w:pPr>
              <w:rPr>
                <w:del w:id="3629" w:author="st1" w:date="2021-05-07T15:33:00Z"/>
                <w:rFonts w:ascii="標楷體" w:eastAsia="標楷體" w:hAnsi="標楷體"/>
              </w:rPr>
            </w:pPr>
            <w:del w:id="3630" w:author="st1" w:date="2021-05-07T15:33:00Z">
              <w:r w:rsidRPr="00F63C93" w:rsidDel="009E116C">
                <w:rPr>
                  <w:rFonts w:ascii="標楷體" w:eastAsia="標楷體" w:hAnsi="標楷體" w:hint="eastAsia"/>
                </w:rPr>
                <w:delText>戶號</w:delText>
              </w:r>
            </w:del>
          </w:p>
        </w:tc>
        <w:tc>
          <w:tcPr>
            <w:tcW w:w="3969" w:type="dxa"/>
          </w:tcPr>
          <w:p w14:paraId="51FEB127" w14:textId="77777777" w:rsidR="00F63C93" w:rsidRPr="00F63C93" w:rsidDel="009E116C" w:rsidRDefault="00F63C93" w:rsidP="00F63C93">
            <w:pPr>
              <w:rPr>
                <w:del w:id="3631" w:author="st1" w:date="2021-05-07T15:33:00Z"/>
                <w:rFonts w:ascii="標楷體" w:eastAsia="標楷體" w:hAnsi="標楷體"/>
              </w:rPr>
            </w:pPr>
            <w:del w:id="3632" w:author="st1" w:date="2021-05-07T15:33:00Z">
              <w:r w:rsidRPr="00F63C93" w:rsidDel="009E116C">
                <w:rPr>
                  <w:rFonts w:ascii="標楷體" w:eastAsia="標楷體" w:hAnsi="標楷體" w:hint="eastAsia"/>
                </w:rPr>
                <w:delText>9(07)</w:delText>
              </w:r>
            </w:del>
          </w:p>
        </w:tc>
        <w:tc>
          <w:tcPr>
            <w:tcW w:w="2693" w:type="dxa"/>
          </w:tcPr>
          <w:p w14:paraId="32DEF7D1" w14:textId="77777777" w:rsidR="00F63C93" w:rsidRPr="00F63C93" w:rsidDel="009E116C" w:rsidRDefault="00F63C93" w:rsidP="00F63C93">
            <w:pPr>
              <w:rPr>
                <w:del w:id="3633" w:author="st1" w:date="2021-05-07T15:33:00Z"/>
                <w:rFonts w:ascii="標楷體" w:eastAsia="標楷體" w:hAnsi="標楷體"/>
              </w:rPr>
            </w:pPr>
          </w:p>
        </w:tc>
      </w:tr>
      <w:tr w:rsidR="00F63C93" w:rsidRPr="00F63C93" w:rsidDel="009E116C" w14:paraId="68166AD6" w14:textId="77777777" w:rsidTr="00067F94">
        <w:trPr>
          <w:trHeight w:val="291"/>
          <w:jc w:val="center"/>
          <w:del w:id="3634" w:author="st1" w:date="2021-05-07T15:33:00Z"/>
        </w:trPr>
        <w:tc>
          <w:tcPr>
            <w:tcW w:w="2833" w:type="dxa"/>
            <w:gridSpan w:val="2"/>
          </w:tcPr>
          <w:p w14:paraId="5B4589F0" w14:textId="77777777" w:rsidR="00F63C93" w:rsidRPr="00F63C93" w:rsidDel="009E116C" w:rsidRDefault="00F63C93" w:rsidP="00F63C93">
            <w:pPr>
              <w:rPr>
                <w:del w:id="3635" w:author="st1" w:date="2021-05-07T15:33:00Z"/>
                <w:rFonts w:ascii="標楷體" w:eastAsia="標楷體" w:hAnsi="標楷體"/>
              </w:rPr>
            </w:pPr>
            <w:del w:id="3636" w:author="st1" w:date="2021-05-07T15:33:00Z">
              <w:r w:rsidRPr="00F63C93" w:rsidDel="009E116C">
                <w:rPr>
                  <w:rFonts w:ascii="標楷體" w:eastAsia="標楷體" w:hAnsi="標楷體" w:hint="eastAsia"/>
                </w:rPr>
                <w:delText>額度</w:delText>
              </w:r>
            </w:del>
          </w:p>
        </w:tc>
        <w:tc>
          <w:tcPr>
            <w:tcW w:w="3969" w:type="dxa"/>
          </w:tcPr>
          <w:p w14:paraId="15C9B32D" w14:textId="77777777" w:rsidR="00F63C93" w:rsidRPr="00F63C93" w:rsidDel="009E116C" w:rsidRDefault="00F63C93" w:rsidP="00F63C93">
            <w:pPr>
              <w:rPr>
                <w:del w:id="3637" w:author="st1" w:date="2021-05-07T15:33:00Z"/>
                <w:rFonts w:ascii="標楷體" w:eastAsia="標楷體" w:hAnsi="標楷體" w:cs="新細明體"/>
                <w:kern w:val="0"/>
                <w:lang w:val="zh-TW"/>
              </w:rPr>
            </w:pPr>
            <w:del w:id="3638" w:author="st1" w:date="2021-05-07T15:33:00Z">
              <w:r w:rsidRPr="00F63C93" w:rsidDel="009E116C">
                <w:rPr>
                  <w:rFonts w:ascii="標楷體" w:eastAsia="標楷體" w:hAnsi="標楷體" w:cs="新細明體" w:hint="eastAsia"/>
                  <w:kern w:val="0"/>
                  <w:lang w:val="zh-TW"/>
                </w:rPr>
                <w:delText>999</w:delText>
              </w:r>
            </w:del>
          </w:p>
        </w:tc>
        <w:tc>
          <w:tcPr>
            <w:tcW w:w="2693" w:type="dxa"/>
          </w:tcPr>
          <w:p w14:paraId="75EB89E7" w14:textId="77777777" w:rsidR="00F63C93" w:rsidRPr="00F63C93" w:rsidDel="009E116C" w:rsidRDefault="00F63C93" w:rsidP="00F63C93">
            <w:pPr>
              <w:rPr>
                <w:del w:id="3639" w:author="st1" w:date="2021-05-07T15:33:00Z"/>
                <w:rFonts w:ascii="標楷體" w:eastAsia="標楷體" w:hAnsi="標楷體"/>
              </w:rPr>
            </w:pPr>
          </w:p>
        </w:tc>
      </w:tr>
      <w:tr w:rsidR="00F63C93" w:rsidRPr="00F63C93" w:rsidDel="009E116C" w14:paraId="292BFB6C" w14:textId="77777777" w:rsidTr="00067F94">
        <w:trPr>
          <w:trHeight w:val="276"/>
          <w:jc w:val="center"/>
          <w:del w:id="3640" w:author="st1" w:date="2021-05-07T15:33:00Z"/>
        </w:trPr>
        <w:tc>
          <w:tcPr>
            <w:tcW w:w="2833" w:type="dxa"/>
            <w:gridSpan w:val="2"/>
          </w:tcPr>
          <w:p w14:paraId="3F0D80C3" w14:textId="77777777" w:rsidR="00F63C93" w:rsidRPr="00F63C93" w:rsidDel="009E116C" w:rsidRDefault="00F63C93" w:rsidP="00F63C93">
            <w:pPr>
              <w:rPr>
                <w:del w:id="3641" w:author="st1" w:date="2021-05-07T15:33:00Z"/>
                <w:rFonts w:ascii="標楷體" w:eastAsia="標楷體" w:hAnsi="標楷體"/>
              </w:rPr>
            </w:pPr>
            <w:del w:id="3642" w:author="st1" w:date="2021-05-07T15:33:00Z">
              <w:r w:rsidRPr="00F63C93" w:rsidDel="009E116C">
                <w:rPr>
                  <w:rFonts w:ascii="標楷體" w:eastAsia="標楷體" w:hAnsi="標楷體" w:hint="eastAsia"/>
                </w:rPr>
                <w:delText>申請序號</w:delText>
              </w:r>
            </w:del>
          </w:p>
        </w:tc>
        <w:tc>
          <w:tcPr>
            <w:tcW w:w="3969" w:type="dxa"/>
          </w:tcPr>
          <w:p w14:paraId="04119DB3" w14:textId="77777777" w:rsidR="00F63C93" w:rsidRPr="00F63C93" w:rsidDel="009E116C" w:rsidRDefault="00F63C93" w:rsidP="00F63C93">
            <w:pPr>
              <w:rPr>
                <w:del w:id="3643" w:author="st1" w:date="2021-05-07T15:33:00Z"/>
                <w:rFonts w:ascii="標楷體" w:eastAsia="標楷體" w:hAnsi="標楷體"/>
              </w:rPr>
            </w:pPr>
            <w:del w:id="3644" w:author="st1" w:date="2021-05-07T15:33:00Z">
              <w:r w:rsidRPr="00F63C93" w:rsidDel="009E116C">
                <w:rPr>
                  <w:rFonts w:ascii="標楷體" w:eastAsia="標楷體" w:hAnsi="標楷體" w:hint="eastAsia"/>
                </w:rPr>
                <w:delText>999</w:delText>
              </w:r>
            </w:del>
          </w:p>
        </w:tc>
        <w:tc>
          <w:tcPr>
            <w:tcW w:w="2693" w:type="dxa"/>
          </w:tcPr>
          <w:p w14:paraId="32DB7BDF" w14:textId="77777777" w:rsidR="00F63C93" w:rsidRPr="00F63C93" w:rsidDel="009E116C" w:rsidRDefault="00F63C93" w:rsidP="00F63C93">
            <w:pPr>
              <w:rPr>
                <w:del w:id="3645" w:author="st1" w:date="2021-05-07T15:33:00Z"/>
                <w:rFonts w:ascii="標楷體" w:eastAsia="標楷體" w:hAnsi="標楷體"/>
              </w:rPr>
            </w:pPr>
          </w:p>
        </w:tc>
      </w:tr>
      <w:tr w:rsidR="00F63C93" w:rsidRPr="00F63C93" w:rsidDel="009E116C" w14:paraId="620811F1" w14:textId="77777777" w:rsidTr="00067F94">
        <w:trPr>
          <w:trHeight w:val="291"/>
          <w:jc w:val="center"/>
          <w:del w:id="3646" w:author="st1" w:date="2021-05-07T15:33:00Z"/>
        </w:trPr>
        <w:tc>
          <w:tcPr>
            <w:tcW w:w="2833" w:type="dxa"/>
            <w:gridSpan w:val="2"/>
          </w:tcPr>
          <w:p w14:paraId="175916CF" w14:textId="77777777" w:rsidR="00F63C93" w:rsidRPr="00F63C93" w:rsidDel="009E116C" w:rsidRDefault="00F63C93" w:rsidP="00F63C93">
            <w:pPr>
              <w:rPr>
                <w:del w:id="3647" w:author="st1" w:date="2021-05-07T15:33:00Z"/>
                <w:rFonts w:ascii="標楷體" w:eastAsia="標楷體" w:hAnsi="標楷體"/>
                <w:lang w:eastAsia="x-none"/>
              </w:rPr>
            </w:pPr>
            <w:del w:id="3648" w:author="st1" w:date="2021-05-07T15:33:00Z">
              <w:r w:rsidRPr="00F63C93" w:rsidDel="009E116C">
                <w:rPr>
                  <w:rFonts w:ascii="標楷體" w:eastAsia="標楷體" w:hAnsi="標楷體" w:hint="eastAsia"/>
                </w:rPr>
                <w:delText>戶名</w:delText>
              </w:r>
            </w:del>
          </w:p>
        </w:tc>
        <w:tc>
          <w:tcPr>
            <w:tcW w:w="3969" w:type="dxa"/>
          </w:tcPr>
          <w:p w14:paraId="4FCCBBFF" w14:textId="77777777" w:rsidR="00F63C93" w:rsidRPr="00F63C93" w:rsidDel="009E116C" w:rsidRDefault="00F63C93" w:rsidP="00F63C93">
            <w:pPr>
              <w:rPr>
                <w:del w:id="3649" w:author="st1" w:date="2021-05-07T15:33:00Z"/>
                <w:rFonts w:ascii="標楷體" w:eastAsia="標楷體" w:hAnsi="標楷體"/>
              </w:rPr>
            </w:pPr>
            <w:del w:id="3650" w:author="st1" w:date="2021-05-07T15:33:00Z">
              <w:r w:rsidRPr="00F63C93" w:rsidDel="009E116C">
                <w:rPr>
                  <w:rFonts w:ascii="標楷體" w:eastAsia="標楷體" w:hAnsi="標楷體" w:hint="eastAsia"/>
                </w:rPr>
                <w:delText>X(20)</w:delText>
              </w:r>
            </w:del>
          </w:p>
        </w:tc>
        <w:tc>
          <w:tcPr>
            <w:tcW w:w="2693" w:type="dxa"/>
          </w:tcPr>
          <w:p w14:paraId="7C54F356" w14:textId="77777777" w:rsidR="00F63C93" w:rsidRPr="00F63C93" w:rsidDel="009E116C" w:rsidRDefault="00F63C93" w:rsidP="00F63C93">
            <w:pPr>
              <w:rPr>
                <w:del w:id="3651" w:author="st1" w:date="2021-05-07T15:33:00Z"/>
                <w:rFonts w:ascii="標楷體" w:eastAsia="標楷體" w:hAnsi="標楷體"/>
              </w:rPr>
            </w:pPr>
          </w:p>
        </w:tc>
      </w:tr>
      <w:tr w:rsidR="00F63C93" w:rsidRPr="00F63C93" w:rsidDel="009E116C" w14:paraId="31DFBA1C" w14:textId="77777777" w:rsidTr="00067F94">
        <w:trPr>
          <w:trHeight w:val="291"/>
          <w:jc w:val="center"/>
          <w:del w:id="3652" w:author="st1" w:date="2021-05-07T15:33:00Z"/>
        </w:trPr>
        <w:tc>
          <w:tcPr>
            <w:tcW w:w="2833" w:type="dxa"/>
            <w:gridSpan w:val="2"/>
          </w:tcPr>
          <w:p w14:paraId="6AA53360" w14:textId="77777777" w:rsidR="00F63C93" w:rsidRPr="00F63C93" w:rsidDel="009E116C" w:rsidRDefault="00F63C93" w:rsidP="00F63C93">
            <w:pPr>
              <w:rPr>
                <w:del w:id="3653" w:author="st1" w:date="2021-05-07T15:33:00Z"/>
                <w:rFonts w:ascii="標楷體" w:eastAsia="標楷體" w:hAnsi="標楷體"/>
                <w:lang w:eastAsia="x-none"/>
              </w:rPr>
            </w:pPr>
            <w:del w:id="3654" w:author="st1" w:date="2021-05-07T15:33:00Z">
              <w:r w:rsidRPr="00F63C93" w:rsidDel="009E116C">
                <w:rPr>
                  <w:rFonts w:ascii="標楷體" w:eastAsia="標楷體" w:hAnsi="標楷體" w:hint="eastAsia"/>
                </w:rPr>
                <w:delText>管理人</w:delText>
              </w:r>
            </w:del>
          </w:p>
        </w:tc>
        <w:tc>
          <w:tcPr>
            <w:tcW w:w="3969" w:type="dxa"/>
          </w:tcPr>
          <w:p w14:paraId="5EB0C822" w14:textId="77777777" w:rsidR="00F63C93" w:rsidRPr="00F63C93" w:rsidDel="009E116C" w:rsidRDefault="00F63C93" w:rsidP="00F63C93">
            <w:pPr>
              <w:rPr>
                <w:del w:id="3655" w:author="st1" w:date="2021-05-07T15:33:00Z"/>
                <w:rFonts w:ascii="標楷體" w:eastAsia="標楷體" w:hAnsi="標楷體"/>
              </w:rPr>
            </w:pPr>
            <w:del w:id="3656" w:author="st1" w:date="2021-05-07T15:33:00Z">
              <w:r w:rsidRPr="00F63C93" w:rsidDel="009E116C">
                <w:rPr>
                  <w:rFonts w:ascii="標楷體" w:eastAsia="標楷體" w:hAnsi="標楷體" w:hint="eastAsia"/>
                </w:rPr>
                <w:delText>X(06)</w:delText>
              </w:r>
            </w:del>
          </w:p>
        </w:tc>
        <w:tc>
          <w:tcPr>
            <w:tcW w:w="2693" w:type="dxa"/>
          </w:tcPr>
          <w:p w14:paraId="3EFAAD86" w14:textId="77777777" w:rsidR="00F63C93" w:rsidRPr="00F63C93" w:rsidDel="009E116C" w:rsidRDefault="00F63C93" w:rsidP="00F63C93">
            <w:pPr>
              <w:rPr>
                <w:del w:id="3657" w:author="st1" w:date="2021-05-07T15:33:00Z"/>
                <w:rFonts w:ascii="標楷體" w:eastAsia="標楷體" w:hAnsi="標楷體"/>
              </w:rPr>
            </w:pPr>
          </w:p>
        </w:tc>
      </w:tr>
      <w:tr w:rsidR="00F63C93" w:rsidRPr="00F63C93" w:rsidDel="009E116C" w14:paraId="69FBDDF8" w14:textId="77777777" w:rsidTr="00067F94">
        <w:trPr>
          <w:trHeight w:val="291"/>
          <w:jc w:val="center"/>
          <w:del w:id="3658" w:author="st1" w:date="2021-05-07T15:33:00Z"/>
        </w:trPr>
        <w:tc>
          <w:tcPr>
            <w:tcW w:w="2833" w:type="dxa"/>
            <w:gridSpan w:val="2"/>
          </w:tcPr>
          <w:p w14:paraId="6EF38223" w14:textId="77777777" w:rsidR="00F63C93" w:rsidRPr="00F63C93" w:rsidDel="009E116C" w:rsidRDefault="00F63C93" w:rsidP="00F63C93">
            <w:pPr>
              <w:rPr>
                <w:del w:id="3659" w:author="st1" w:date="2021-05-07T15:33:00Z"/>
                <w:rFonts w:ascii="標楷體" w:eastAsia="標楷體" w:hAnsi="標楷體"/>
              </w:rPr>
            </w:pPr>
            <w:del w:id="3660" w:author="st1" w:date="2021-05-07T15:33:00Z">
              <w:r w:rsidRPr="00F63C93" w:rsidDel="009E116C">
                <w:rPr>
                  <w:rFonts w:ascii="標楷體" w:eastAsia="標楷體" w:hAnsi="標楷體" w:hint="eastAsia"/>
                </w:rPr>
                <w:delText>借閱人</w:delText>
              </w:r>
            </w:del>
          </w:p>
        </w:tc>
        <w:tc>
          <w:tcPr>
            <w:tcW w:w="3969" w:type="dxa"/>
          </w:tcPr>
          <w:p w14:paraId="0ED45AE0" w14:textId="77777777" w:rsidR="00F63C93" w:rsidRPr="00F63C93" w:rsidDel="009E116C" w:rsidRDefault="00F63C93" w:rsidP="00F63C93">
            <w:pPr>
              <w:rPr>
                <w:del w:id="3661" w:author="st1" w:date="2021-05-07T15:33:00Z"/>
                <w:rFonts w:ascii="標楷體" w:eastAsia="標楷體" w:hAnsi="標楷體"/>
              </w:rPr>
            </w:pPr>
            <w:del w:id="3662" w:author="st1" w:date="2021-05-07T15:33:00Z">
              <w:r w:rsidRPr="00F63C93" w:rsidDel="009E116C">
                <w:rPr>
                  <w:rFonts w:ascii="標楷體" w:eastAsia="標楷體" w:hAnsi="標楷體" w:hint="eastAsia"/>
                </w:rPr>
                <w:delText>X(06)</w:delText>
              </w:r>
            </w:del>
          </w:p>
        </w:tc>
        <w:tc>
          <w:tcPr>
            <w:tcW w:w="2693" w:type="dxa"/>
          </w:tcPr>
          <w:p w14:paraId="03AEF50E" w14:textId="77777777" w:rsidR="00F63C93" w:rsidRPr="00F63C93" w:rsidDel="009E116C" w:rsidRDefault="00F63C93" w:rsidP="00F63C93">
            <w:pPr>
              <w:rPr>
                <w:del w:id="3663" w:author="st1" w:date="2021-05-07T15:33:00Z"/>
                <w:rFonts w:ascii="標楷體" w:eastAsia="標楷體" w:hAnsi="標楷體"/>
              </w:rPr>
            </w:pPr>
          </w:p>
        </w:tc>
      </w:tr>
      <w:tr w:rsidR="00F63C93" w:rsidRPr="00F63C93" w:rsidDel="009E116C" w14:paraId="1C344F26" w14:textId="77777777" w:rsidTr="00067F94">
        <w:trPr>
          <w:trHeight w:val="291"/>
          <w:jc w:val="center"/>
          <w:del w:id="3664" w:author="st1" w:date="2021-05-07T15:33:00Z"/>
        </w:trPr>
        <w:tc>
          <w:tcPr>
            <w:tcW w:w="2833" w:type="dxa"/>
            <w:gridSpan w:val="2"/>
          </w:tcPr>
          <w:p w14:paraId="7E7F62A9" w14:textId="77777777" w:rsidR="00F63C93" w:rsidRPr="00F63C93" w:rsidDel="009E116C" w:rsidRDefault="00F63C93" w:rsidP="00F63C93">
            <w:pPr>
              <w:rPr>
                <w:del w:id="3665" w:author="st1" w:date="2021-05-07T15:33:00Z"/>
                <w:rFonts w:ascii="標楷體" w:eastAsia="標楷體" w:hAnsi="標楷體"/>
                <w:lang w:eastAsia="x-none"/>
              </w:rPr>
            </w:pPr>
            <w:del w:id="3666" w:author="st1" w:date="2021-05-07T15:33:00Z">
              <w:r w:rsidRPr="00F63C93" w:rsidDel="009E116C">
                <w:rPr>
                  <w:rFonts w:ascii="標楷體" w:eastAsia="標楷體" w:hAnsi="標楷體" w:hint="eastAsia"/>
                </w:rPr>
                <w:delText>申請日期</w:delText>
              </w:r>
            </w:del>
          </w:p>
        </w:tc>
        <w:tc>
          <w:tcPr>
            <w:tcW w:w="3969" w:type="dxa"/>
          </w:tcPr>
          <w:p w14:paraId="77F8D8FD" w14:textId="77777777" w:rsidR="00F63C93" w:rsidRPr="00F63C93" w:rsidDel="009E116C" w:rsidRDefault="00F63C93" w:rsidP="00F63C93">
            <w:pPr>
              <w:rPr>
                <w:del w:id="3667" w:author="st1" w:date="2021-05-07T15:33:00Z"/>
                <w:rFonts w:ascii="標楷體" w:eastAsia="標楷體" w:hAnsi="標楷體"/>
              </w:rPr>
            </w:pPr>
            <w:del w:id="3668" w:author="st1" w:date="2021-05-07T15:33:00Z">
              <w:r w:rsidRPr="00F63C93" w:rsidDel="009E116C">
                <w:rPr>
                  <w:rFonts w:ascii="標楷體" w:eastAsia="標楷體" w:hAnsi="標楷體" w:hint="eastAsia"/>
                </w:rPr>
                <w:delText>999/99/99</w:delText>
              </w:r>
            </w:del>
          </w:p>
        </w:tc>
        <w:tc>
          <w:tcPr>
            <w:tcW w:w="2693" w:type="dxa"/>
          </w:tcPr>
          <w:p w14:paraId="20A95BD2" w14:textId="77777777" w:rsidR="00F63C93" w:rsidRPr="00F63C93" w:rsidDel="009E116C" w:rsidRDefault="00F63C93" w:rsidP="00F63C93">
            <w:pPr>
              <w:rPr>
                <w:del w:id="3669" w:author="st1" w:date="2021-05-07T15:33:00Z"/>
                <w:rFonts w:ascii="標楷體" w:eastAsia="標楷體" w:hAnsi="標楷體"/>
              </w:rPr>
            </w:pPr>
          </w:p>
        </w:tc>
      </w:tr>
      <w:tr w:rsidR="00F63C93" w:rsidRPr="00F63C93" w:rsidDel="009E116C" w14:paraId="5001F914" w14:textId="77777777" w:rsidTr="00067F94">
        <w:trPr>
          <w:trHeight w:val="291"/>
          <w:jc w:val="center"/>
          <w:del w:id="3670" w:author="st1" w:date="2021-05-07T15:33:00Z"/>
        </w:trPr>
        <w:tc>
          <w:tcPr>
            <w:tcW w:w="2833" w:type="dxa"/>
            <w:gridSpan w:val="2"/>
          </w:tcPr>
          <w:p w14:paraId="1DCD1FB3" w14:textId="77777777" w:rsidR="00F63C93" w:rsidRPr="00F63C93" w:rsidDel="009E116C" w:rsidRDefault="00F63C93" w:rsidP="00F63C93">
            <w:pPr>
              <w:rPr>
                <w:del w:id="3671" w:author="st1" w:date="2021-05-07T15:33:00Z"/>
                <w:rFonts w:ascii="標楷體" w:eastAsia="標楷體" w:hAnsi="標楷體"/>
              </w:rPr>
            </w:pPr>
            <w:del w:id="3672" w:author="st1" w:date="2021-05-07T15:33:00Z">
              <w:r w:rsidRPr="00F63C93" w:rsidDel="009E116C">
                <w:rPr>
                  <w:rFonts w:ascii="標楷體" w:eastAsia="標楷體" w:hAnsi="標楷體" w:hint="eastAsia"/>
                  <w:lang w:eastAsia="zh-HK"/>
                </w:rPr>
                <w:delText>核</w:delText>
              </w:r>
              <w:r w:rsidRPr="00F63C93" w:rsidDel="009E116C">
                <w:rPr>
                  <w:rFonts w:ascii="標楷體" w:eastAsia="標楷體" w:hAnsi="標楷體" w:hint="eastAsia"/>
                </w:rPr>
                <w:delText>准</w:delText>
              </w:r>
              <w:r w:rsidRPr="00F63C93" w:rsidDel="009E116C">
                <w:rPr>
                  <w:rFonts w:ascii="標楷體" w:eastAsia="標楷體" w:hAnsi="標楷體" w:hint="eastAsia"/>
                  <w:lang w:eastAsia="zh-HK"/>
                </w:rPr>
                <w:delText>日期</w:delText>
              </w:r>
            </w:del>
          </w:p>
        </w:tc>
        <w:tc>
          <w:tcPr>
            <w:tcW w:w="3969" w:type="dxa"/>
          </w:tcPr>
          <w:p w14:paraId="6145E706" w14:textId="77777777" w:rsidR="00F63C93" w:rsidRPr="00F63C93" w:rsidDel="009E116C" w:rsidRDefault="00F63C93" w:rsidP="00F63C93">
            <w:pPr>
              <w:rPr>
                <w:del w:id="3673" w:author="st1" w:date="2021-05-07T15:33:00Z"/>
                <w:rFonts w:ascii="標楷體" w:eastAsia="標楷體" w:hAnsi="標楷體"/>
              </w:rPr>
            </w:pPr>
            <w:del w:id="3674" w:author="st1" w:date="2021-05-07T15:33:00Z">
              <w:r w:rsidRPr="00F63C93" w:rsidDel="009E116C">
                <w:rPr>
                  <w:rFonts w:ascii="標楷體" w:eastAsia="標楷體" w:hAnsi="標楷體" w:hint="eastAsia"/>
                </w:rPr>
                <w:delText>999/99/99</w:delText>
              </w:r>
            </w:del>
          </w:p>
        </w:tc>
        <w:tc>
          <w:tcPr>
            <w:tcW w:w="2693" w:type="dxa"/>
          </w:tcPr>
          <w:p w14:paraId="51BCB894" w14:textId="77777777" w:rsidR="00F63C93" w:rsidRPr="00F63C93" w:rsidDel="009E116C" w:rsidRDefault="00F63C93" w:rsidP="00F63C93">
            <w:pPr>
              <w:rPr>
                <w:del w:id="3675" w:author="st1" w:date="2021-05-07T15:33:00Z"/>
                <w:rFonts w:ascii="標楷體" w:eastAsia="標楷體" w:hAnsi="標楷體"/>
              </w:rPr>
            </w:pPr>
          </w:p>
        </w:tc>
      </w:tr>
      <w:tr w:rsidR="00F63C93" w:rsidRPr="00F63C93" w:rsidDel="009E116C" w14:paraId="49542292" w14:textId="77777777" w:rsidTr="00067F94">
        <w:trPr>
          <w:trHeight w:val="291"/>
          <w:jc w:val="center"/>
          <w:del w:id="3676" w:author="st1" w:date="2021-05-07T15:33:00Z"/>
        </w:trPr>
        <w:tc>
          <w:tcPr>
            <w:tcW w:w="2833" w:type="dxa"/>
            <w:gridSpan w:val="2"/>
          </w:tcPr>
          <w:p w14:paraId="76BD6302" w14:textId="77777777" w:rsidR="00F63C93" w:rsidRPr="00F63C93" w:rsidDel="009E116C" w:rsidRDefault="00F63C93" w:rsidP="00F63C93">
            <w:pPr>
              <w:rPr>
                <w:del w:id="3677" w:author="st1" w:date="2021-05-07T15:33:00Z"/>
                <w:rFonts w:ascii="標楷體" w:eastAsia="標楷體" w:hAnsi="標楷體"/>
                <w:lang w:eastAsia="zh-HK"/>
              </w:rPr>
            </w:pPr>
            <w:del w:id="3678" w:author="st1" w:date="2021-05-07T15:33:00Z">
              <w:r w:rsidRPr="00F63C93" w:rsidDel="009E116C">
                <w:rPr>
                  <w:rFonts w:ascii="標楷體" w:eastAsia="標楷體" w:hAnsi="標楷體" w:hint="eastAsia"/>
                  <w:lang w:eastAsia="zh-HK"/>
                </w:rPr>
                <w:delText>借閱天數</w:delText>
              </w:r>
            </w:del>
          </w:p>
        </w:tc>
        <w:tc>
          <w:tcPr>
            <w:tcW w:w="3969" w:type="dxa"/>
          </w:tcPr>
          <w:p w14:paraId="5A8C2F66" w14:textId="77777777" w:rsidR="00F63C93" w:rsidRPr="00F63C93" w:rsidDel="009E116C" w:rsidRDefault="00F63C93" w:rsidP="00F63C93">
            <w:pPr>
              <w:rPr>
                <w:del w:id="3679" w:author="st1" w:date="2021-05-07T15:33:00Z"/>
                <w:rFonts w:ascii="標楷體" w:eastAsia="標楷體" w:hAnsi="標楷體"/>
              </w:rPr>
            </w:pPr>
            <w:del w:id="3680" w:author="st1" w:date="2021-05-07T15:33:00Z">
              <w:r w:rsidRPr="00F63C93" w:rsidDel="009E116C">
                <w:rPr>
                  <w:rFonts w:ascii="標楷體" w:eastAsia="標楷體" w:hAnsi="標楷體" w:hint="eastAsia"/>
                </w:rPr>
                <w:delText>9</w:delText>
              </w:r>
              <w:r w:rsidRPr="00F63C93" w:rsidDel="009E116C">
                <w:rPr>
                  <w:rFonts w:ascii="標楷體" w:eastAsia="標楷體" w:hAnsi="標楷體"/>
                </w:rPr>
                <w:delText>999</w:delText>
              </w:r>
            </w:del>
          </w:p>
        </w:tc>
        <w:tc>
          <w:tcPr>
            <w:tcW w:w="2693" w:type="dxa"/>
          </w:tcPr>
          <w:p w14:paraId="4F0336A4" w14:textId="77777777" w:rsidR="00F63C93" w:rsidRPr="00F63C93" w:rsidDel="009E116C" w:rsidRDefault="00F63C93" w:rsidP="00F63C93">
            <w:pPr>
              <w:rPr>
                <w:del w:id="3681" w:author="st1" w:date="2021-05-07T15:33:00Z"/>
                <w:rFonts w:ascii="標楷體" w:eastAsia="標楷體" w:hAnsi="標楷體"/>
              </w:rPr>
            </w:pPr>
            <w:del w:id="3682" w:author="st1" w:date="2021-05-07T15:33:00Z">
              <w:r w:rsidRPr="00F63C93" w:rsidDel="009E116C">
                <w:rPr>
                  <w:rFonts w:ascii="標楷體" w:eastAsia="標楷體" w:hAnsi="標楷體" w:hint="eastAsia"/>
                  <w:lang w:eastAsia="zh-HK"/>
                </w:rPr>
                <w:delText>核</w:delText>
              </w:r>
              <w:r w:rsidRPr="00F63C93" w:rsidDel="009E116C">
                <w:rPr>
                  <w:rFonts w:ascii="標楷體" w:eastAsia="標楷體" w:hAnsi="標楷體" w:hint="eastAsia"/>
                </w:rPr>
                <w:delText>准</w:delText>
              </w:r>
              <w:r w:rsidRPr="00F63C93" w:rsidDel="009E116C">
                <w:rPr>
                  <w:rFonts w:ascii="標楷體" w:eastAsia="標楷體" w:hAnsi="標楷體" w:hint="eastAsia"/>
                  <w:lang w:eastAsia="zh-HK"/>
                </w:rPr>
                <w:delText>日期</w:delText>
              </w:r>
              <w:r w:rsidRPr="00F63C93" w:rsidDel="009E116C">
                <w:rPr>
                  <w:rFonts w:ascii="標楷體" w:eastAsia="標楷體" w:hAnsi="標楷體" w:hint="eastAsia"/>
                </w:rPr>
                <w:delText>~本日OR</w:delText>
              </w:r>
              <w:r w:rsidRPr="00F63C93" w:rsidDel="009E116C">
                <w:rPr>
                  <w:rFonts w:ascii="標楷體" w:eastAsia="標楷體" w:hAnsi="標楷體" w:hint="eastAsia"/>
                  <w:lang w:eastAsia="zh-HK"/>
                </w:rPr>
                <w:delText>歸還日期</w:delText>
              </w:r>
            </w:del>
          </w:p>
        </w:tc>
      </w:tr>
      <w:tr w:rsidR="00F63C93" w:rsidRPr="00F63C93" w:rsidDel="009E116C" w14:paraId="798DA312" w14:textId="77777777" w:rsidTr="00067F94">
        <w:trPr>
          <w:trHeight w:val="291"/>
          <w:jc w:val="center"/>
          <w:del w:id="3683" w:author="st1" w:date="2021-05-07T15:33:00Z"/>
        </w:trPr>
        <w:tc>
          <w:tcPr>
            <w:tcW w:w="2833" w:type="dxa"/>
            <w:gridSpan w:val="2"/>
          </w:tcPr>
          <w:p w14:paraId="3BBF1195" w14:textId="77777777" w:rsidR="00F63C93" w:rsidRPr="00F63C93" w:rsidDel="009E116C" w:rsidRDefault="00F63C93" w:rsidP="00F63C93">
            <w:pPr>
              <w:rPr>
                <w:del w:id="3684" w:author="st1" w:date="2021-05-07T15:33:00Z"/>
                <w:rFonts w:ascii="標楷體" w:eastAsia="標楷體" w:hAnsi="標楷體"/>
                <w:lang w:eastAsia="x-none"/>
              </w:rPr>
            </w:pPr>
            <w:del w:id="3685" w:author="st1" w:date="2021-05-07T15:33:00Z">
              <w:r w:rsidRPr="00F63C93" w:rsidDel="009E116C">
                <w:rPr>
                  <w:rFonts w:ascii="標楷體" w:eastAsia="標楷體" w:hAnsi="標楷體" w:hint="eastAsia"/>
                </w:rPr>
                <w:delText>歸還日期</w:delText>
              </w:r>
            </w:del>
          </w:p>
        </w:tc>
        <w:tc>
          <w:tcPr>
            <w:tcW w:w="3969" w:type="dxa"/>
          </w:tcPr>
          <w:p w14:paraId="2C12531A" w14:textId="77777777" w:rsidR="00F63C93" w:rsidRPr="00F63C93" w:rsidDel="009E116C" w:rsidRDefault="00F63C93" w:rsidP="00F63C93">
            <w:pPr>
              <w:rPr>
                <w:del w:id="3686" w:author="st1" w:date="2021-05-07T15:33:00Z"/>
                <w:rFonts w:ascii="標楷體" w:eastAsia="標楷體" w:hAnsi="標楷體"/>
              </w:rPr>
            </w:pPr>
            <w:del w:id="3687" w:author="st1" w:date="2021-05-07T15:33:00Z">
              <w:r w:rsidRPr="00F63C93" w:rsidDel="009E116C">
                <w:rPr>
                  <w:rFonts w:ascii="標楷體" w:eastAsia="標楷體" w:hAnsi="標楷體" w:hint="eastAsia"/>
                </w:rPr>
                <w:delText>999/99/99</w:delText>
              </w:r>
            </w:del>
          </w:p>
        </w:tc>
        <w:tc>
          <w:tcPr>
            <w:tcW w:w="2693" w:type="dxa"/>
          </w:tcPr>
          <w:p w14:paraId="560ADB58" w14:textId="77777777" w:rsidR="00F63C93" w:rsidRPr="00F63C93" w:rsidDel="009E116C" w:rsidRDefault="00F63C93" w:rsidP="00F63C93">
            <w:pPr>
              <w:rPr>
                <w:del w:id="3688" w:author="st1" w:date="2021-05-07T15:33:00Z"/>
                <w:rFonts w:ascii="標楷體" w:eastAsia="標楷體" w:hAnsi="標楷體"/>
              </w:rPr>
            </w:pPr>
          </w:p>
        </w:tc>
      </w:tr>
      <w:tr w:rsidR="00F63C93" w:rsidRPr="00F63C93" w:rsidDel="009E116C" w14:paraId="39230423" w14:textId="77777777" w:rsidTr="00067F94">
        <w:trPr>
          <w:trHeight w:val="291"/>
          <w:jc w:val="center"/>
          <w:del w:id="3689" w:author="st1" w:date="2021-05-07T15:33:00Z"/>
        </w:trPr>
        <w:tc>
          <w:tcPr>
            <w:tcW w:w="2833" w:type="dxa"/>
            <w:gridSpan w:val="2"/>
          </w:tcPr>
          <w:p w14:paraId="49B5DD27" w14:textId="77777777" w:rsidR="00F63C93" w:rsidRPr="00F63C93" w:rsidDel="009E116C" w:rsidRDefault="00F63C93" w:rsidP="00F63C93">
            <w:pPr>
              <w:rPr>
                <w:del w:id="3690" w:author="st1" w:date="2021-05-07T15:33:00Z"/>
                <w:rFonts w:ascii="標楷體" w:eastAsia="標楷體" w:hAnsi="標楷體"/>
                <w:lang w:eastAsia="x-none"/>
              </w:rPr>
            </w:pPr>
            <w:del w:id="3691" w:author="st1" w:date="2021-05-07T15:33:00Z">
              <w:r w:rsidRPr="00F63C93" w:rsidDel="009E116C">
                <w:rPr>
                  <w:rFonts w:ascii="標楷體" w:eastAsia="標楷體" w:hAnsi="標楷體" w:hint="eastAsia"/>
                </w:rPr>
                <w:delText>歸還人</w:delText>
              </w:r>
            </w:del>
          </w:p>
        </w:tc>
        <w:tc>
          <w:tcPr>
            <w:tcW w:w="3969" w:type="dxa"/>
          </w:tcPr>
          <w:p w14:paraId="60F2057F" w14:textId="77777777" w:rsidR="00F63C93" w:rsidRPr="00F63C93" w:rsidDel="009E116C" w:rsidRDefault="00F63C93" w:rsidP="00F63C93">
            <w:pPr>
              <w:rPr>
                <w:del w:id="3692" w:author="st1" w:date="2021-05-07T15:33:00Z"/>
                <w:rFonts w:ascii="標楷體" w:eastAsia="標楷體" w:hAnsi="標楷體"/>
              </w:rPr>
            </w:pPr>
            <w:del w:id="3693" w:author="st1" w:date="2021-05-07T15:33:00Z">
              <w:r w:rsidRPr="00F63C93" w:rsidDel="009E116C">
                <w:rPr>
                  <w:rFonts w:ascii="標楷體" w:eastAsia="標楷體" w:hAnsi="標楷體" w:hint="eastAsia"/>
                </w:rPr>
                <w:delText>X(06)</w:delText>
              </w:r>
            </w:del>
          </w:p>
        </w:tc>
        <w:tc>
          <w:tcPr>
            <w:tcW w:w="2693" w:type="dxa"/>
          </w:tcPr>
          <w:p w14:paraId="3FC9BB4B" w14:textId="77777777" w:rsidR="00F63C93" w:rsidRPr="00F63C93" w:rsidDel="009E116C" w:rsidRDefault="00F63C93" w:rsidP="00F63C93">
            <w:pPr>
              <w:rPr>
                <w:del w:id="3694" w:author="st1" w:date="2021-05-07T15:33:00Z"/>
                <w:rFonts w:ascii="標楷體" w:eastAsia="標楷體" w:hAnsi="標楷體"/>
              </w:rPr>
            </w:pPr>
          </w:p>
        </w:tc>
      </w:tr>
      <w:tr w:rsidR="00F63C93" w:rsidRPr="00F63C93" w:rsidDel="009E116C" w14:paraId="0EC94111" w14:textId="77777777" w:rsidTr="00067F94">
        <w:trPr>
          <w:trHeight w:val="291"/>
          <w:jc w:val="center"/>
          <w:del w:id="3695" w:author="st1" w:date="2021-05-07T15:33:00Z"/>
        </w:trPr>
        <w:tc>
          <w:tcPr>
            <w:tcW w:w="2833" w:type="dxa"/>
            <w:gridSpan w:val="2"/>
          </w:tcPr>
          <w:p w14:paraId="0F628F08" w14:textId="77777777" w:rsidR="00F63C93" w:rsidRPr="00F63C93" w:rsidDel="009E116C" w:rsidRDefault="00F63C93" w:rsidP="00F63C93">
            <w:pPr>
              <w:rPr>
                <w:del w:id="3696" w:author="st1" w:date="2021-05-07T15:33:00Z"/>
                <w:rFonts w:ascii="標楷體" w:eastAsia="標楷體" w:hAnsi="標楷體"/>
              </w:rPr>
            </w:pPr>
            <w:del w:id="3697" w:author="st1" w:date="2021-05-07T15:33:00Z">
              <w:r w:rsidRPr="00F63C93" w:rsidDel="009E116C">
                <w:rPr>
                  <w:rFonts w:ascii="標楷體" w:eastAsia="標楷體" w:hAnsi="標楷體" w:hint="eastAsia"/>
                </w:rPr>
                <w:delText>用途</w:delText>
              </w:r>
            </w:del>
          </w:p>
        </w:tc>
        <w:tc>
          <w:tcPr>
            <w:tcW w:w="3969" w:type="dxa"/>
          </w:tcPr>
          <w:p w14:paraId="5315D0FD" w14:textId="77777777" w:rsidR="00F63C93" w:rsidRPr="00F63C93" w:rsidDel="009E116C" w:rsidRDefault="00F63C93" w:rsidP="00F63C93">
            <w:pPr>
              <w:rPr>
                <w:del w:id="3698" w:author="st1" w:date="2021-05-07T15:33:00Z"/>
                <w:rFonts w:ascii="標楷體" w:eastAsia="標楷體" w:hAnsi="標楷體"/>
              </w:rPr>
            </w:pPr>
            <w:del w:id="3699" w:author="st1" w:date="2021-05-07T15:33:00Z">
              <w:r w:rsidRPr="00F63C93" w:rsidDel="009E116C">
                <w:rPr>
                  <w:rFonts w:ascii="標楷體" w:eastAsia="標楷體" w:hAnsi="標楷體" w:hint="eastAsia"/>
                </w:rPr>
                <w:delText>X(04)</w:delText>
              </w:r>
            </w:del>
          </w:p>
        </w:tc>
        <w:tc>
          <w:tcPr>
            <w:tcW w:w="2693" w:type="dxa"/>
          </w:tcPr>
          <w:p w14:paraId="06FF64C3" w14:textId="77777777" w:rsidR="00F63C93" w:rsidRPr="00F63C93" w:rsidDel="009E116C" w:rsidRDefault="00F63C93" w:rsidP="00F63C93">
            <w:pPr>
              <w:rPr>
                <w:del w:id="3700" w:author="st1" w:date="2021-05-07T15:33:00Z"/>
                <w:rFonts w:ascii="標楷體" w:eastAsia="標楷體" w:hAnsi="標楷體"/>
              </w:rPr>
            </w:pPr>
          </w:p>
        </w:tc>
      </w:tr>
      <w:tr w:rsidR="00F63C93" w:rsidRPr="00F63C93" w:rsidDel="009E116C" w14:paraId="386AD184" w14:textId="77777777" w:rsidTr="00067F94">
        <w:trPr>
          <w:trHeight w:val="291"/>
          <w:jc w:val="center"/>
          <w:del w:id="3701" w:author="st1" w:date="2021-05-07T15:33:00Z"/>
        </w:trPr>
        <w:tc>
          <w:tcPr>
            <w:tcW w:w="2833" w:type="dxa"/>
            <w:gridSpan w:val="2"/>
          </w:tcPr>
          <w:p w14:paraId="59D1F3CE" w14:textId="77777777" w:rsidR="00F63C93" w:rsidRPr="00F63C93" w:rsidDel="009E116C" w:rsidRDefault="00F63C93" w:rsidP="00F63C93">
            <w:pPr>
              <w:rPr>
                <w:del w:id="3702" w:author="st1" w:date="2021-05-07T15:33:00Z"/>
                <w:rFonts w:ascii="標楷體" w:eastAsia="標楷體" w:hAnsi="標楷體"/>
              </w:rPr>
            </w:pPr>
            <w:del w:id="3703" w:author="st1" w:date="2021-05-07T15:33:00Z">
              <w:r w:rsidRPr="00F63C93" w:rsidDel="009E116C">
                <w:rPr>
                  <w:rFonts w:ascii="標楷體" w:eastAsia="標楷體" w:hAnsi="標楷體" w:hint="eastAsia"/>
                </w:rPr>
                <w:delText>備註</w:delText>
              </w:r>
            </w:del>
          </w:p>
        </w:tc>
        <w:tc>
          <w:tcPr>
            <w:tcW w:w="3969" w:type="dxa"/>
          </w:tcPr>
          <w:p w14:paraId="6682FC60" w14:textId="77777777" w:rsidR="00F63C93" w:rsidRPr="00F63C93" w:rsidDel="009E116C" w:rsidRDefault="00F63C93" w:rsidP="00F63C93">
            <w:pPr>
              <w:rPr>
                <w:del w:id="3704" w:author="st1" w:date="2021-05-07T15:33:00Z"/>
                <w:rFonts w:ascii="標楷體" w:eastAsia="標楷體" w:hAnsi="標楷體"/>
              </w:rPr>
            </w:pPr>
            <w:del w:id="3705" w:author="st1" w:date="2021-05-07T15:33:00Z">
              <w:r w:rsidRPr="00F63C93" w:rsidDel="009E116C">
                <w:rPr>
                  <w:rFonts w:ascii="標楷體" w:eastAsia="標楷體" w:hAnsi="標楷體" w:hint="eastAsia"/>
                </w:rPr>
                <w:delText>X(60)</w:delText>
              </w:r>
            </w:del>
          </w:p>
        </w:tc>
        <w:tc>
          <w:tcPr>
            <w:tcW w:w="2693" w:type="dxa"/>
          </w:tcPr>
          <w:p w14:paraId="4A18E736" w14:textId="77777777" w:rsidR="00F63C93" w:rsidRPr="00F63C93" w:rsidDel="009E116C" w:rsidRDefault="00F63C93" w:rsidP="00F63C93">
            <w:pPr>
              <w:rPr>
                <w:del w:id="3706" w:author="st1" w:date="2021-05-07T15:33:00Z"/>
                <w:rFonts w:ascii="標楷體" w:eastAsia="標楷體" w:hAnsi="標楷體"/>
              </w:rPr>
            </w:pPr>
          </w:p>
        </w:tc>
      </w:tr>
    </w:tbl>
    <w:p w14:paraId="74F4990E" w14:textId="77777777" w:rsidR="00F63C93" w:rsidRPr="00F63C93" w:rsidRDefault="00F63C93" w:rsidP="00F63C93">
      <w:pPr>
        <w:rPr>
          <w:rFonts w:ascii="標楷體" w:eastAsia="標楷體" w:hAnsi="標楷體"/>
          <w:lang w:eastAsia="x-none"/>
        </w:rPr>
      </w:pPr>
    </w:p>
    <w:p w14:paraId="66A0A1B3" w14:textId="77777777" w:rsidR="00F63C93" w:rsidRPr="00F63C93" w:rsidRDefault="00F63C93" w:rsidP="00F63C93">
      <w:pPr>
        <w:rPr>
          <w:rFonts w:ascii="標楷體" w:eastAsia="標楷體" w:hAnsi="標楷體"/>
        </w:rPr>
      </w:pPr>
    </w:p>
    <w:p w14:paraId="3B68345B" w14:textId="77777777" w:rsidR="00F63C93" w:rsidRPr="00F63C93" w:rsidRDefault="00F63C93" w:rsidP="00F63C93">
      <w:pPr>
        <w:rPr>
          <w:rFonts w:ascii="標楷體" w:eastAsia="標楷體" w:hAnsi="標楷體"/>
        </w:rPr>
      </w:pPr>
      <w:r w:rsidRPr="00F63C93">
        <w:rPr>
          <w:rFonts w:ascii="標楷體" w:eastAsia="標楷體" w:hAnsi="標楷體"/>
        </w:rPr>
        <w:br w:type="page"/>
      </w:r>
    </w:p>
    <w:p w14:paraId="27AD6937" w14:textId="77777777" w:rsidR="00F63C93" w:rsidRPr="00F63C93" w:rsidRDefault="00F63C93" w:rsidP="00F63C93">
      <w:pPr>
        <w:numPr>
          <w:ilvl w:val="2"/>
          <w:numId w:val="137"/>
        </w:numPr>
        <w:snapToGrid w:val="0"/>
        <w:spacing w:before="360"/>
        <w:outlineLvl w:val="2"/>
        <w:rPr>
          <w:rFonts w:ascii="標楷體" w:eastAsia="標楷體" w:hAnsi="標楷體"/>
          <w:sz w:val="32"/>
          <w:szCs w:val="20"/>
          <w:lang w:val="x-none" w:eastAsia="x-none"/>
        </w:rPr>
      </w:pPr>
      <w:r w:rsidRPr="00F63C93">
        <w:rPr>
          <w:rFonts w:ascii="標楷體" w:eastAsia="標楷體" w:hAnsi="標楷體" w:hint="eastAsia"/>
          <w:sz w:val="32"/>
          <w:szCs w:val="20"/>
          <w:lang w:val="x-none" w:eastAsia="x-none"/>
        </w:rPr>
        <w:lastRenderedPageBreak/>
        <w:t>L</w:t>
      </w:r>
      <w:r w:rsidRPr="00F63C93">
        <w:rPr>
          <w:rFonts w:ascii="標楷體" w:eastAsia="標楷體" w:hAnsi="標楷體"/>
          <w:sz w:val="32"/>
          <w:szCs w:val="20"/>
          <w:lang w:val="x-none" w:eastAsia="x-none"/>
        </w:rPr>
        <w:t>5</w:t>
      </w:r>
      <w:r w:rsidRPr="00F63C93">
        <w:rPr>
          <w:rFonts w:ascii="標楷體" w:eastAsia="標楷體" w:hAnsi="標楷體" w:hint="eastAsia"/>
          <w:sz w:val="32"/>
          <w:szCs w:val="20"/>
          <w:lang w:val="x-none"/>
        </w:rPr>
        <w:t xml:space="preserve">103檔案借閱維護 </w:t>
      </w:r>
      <w:ins w:id="3707" w:author="st1" w:date="2021-05-07T16:23:00Z">
        <w:r w:rsidRPr="00F63C93">
          <w:rPr>
            <w:rFonts w:ascii="標楷體" w:eastAsia="標楷體" w:hAnsi="標楷體" w:hint="eastAsia"/>
            <w:sz w:val="32"/>
            <w:szCs w:val="20"/>
            <w:lang w:val="x-none"/>
          </w:rPr>
          <w:t>***</w:t>
        </w:r>
      </w:ins>
    </w:p>
    <w:p w14:paraId="42AA3ADF" w14:textId="77777777" w:rsidR="00F63C93" w:rsidRPr="00F63C93" w:rsidRDefault="00F63C93" w:rsidP="00F63C93">
      <w:pPr>
        <w:numPr>
          <w:ilvl w:val="0"/>
          <w:numId w:val="126"/>
        </w:numPr>
        <w:tabs>
          <w:tab w:val="num" w:pos="360"/>
        </w:tabs>
        <w:snapToGrid w:val="0"/>
        <w:ind w:left="1418" w:firstLine="0"/>
        <w:rPr>
          <w:rFonts w:eastAsia="標楷體"/>
          <w:sz w:val="26"/>
          <w:lang w:eastAsia="x-none"/>
        </w:rPr>
      </w:pPr>
      <w:r w:rsidRPr="00F63C93">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63C93" w:rsidRPr="00F63C93" w14:paraId="465A566E"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17A15953"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功能名稱 </w:t>
            </w:r>
          </w:p>
        </w:tc>
        <w:tc>
          <w:tcPr>
            <w:tcW w:w="6318" w:type="dxa"/>
            <w:tcBorders>
              <w:top w:val="single" w:sz="8" w:space="0" w:color="000000"/>
              <w:left w:val="single" w:sz="8" w:space="0" w:color="000000"/>
              <w:bottom w:val="single" w:sz="8" w:space="0" w:color="000000"/>
            </w:tcBorders>
          </w:tcPr>
          <w:p w14:paraId="23EC969A" w14:textId="77777777" w:rsidR="00F63C93" w:rsidRPr="00F63C93" w:rsidRDefault="00F63C93" w:rsidP="00F63C93">
            <w:pPr>
              <w:rPr>
                <w:rFonts w:ascii="標楷體" w:eastAsia="標楷體" w:hAnsi="標楷體"/>
                <w:lang w:eastAsia="x-none"/>
              </w:rPr>
            </w:pPr>
            <w:ins w:id="3708" w:author="黃梓峻" w:date="2021-05-12T16:13:00Z">
              <w:r w:rsidRPr="00F63C93">
                <w:rPr>
                  <w:rFonts w:ascii="標楷體" w:eastAsia="標楷體" w:hAnsi="標楷體" w:hint="eastAsia"/>
                  <w:lang w:eastAsia="x-none"/>
                </w:rPr>
                <w:t>檔案借閱維護</w:t>
              </w:r>
            </w:ins>
            <w:del w:id="3709" w:author="黃梓峻" w:date="2021-05-12T16:13:00Z">
              <w:r w:rsidRPr="00F63C93" w:rsidDel="00222DC7">
                <w:rPr>
                  <w:rFonts w:ascii="標楷體" w:eastAsia="標楷體" w:hAnsi="標楷體" w:hint="eastAsia"/>
                  <w:lang w:eastAsia="x-none"/>
                </w:rPr>
                <w:delText>檔案借閱作業-檔案借閱維護</w:delText>
              </w:r>
            </w:del>
          </w:p>
        </w:tc>
      </w:tr>
      <w:tr w:rsidR="00F63C93" w:rsidRPr="00F63C93" w14:paraId="70DC14BC"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12B2948D"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進入條件</w:t>
            </w:r>
          </w:p>
        </w:tc>
        <w:tc>
          <w:tcPr>
            <w:tcW w:w="6318" w:type="dxa"/>
            <w:tcBorders>
              <w:top w:val="single" w:sz="8" w:space="0" w:color="000000"/>
              <w:left w:val="single" w:sz="8" w:space="0" w:color="000000"/>
              <w:bottom w:val="single" w:sz="8" w:space="0" w:color="000000"/>
            </w:tcBorders>
          </w:tcPr>
          <w:p w14:paraId="67F9AFD9" w14:textId="77777777" w:rsidR="00F63C93" w:rsidRPr="00F63C93" w:rsidRDefault="00F63C93" w:rsidP="00F63C93">
            <w:pPr>
              <w:rPr>
                <w:rFonts w:ascii="標楷體" w:eastAsia="標楷體" w:hAnsi="標楷體"/>
              </w:rPr>
            </w:pPr>
            <w:ins w:id="3710" w:author="黃梓峻" w:date="2021-05-12T16:13:00Z">
              <w:r w:rsidRPr="00F63C93">
                <w:rPr>
                  <w:rFonts w:ascii="標楷體" w:eastAsia="標楷體" w:hAnsi="標楷體" w:hint="eastAsia"/>
                </w:rPr>
                <w:t>查詢、</w:t>
              </w:r>
              <w:r w:rsidRPr="00F63C93">
                <w:rPr>
                  <w:rFonts w:ascii="標楷體" w:eastAsia="標楷體" w:hAnsi="標楷體" w:hint="eastAsia"/>
                  <w:lang w:eastAsia="x-none"/>
                </w:rPr>
                <w:t>維護檔案借閱</w:t>
              </w:r>
              <w:r w:rsidRPr="00F63C93">
                <w:rPr>
                  <w:rFonts w:ascii="標楷體" w:eastAsia="標楷體" w:hAnsi="標楷體" w:hint="eastAsia"/>
                </w:rPr>
                <w:t>資料</w:t>
              </w:r>
            </w:ins>
          </w:p>
        </w:tc>
      </w:tr>
      <w:tr w:rsidR="00F63C93" w:rsidRPr="00F63C93" w14:paraId="74569DFF" w14:textId="77777777" w:rsidTr="00067F94">
        <w:trPr>
          <w:trHeight w:val="773"/>
        </w:trPr>
        <w:tc>
          <w:tcPr>
            <w:tcW w:w="1548" w:type="dxa"/>
            <w:tcBorders>
              <w:top w:val="single" w:sz="8" w:space="0" w:color="000000"/>
              <w:bottom w:val="single" w:sz="8" w:space="0" w:color="000000"/>
              <w:right w:val="single" w:sz="8" w:space="0" w:color="000000"/>
            </w:tcBorders>
            <w:shd w:val="clear" w:color="auto" w:fill="F3F3F3"/>
          </w:tcPr>
          <w:p w14:paraId="461468A2"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基本流程 </w:t>
            </w:r>
          </w:p>
        </w:tc>
        <w:tc>
          <w:tcPr>
            <w:tcW w:w="6318" w:type="dxa"/>
            <w:tcBorders>
              <w:top w:val="single" w:sz="8" w:space="0" w:color="000000"/>
              <w:left w:val="single" w:sz="8" w:space="0" w:color="000000"/>
              <w:bottom w:val="single" w:sz="8" w:space="0" w:color="000000"/>
            </w:tcBorders>
          </w:tcPr>
          <w:p w14:paraId="17FEDDE7" w14:textId="77777777" w:rsidR="00F63C93" w:rsidRPr="00F63C93" w:rsidDel="00E16B84" w:rsidRDefault="00F63C93" w:rsidP="00F63C93">
            <w:pPr>
              <w:rPr>
                <w:ins w:id="3711" w:author="st1" w:date="2021-05-07T15:39:00Z"/>
                <w:del w:id="3712" w:author="黃梓峻" w:date="2021-06-28T12:19:00Z"/>
                <w:rFonts w:ascii="標楷體" w:eastAsia="標楷體" w:hAnsi="標楷體"/>
              </w:rPr>
            </w:pPr>
            <w:ins w:id="3713" w:author="st1" w:date="2021-05-07T15:39:00Z">
              <w:r w:rsidRPr="00F63C93">
                <w:rPr>
                  <w:rFonts w:ascii="標楷體" w:eastAsia="標楷體" w:hAnsi="標楷體" w:hint="eastAsia"/>
                  <w:lang w:eastAsia="zh-HK"/>
                </w:rPr>
                <w:t>參考「</w:t>
              </w:r>
            </w:ins>
            <w:r w:rsidRPr="00F63C93">
              <w:rPr>
                <w:rFonts w:ascii="標楷體" w:eastAsia="標楷體" w:hAnsi="標楷體" w:hint="eastAsia"/>
                <w:lang w:eastAsia="zh-HK"/>
              </w:rPr>
              <w:t>作業流程</w:t>
            </w:r>
            <w:r w:rsidRPr="00F63C93">
              <w:rPr>
                <w:rFonts w:ascii="標楷體" w:eastAsia="標楷體" w:hAnsi="標楷體" w:hint="eastAsia"/>
              </w:rPr>
              <w:t>.</w:t>
            </w:r>
            <w:ins w:id="3714" w:author="st1" w:date="2021-05-07T15:39:00Z">
              <w:r w:rsidRPr="00F63C93">
                <w:rPr>
                  <w:rFonts w:ascii="標楷體" w:eastAsia="標楷體" w:hAnsi="標楷體" w:hint="eastAsia"/>
                  <w:lang w:eastAsia="x-none"/>
                </w:rPr>
                <w:t>檔案借閱</w:t>
              </w:r>
              <w:r w:rsidRPr="00F63C93">
                <w:rPr>
                  <w:rFonts w:ascii="標楷體" w:eastAsia="標楷體" w:hAnsi="標楷體" w:hint="eastAsia"/>
                  <w:lang w:eastAsia="zh-HK"/>
                </w:rPr>
                <w:t>」流程</w:t>
              </w:r>
            </w:ins>
          </w:p>
          <w:p w14:paraId="2793B299" w14:textId="77777777" w:rsidR="00F63C93" w:rsidRPr="00F63C93" w:rsidDel="00E16B84" w:rsidRDefault="00F63C93" w:rsidP="00F63C93">
            <w:pPr>
              <w:rPr>
                <w:ins w:id="3715" w:author="st1" w:date="2021-05-07T15:39:00Z"/>
                <w:del w:id="3716" w:author="黃梓峻" w:date="2021-06-28T12:19:00Z"/>
                <w:rFonts w:ascii="標楷體" w:eastAsia="標楷體" w:hAnsi="標楷體"/>
              </w:rPr>
            </w:pPr>
            <w:ins w:id="3717" w:author="st1" w:date="2021-05-07T15:39:00Z">
              <w:del w:id="3718" w:author="黃梓峻" w:date="2021-06-28T12:19:00Z">
                <w:r w:rsidRPr="00F63C93" w:rsidDel="00E16B84">
                  <w:rPr>
                    <w:rFonts w:ascii="標楷體" w:eastAsia="標楷體" w:hAnsi="標楷體" w:hint="eastAsia"/>
                  </w:rPr>
                  <w:delText>1.</w:delText>
                </w:r>
                <w:r w:rsidRPr="00F63C93" w:rsidDel="00E16B84">
                  <w:rPr>
                    <w:rFonts w:ascii="標楷體" w:eastAsia="標楷體" w:hAnsi="標楷體" w:hint="eastAsia"/>
                    <w:lang w:eastAsia="zh-HK"/>
                  </w:rPr>
                  <w:delText>維護</w:delText>
                </w:r>
                <w:r w:rsidRPr="00F63C93" w:rsidDel="00E16B84">
                  <w:rPr>
                    <w:rFonts w:ascii="標楷體" w:eastAsia="標楷體" w:hAnsi="標楷體" w:hint="eastAsia"/>
                    <w:color w:val="000000"/>
                  </w:rPr>
                  <w:delText>檔案借閱檔</w:delText>
                </w:r>
                <w:r w:rsidRPr="00F63C93" w:rsidDel="00E16B84">
                  <w:rPr>
                    <w:rFonts w:ascii="標楷體" w:eastAsia="標楷體" w:hAnsi="標楷體" w:hint="eastAsia"/>
                  </w:rPr>
                  <w:delText>(</w:delText>
                </w:r>
                <w:r w:rsidRPr="00F63C93" w:rsidDel="00E16B84">
                  <w:rPr>
                    <w:rFonts w:ascii="標楷體" w:eastAsia="標楷體" w:hAnsi="標楷體" w:hint="eastAsia"/>
                    <w:color w:val="000000"/>
                  </w:rPr>
                  <w:delText>InnDocRecord</w:delText>
                </w:r>
                <w:r w:rsidRPr="00F63C93" w:rsidDel="00E16B84">
                  <w:rPr>
                    <w:rFonts w:ascii="標楷體" w:eastAsia="標楷體" w:hAnsi="標楷體"/>
                  </w:rPr>
                  <w:delText>)</w:delText>
                </w:r>
              </w:del>
            </w:ins>
          </w:p>
          <w:p w14:paraId="68375C97" w14:textId="77777777" w:rsidR="00F63C93" w:rsidRPr="00F63C93" w:rsidDel="00E16B84" w:rsidRDefault="00F63C93" w:rsidP="00F63C93">
            <w:pPr>
              <w:rPr>
                <w:ins w:id="3719" w:author="st1" w:date="2021-05-07T15:39:00Z"/>
                <w:del w:id="3720" w:author="黃梓峻" w:date="2021-06-28T12:19:00Z"/>
                <w:rFonts w:ascii="標楷體" w:eastAsia="標楷體" w:hAnsi="標楷體"/>
                <w:lang w:eastAsia="zh-HK"/>
              </w:rPr>
            </w:pPr>
            <w:ins w:id="3721" w:author="st1" w:date="2021-05-07T15:39:00Z">
              <w:del w:id="3722" w:author="黃梓峻" w:date="2021-06-28T12:19:00Z">
                <w:r w:rsidRPr="00F63C93" w:rsidDel="00E16B84">
                  <w:rPr>
                    <w:rFonts w:ascii="標楷體" w:eastAsia="標楷體" w:hAnsi="標楷體"/>
                  </w:rPr>
                  <w:delText>2</w:delText>
                </w:r>
                <w:r w:rsidRPr="00F63C93" w:rsidDel="00E16B84">
                  <w:rPr>
                    <w:rFonts w:ascii="標楷體" w:eastAsia="標楷體" w:hAnsi="標楷體" w:hint="eastAsia"/>
                  </w:rPr>
                  <w:delText>.</w:delText>
                </w:r>
                <w:r w:rsidRPr="00F63C93" w:rsidDel="00E16B84">
                  <w:rPr>
                    <w:rFonts w:ascii="標楷體" w:eastAsia="標楷體" w:hAnsi="標楷體" w:hint="eastAsia"/>
                    <w:lang w:eastAsia="zh-HK"/>
                  </w:rPr>
                  <w:delText>依據功能選項處理</w:delText>
                </w:r>
                <w:r w:rsidRPr="00F63C93" w:rsidDel="00E16B84">
                  <w:rPr>
                    <w:rFonts w:ascii="標楷體" w:eastAsia="標楷體" w:hAnsi="標楷體" w:hint="eastAsia"/>
                  </w:rPr>
                  <w:delText>:</w:delText>
                </w:r>
              </w:del>
            </w:ins>
          </w:p>
          <w:p w14:paraId="2EE7F1DC" w14:textId="77777777" w:rsidR="00F63C93" w:rsidRPr="00F63C93" w:rsidDel="00E16B84" w:rsidRDefault="00F63C93" w:rsidP="00F63C93">
            <w:pPr>
              <w:rPr>
                <w:ins w:id="3723" w:author="st1" w:date="2021-05-07T15:39:00Z"/>
                <w:del w:id="3724" w:author="黃梓峻" w:date="2021-06-28T12:19:00Z"/>
                <w:rFonts w:ascii="標楷體" w:eastAsia="標楷體" w:hAnsi="標楷體"/>
                <w:lang w:eastAsia="zh-HK"/>
              </w:rPr>
            </w:pPr>
            <w:ins w:id="3725" w:author="st1" w:date="2021-05-07T15:39:00Z">
              <w:del w:id="3726" w:author="黃梓峻" w:date="2021-06-28T12:19:00Z">
                <w:r w:rsidRPr="00F63C93" w:rsidDel="00E16B84">
                  <w:rPr>
                    <w:rFonts w:ascii="標楷體" w:eastAsia="標楷體" w:hAnsi="標楷體"/>
                    <w:lang w:eastAsia="zh-HK"/>
                  </w:rPr>
                  <w:delText xml:space="preserve">  </w:delText>
                </w:r>
                <w:r w:rsidRPr="00F63C93" w:rsidDel="00E16B84">
                  <w:rPr>
                    <w:rFonts w:ascii="標楷體" w:eastAsia="標楷體" w:hAnsi="標楷體" w:hint="eastAsia"/>
                  </w:rPr>
                  <w:delText>(1</w:delText>
                </w:r>
                <w:r w:rsidRPr="00F63C93" w:rsidDel="00E16B84">
                  <w:rPr>
                    <w:rFonts w:ascii="標楷體" w:eastAsia="標楷體" w:hAnsi="標楷體"/>
                  </w:rPr>
                  <w:delText>).</w:delText>
                </w:r>
                <w:r w:rsidRPr="00F63C93" w:rsidDel="00E16B84">
                  <w:rPr>
                    <w:rFonts w:ascii="標楷體" w:eastAsia="標楷體" w:hAnsi="標楷體" w:hint="eastAsia"/>
                    <w:lang w:eastAsia="zh-HK"/>
                  </w:rPr>
                  <w:delText>新增:新增全新</w:delText>
                </w:r>
                <w:r w:rsidRPr="00F63C93" w:rsidDel="00E16B84">
                  <w:rPr>
                    <w:rFonts w:ascii="標楷體" w:eastAsia="標楷體" w:hAnsi="標楷體" w:hint="eastAsia"/>
                    <w:color w:val="000000"/>
                  </w:rPr>
                  <w:delText>檔案借閱</w:delText>
                </w:r>
                <w:r w:rsidRPr="00F63C93" w:rsidDel="00E16B84">
                  <w:rPr>
                    <w:rFonts w:ascii="標楷體" w:eastAsia="標楷體" w:hAnsi="標楷體" w:hint="eastAsia"/>
                    <w:lang w:eastAsia="zh-HK"/>
                  </w:rPr>
                  <w:delText>資料</w:delText>
                </w:r>
              </w:del>
            </w:ins>
          </w:p>
          <w:p w14:paraId="13365912" w14:textId="77777777" w:rsidR="00F63C93" w:rsidRPr="00F63C93" w:rsidDel="00E16B84" w:rsidRDefault="00F63C93" w:rsidP="00F63C93">
            <w:pPr>
              <w:rPr>
                <w:ins w:id="3727" w:author="st1" w:date="2021-05-07T15:40:00Z"/>
                <w:del w:id="3728" w:author="黃梓峻" w:date="2021-06-28T12:19:00Z"/>
                <w:rFonts w:ascii="標楷體" w:eastAsia="標楷體" w:hAnsi="標楷體"/>
                <w:lang w:eastAsia="zh-HK"/>
              </w:rPr>
            </w:pPr>
            <w:ins w:id="3729" w:author="st1" w:date="2021-05-07T15:39:00Z">
              <w:del w:id="3730" w:author="黃梓峻" w:date="2021-06-28T12:19:00Z">
                <w:r w:rsidRPr="00F63C93" w:rsidDel="00E16B84">
                  <w:rPr>
                    <w:rFonts w:ascii="標楷體" w:eastAsia="標楷體" w:hAnsi="標楷體" w:hint="eastAsia"/>
                  </w:rPr>
                  <w:delText xml:space="preserve">  (2</w:delText>
                </w:r>
                <w:r w:rsidRPr="00F63C93" w:rsidDel="00E16B84">
                  <w:rPr>
                    <w:rFonts w:ascii="標楷體" w:eastAsia="標楷體" w:hAnsi="標楷體"/>
                  </w:rPr>
                  <w:delText>).</w:delText>
                </w:r>
              </w:del>
            </w:ins>
            <w:ins w:id="3731" w:author="st1" w:date="2021-05-07T15:40:00Z">
              <w:del w:id="3732" w:author="黃梓峻" w:date="2021-06-28T12:19:00Z">
                <w:r w:rsidRPr="00F63C93" w:rsidDel="00E16B84">
                  <w:rPr>
                    <w:rFonts w:ascii="標楷體" w:eastAsia="標楷體" w:hAnsi="標楷體" w:hint="eastAsia"/>
                    <w:lang w:eastAsia="zh-HK"/>
                  </w:rPr>
                  <w:delText>歸還</w:delText>
                </w:r>
              </w:del>
            </w:ins>
            <w:ins w:id="3733" w:author="st1" w:date="2021-05-07T15:39:00Z">
              <w:del w:id="3734" w:author="黃梓峻" w:date="2021-06-28T12:19:00Z">
                <w:r w:rsidRPr="00F63C93" w:rsidDel="00E16B84">
                  <w:rPr>
                    <w:rFonts w:ascii="標楷體" w:eastAsia="標楷體" w:hAnsi="標楷體" w:hint="eastAsia"/>
                  </w:rPr>
                  <w:delText>:</w:delText>
                </w:r>
              </w:del>
            </w:ins>
            <w:ins w:id="3735" w:author="st1" w:date="2021-05-07T15:40:00Z">
              <w:del w:id="3736" w:author="黃梓峻" w:date="2021-06-28T12:19:00Z">
                <w:r w:rsidRPr="00F63C93" w:rsidDel="00E16B84">
                  <w:rPr>
                    <w:rFonts w:ascii="標楷體" w:eastAsia="標楷體" w:hAnsi="標楷體" w:hint="eastAsia"/>
                    <w:lang w:eastAsia="zh-HK"/>
                  </w:rPr>
                  <w:delText>歸還</w:delText>
                </w:r>
              </w:del>
            </w:ins>
            <w:ins w:id="3737" w:author="st1" w:date="2021-05-07T15:39:00Z">
              <w:del w:id="3738" w:author="黃梓峻" w:date="2021-06-28T12:19:00Z">
                <w:r w:rsidRPr="00F63C93" w:rsidDel="00E16B84">
                  <w:rPr>
                    <w:rFonts w:ascii="標楷體" w:eastAsia="標楷體" w:hAnsi="標楷體" w:hint="eastAsia"/>
                    <w:lang w:eastAsia="zh-HK"/>
                  </w:rPr>
                  <w:delText>指定</w:delText>
                </w:r>
                <w:r w:rsidRPr="00F63C93" w:rsidDel="00E16B84">
                  <w:rPr>
                    <w:rFonts w:ascii="標楷體" w:eastAsia="標楷體" w:hAnsi="標楷體" w:hint="eastAsia"/>
                    <w:color w:val="000000"/>
                  </w:rPr>
                  <w:delText>檔案借閱</w:delText>
                </w:r>
                <w:r w:rsidRPr="00F63C93" w:rsidDel="00E16B84">
                  <w:rPr>
                    <w:rFonts w:ascii="標楷體" w:eastAsia="標楷體" w:hAnsi="標楷體" w:hint="eastAsia"/>
                    <w:lang w:eastAsia="zh-HK"/>
                  </w:rPr>
                  <w:delText>資料</w:delText>
                </w:r>
              </w:del>
            </w:ins>
          </w:p>
          <w:p w14:paraId="2703BA58" w14:textId="77777777" w:rsidR="00F63C93" w:rsidRPr="00F63C93" w:rsidDel="00E16B84" w:rsidRDefault="00F63C93" w:rsidP="00F63C93">
            <w:pPr>
              <w:rPr>
                <w:ins w:id="3739" w:author="st1" w:date="2021-05-07T15:41:00Z"/>
                <w:del w:id="3740" w:author="黃梓峻" w:date="2021-06-28T12:19:00Z"/>
                <w:rFonts w:ascii="標楷體" w:eastAsia="標楷體" w:hAnsi="標楷體"/>
                <w:lang w:eastAsia="zh-HK"/>
              </w:rPr>
            </w:pPr>
            <w:ins w:id="3741" w:author="st1" w:date="2021-05-07T15:40:00Z">
              <w:del w:id="3742" w:author="黃梓峻" w:date="2021-06-28T12:19:00Z">
                <w:r w:rsidRPr="00F63C93" w:rsidDel="00E16B84">
                  <w:rPr>
                    <w:rFonts w:ascii="標楷體" w:eastAsia="標楷體" w:hAnsi="標楷體" w:hint="eastAsia"/>
                  </w:rPr>
                  <w:delText>3.</w:delText>
                </w:r>
                <w:r w:rsidRPr="00F63C93" w:rsidDel="00E16B84">
                  <w:rPr>
                    <w:rFonts w:ascii="標楷體" w:eastAsia="標楷體" w:hAnsi="標楷體" w:hint="eastAsia"/>
                    <w:lang w:eastAsia="zh-HK"/>
                  </w:rPr>
                  <w:delText>借閱之放行</w:delText>
                </w:r>
              </w:del>
            </w:ins>
            <w:ins w:id="3743" w:author="st1" w:date="2021-05-07T15:41:00Z">
              <w:del w:id="3744" w:author="黃梓峻" w:date="2021-06-28T12:19:00Z">
                <w:r w:rsidRPr="00F63C93" w:rsidDel="00E16B84">
                  <w:rPr>
                    <w:rFonts w:ascii="標楷體" w:eastAsia="標楷體" w:hAnsi="標楷體" w:hint="eastAsia"/>
                    <w:lang w:eastAsia="zh-HK"/>
                  </w:rPr>
                  <w:delText>主管須為借閱人之主管，歸還之放行須為歸</w:delText>
                </w:r>
              </w:del>
            </w:ins>
          </w:p>
          <w:p w14:paraId="55107B4A" w14:textId="77777777" w:rsidR="00F63C93" w:rsidRPr="00F63C93" w:rsidRDefault="00F63C93" w:rsidP="00F63C93">
            <w:pPr>
              <w:rPr>
                <w:rFonts w:ascii="標楷體" w:eastAsia="標楷體" w:hAnsi="標楷體"/>
                <w:lang w:eastAsia="zh-HK"/>
                <w:rPrChange w:id="3745" w:author="st1" w:date="2021-05-07T15:39:00Z">
                  <w:rPr>
                    <w:rFonts w:ascii="標楷體" w:eastAsia="標楷體" w:hAnsi="標楷體"/>
                    <w:lang w:eastAsia="x-none"/>
                  </w:rPr>
                </w:rPrChange>
              </w:rPr>
            </w:pPr>
            <w:ins w:id="3746" w:author="st1" w:date="2021-05-07T15:41:00Z">
              <w:del w:id="3747" w:author="黃梓峻" w:date="2021-06-28T12:19:00Z">
                <w:r w:rsidRPr="00F63C93" w:rsidDel="00E16B84">
                  <w:rPr>
                    <w:rFonts w:ascii="標楷體" w:eastAsia="標楷體" w:hAnsi="標楷體" w:hint="eastAsia"/>
                  </w:rPr>
                  <w:delText xml:space="preserve">  </w:delText>
                </w:r>
                <w:r w:rsidRPr="00F63C93" w:rsidDel="00E16B84">
                  <w:rPr>
                    <w:rFonts w:ascii="標楷體" w:eastAsia="標楷體" w:hAnsi="標楷體" w:hint="eastAsia"/>
                    <w:lang w:eastAsia="zh-HK"/>
                  </w:rPr>
                  <w:delText>還人之主管</w:delText>
                </w:r>
              </w:del>
            </w:ins>
          </w:p>
        </w:tc>
      </w:tr>
      <w:tr w:rsidR="00F63C93" w:rsidRPr="00F63C93" w14:paraId="4E498D6B" w14:textId="77777777" w:rsidTr="00067F94">
        <w:trPr>
          <w:trHeight w:val="321"/>
        </w:trPr>
        <w:tc>
          <w:tcPr>
            <w:tcW w:w="1548" w:type="dxa"/>
            <w:tcBorders>
              <w:top w:val="single" w:sz="8" w:space="0" w:color="000000"/>
              <w:bottom w:val="single" w:sz="8" w:space="0" w:color="000000"/>
              <w:right w:val="single" w:sz="8" w:space="0" w:color="000000"/>
            </w:tcBorders>
            <w:shd w:val="clear" w:color="auto" w:fill="F3F3F3"/>
          </w:tcPr>
          <w:p w14:paraId="39F830DB"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選用流程</w:t>
            </w:r>
          </w:p>
        </w:tc>
        <w:tc>
          <w:tcPr>
            <w:tcW w:w="6318" w:type="dxa"/>
            <w:tcBorders>
              <w:top w:val="single" w:sz="8" w:space="0" w:color="000000"/>
              <w:left w:val="single" w:sz="8" w:space="0" w:color="000000"/>
              <w:bottom w:val="single" w:sz="8" w:space="0" w:color="000000"/>
            </w:tcBorders>
          </w:tcPr>
          <w:p w14:paraId="017706B9" w14:textId="77777777" w:rsidR="00F63C93" w:rsidRPr="00F63C93" w:rsidRDefault="00F63C93" w:rsidP="00F63C93">
            <w:pPr>
              <w:rPr>
                <w:rFonts w:ascii="標楷體" w:eastAsia="標楷體" w:hAnsi="標楷體"/>
                <w:lang w:eastAsia="x-none"/>
              </w:rPr>
            </w:pPr>
          </w:p>
        </w:tc>
      </w:tr>
      <w:tr w:rsidR="00F63C93" w:rsidRPr="00F63C93" w14:paraId="4AA7516B" w14:textId="77777777" w:rsidTr="00067F94">
        <w:trPr>
          <w:trHeight w:val="1311"/>
        </w:trPr>
        <w:tc>
          <w:tcPr>
            <w:tcW w:w="1548" w:type="dxa"/>
            <w:tcBorders>
              <w:top w:val="single" w:sz="8" w:space="0" w:color="000000"/>
              <w:bottom w:val="single" w:sz="8" w:space="0" w:color="000000"/>
              <w:right w:val="single" w:sz="8" w:space="0" w:color="000000"/>
            </w:tcBorders>
            <w:shd w:val="clear" w:color="auto" w:fill="F3F3F3"/>
          </w:tcPr>
          <w:p w14:paraId="76C33423"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例外流程</w:t>
            </w:r>
          </w:p>
        </w:tc>
        <w:tc>
          <w:tcPr>
            <w:tcW w:w="6318" w:type="dxa"/>
            <w:tcBorders>
              <w:top w:val="single" w:sz="8" w:space="0" w:color="000000"/>
              <w:left w:val="single" w:sz="8" w:space="0" w:color="000000"/>
              <w:bottom w:val="single" w:sz="8" w:space="0" w:color="000000"/>
            </w:tcBorders>
          </w:tcPr>
          <w:p w14:paraId="39B40818" w14:textId="77777777" w:rsidR="00F63C93" w:rsidRPr="00F63C93" w:rsidRDefault="00F63C93" w:rsidP="00F63C93">
            <w:pPr>
              <w:rPr>
                <w:rFonts w:ascii="標楷體" w:eastAsia="標楷體" w:hAnsi="標楷體"/>
                <w:lang w:eastAsia="x-none"/>
              </w:rPr>
            </w:pPr>
          </w:p>
        </w:tc>
      </w:tr>
      <w:tr w:rsidR="00F63C93" w:rsidRPr="00F63C93" w14:paraId="4FB07FA8"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0FEB4167"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執行後狀況 </w:t>
            </w:r>
          </w:p>
        </w:tc>
        <w:tc>
          <w:tcPr>
            <w:tcW w:w="6318" w:type="dxa"/>
            <w:tcBorders>
              <w:top w:val="single" w:sz="8" w:space="0" w:color="000000"/>
              <w:left w:val="single" w:sz="8" w:space="0" w:color="000000"/>
              <w:bottom w:val="single" w:sz="8" w:space="0" w:color="000000"/>
            </w:tcBorders>
          </w:tcPr>
          <w:p w14:paraId="4F38C37D" w14:textId="77777777" w:rsidR="00F63C93" w:rsidRPr="00F63C93" w:rsidRDefault="00F63C93" w:rsidP="00F63C93">
            <w:pPr>
              <w:rPr>
                <w:rFonts w:ascii="標楷體" w:eastAsia="標楷體" w:hAnsi="標楷體"/>
                <w:lang w:eastAsia="x-none"/>
              </w:rPr>
            </w:pPr>
            <w:r w:rsidRPr="00F63C93">
              <w:rPr>
                <w:rFonts w:ascii="標楷體" w:eastAsia="標楷體" w:hAnsi="標楷體" w:hint="eastAsia"/>
              </w:rPr>
              <w:t>需主管放行</w:t>
            </w:r>
          </w:p>
        </w:tc>
      </w:tr>
      <w:tr w:rsidR="00F63C93" w:rsidRPr="00F63C93" w14:paraId="07A45385" w14:textId="77777777" w:rsidTr="00067F94">
        <w:trPr>
          <w:trHeight w:val="358"/>
        </w:trPr>
        <w:tc>
          <w:tcPr>
            <w:tcW w:w="1548" w:type="dxa"/>
            <w:tcBorders>
              <w:top w:val="single" w:sz="8" w:space="0" w:color="000000"/>
              <w:bottom w:val="single" w:sz="8" w:space="0" w:color="000000"/>
              <w:right w:val="single" w:sz="8" w:space="0" w:color="000000"/>
            </w:tcBorders>
            <w:shd w:val="clear" w:color="auto" w:fill="F3F3F3"/>
          </w:tcPr>
          <w:p w14:paraId="411E236D"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特別需求</w:t>
            </w:r>
          </w:p>
        </w:tc>
        <w:tc>
          <w:tcPr>
            <w:tcW w:w="6318" w:type="dxa"/>
            <w:tcBorders>
              <w:top w:val="single" w:sz="8" w:space="0" w:color="000000"/>
              <w:left w:val="single" w:sz="8" w:space="0" w:color="000000"/>
              <w:bottom w:val="single" w:sz="8" w:space="0" w:color="000000"/>
            </w:tcBorders>
          </w:tcPr>
          <w:p w14:paraId="3C41ECCE" w14:textId="77777777" w:rsidR="00F63C93" w:rsidRPr="00F63C93" w:rsidDel="00E16B84" w:rsidRDefault="00F63C93" w:rsidP="00F63C93">
            <w:pPr>
              <w:rPr>
                <w:del w:id="3748" w:author="黃梓峻" w:date="2021-06-28T12:20:00Z"/>
                <w:rFonts w:ascii="標楷體" w:eastAsia="標楷體" w:hAnsi="標楷體"/>
                <w:lang w:eastAsia="x-none"/>
              </w:rPr>
            </w:pPr>
            <w:del w:id="3749" w:author="黃梓峻" w:date="2021-06-28T12:20:00Z">
              <w:r w:rsidRPr="00F63C93" w:rsidDel="00E16B84">
                <w:rPr>
                  <w:rFonts w:ascii="標楷體" w:eastAsia="標楷體" w:hAnsi="標楷體" w:hint="eastAsia"/>
                </w:rPr>
                <w:delText>1.</w:delText>
              </w:r>
            </w:del>
            <w:r w:rsidRPr="00F63C93">
              <w:rPr>
                <w:rFonts w:ascii="標楷體" w:eastAsia="標楷體" w:hAnsi="標楷體" w:hint="eastAsia"/>
                <w:lang w:eastAsia="x-none"/>
              </w:rPr>
              <w:t>此交易為三段式作業(登錄、放行、審核、放行)</w:t>
            </w:r>
            <w:ins w:id="3750" w:author="黃梓峻" w:date="2021-06-28T12:20:00Z">
              <w:r w:rsidRPr="00F63C93" w:rsidDel="00E16B84">
                <w:rPr>
                  <w:rFonts w:ascii="標楷體" w:eastAsia="標楷體" w:hAnsi="標楷體"/>
                  <w:lang w:eastAsia="x-none"/>
                </w:rPr>
                <w:t xml:space="preserve"> </w:t>
              </w:r>
            </w:ins>
          </w:p>
          <w:p w14:paraId="48267D5E" w14:textId="77777777" w:rsidR="00F63C93" w:rsidRPr="00F63C93" w:rsidRDefault="00F63C93" w:rsidP="00F63C93">
            <w:pPr>
              <w:rPr>
                <w:rFonts w:ascii="標楷體" w:eastAsia="標楷體" w:hAnsi="標楷體"/>
                <w:lang w:eastAsia="x-none"/>
              </w:rPr>
            </w:pPr>
            <w:del w:id="3751" w:author="黃梓峻" w:date="2021-06-28T12:20:00Z">
              <w:r w:rsidRPr="00F63C93" w:rsidDel="00E16B84">
                <w:rPr>
                  <w:rFonts w:ascii="標楷體" w:eastAsia="標楷體" w:hAnsi="標楷體" w:hint="eastAsia"/>
                </w:rPr>
                <w:delText>2.</w:delText>
              </w:r>
              <w:r w:rsidRPr="00F63C93" w:rsidDel="00E16B84">
                <w:rPr>
                  <w:rFonts w:ascii="標楷體" w:eastAsia="標楷體" w:hAnsi="標楷體" w:hint="eastAsia"/>
                  <w:lang w:eastAsia="zh-HK"/>
                </w:rPr>
                <w:delText>關帳作業不檢查[檔案借閱作業]中是否有未放行交易</w:delText>
              </w:r>
            </w:del>
          </w:p>
        </w:tc>
      </w:tr>
      <w:tr w:rsidR="00F63C93" w:rsidRPr="00F63C93" w14:paraId="25ACC1BE"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4624DD06"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參考 </w:t>
            </w:r>
          </w:p>
        </w:tc>
        <w:tc>
          <w:tcPr>
            <w:tcW w:w="6318" w:type="dxa"/>
            <w:tcBorders>
              <w:top w:val="single" w:sz="8" w:space="0" w:color="000000"/>
              <w:left w:val="single" w:sz="8" w:space="0" w:color="000000"/>
              <w:bottom w:val="single" w:sz="8" w:space="0" w:color="000000"/>
            </w:tcBorders>
          </w:tcPr>
          <w:p w14:paraId="0F400281" w14:textId="77777777" w:rsidR="00F63C93" w:rsidRPr="00F63C93" w:rsidRDefault="00F63C93" w:rsidP="00F63C93">
            <w:pPr>
              <w:rPr>
                <w:rFonts w:ascii="標楷體" w:eastAsia="標楷體" w:hAnsi="標楷體"/>
                <w:lang w:eastAsia="x-none"/>
              </w:rPr>
            </w:pPr>
          </w:p>
        </w:tc>
      </w:tr>
    </w:tbl>
    <w:p w14:paraId="6F91564F" w14:textId="77777777" w:rsidR="00F63C93" w:rsidRPr="00F63C93" w:rsidRDefault="00F63C93" w:rsidP="00F63C93">
      <w:pPr>
        <w:rPr>
          <w:ins w:id="3752" w:author="st1" w:date="2021-05-07T15:37:00Z"/>
          <w:rFonts w:ascii="標楷體" w:eastAsia="標楷體" w:hAnsi="標楷體"/>
          <w:lang w:eastAsia="x-none"/>
        </w:rPr>
      </w:pPr>
    </w:p>
    <w:p w14:paraId="35A90F0F" w14:textId="77777777" w:rsidR="00F63C93" w:rsidRPr="00F63C93" w:rsidRDefault="00F63C93" w:rsidP="00F63C93">
      <w:pPr>
        <w:numPr>
          <w:ilvl w:val="0"/>
          <w:numId w:val="126"/>
        </w:numPr>
        <w:tabs>
          <w:tab w:val="num" w:pos="360"/>
        </w:tabs>
        <w:snapToGrid w:val="0"/>
        <w:ind w:left="1418" w:firstLine="0"/>
        <w:rPr>
          <w:ins w:id="3753" w:author="st1" w:date="2021-05-07T15:39:00Z"/>
          <w:rFonts w:eastAsia="標楷體"/>
          <w:sz w:val="26"/>
        </w:rPr>
      </w:pPr>
      <w:ins w:id="3754" w:author="st1" w:date="2021-05-07T15:39:00Z">
        <w:r w:rsidRPr="00F63C93">
          <w:rPr>
            <w:rFonts w:eastAsia="標楷體" w:hint="eastAsia"/>
            <w:sz w:val="26"/>
          </w:rPr>
          <w:t>Ta</w:t>
        </w:r>
        <w:r w:rsidRPr="00F63C93">
          <w:rPr>
            <w:rFonts w:eastAsia="標楷體"/>
            <w:sz w:val="26"/>
          </w:rPr>
          <w:t>ble List</w:t>
        </w:r>
        <w:r w:rsidRPr="00F63C93">
          <w:rPr>
            <w:rFonts w:eastAsia="標楷體" w:hint="eastAsia"/>
            <w:sz w:val="26"/>
          </w:rPr>
          <w:t>:</w:t>
        </w:r>
      </w:ins>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F63C93" w:rsidRPr="00F63C93" w14:paraId="2D7201B6" w14:textId="77777777" w:rsidTr="00067F94">
        <w:trPr>
          <w:ins w:id="3755" w:author="st1" w:date="2021-05-07T15:39:00Z"/>
        </w:trPr>
        <w:tc>
          <w:tcPr>
            <w:tcW w:w="851" w:type="dxa"/>
            <w:shd w:val="clear" w:color="auto" w:fill="D9D9D9"/>
          </w:tcPr>
          <w:p w14:paraId="31B37DC1" w14:textId="77777777" w:rsidR="00F63C93" w:rsidRPr="00F63C93" w:rsidRDefault="00F63C93" w:rsidP="00F63C93">
            <w:pPr>
              <w:jc w:val="center"/>
              <w:rPr>
                <w:ins w:id="3756" w:author="st1" w:date="2021-05-07T15:39:00Z"/>
                <w:rFonts w:ascii="標楷體" w:eastAsia="標楷體" w:hAnsi="標楷體"/>
              </w:rPr>
            </w:pPr>
            <w:ins w:id="3757" w:author="st1" w:date="2021-05-07T15:39:00Z">
              <w:r w:rsidRPr="00F63C93">
                <w:rPr>
                  <w:rFonts w:ascii="標楷體" w:eastAsia="標楷體" w:hAnsi="標楷體" w:hint="eastAsia"/>
                  <w:lang w:eastAsia="zh-HK"/>
                </w:rPr>
                <w:t>序號</w:t>
              </w:r>
            </w:ins>
          </w:p>
        </w:tc>
        <w:tc>
          <w:tcPr>
            <w:tcW w:w="3118" w:type="dxa"/>
            <w:shd w:val="clear" w:color="auto" w:fill="D9D9D9"/>
          </w:tcPr>
          <w:p w14:paraId="4DEC1DA5" w14:textId="77777777" w:rsidR="00F63C93" w:rsidRPr="00F63C93" w:rsidRDefault="00F63C93" w:rsidP="00F63C93">
            <w:pPr>
              <w:jc w:val="center"/>
              <w:rPr>
                <w:ins w:id="3758" w:author="st1" w:date="2021-05-07T15:39:00Z"/>
                <w:rFonts w:ascii="標楷體" w:eastAsia="標楷體" w:hAnsi="標楷體"/>
              </w:rPr>
            </w:pPr>
            <w:ins w:id="3759" w:author="st1" w:date="2021-05-07T15:39:00Z">
              <w:r w:rsidRPr="00F63C93">
                <w:rPr>
                  <w:rFonts w:ascii="標楷體" w:eastAsia="標楷體" w:hAnsi="標楷體" w:hint="eastAsia"/>
                  <w:lang w:eastAsia="zh-HK"/>
                </w:rPr>
                <w:t>名稱</w:t>
              </w:r>
            </w:ins>
          </w:p>
        </w:tc>
        <w:tc>
          <w:tcPr>
            <w:tcW w:w="3828" w:type="dxa"/>
            <w:shd w:val="clear" w:color="auto" w:fill="D9D9D9"/>
          </w:tcPr>
          <w:p w14:paraId="763A162F" w14:textId="77777777" w:rsidR="00F63C93" w:rsidRPr="00F63C93" w:rsidRDefault="00F63C93" w:rsidP="00F63C93">
            <w:pPr>
              <w:jc w:val="center"/>
              <w:rPr>
                <w:ins w:id="3760" w:author="st1" w:date="2021-05-07T15:39:00Z"/>
                <w:rFonts w:ascii="標楷體" w:eastAsia="標楷體" w:hAnsi="標楷體"/>
              </w:rPr>
            </w:pPr>
            <w:ins w:id="3761" w:author="st1" w:date="2021-05-07T15:39:00Z">
              <w:r w:rsidRPr="00F63C93">
                <w:rPr>
                  <w:rFonts w:ascii="標楷體" w:eastAsia="標楷體" w:hAnsi="標楷體" w:hint="eastAsia"/>
                  <w:lang w:eastAsia="zh-HK"/>
                </w:rPr>
                <w:t>說明</w:t>
              </w:r>
            </w:ins>
          </w:p>
        </w:tc>
      </w:tr>
      <w:tr w:rsidR="00F63C93" w:rsidRPr="00F63C93" w14:paraId="79AD1ACC" w14:textId="77777777" w:rsidTr="00067F94">
        <w:trPr>
          <w:ins w:id="3762" w:author="st1" w:date="2021-05-07T15:39:00Z"/>
        </w:trPr>
        <w:tc>
          <w:tcPr>
            <w:tcW w:w="851" w:type="dxa"/>
            <w:shd w:val="clear" w:color="auto" w:fill="auto"/>
          </w:tcPr>
          <w:p w14:paraId="09B867AE" w14:textId="77777777" w:rsidR="00F63C93" w:rsidRPr="00F63C93" w:rsidRDefault="00F63C93" w:rsidP="00F63C93">
            <w:pPr>
              <w:jc w:val="center"/>
              <w:rPr>
                <w:ins w:id="3763" w:author="st1" w:date="2021-05-07T15:39:00Z"/>
                <w:rFonts w:ascii="標楷體" w:eastAsia="標楷體" w:hAnsi="標楷體"/>
              </w:rPr>
            </w:pPr>
            <w:ins w:id="3764" w:author="st1" w:date="2021-05-07T15:39:00Z">
              <w:r w:rsidRPr="00F63C93">
                <w:rPr>
                  <w:rFonts w:ascii="標楷體" w:eastAsia="標楷體" w:hAnsi="標楷體" w:hint="eastAsia"/>
                </w:rPr>
                <w:t>1</w:t>
              </w:r>
            </w:ins>
          </w:p>
        </w:tc>
        <w:tc>
          <w:tcPr>
            <w:tcW w:w="3118" w:type="dxa"/>
            <w:shd w:val="clear" w:color="auto" w:fill="auto"/>
            <w:vAlign w:val="center"/>
          </w:tcPr>
          <w:p w14:paraId="026E3969" w14:textId="77777777" w:rsidR="00F63C93" w:rsidRPr="00F63C93" w:rsidRDefault="00F63C93" w:rsidP="00F63C93">
            <w:pPr>
              <w:rPr>
                <w:ins w:id="3765" w:author="st1" w:date="2021-05-07T15:39:00Z"/>
                <w:rFonts w:ascii="標楷體" w:eastAsia="標楷體" w:hAnsi="標楷體"/>
              </w:rPr>
            </w:pPr>
            <w:ins w:id="3766" w:author="st1" w:date="2021-05-07T15:39:00Z">
              <w:r w:rsidRPr="00F63C93">
                <w:rPr>
                  <w:rFonts w:ascii="標楷體" w:eastAsia="標楷體" w:hAnsi="標楷體" w:hint="eastAsia"/>
                  <w:color w:val="000000"/>
                </w:rPr>
                <w:t>InnDocRecord</w:t>
              </w:r>
            </w:ins>
          </w:p>
        </w:tc>
        <w:tc>
          <w:tcPr>
            <w:tcW w:w="3828" w:type="dxa"/>
            <w:shd w:val="clear" w:color="auto" w:fill="auto"/>
            <w:vAlign w:val="center"/>
          </w:tcPr>
          <w:p w14:paraId="599D114A" w14:textId="77777777" w:rsidR="00F63C93" w:rsidRPr="00F63C93" w:rsidRDefault="00F63C93" w:rsidP="00F63C93">
            <w:pPr>
              <w:rPr>
                <w:ins w:id="3767" w:author="st1" w:date="2021-05-07T15:39:00Z"/>
                <w:rFonts w:ascii="標楷體" w:eastAsia="標楷體" w:hAnsi="標楷體"/>
              </w:rPr>
            </w:pPr>
            <w:ins w:id="3768" w:author="st1" w:date="2021-05-07T15:39:00Z">
              <w:r w:rsidRPr="00F63C93">
                <w:rPr>
                  <w:rFonts w:ascii="標楷體" w:eastAsia="標楷體" w:hAnsi="標楷體" w:hint="eastAsia"/>
                  <w:color w:val="000000"/>
                </w:rPr>
                <w:t>檔案借閱檔</w:t>
              </w:r>
            </w:ins>
          </w:p>
        </w:tc>
      </w:tr>
      <w:tr w:rsidR="00F63C93" w:rsidRPr="00F63C93" w14:paraId="57CF3FE0" w14:textId="77777777" w:rsidTr="00067F94">
        <w:tc>
          <w:tcPr>
            <w:tcW w:w="851" w:type="dxa"/>
            <w:shd w:val="clear" w:color="auto" w:fill="auto"/>
          </w:tcPr>
          <w:p w14:paraId="00EA0FEE" w14:textId="77777777" w:rsidR="00F63C93" w:rsidRPr="00F63C93" w:rsidRDefault="00F63C93" w:rsidP="00F63C93">
            <w:pPr>
              <w:jc w:val="center"/>
              <w:rPr>
                <w:rFonts w:ascii="標楷體" w:eastAsia="標楷體" w:hAnsi="標楷體"/>
              </w:rPr>
            </w:pPr>
            <w:r w:rsidRPr="00F63C93">
              <w:rPr>
                <w:rFonts w:ascii="標楷體" w:eastAsia="標楷體" w:hAnsi="標楷體" w:hint="eastAsia"/>
              </w:rPr>
              <w:t>2</w:t>
            </w:r>
          </w:p>
        </w:tc>
        <w:tc>
          <w:tcPr>
            <w:tcW w:w="3118" w:type="dxa"/>
            <w:shd w:val="clear" w:color="auto" w:fill="auto"/>
          </w:tcPr>
          <w:p w14:paraId="2E71CED7" w14:textId="77777777" w:rsidR="00F63C93" w:rsidRPr="00F63C93" w:rsidRDefault="00F63C93" w:rsidP="00F63C93">
            <w:pPr>
              <w:rPr>
                <w:rFonts w:ascii="標楷體" w:eastAsia="標楷體" w:hAnsi="標楷體"/>
                <w:color w:val="000000"/>
              </w:rPr>
            </w:pPr>
            <w:r w:rsidRPr="00F63C93">
              <w:rPr>
                <w:rFonts w:ascii="標楷體" w:eastAsia="標楷體" w:hAnsi="標楷體" w:hint="eastAsia"/>
              </w:rPr>
              <w:t>CdCode</w:t>
            </w:r>
          </w:p>
        </w:tc>
        <w:tc>
          <w:tcPr>
            <w:tcW w:w="3828" w:type="dxa"/>
            <w:shd w:val="clear" w:color="auto" w:fill="auto"/>
          </w:tcPr>
          <w:p w14:paraId="5F18DC7B" w14:textId="77777777" w:rsidR="00F63C93" w:rsidRPr="00F63C93" w:rsidRDefault="00F63C93" w:rsidP="00F63C93">
            <w:pPr>
              <w:rPr>
                <w:rFonts w:ascii="標楷體" w:eastAsia="標楷體" w:hAnsi="標楷體"/>
                <w:color w:val="000000"/>
              </w:rPr>
            </w:pPr>
            <w:r w:rsidRPr="00F63C93">
              <w:rPr>
                <w:rFonts w:ascii="標楷體" w:eastAsia="標楷體" w:hAnsi="標楷體" w:hint="eastAsia"/>
              </w:rPr>
              <w:t>共用代碼檔</w:t>
            </w:r>
          </w:p>
        </w:tc>
      </w:tr>
    </w:tbl>
    <w:p w14:paraId="44D246CC" w14:textId="77777777" w:rsidR="00F63C93" w:rsidRPr="00F63C93" w:rsidRDefault="00F63C93" w:rsidP="00F63C93">
      <w:pPr>
        <w:rPr>
          <w:ins w:id="3769" w:author="st1" w:date="2021-05-07T15:37:00Z"/>
          <w:rFonts w:ascii="標楷體" w:eastAsia="標楷體" w:hAnsi="標楷體"/>
          <w:lang w:eastAsia="x-none"/>
        </w:rPr>
      </w:pPr>
    </w:p>
    <w:p w14:paraId="51F2D274" w14:textId="77777777" w:rsidR="00F63C93" w:rsidRPr="00F63C93" w:rsidRDefault="00F63C93" w:rsidP="00F63C93">
      <w:pPr>
        <w:rPr>
          <w:rFonts w:ascii="標楷體" w:eastAsia="標楷體" w:hAnsi="標楷體"/>
          <w:lang w:eastAsia="x-none"/>
        </w:rPr>
      </w:pPr>
    </w:p>
    <w:p w14:paraId="6B809DE1" w14:textId="77777777" w:rsidR="00F63C93" w:rsidRPr="00F63C93" w:rsidRDefault="00F63C93" w:rsidP="00F63C93">
      <w:pPr>
        <w:numPr>
          <w:ilvl w:val="2"/>
          <w:numId w:val="126"/>
        </w:numPr>
        <w:ind w:left="1418" w:hanging="425"/>
        <w:rPr>
          <w:rFonts w:ascii="標楷體" w:eastAsia="標楷體" w:hAnsi="標楷體"/>
          <w:sz w:val="26"/>
          <w:szCs w:val="26"/>
          <w:lang w:eastAsia="x-none"/>
        </w:rPr>
      </w:pPr>
      <w:r w:rsidRPr="00F63C93">
        <w:rPr>
          <w:rFonts w:ascii="標楷體" w:eastAsia="標楷體" w:hAnsi="標楷體"/>
          <w:sz w:val="26"/>
          <w:szCs w:val="26"/>
          <w:lang w:eastAsia="x-none"/>
        </w:rPr>
        <w:t>UI畫面</w:t>
      </w:r>
      <w:ins w:id="3770" w:author="黃梓峻" w:date="2021-05-12T14:46:00Z">
        <w:r w:rsidRPr="00F63C93">
          <w:rPr>
            <w:rFonts w:ascii="標楷體" w:eastAsia="標楷體" w:hAnsi="標楷體" w:hint="eastAsia"/>
            <w:sz w:val="26"/>
            <w:szCs w:val="26"/>
          </w:rPr>
          <w:t>－申請</w:t>
        </w:r>
      </w:ins>
    </w:p>
    <w:p w14:paraId="4035B69A" w14:textId="77777777" w:rsidR="00F63C93" w:rsidRPr="00F63C93" w:rsidRDefault="00F63C93" w:rsidP="00F63C93">
      <w:pPr>
        <w:rPr>
          <w:ins w:id="3771" w:author="st1" w:date="2021-05-07T15:41:00Z"/>
          <w:rFonts w:ascii="標楷體" w:eastAsia="標楷體" w:hAnsi="標楷體"/>
          <w:noProof/>
        </w:rPr>
      </w:pPr>
      <w:ins w:id="3772" w:author="st1" w:date="2021-05-07T15:37:00Z">
        <w:del w:id="3773" w:author="黃梓峻" w:date="2021-06-28T11:58:00Z">
          <w:r w:rsidRPr="00F63C93" w:rsidDel="00812B7A">
            <w:rPr>
              <w:noProof/>
            </w:rPr>
            <w:drawing>
              <wp:inline distT="0" distB="0" distL="0" distR="0" wp14:anchorId="4377CFCD" wp14:editId="666BB1C1">
                <wp:extent cx="6479540" cy="2430145"/>
                <wp:effectExtent l="0" t="0" r="0" b="8255"/>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430145"/>
                        </a:xfrm>
                        <a:prstGeom prst="rect">
                          <a:avLst/>
                        </a:prstGeom>
                      </pic:spPr>
                    </pic:pic>
                  </a:graphicData>
                </a:graphic>
              </wp:inline>
            </w:drawing>
          </w:r>
        </w:del>
      </w:ins>
      <w:ins w:id="3774" w:author="黃梓峻" w:date="2021-06-28T11:58:00Z">
        <w:r w:rsidRPr="00F63C93">
          <w:rPr>
            <w:rFonts w:ascii="標楷體" w:eastAsia="標楷體" w:hAnsi="標楷體"/>
            <w:noProof/>
          </w:rPr>
          <w:drawing>
            <wp:inline distT="0" distB="0" distL="0" distR="0" wp14:anchorId="4C8F217D" wp14:editId="2A04933A">
              <wp:extent cx="6479540" cy="2533015"/>
              <wp:effectExtent l="0" t="0" r="0" b="635"/>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2533015"/>
                      </a:xfrm>
                      <a:prstGeom prst="rect">
                        <a:avLst/>
                      </a:prstGeom>
                    </pic:spPr>
                  </pic:pic>
                </a:graphicData>
              </a:graphic>
            </wp:inline>
          </w:drawing>
        </w:r>
      </w:ins>
      <w:ins w:id="3775" w:author="st1" w:date="2021-05-07T15:37:00Z">
        <w:r w:rsidRPr="00F63C93" w:rsidDel="00101072">
          <w:rPr>
            <w:rFonts w:ascii="標楷體" w:eastAsia="標楷體" w:hAnsi="標楷體"/>
            <w:noProof/>
            <w:rPrChange w:id="3776" w:author="st1" w:date="2021-05-07T15:37:00Z">
              <w:rPr>
                <w:noProof/>
              </w:rPr>
            </w:rPrChange>
          </w:rPr>
          <w:t xml:space="preserve"> </w:t>
        </w:r>
      </w:ins>
      <w:del w:id="3777" w:author="st1" w:date="2021-05-07T15:36:00Z">
        <w:r w:rsidRPr="00F63C93" w:rsidDel="00101072">
          <w:rPr>
            <w:noProof/>
          </w:rPr>
          <w:drawing>
            <wp:inline distT="0" distB="0" distL="0" distR="0" wp14:anchorId="0C90D13E" wp14:editId="2AB801B4">
              <wp:extent cx="6483350" cy="4165600"/>
              <wp:effectExtent l="0" t="0" r="0" b="6350"/>
              <wp:docPr id="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3350" cy="4165600"/>
                      </a:xfrm>
                      <a:prstGeom prst="rect">
                        <a:avLst/>
                      </a:prstGeom>
                      <a:noFill/>
                      <a:ln>
                        <a:noFill/>
                      </a:ln>
                    </pic:spPr>
                  </pic:pic>
                </a:graphicData>
              </a:graphic>
            </wp:inline>
          </w:drawing>
        </w:r>
      </w:del>
    </w:p>
    <w:p w14:paraId="67AB0124" w14:textId="77777777" w:rsidR="00F63C93" w:rsidRPr="00F63C93" w:rsidRDefault="00F63C93" w:rsidP="00F63C93">
      <w:pPr>
        <w:rPr>
          <w:ins w:id="3778" w:author="st1" w:date="2021-05-07T15:41:00Z"/>
          <w:rFonts w:ascii="標楷體" w:eastAsia="標楷體" w:hAnsi="標楷體"/>
          <w:noProof/>
        </w:rPr>
      </w:pPr>
    </w:p>
    <w:p w14:paraId="2657C20F" w14:textId="77777777" w:rsidR="00F63C93" w:rsidRPr="00F63C93" w:rsidRDefault="00F63C93" w:rsidP="00F63C93">
      <w:pPr>
        <w:numPr>
          <w:ilvl w:val="0"/>
          <w:numId w:val="126"/>
        </w:numPr>
        <w:tabs>
          <w:tab w:val="num" w:pos="360"/>
        </w:tabs>
        <w:snapToGrid w:val="0"/>
        <w:ind w:left="1418" w:firstLine="0"/>
        <w:rPr>
          <w:ins w:id="3779" w:author="st1" w:date="2021-05-07T15:41:00Z"/>
          <w:rFonts w:eastAsia="標楷體"/>
          <w:sz w:val="26"/>
        </w:rPr>
      </w:pPr>
      <w:ins w:id="3780" w:author="st1" w:date="2021-05-07T15:41: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ins w:id="3781" w:author="黃梓峻" w:date="2021-05-12T14:46:00Z">
        <w:r w:rsidRPr="00F63C93">
          <w:rPr>
            <w:rFonts w:ascii="標楷體" w:eastAsia="標楷體" w:hAnsi="標楷體" w:hint="eastAsia"/>
            <w:sz w:val="26"/>
            <w:szCs w:val="26"/>
          </w:rPr>
          <w:t>－申請</w:t>
        </w:r>
      </w:ins>
    </w:p>
    <w:p w14:paraId="0FBC7638" w14:textId="77777777" w:rsidR="00F63C93" w:rsidRPr="00F63C93" w:rsidRDefault="00F63C93" w:rsidP="00F63C93">
      <w:pPr>
        <w:rPr>
          <w:ins w:id="3782" w:author="st1" w:date="2021-05-07T15:41: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Change w:id="3783">
          <w:tblGrid>
            <w:gridCol w:w="113"/>
            <w:gridCol w:w="738"/>
            <w:gridCol w:w="110"/>
            <w:gridCol w:w="2016"/>
            <w:gridCol w:w="94"/>
            <w:gridCol w:w="6939"/>
            <w:gridCol w:w="47"/>
          </w:tblGrid>
        </w:tblGridChange>
      </w:tblGrid>
      <w:tr w:rsidR="00F63C93" w:rsidRPr="00F63C93" w14:paraId="4B04E8F1" w14:textId="77777777" w:rsidTr="00067F94">
        <w:trPr>
          <w:ins w:id="3784" w:author="st1" w:date="2021-05-07T15:41: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4C1001BC" w14:textId="77777777" w:rsidR="00F63C93" w:rsidRPr="00F63C93" w:rsidRDefault="00F63C93" w:rsidP="00F63C93">
            <w:pPr>
              <w:jc w:val="center"/>
              <w:rPr>
                <w:ins w:id="3785" w:author="st1" w:date="2021-05-07T15:41:00Z"/>
                <w:rFonts w:ascii="標楷體" w:eastAsia="標楷體" w:hAnsi="標楷體"/>
              </w:rPr>
            </w:pPr>
            <w:ins w:id="3786" w:author="st1" w:date="2021-05-07T15:41: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1D1F5667" w14:textId="77777777" w:rsidR="00F63C93" w:rsidRPr="00F63C93" w:rsidRDefault="00F63C93" w:rsidP="00F63C93">
            <w:pPr>
              <w:jc w:val="center"/>
              <w:rPr>
                <w:ins w:id="3787" w:author="st1" w:date="2021-05-07T15:41:00Z"/>
                <w:rFonts w:ascii="標楷體" w:eastAsia="標楷體" w:hAnsi="標楷體"/>
              </w:rPr>
            </w:pPr>
            <w:ins w:id="3788" w:author="st1" w:date="2021-05-07T15:41: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56425D5F" w14:textId="77777777" w:rsidR="00F63C93" w:rsidRPr="00F63C93" w:rsidRDefault="00F63C93" w:rsidP="00F63C93">
            <w:pPr>
              <w:jc w:val="center"/>
              <w:rPr>
                <w:ins w:id="3789" w:author="st1" w:date="2021-05-07T15:41:00Z"/>
                <w:rFonts w:ascii="標楷體" w:eastAsia="標楷體" w:hAnsi="標楷體"/>
              </w:rPr>
            </w:pPr>
            <w:ins w:id="3790" w:author="st1" w:date="2021-05-07T15:41:00Z">
              <w:r w:rsidRPr="00F63C93">
                <w:rPr>
                  <w:rFonts w:ascii="標楷體" w:eastAsia="標楷體" w:hAnsi="標楷體" w:hint="eastAsia"/>
                  <w:lang w:eastAsia="zh-HK"/>
                </w:rPr>
                <w:t>功能說明</w:t>
              </w:r>
            </w:ins>
          </w:p>
        </w:tc>
      </w:tr>
      <w:tr w:rsidR="00F63C93" w:rsidRPr="00F63C93" w14:paraId="24F5C59D" w14:textId="77777777" w:rsidTr="00067F94">
        <w:trPr>
          <w:ins w:id="3791" w:author="st1" w:date="2021-05-07T15:41:00Z"/>
        </w:trPr>
        <w:tc>
          <w:tcPr>
            <w:tcW w:w="851" w:type="dxa"/>
            <w:tcBorders>
              <w:top w:val="single" w:sz="4" w:space="0" w:color="auto"/>
              <w:left w:val="single" w:sz="4" w:space="0" w:color="auto"/>
              <w:bottom w:val="single" w:sz="4" w:space="0" w:color="auto"/>
              <w:right w:val="single" w:sz="4" w:space="0" w:color="auto"/>
            </w:tcBorders>
            <w:hideMark/>
          </w:tcPr>
          <w:p w14:paraId="166940D1" w14:textId="77777777" w:rsidR="00F63C93" w:rsidRPr="00F63C93" w:rsidRDefault="00F63C93" w:rsidP="00F63C93">
            <w:pPr>
              <w:jc w:val="center"/>
              <w:rPr>
                <w:ins w:id="3792" w:author="st1" w:date="2021-05-07T15:41:00Z"/>
                <w:rFonts w:ascii="標楷體" w:eastAsia="標楷體" w:hAnsi="標楷體"/>
                <w:lang w:eastAsia="zh-HK"/>
              </w:rPr>
            </w:pPr>
            <w:ins w:id="3793" w:author="st1" w:date="2021-05-07T15:41:00Z">
              <w:r w:rsidRPr="00F63C93">
                <w:rPr>
                  <w:rFonts w:ascii="標楷體" w:eastAsia="標楷體" w:hAnsi="標楷體"/>
                </w:rPr>
                <w:lastRenderedPageBreak/>
                <w:t>1</w:t>
              </w:r>
            </w:ins>
          </w:p>
        </w:tc>
        <w:tc>
          <w:tcPr>
            <w:tcW w:w="2126" w:type="dxa"/>
            <w:tcBorders>
              <w:top w:val="single" w:sz="4" w:space="0" w:color="auto"/>
              <w:left w:val="single" w:sz="4" w:space="0" w:color="auto"/>
              <w:bottom w:val="single" w:sz="4" w:space="0" w:color="auto"/>
              <w:right w:val="single" w:sz="4" w:space="0" w:color="auto"/>
            </w:tcBorders>
            <w:hideMark/>
          </w:tcPr>
          <w:p w14:paraId="5EE84E8B" w14:textId="77777777" w:rsidR="00F63C93" w:rsidRPr="00F63C93" w:rsidRDefault="00F63C93" w:rsidP="00F63C93">
            <w:pPr>
              <w:rPr>
                <w:ins w:id="3794" w:author="st1" w:date="2021-05-07T15:41:00Z"/>
                <w:rFonts w:ascii="標楷體" w:eastAsia="標楷體" w:hAnsi="標楷體"/>
                <w:lang w:eastAsia="zh-HK"/>
              </w:rPr>
            </w:pPr>
            <w:ins w:id="3795" w:author="st1" w:date="2021-05-07T15:42:00Z">
              <w:r w:rsidRPr="00F63C93">
                <w:rPr>
                  <w:rFonts w:ascii="標楷體" w:eastAsia="標楷體" w:hAnsi="標楷體" w:hint="eastAsia"/>
                  <w:lang w:eastAsia="zh-HK"/>
                </w:rPr>
                <w:t>登錄</w:t>
              </w:r>
            </w:ins>
          </w:p>
        </w:tc>
        <w:tc>
          <w:tcPr>
            <w:tcW w:w="7033" w:type="dxa"/>
            <w:tcBorders>
              <w:top w:val="single" w:sz="4" w:space="0" w:color="auto"/>
              <w:left w:val="single" w:sz="4" w:space="0" w:color="auto"/>
              <w:bottom w:val="single" w:sz="4" w:space="0" w:color="auto"/>
              <w:right w:val="single" w:sz="4" w:space="0" w:color="auto"/>
            </w:tcBorders>
            <w:hideMark/>
          </w:tcPr>
          <w:p w14:paraId="111A0251" w14:textId="77777777" w:rsidR="00F63C93" w:rsidRPr="00F63C93" w:rsidRDefault="00F63C93" w:rsidP="00F63C93">
            <w:pPr>
              <w:rPr>
                <w:ins w:id="3796" w:author="黃梓峻" w:date="2021-06-28T12:15:00Z"/>
                <w:rFonts w:ascii="標楷體" w:eastAsia="標楷體" w:hAnsi="標楷體"/>
                <w:color w:val="000000"/>
              </w:rPr>
            </w:pPr>
            <w:ins w:id="3797" w:author="黃梓峻" w:date="2021-06-28T12:15:00Z">
              <w:r w:rsidRPr="00F63C93">
                <w:rPr>
                  <w:rFonts w:ascii="標楷體" w:eastAsia="標楷體" w:hAnsi="標楷體" w:hint="eastAsia"/>
                  <w:color w:val="000000"/>
                </w:rPr>
                <w:t>1.【L5903檔案借閱明細資料查詢】功能點「新增」時顯示</w:t>
              </w:r>
            </w:ins>
          </w:p>
          <w:p w14:paraId="2DD78C68" w14:textId="77777777" w:rsidR="00F63C93" w:rsidRPr="00F63C93" w:rsidRDefault="00F63C93" w:rsidP="00F63C93">
            <w:pPr>
              <w:rPr>
                <w:ins w:id="3798" w:author="黃梓峻" w:date="2021-06-28T12:15:00Z"/>
                <w:rFonts w:ascii="標楷體" w:eastAsia="標楷體" w:hAnsi="標楷體"/>
                <w:lang w:eastAsia="zh-HK"/>
              </w:rPr>
            </w:pPr>
            <w:ins w:id="3799" w:author="黃梓峻" w:date="2021-06-28T12:15: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4132475A" w14:textId="77777777" w:rsidR="00F63C93" w:rsidRPr="00F63C93" w:rsidRDefault="00F63C93" w:rsidP="00F63C93">
            <w:pPr>
              <w:rPr>
                <w:ins w:id="3800" w:author="黃梓峻" w:date="2021-06-28T12:18:00Z"/>
                <w:rFonts w:ascii="標楷體" w:eastAsia="標楷體" w:hAnsi="標楷體"/>
              </w:rPr>
            </w:pPr>
            <w:ins w:id="3801" w:author="黃梓峻" w:date="2021-06-28T12:15:00Z">
              <w:r w:rsidRPr="00F63C93">
                <w:rPr>
                  <w:rFonts w:ascii="標楷體" w:eastAsia="標楷體" w:hAnsi="標楷體" w:hint="eastAsia"/>
                  <w:color w:val="000000"/>
                </w:rPr>
                <w:t>2.檢核[</w:t>
              </w:r>
            </w:ins>
            <w:ins w:id="3802" w:author="黃梓峻" w:date="2021-06-28T12:16:00Z">
              <w:r w:rsidRPr="00F63C93">
                <w:rPr>
                  <w:rFonts w:ascii="標楷體" w:eastAsia="標楷體" w:hAnsi="標楷體" w:hint="eastAsia"/>
                  <w:color w:val="000000"/>
                </w:rPr>
                <w:t>檔案借閱檔(InnDocRecord)</w:t>
              </w:r>
            </w:ins>
            <w:ins w:id="3803" w:author="黃梓峻" w:date="2021-06-28T12:15:00Z">
              <w:r w:rsidRPr="00F63C93">
                <w:rPr>
                  <w:rFonts w:ascii="標楷體" w:eastAsia="標楷體" w:hAnsi="標楷體" w:hint="eastAsia"/>
                  <w:color w:val="000000"/>
                </w:rPr>
                <w:t>]</w:t>
              </w:r>
              <w:r w:rsidRPr="00F63C93">
                <w:rPr>
                  <w:rFonts w:ascii="標楷體" w:eastAsia="標楷體" w:hAnsi="標楷體" w:hint="eastAsia"/>
                </w:rPr>
                <w:t>該</w:t>
              </w:r>
            </w:ins>
            <w:ins w:id="3804" w:author="黃梓峻" w:date="2021-06-28T12:18:00Z">
              <w:r w:rsidRPr="00F63C93">
                <w:rPr>
                  <w:rFonts w:ascii="標楷體" w:eastAsia="標楷體" w:hAnsi="標楷體" w:hint="eastAsia"/>
                </w:rPr>
                <w:t>[借款人戶號(CustNo)]、</w:t>
              </w:r>
            </w:ins>
          </w:p>
          <w:p w14:paraId="40E80BCE" w14:textId="77777777" w:rsidR="00F63C93" w:rsidRPr="00F63C93" w:rsidRDefault="00F63C93" w:rsidP="00F63C93">
            <w:pPr>
              <w:ind w:firstLineChars="100" w:firstLine="240"/>
              <w:rPr>
                <w:ins w:id="3805" w:author="黃梓峻" w:date="2021-06-28T12:18:00Z"/>
                <w:rFonts w:ascii="標楷體" w:eastAsia="標楷體" w:hAnsi="標楷體"/>
              </w:rPr>
            </w:pPr>
            <w:ins w:id="3806" w:author="黃梓峻" w:date="2021-06-28T12:18:00Z">
              <w:r w:rsidRPr="00F63C93">
                <w:rPr>
                  <w:rFonts w:ascii="標楷體" w:eastAsia="標楷體" w:hAnsi="標楷體" w:hint="eastAsia"/>
                </w:rPr>
                <w:t>[額度號碼(FacmNo)]、[申請序號(ApplSeq)]</w:t>
              </w:r>
            </w:ins>
            <w:ins w:id="3807" w:author="黃梓峻" w:date="2021-06-28T12:15:00Z">
              <w:r w:rsidRPr="00F63C93">
                <w:rPr>
                  <w:rFonts w:ascii="標楷體" w:eastAsia="標楷體" w:hAnsi="標楷體" w:hint="eastAsia"/>
                </w:rPr>
                <w:t>是否存在，已存在</w:t>
              </w:r>
            </w:ins>
          </w:p>
          <w:p w14:paraId="2119BBF3" w14:textId="77777777" w:rsidR="00F63C93" w:rsidRPr="00F63C93" w:rsidRDefault="00F63C93" w:rsidP="00F63C93">
            <w:pPr>
              <w:ind w:firstLineChars="100" w:firstLine="240"/>
              <w:rPr>
                <w:ins w:id="3808" w:author="黃梓峻" w:date="2021-06-28T12:19:00Z"/>
                <w:rFonts w:ascii="標楷體" w:eastAsia="標楷體" w:hAnsi="標楷體"/>
                <w:color w:val="000000"/>
              </w:rPr>
            </w:pPr>
            <w:ins w:id="3809" w:author="黃梓峻" w:date="2021-06-28T12:15:00Z">
              <w:r w:rsidRPr="00F63C93">
                <w:rPr>
                  <w:rFonts w:ascii="標楷體" w:eastAsia="標楷體" w:hAnsi="標楷體" w:hint="eastAsia"/>
                </w:rPr>
                <w:t>者</w:t>
              </w:r>
              <w:r w:rsidRPr="00F63C93">
                <w:rPr>
                  <w:rFonts w:ascii="標楷體" w:eastAsia="標楷體" w:hAnsi="標楷體" w:hint="eastAsia"/>
                  <w:color w:val="000000"/>
                  <w:lang w:eastAsia="zh-HK"/>
                </w:rPr>
                <w:t>顯示錯誤訊息"</w:t>
              </w:r>
              <w:r w:rsidRPr="00F63C93">
                <w:rPr>
                  <w:rFonts w:ascii="標楷體" w:eastAsia="標楷體" w:hAnsi="標楷體"/>
                  <w:color w:val="000000"/>
                </w:rPr>
                <w:t xml:space="preserve"> </w:t>
              </w:r>
              <w:r w:rsidRPr="00F63C93">
                <w:rPr>
                  <w:rFonts w:ascii="標楷體" w:eastAsia="標楷體" w:hAnsi="標楷體"/>
                  <w:color w:val="000000"/>
                  <w:lang w:eastAsia="zh-HK"/>
                </w:rPr>
                <w:t>E000</w:t>
              </w:r>
              <w:r w:rsidRPr="00F63C93">
                <w:rPr>
                  <w:rFonts w:ascii="標楷體" w:eastAsia="標楷體" w:hAnsi="標楷體" w:hint="eastAsia"/>
                  <w:color w:val="000000"/>
                </w:rPr>
                <w:t>5:</w:t>
              </w:r>
              <w:r w:rsidRPr="00F63C93">
                <w:rPr>
                  <w:rFonts w:ascii="標楷體" w:eastAsia="標楷體" w:hAnsi="標楷體" w:hint="eastAsia"/>
                  <w:color w:val="000000"/>
                  <w:lang w:eastAsia="zh-HK"/>
                </w:rPr>
                <w:t>新增資料時，發生錯誤</w:t>
              </w:r>
              <w:r w:rsidRPr="00F63C93">
                <w:rPr>
                  <w:rFonts w:ascii="標楷體" w:eastAsia="標楷體" w:hAnsi="標楷體" w:hint="eastAsia"/>
                  <w:color w:val="000000"/>
                </w:rPr>
                <w:t>"</w:t>
              </w:r>
            </w:ins>
          </w:p>
          <w:p w14:paraId="734C1225" w14:textId="77777777" w:rsidR="00F63C93" w:rsidRPr="00F63C93" w:rsidRDefault="00F63C93" w:rsidP="00F63C93">
            <w:pPr>
              <w:rPr>
                <w:ins w:id="3810" w:author="黃梓峻" w:date="2021-06-28T12:19:00Z"/>
                <w:rFonts w:ascii="標楷體" w:eastAsia="標楷體" w:hAnsi="標楷體"/>
                <w:color w:val="000000"/>
              </w:rPr>
            </w:pPr>
            <w:ins w:id="3811" w:author="黃梓峻" w:date="2021-06-28T12:19:00Z">
              <w:r w:rsidRPr="00F63C93">
                <w:rPr>
                  <w:rFonts w:ascii="標楷體" w:eastAsia="標楷體" w:hAnsi="標楷體" w:hint="eastAsia"/>
                  <w:color w:val="000000"/>
                </w:rPr>
                <w:t>3</w:t>
              </w:r>
              <w:r w:rsidRPr="00F63C93">
                <w:rPr>
                  <w:rFonts w:ascii="標楷體" w:eastAsia="標楷體" w:hAnsi="標楷體"/>
                  <w:color w:val="000000"/>
                </w:rPr>
                <w:t>.</w:t>
              </w:r>
              <w:r w:rsidRPr="00F63C93">
                <w:rPr>
                  <w:rFonts w:ascii="標楷體" w:eastAsia="標楷體" w:hAnsi="標楷體" w:hint="eastAsia"/>
                  <w:color w:val="000000"/>
                </w:rPr>
                <w:t>借閱之放行主管須為借閱人之主管，歸還之放行須為歸還人之</w:t>
              </w:r>
            </w:ins>
          </w:p>
          <w:p w14:paraId="48611079" w14:textId="77777777" w:rsidR="00F63C93" w:rsidRPr="00F63C93" w:rsidRDefault="00F63C93" w:rsidP="00F63C93">
            <w:pPr>
              <w:ind w:firstLineChars="100" w:firstLine="240"/>
              <w:rPr>
                <w:ins w:id="3812" w:author="黃梓峻" w:date="2021-06-28T12:15:00Z"/>
                <w:rFonts w:ascii="標楷體" w:eastAsia="標楷體" w:hAnsi="標楷體"/>
                <w:color w:val="000000"/>
              </w:rPr>
            </w:pPr>
            <w:ins w:id="3813" w:author="黃梓峻" w:date="2021-06-28T12:19:00Z">
              <w:r w:rsidRPr="00F63C93">
                <w:rPr>
                  <w:rFonts w:ascii="標楷體" w:eastAsia="標楷體" w:hAnsi="標楷體" w:hint="eastAsia"/>
                  <w:color w:val="000000"/>
                </w:rPr>
                <w:t>主管</w:t>
              </w:r>
            </w:ins>
          </w:p>
          <w:p w14:paraId="4EC1D5B0" w14:textId="77777777" w:rsidR="00F63C93" w:rsidRPr="00F63C93" w:rsidRDefault="00F63C93" w:rsidP="00F63C93">
            <w:pPr>
              <w:rPr>
                <w:ins w:id="3814" w:author="黃梓峻" w:date="2021-06-28T12:15:00Z"/>
                <w:rFonts w:ascii="標楷體" w:eastAsia="標楷體" w:hAnsi="標楷體"/>
                <w:shd w:val="pct15" w:color="auto" w:fill="FFFFFF"/>
                <w:lang w:eastAsia="zh-HK"/>
              </w:rPr>
            </w:pPr>
            <w:ins w:id="3815" w:author="黃梓峻" w:date="2021-06-28T12:15: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7D2F91B5" w14:textId="77777777" w:rsidR="00F63C93" w:rsidRPr="00F63C93" w:rsidRDefault="00F63C93" w:rsidP="00F63C93">
            <w:pPr>
              <w:rPr>
                <w:ins w:id="3816" w:author="st1" w:date="2021-05-07T15:41:00Z"/>
                <w:rFonts w:ascii="標楷體" w:eastAsia="標楷體" w:hAnsi="標楷體"/>
                <w:color w:val="000000" w:themeColor="text1"/>
                <w:lang w:eastAsia="zh-HK"/>
                <w:rPrChange w:id="3817" w:author="黃梓峻" w:date="2021-06-28T12:14:00Z">
                  <w:rPr>
                    <w:ins w:id="3818" w:author="st1" w:date="2021-05-07T15:41:00Z"/>
                    <w:rFonts w:eastAsia="標楷體"/>
                    <w:color w:val="000000" w:themeColor="text1"/>
                    <w:lang w:eastAsia="zh-HK"/>
                  </w:rPr>
                </w:rPrChange>
              </w:rPr>
            </w:pPr>
            <w:ins w:id="3819" w:author="黃梓峻" w:date="2021-06-28T12:19:00Z">
              <w:r w:rsidRPr="00F63C93">
                <w:rPr>
                  <w:rFonts w:ascii="標楷體" w:eastAsia="標楷體" w:hAnsi="標楷體"/>
                </w:rPr>
                <w:t>4</w:t>
              </w:r>
            </w:ins>
            <w:ins w:id="3820" w:author="黃梓峻" w:date="2021-06-28T12:15:00Z">
              <w:r w:rsidRPr="00F63C93">
                <w:rPr>
                  <w:rFonts w:ascii="標楷體" w:eastAsia="標楷體" w:hAnsi="標楷體" w:hint="eastAsia"/>
                </w:rPr>
                <w:t>.寫入[</w:t>
              </w:r>
            </w:ins>
            <w:ins w:id="3821" w:author="黃梓峻" w:date="2021-06-28T12:16:00Z">
              <w:r w:rsidRPr="00F63C93">
                <w:rPr>
                  <w:rFonts w:ascii="標楷體" w:eastAsia="標楷體" w:hAnsi="標楷體" w:hint="eastAsia"/>
                </w:rPr>
                <w:t>檔案借閱檔(InnDocRecord)</w:t>
              </w:r>
            </w:ins>
            <w:ins w:id="3822" w:author="黃梓峻" w:date="2021-06-28T12:15:00Z">
              <w:r w:rsidRPr="00F63C93">
                <w:rPr>
                  <w:rFonts w:ascii="標楷體" w:eastAsia="標楷體" w:hAnsi="標楷體" w:hint="eastAsia"/>
                </w:rPr>
                <w:t>]</w:t>
              </w:r>
              <w:r w:rsidRPr="00F63C93">
                <w:rPr>
                  <w:rFonts w:ascii="標楷體" w:eastAsia="標楷體" w:hAnsi="標楷體"/>
                  <w:color w:val="000000" w:themeColor="text1"/>
                </w:rPr>
                <w:t xml:space="preserve"> </w:t>
              </w:r>
            </w:ins>
            <w:ins w:id="3823" w:author="st1" w:date="2021-05-07T15:41:00Z">
              <w:del w:id="3824" w:author="黃梓峻" w:date="2021-06-28T12:15:00Z">
                <w:r w:rsidRPr="00F63C93" w:rsidDel="005C0E10">
                  <w:rPr>
                    <w:rFonts w:ascii="標楷體" w:eastAsia="標楷體" w:hAnsi="標楷體" w:hint="eastAsia"/>
                    <w:color w:val="000000" w:themeColor="text1"/>
                    <w:rPrChange w:id="3825" w:author="黃梓峻" w:date="2021-06-28T12:14:00Z">
                      <w:rPr>
                        <w:rFonts w:eastAsia="標楷體" w:hint="eastAsia"/>
                        <w:color w:val="000000" w:themeColor="text1"/>
                      </w:rPr>
                    </w:rPrChange>
                  </w:rPr>
                  <w:delText>【</w:delText>
                </w:r>
                <w:r w:rsidRPr="00F63C93" w:rsidDel="005C0E10">
                  <w:rPr>
                    <w:rFonts w:ascii="標楷體" w:eastAsia="標楷體" w:hAnsi="標楷體"/>
                    <w:color w:val="000000" w:themeColor="text1"/>
                    <w:lang w:eastAsia="zh-HK"/>
                    <w:rPrChange w:id="3826" w:author="黃梓峻" w:date="2021-06-28T12:14:00Z">
                      <w:rPr>
                        <w:rFonts w:eastAsia="標楷體"/>
                        <w:color w:val="000000" w:themeColor="text1"/>
                        <w:lang w:eastAsia="zh-HK"/>
                      </w:rPr>
                    </w:rPrChange>
                  </w:rPr>
                  <w:delText>L</w:delText>
                </w:r>
                <w:r w:rsidRPr="00F63C93" w:rsidDel="005C0E10">
                  <w:rPr>
                    <w:rFonts w:ascii="標楷體" w:eastAsia="標楷體" w:hAnsi="標楷體"/>
                    <w:color w:val="000000" w:themeColor="text1"/>
                    <w:rPrChange w:id="3827" w:author="黃梓峻" w:date="2021-06-28T12:14:00Z">
                      <w:rPr>
                        <w:rFonts w:eastAsia="標楷體"/>
                        <w:color w:val="000000" w:themeColor="text1"/>
                      </w:rPr>
                    </w:rPrChange>
                  </w:rPr>
                  <w:delText>590</w:delText>
                </w:r>
              </w:del>
            </w:ins>
            <w:ins w:id="3828" w:author="st1" w:date="2021-05-07T16:14:00Z">
              <w:del w:id="3829" w:author="黃梓峻" w:date="2021-06-28T12:15:00Z">
                <w:r w:rsidRPr="00F63C93" w:rsidDel="005C0E10">
                  <w:rPr>
                    <w:rFonts w:ascii="標楷體" w:eastAsia="標楷體" w:hAnsi="標楷體"/>
                    <w:color w:val="000000" w:themeColor="text1"/>
                    <w:rPrChange w:id="3830" w:author="黃梓峻" w:date="2021-06-28T12:14:00Z">
                      <w:rPr>
                        <w:rFonts w:eastAsia="標楷體"/>
                        <w:color w:val="000000" w:themeColor="text1"/>
                      </w:rPr>
                    </w:rPrChange>
                  </w:rPr>
                  <w:delText>3</w:delText>
                </w:r>
                <w:r w:rsidRPr="00F63C93" w:rsidDel="005C0E10">
                  <w:rPr>
                    <w:rFonts w:ascii="標楷體" w:eastAsia="標楷體" w:hAnsi="標楷體" w:hint="eastAsia"/>
                    <w:lang w:eastAsia="x-none"/>
                  </w:rPr>
                  <w:delText>檔案借閱明細資料查詢</w:delText>
                </w:r>
              </w:del>
            </w:ins>
            <w:ins w:id="3831" w:author="st1" w:date="2021-05-07T15:41:00Z">
              <w:del w:id="3832" w:author="黃梓峻" w:date="2021-06-28T12:15:00Z">
                <w:r w:rsidRPr="00F63C93" w:rsidDel="005C0E10">
                  <w:rPr>
                    <w:rFonts w:ascii="標楷體" w:eastAsia="標楷體" w:hAnsi="標楷體" w:hint="eastAsia"/>
                    <w:color w:val="000000" w:themeColor="text1"/>
                    <w:rPrChange w:id="3833" w:author="黃梓峻" w:date="2021-06-28T12:14:00Z">
                      <w:rPr>
                        <w:rFonts w:eastAsia="標楷體" w:hint="eastAsia"/>
                        <w:color w:val="000000" w:themeColor="text1"/>
                      </w:rPr>
                    </w:rPrChange>
                  </w:rPr>
                  <w:delText>】</w:delText>
                </w:r>
                <w:r w:rsidRPr="00F63C93" w:rsidDel="005C0E10">
                  <w:rPr>
                    <w:rFonts w:ascii="標楷體" w:eastAsia="標楷體" w:hAnsi="標楷體" w:hint="eastAsia"/>
                    <w:color w:val="000000" w:themeColor="text1"/>
                    <w:lang w:eastAsia="zh-HK"/>
                    <w:rPrChange w:id="3834" w:author="黃梓峻" w:date="2021-06-28T12:14:00Z">
                      <w:rPr>
                        <w:rFonts w:eastAsia="標楷體" w:hint="eastAsia"/>
                        <w:color w:val="000000" w:themeColor="text1"/>
                        <w:lang w:eastAsia="zh-HK"/>
                      </w:rPr>
                    </w:rPrChange>
                  </w:rPr>
                  <w:delText>功能</w:delText>
                </w:r>
                <w:r w:rsidRPr="00F63C93" w:rsidDel="005C0E10">
                  <w:rPr>
                    <w:rFonts w:ascii="標楷體" w:eastAsia="標楷體" w:hAnsi="標楷體" w:hint="eastAsia"/>
                    <w:color w:val="000000" w:themeColor="text1"/>
                    <w:rPrChange w:id="3835" w:author="黃梓峻" w:date="2021-06-28T12:14:00Z">
                      <w:rPr>
                        <w:rFonts w:eastAsia="標楷體" w:hint="eastAsia"/>
                        <w:color w:val="000000" w:themeColor="text1"/>
                      </w:rPr>
                    </w:rPrChange>
                  </w:rPr>
                  <w:delText>點「</w:delText>
                </w:r>
                <w:r w:rsidRPr="00F63C93" w:rsidDel="005C0E10">
                  <w:rPr>
                    <w:rFonts w:ascii="標楷體" w:eastAsia="標楷體" w:hAnsi="標楷體" w:hint="eastAsia"/>
                    <w:color w:val="000000" w:themeColor="text1"/>
                    <w:lang w:eastAsia="zh-HK"/>
                    <w:rPrChange w:id="3836" w:author="黃梓峻" w:date="2021-06-28T12:14:00Z">
                      <w:rPr>
                        <w:rFonts w:eastAsia="標楷體" w:hint="eastAsia"/>
                        <w:color w:val="000000" w:themeColor="text1"/>
                        <w:lang w:eastAsia="zh-HK"/>
                      </w:rPr>
                    </w:rPrChange>
                  </w:rPr>
                  <w:delText>新增</w:delText>
                </w:r>
                <w:r w:rsidRPr="00F63C93" w:rsidDel="005C0E10">
                  <w:rPr>
                    <w:rFonts w:ascii="標楷體" w:eastAsia="標楷體" w:hAnsi="標楷體" w:hint="eastAsia"/>
                    <w:color w:val="000000" w:themeColor="text1"/>
                    <w:rPrChange w:id="3837" w:author="黃梓峻" w:date="2021-06-28T12:14:00Z">
                      <w:rPr>
                        <w:rFonts w:eastAsia="標楷體" w:hint="eastAsia"/>
                        <w:color w:val="000000" w:themeColor="text1"/>
                      </w:rPr>
                    </w:rPrChange>
                  </w:rPr>
                  <w:delText>」</w:delText>
                </w:r>
              </w:del>
            </w:ins>
            <w:ins w:id="3838" w:author="st1" w:date="2021-05-07T15:51:00Z">
              <w:del w:id="3839" w:author="黃梓峻" w:date="2021-06-28T12:15:00Z">
                <w:r w:rsidRPr="00F63C93" w:rsidDel="005C0E10">
                  <w:rPr>
                    <w:rFonts w:ascii="標楷體" w:eastAsia="標楷體" w:hAnsi="標楷體" w:hint="eastAsia"/>
                    <w:color w:val="000000" w:themeColor="text1"/>
                    <w:rPrChange w:id="3840" w:author="黃梓峻" w:date="2021-06-28T12:14:00Z">
                      <w:rPr>
                        <w:rFonts w:eastAsia="標楷體" w:hint="eastAsia"/>
                        <w:color w:val="000000" w:themeColor="text1"/>
                      </w:rPr>
                    </w:rPrChange>
                  </w:rPr>
                  <w:delText>登錄</w:delText>
                </w:r>
              </w:del>
            </w:ins>
            <w:ins w:id="3841" w:author="st1" w:date="2021-05-07T15:41:00Z">
              <w:del w:id="3842" w:author="黃梓峻" w:date="2021-06-28T12:15:00Z">
                <w:r w:rsidRPr="00F63C93" w:rsidDel="005C0E10">
                  <w:rPr>
                    <w:rFonts w:ascii="標楷體" w:eastAsia="標楷體" w:hAnsi="標楷體" w:hint="eastAsia"/>
                    <w:color w:val="000000" w:themeColor="text1"/>
                    <w:lang w:eastAsia="zh-HK"/>
                    <w:rPrChange w:id="3843" w:author="黃梓峻" w:date="2021-06-28T12:14:00Z">
                      <w:rPr>
                        <w:rFonts w:eastAsia="標楷體" w:hint="eastAsia"/>
                        <w:color w:val="000000" w:themeColor="text1"/>
                        <w:lang w:eastAsia="zh-HK"/>
                      </w:rPr>
                    </w:rPrChange>
                  </w:rPr>
                  <w:delText>時顯示</w:delText>
                </w:r>
                <w:r w:rsidRPr="00F63C93" w:rsidDel="005C0E10">
                  <w:rPr>
                    <w:rFonts w:ascii="標楷體" w:eastAsia="標楷體" w:hAnsi="標楷體" w:hint="eastAsia"/>
                    <w:color w:val="000000" w:themeColor="text1"/>
                    <w:rPrChange w:id="3844" w:author="黃梓峻" w:date="2021-06-28T12:14:00Z">
                      <w:rPr>
                        <w:rFonts w:eastAsia="標楷體" w:hint="eastAsia"/>
                        <w:color w:val="000000" w:themeColor="text1"/>
                      </w:rPr>
                    </w:rPrChange>
                  </w:rPr>
                  <w:delText>。</w:delText>
                </w:r>
              </w:del>
            </w:ins>
          </w:p>
        </w:tc>
      </w:tr>
      <w:tr w:rsidR="00F63C93" w:rsidRPr="00F63C93" w14:paraId="3D5113C2" w14:textId="77777777" w:rsidTr="00067F94">
        <w:trPr>
          <w:ins w:id="3845" w:author="st1" w:date="2021-05-07T15:52:00Z"/>
        </w:trPr>
        <w:tc>
          <w:tcPr>
            <w:tcW w:w="851" w:type="dxa"/>
            <w:tcBorders>
              <w:top w:val="single" w:sz="4" w:space="0" w:color="auto"/>
              <w:left w:val="single" w:sz="4" w:space="0" w:color="auto"/>
              <w:bottom w:val="single" w:sz="4" w:space="0" w:color="auto"/>
              <w:right w:val="single" w:sz="4" w:space="0" w:color="auto"/>
            </w:tcBorders>
          </w:tcPr>
          <w:p w14:paraId="03AAF16E" w14:textId="77777777" w:rsidR="00F63C93" w:rsidRPr="00F63C93" w:rsidRDefault="00F63C93" w:rsidP="00F63C93">
            <w:pPr>
              <w:jc w:val="center"/>
              <w:rPr>
                <w:ins w:id="3846" w:author="st1" w:date="2021-05-07T15:52:00Z"/>
                <w:rFonts w:ascii="標楷體" w:eastAsia="標楷體" w:hAnsi="標楷體"/>
              </w:rPr>
            </w:pPr>
            <w:ins w:id="3847" w:author="st1" w:date="2021-05-07T15:52:00Z">
              <w:r w:rsidRPr="00F63C93">
                <w:rPr>
                  <w:rFonts w:ascii="標楷體" w:eastAsia="標楷體" w:hAnsi="標楷體"/>
                </w:rPr>
                <w:t>2</w:t>
              </w:r>
            </w:ins>
          </w:p>
        </w:tc>
        <w:tc>
          <w:tcPr>
            <w:tcW w:w="2126" w:type="dxa"/>
            <w:tcBorders>
              <w:top w:val="single" w:sz="4" w:space="0" w:color="auto"/>
              <w:left w:val="single" w:sz="4" w:space="0" w:color="auto"/>
              <w:bottom w:val="single" w:sz="4" w:space="0" w:color="auto"/>
              <w:right w:val="single" w:sz="4" w:space="0" w:color="auto"/>
            </w:tcBorders>
          </w:tcPr>
          <w:p w14:paraId="4FFCB0D2" w14:textId="77777777" w:rsidR="00F63C93" w:rsidRPr="00F63C93" w:rsidRDefault="00F63C93" w:rsidP="00F63C93">
            <w:pPr>
              <w:rPr>
                <w:ins w:id="3848" w:author="st1" w:date="2021-05-07T15:52:00Z"/>
                <w:rFonts w:ascii="標楷體" w:eastAsia="標楷體" w:hAnsi="標楷體"/>
                <w:lang w:eastAsia="zh-HK"/>
              </w:rPr>
            </w:pPr>
            <w:ins w:id="3849" w:author="黃梓峻" w:date="2021-06-28T12:15:00Z">
              <w:r w:rsidRPr="00F63C93">
                <w:rPr>
                  <w:rFonts w:ascii="標楷體" w:eastAsia="標楷體" w:hAnsi="標楷體" w:hint="eastAsia"/>
                  <w:lang w:eastAsia="zh-HK"/>
                </w:rPr>
                <w:t>離開</w:t>
              </w:r>
            </w:ins>
            <w:ins w:id="3850" w:author="st1" w:date="2021-05-07T15:52:00Z">
              <w:del w:id="3851" w:author="黃梓峻" w:date="2021-06-28T12:15:00Z">
                <w:r w:rsidRPr="00F63C93" w:rsidDel="00F0399A">
                  <w:rPr>
                    <w:rFonts w:ascii="標楷體" w:eastAsia="標楷體" w:hAnsi="標楷體" w:hint="eastAsia"/>
                    <w:lang w:eastAsia="zh-HK"/>
                  </w:rPr>
                  <w:delText>放行</w:delText>
                </w:r>
              </w:del>
            </w:ins>
          </w:p>
        </w:tc>
        <w:tc>
          <w:tcPr>
            <w:tcW w:w="7033" w:type="dxa"/>
            <w:tcBorders>
              <w:top w:val="single" w:sz="4" w:space="0" w:color="auto"/>
              <w:left w:val="single" w:sz="4" w:space="0" w:color="auto"/>
              <w:bottom w:val="single" w:sz="4" w:space="0" w:color="auto"/>
              <w:right w:val="single" w:sz="4" w:space="0" w:color="auto"/>
            </w:tcBorders>
          </w:tcPr>
          <w:p w14:paraId="2C185A68" w14:textId="77777777" w:rsidR="00F63C93" w:rsidRPr="00F63C93" w:rsidRDefault="00F63C93" w:rsidP="00F63C93">
            <w:pPr>
              <w:rPr>
                <w:ins w:id="3852" w:author="st1" w:date="2021-05-07T15:52:00Z"/>
                <w:rFonts w:ascii="標楷體" w:eastAsia="標楷體" w:hAnsi="標楷體"/>
                <w:color w:val="000000" w:themeColor="text1"/>
                <w:rPrChange w:id="3853" w:author="黃梓峻" w:date="2021-06-28T12:14:00Z">
                  <w:rPr>
                    <w:ins w:id="3854" w:author="st1" w:date="2021-05-07T15:52:00Z"/>
                    <w:rFonts w:eastAsia="標楷體"/>
                    <w:color w:val="000000" w:themeColor="text1"/>
                  </w:rPr>
                </w:rPrChange>
              </w:rPr>
            </w:pPr>
            <w:ins w:id="3855" w:author="黃梓峻" w:date="2021-06-28T12:15:00Z">
              <w:r w:rsidRPr="00F63C93">
                <w:rPr>
                  <w:rFonts w:ascii="標楷體" w:eastAsia="標楷體" w:hAnsi="標楷體" w:hint="eastAsia"/>
                  <w:lang w:eastAsia="zh-HK"/>
                </w:rPr>
                <w:t>關閉此查詢畫面</w:t>
              </w:r>
            </w:ins>
            <w:ins w:id="3856" w:author="st1" w:date="2021-05-07T15:52:00Z">
              <w:del w:id="3857" w:author="黃梓峻" w:date="2021-06-28T12:15:00Z">
                <w:r w:rsidRPr="00F63C93" w:rsidDel="00F0399A">
                  <w:rPr>
                    <w:rFonts w:ascii="標楷體" w:eastAsia="標楷體" w:hAnsi="標楷體" w:hint="eastAsia"/>
                    <w:lang w:eastAsia="zh-HK"/>
                  </w:rPr>
                  <w:delText>放行</w:delText>
                </w:r>
                <w:r w:rsidRPr="00F63C93" w:rsidDel="00F0399A">
                  <w:rPr>
                    <w:rFonts w:ascii="標楷體" w:eastAsia="標楷體" w:hAnsi="標楷體" w:hint="eastAsia"/>
                    <w:color w:val="000000" w:themeColor="text1"/>
                    <w:lang w:eastAsia="zh-HK"/>
                    <w:rPrChange w:id="3858" w:author="黃梓峻" w:date="2021-06-28T12:14:00Z">
                      <w:rPr>
                        <w:rFonts w:eastAsia="標楷體" w:hint="eastAsia"/>
                        <w:color w:val="000000" w:themeColor="text1"/>
                        <w:lang w:eastAsia="zh-HK"/>
                      </w:rPr>
                    </w:rPrChange>
                  </w:rPr>
                  <w:delText>時顯示</w:delText>
                </w:r>
                <w:r w:rsidRPr="00F63C93" w:rsidDel="00F0399A">
                  <w:rPr>
                    <w:rFonts w:ascii="標楷體" w:eastAsia="標楷體" w:hAnsi="標楷體" w:hint="eastAsia"/>
                    <w:color w:val="000000" w:themeColor="text1"/>
                    <w:rPrChange w:id="3859" w:author="黃梓峻" w:date="2021-06-28T12:14:00Z">
                      <w:rPr>
                        <w:rFonts w:eastAsia="標楷體" w:hint="eastAsia"/>
                        <w:color w:val="000000" w:themeColor="text1"/>
                      </w:rPr>
                    </w:rPrChange>
                  </w:rPr>
                  <w:delText>。</w:delText>
                </w:r>
              </w:del>
            </w:ins>
          </w:p>
        </w:tc>
      </w:tr>
      <w:tr w:rsidR="00F63C93" w:rsidRPr="00F63C93" w:rsidDel="003322B1" w14:paraId="753C173D"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3860" w:author="st1" w:date="2021-05-07T15:4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3861" w:author="st1" w:date="2021-05-07T15:41:00Z"/>
          <w:del w:id="3862" w:author="黃梓峻" w:date="2021-06-29T14:53:00Z"/>
          <w:trPrChange w:id="3863" w:author="st1" w:date="2021-05-07T15:4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3864" w:author="st1" w:date="2021-05-07T15:4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6A6FDA5B" w14:textId="77777777" w:rsidR="00F63C93" w:rsidRPr="00F63C93" w:rsidDel="003322B1" w:rsidRDefault="00F63C93" w:rsidP="00F63C93">
            <w:pPr>
              <w:adjustRightInd w:val="0"/>
              <w:spacing w:after="48"/>
              <w:rPr>
                <w:ins w:id="3865" w:author="st1" w:date="2021-05-07T15:41:00Z"/>
                <w:del w:id="3866" w:author="黃梓峻" w:date="2021-06-29T14:53:00Z"/>
                <w:rFonts w:ascii="標楷體" w:eastAsia="標楷體" w:hAnsi="標楷體" w:cs="標楷體"/>
                <w:kern w:val="0"/>
                <w:szCs w:val="28"/>
              </w:rPr>
            </w:pPr>
            <w:ins w:id="3867" w:author="st1" w:date="2021-05-07T15:52:00Z">
              <w:del w:id="3868" w:author="黃梓峻" w:date="2021-06-29T14:53:00Z">
                <w:r w:rsidRPr="00F63C93" w:rsidDel="003322B1">
                  <w:rPr>
                    <w:rFonts w:ascii="標楷體" w:eastAsia="標楷體" w:hAnsi="標楷體" w:cs="標楷體"/>
                    <w:kern w:val="0"/>
                    <w:szCs w:val="28"/>
                  </w:rPr>
                  <w:delText>3</w:delText>
                </w:r>
              </w:del>
            </w:ins>
          </w:p>
        </w:tc>
        <w:tc>
          <w:tcPr>
            <w:tcW w:w="2126" w:type="dxa"/>
            <w:tcBorders>
              <w:top w:val="single" w:sz="4" w:space="0" w:color="auto"/>
              <w:left w:val="single" w:sz="4" w:space="0" w:color="auto"/>
              <w:bottom w:val="single" w:sz="4" w:space="0" w:color="auto"/>
              <w:right w:val="single" w:sz="4" w:space="0" w:color="auto"/>
            </w:tcBorders>
            <w:tcPrChange w:id="3869" w:author="st1" w:date="2021-05-07T15:42:00Z">
              <w:tcPr>
                <w:tcW w:w="2126" w:type="dxa"/>
                <w:gridSpan w:val="2"/>
                <w:tcBorders>
                  <w:top w:val="single" w:sz="4" w:space="0" w:color="auto"/>
                  <w:left w:val="single" w:sz="4" w:space="0" w:color="auto"/>
                  <w:bottom w:val="single" w:sz="4" w:space="0" w:color="auto"/>
                  <w:right w:val="single" w:sz="4" w:space="0" w:color="auto"/>
                </w:tcBorders>
              </w:tcPr>
            </w:tcPrChange>
          </w:tcPr>
          <w:p w14:paraId="6018CFF0" w14:textId="77777777" w:rsidR="00F63C93" w:rsidRPr="00F63C93" w:rsidDel="003322B1" w:rsidRDefault="00F63C93" w:rsidP="00F63C93">
            <w:pPr>
              <w:adjustRightInd w:val="0"/>
              <w:spacing w:after="48"/>
              <w:rPr>
                <w:ins w:id="3870" w:author="st1" w:date="2021-05-07T15:41:00Z"/>
                <w:del w:id="3871" w:author="黃梓峻" w:date="2021-06-29T14:53:00Z"/>
                <w:rFonts w:ascii="標楷體" w:eastAsia="標楷體" w:hAnsi="標楷體" w:cs="標楷體"/>
                <w:kern w:val="0"/>
                <w:szCs w:val="28"/>
                <w:lang w:eastAsia="zh-HK"/>
              </w:rPr>
            </w:pPr>
            <w:ins w:id="3872" w:author="st1" w:date="2021-05-07T15:42:00Z">
              <w:del w:id="3873" w:author="黃梓峻" w:date="2021-06-28T12:15:00Z">
                <w:r w:rsidRPr="00F63C93" w:rsidDel="00E16B84">
                  <w:rPr>
                    <w:rFonts w:ascii="標楷體" w:eastAsia="標楷體" w:hAnsi="標楷體" w:cs="標楷體" w:hint="eastAsia"/>
                    <w:kern w:val="0"/>
                    <w:szCs w:val="28"/>
                    <w:lang w:eastAsia="zh-HK"/>
                  </w:rPr>
                  <w:delText>離開</w:delText>
                </w:r>
              </w:del>
            </w:ins>
          </w:p>
        </w:tc>
        <w:tc>
          <w:tcPr>
            <w:tcW w:w="7033" w:type="dxa"/>
            <w:tcBorders>
              <w:top w:val="single" w:sz="4" w:space="0" w:color="auto"/>
              <w:left w:val="single" w:sz="4" w:space="0" w:color="auto"/>
              <w:bottom w:val="single" w:sz="4" w:space="0" w:color="auto"/>
              <w:right w:val="single" w:sz="4" w:space="0" w:color="auto"/>
            </w:tcBorders>
            <w:tcPrChange w:id="3874" w:author="st1" w:date="2021-05-07T15:42:00Z">
              <w:tcPr>
                <w:tcW w:w="7033" w:type="dxa"/>
                <w:gridSpan w:val="2"/>
                <w:tcBorders>
                  <w:top w:val="single" w:sz="4" w:space="0" w:color="auto"/>
                  <w:left w:val="single" w:sz="4" w:space="0" w:color="auto"/>
                  <w:bottom w:val="single" w:sz="4" w:space="0" w:color="auto"/>
                  <w:right w:val="single" w:sz="4" w:space="0" w:color="auto"/>
                </w:tcBorders>
              </w:tcPr>
            </w:tcPrChange>
          </w:tcPr>
          <w:p w14:paraId="32EE2632" w14:textId="77777777" w:rsidR="00F63C93" w:rsidRPr="00F63C93" w:rsidDel="003322B1" w:rsidRDefault="00F63C93" w:rsidP="00F63C93">
            <w:pPr>
              <w:adjustRightInd w:val="0"/>
              <w:spacing w:after="48"/>
              <w:rPr>
                <w:ins w:id="3875" w:author="st1" w:date="2021-05-07T15:41:00Z"/>
                <w:del w:id="3876" w:author="黃梓峻" w:date="2021-06-29T14:53:00Z"/>
                <w:rFonts w:ascii="標楷體" w:eastAsia="標楷體" w:hAnsi="標楷體" w:cs="標楷體"/>
                <w:color w:val="000000" w:themeColor="text1"/>
                <w:kern w:val="0"/>
                <w:szCs w:val="28"/>
                <w:lang w:eastAsia="zh-HK"/>
              </w:rPr>
            </w:pPr>
            <w:ins w:id="3877" w:author="st1" w:date="2021-05-07T15:42:00Z">
              <w:del w:id="3878" w:author="黃梓峻" w:date="2021-06-28T12:15:00Z">
                <w:r w:rsidRPr="00F63C93" w:rsidDel="00E16B84">
                  <w:rPr>
                    <w:rFonts w:ascii="標楷體" w:eastAsia="標楷體" w:hAnsi="標楷體" w:cs="標楷體" w:hint="eastAsia"/>
                    <w:kern w:val="0"/>
                    <w:szCs w:val="28"/>
                    <w:lang w:eastAsia="zh-HK"/>
                  </w:rPr>
                  <w:delText>關閉此查詢畫面</w:delText>
                </w:r>
              </w:del>
            </w:ins>
          </w:p>
        </w:tc>
      </w:tr>
      <w:tr w:rsidR="00F63C93" w:rsidRPr="00F63C93" w:rsidDel="00E16B84" w14:paraId="36DA6AB7"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3879" w:author="st1" w:date="2021-05-07T15:42: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3880" w:author="st1" w:date="2021-05-07T15:41:00Z"/>
          <w:del w:id="3881" w:author="黃梓峻" w:date="2021-06-28T12:15:00Z"/>
          <w:trPrChange w:id="3882" w:author="st1" w:date="2021-05-07T15:42: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3883" w:author="st1" w:date="2021-05-07T15:42: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1D547F84" w14:textId="77777777" w:rsidR="00F63C93" w:rsidRPr="00F63C93" w:rsidDel="00E16B84" w:rsidRDefault="00F63C93" w:rsidP="00F63C93">
            <w:pPr>
              <w:adjustRightInd w:val="0"/>
              <w:spacing w:after="48"/>
              <w:rPr>
                <w:ins w:id="3884" w:author="st1" w:date="2021-05-07T15:41:00Z"/>
                <w:del w:id="3885" w:author="黃梓峻" w:date="2021-06-28T12:15:00Z"/>
                <w:rFonts w:ascii="標楷體" w:eastAsia="標楷體" w:hAnsi="標楷體" w:cs="標楷體"/>
                <w:kern w:val="0"/>
                <w:szCs w:val="28"/>
              </w:rPr>
            </w:pPr>
            <w:ins w:id="3886" w:author="st1" w:date="2021-05-07T15:52:00Z">
              <w:del w:id="3887" w:author="黃梓峻" w:date="2021-06-28T12:15:00Z">
                <w:r w:rsidRPr="00F63C93" w:rsidDel="00E16B84">
                  <w:rPr>
                    <w:rFonts w:ascii="標楷體" w:eastAsia="標楷體" w:hAnsi="標楷體" w:cs="標楷體"/>
                    <w:kern w:val="0"/>
                    <w:szCs w:val="28"/>
                  </w:rPr>
                  <w:delText>4</w:delText>
                </w:r>
              </w:del>
            </w:ins>
          </w:p>
        </w:tc>
        <w:tc>
          <w:tcPr>
            <w:tcW w:w="2126" w:type="dxa"/>
            <w:tcBorders>
              <w:top w:val="single" w:sz="4" w:space="0" w:color="auto"/>
              <w:left w:val="single" w:sz="4" w:space="0" w:color="auto"/>
              <w:bottom w:val="single" w:sz="4" w:space="0" w:color="auto"/>
              <w:right w:val="single" w:sz="4" w:space="0" w:color="auto"/>
            </w:tcBorders>
            <w:tcPrChange w:id="3888" w:author="st1" w:date="2021-05-07T15:42:00Z">
              <w:tcPr>
                <w:tcW w:w="2126" w:type="dxa"/>
                <w:gridSpan w:val="2"/>
                <w:tcBorders>
                  <w:top w:val="single" w:sz="4" w:space="0" w:color="auto"/>
                  <w:left w:val="single" w:sz="4" w:space="0" w:color="auto"/>
                  <w:bottom w:val="single" w:sz="4" w:space="0" w:color="auto"/>
                  <w:right w:val="single" w:sz="4" w:space="0" w:color="auto"/>
                </w:tcBorders>
              </w:tcPr>
            </w:tcPrChange>
          </w:tcPr>
          <w:p w14:paraId="4DACA446" w14:textId="77777777" w:rsidR="00F63C93" w:rsidRPr="00F63C93" w:rsidDel="00E16B84" w:rsidRDefault="00F63C93" w:rsidP="00F63C93">
            <w:pPr>
              <w:adjustRightInd w:val="0"/>
              <w:spacing w:after="48"/>
              <w:rPr>
                <w:ins w:id="3889" w:author="st1" w:date="2021-05-07T15:41:00Z"/>
                <w:del w:id="3890" w:author="黃梓峻" w:date="2021-06-28T12:15:00Z"/>
                <w:rFonts w:ascii="標楷體" w:eastAsia="標楷體" w:hAnsi="標楷體" w:cs="標楷體"/>
                <w:kern w:val="0"/>
                <w:szCs w:val="28"/>
                <w:lang w:eastAsia="zh-HK"/>
              </w:rPr>
            </w:pPr>
            <w:ins w:id="3891" w:author="st1" w:date="2021-05-07T15:42:00Z">
              <w:del w:id="3892" w:author="黃梓峻" w:date="2021-06-28T12:15:00Z">
                <w:r w:rsidRPr="00F63C93" w:rsidDel="00E16B84">
                  <w:rPr>
                    <w:rFonts w:ascii="標楷體" w:eastAsia="標楷體" w:hAnsi="標楷體" w:cs="標楷體" w:hint="eastAsia"/>
                    <w:kern w:val="0"/>
                    <w:szCs w:val="28"/>
                    <w:lang w:eastAsia="zh-HK"/>
                  </w:rPr>
                  <w:delText>重新交易</w:delText>
                </w:r>
              </w:del>
            </w:ins>
          </w:p>
        </w:tc>
        <w:tc>
          <w:tcPr>
            <w:tcW w:w="7033" w:type="dxa"/>
            <w:tcBorders>
              <w:top w:val="single" w:sz="4" w:space="0" w:color="auto"/>
              <w:left w:val="single" w:sz="4" w:space="0" w:color="auto"/>
              <w:bottom w:val="single" w:sz="4" w:space="0" w:color="auto"/>
              <w:right w:val="single" w:sz="4" w:space="0" w:color="auto"/>
            </w:tcBorders>
            <w:tcPrChange w:id="3893" w:author="st1" w:date="2021-05-07T15:42:00Z">
              <w:tcPr>
                <w:tcW w:w="7033" w:type="dxa"/>
                <w:gridSpan w:val="2"/>
                <w:tcBorders>
                  <w:top w:val="single" w:sz="4" w:space="0" w:color="auto"/>
                  <w:left w:val="single" w:sz="4" w:space="0" w:color="auto"/>
                  <w:bottom w:val="single" w:sz="4" w:space="0" w:color="auto"/>
                  <w:right w:val="single" w:sz="4" w:space="0" w:color="auto"/>
                </w:tcBorders>
              </w:tcPr>
            </w:tcPrChange>
          </w:tcPr>
          <w:p w14:paraId="7326E98B" w14:textId="77777777" w:rsidR="00F63C93" w:rsidRPr="00F63C93" w:rsidDel="00E16B84" w:rsidRDefault="00F63C93" w:rsidP="00F63C93">
            <w:pPr>
              <w:adjustRightInd w:val="0"/>
              <w:spacing w:after="48"/>
              <w:rPr>
                <w:ins w:id="3894" w:author="st1" w:date="2021-05-07T15:41:00Z"/>
                <w:del w:id="3895" w:author="黃梓峻" w:date="2021-06-28T12:15:00Z"/>
                <w:rFonts w:ascii="標楷體" w:eastAsia="標楷體" w:hAnsi="標楷體" w:cs="標楷體"/>
                <w:color w:val="000000" w:themeColor="text1"/>
                <w:kern w:val="0"/>
                <w:szCs w:val="28"/>
                <w:lang w:eastAsia="zh-HK"/>
              </w:rPr>
            </w:pPr>
            <w:ins w:id="3896" w:author="st1" w:date="2021-05-07T15:42:00Z">
              <w:del w:id="3897" w:author="黃梓峻" w:date="2021-06-28T12:15:00Z">
                <w:r w:rsidRPr="00F63C93" w:rsidDel="00E16B84">
                  <w:rPr>
                    <w:rFonts w:ascii="標楷體" w:eastAsia="標楷體" w:hAnsi="標楷體" w:cs="標楷體" w:hint="eastAsia"/>
                    <w:kern w:val="0"/>
                    <w:szCs w:val="28"/>
                    <w:lang w:eastAsia="zh-HK"/>
                  </w:rPr>
                  <w:delText>功能新增且交易成功時顯示</w:delText>
                </w:r>
                <w:r w:rsidRPr="00F63C93" w:rsidDel="00E16B84">
                  <w:rPr>
                    <w:rFonts w:ascii="標楷體" w:eastAsia="標楷體" w:hAnsi="標楷體" w:cs="標楷體"/>
                    <w:kern w:val="0"/>
                    <w:szCs w:val="28"/>
                  </w:rPr>
                  <w:delText>,</w:delText>
                </w:r>
                <w:r w:rsidRPr="00F63C93" w:rsidDel="00E16B84">
                  <w:rPr>
                    <w:rFonts w:ascii="標楷體" w:eastAsia="標楷體" w:hAnsi="標楷體" w:cs="標楷體" w:hint="eastAsia"/>
                    <w:kern w:val="0"/>
                    <w:szCs w:val="28"/>
                    <w:lang w:eastAsia="zh-HK"/>
                  </w:rPr>
                  <w:delText>重新輸入另一筆</w:delText>
                </w:r>
              </w:del>
            </w:ins>
            <w:ins w:id="3898" w:author="st1" w:date="2021-05-07T15:45:00Z">
              <w:del w:id="3899" w:author="黃梓峻" w:date="2021-06-28T12:15:00Z">
                <w:r w:rsidRPr="00F63C93" w:rsidDel="00E16B84">
                  <w:rPr>
                    <w:rFonts w:ascii="標楷體" w:eastAsia="標楷體" w:hAnsi="標楷體" w:cs="標楷體" w:hint="eastAsia"/>
                    <w:color w:val="000000"/>
                    <w:kern w:val="0"/>
                    <w:szCs w:val="28"/>
                  </w:rPr>
                  <w:delText>檔案借閱檔</w:delText>
                </w:r>
              </w:del>
            </w:ins>
          </w:p>
        </w:tc>
      </w:tr>
    </w:tbl>
    <w:p w14:paraId="743CB3A3" w14:textId="77777777" w:rsidR="00F63C93" w:rsidRPr="00F63C93" w:rsidRDefault="00F63C93" w:rsidP="00F63C93">
      <w:pPr>
        <w:adjustRightInd w:val="0"/>
        <w:spacing w:after="48"/>
        <w:rPr>
          <w:ins w:id="3900" w:author="st1" w:date="2021-05-07T15:41:00Z"/>
          <w:rFonts w:ascii="Arial" w:eastAsia="標楷體" w:hAnsi="標楷體" w:cs="標楷體"/>
          <w:kern w:val="0"/>
          <w:szCs w:val="28"/>
        </w:rPr>
      </w:pPr>
    </w:p>
    <w:p w14:paraId="57C46727" w14:textId="77777777" w:rsidR="00F63C93" w:rsidRPr="00F63C93" w:rsidRDefault="00F63C93" w:rsidP="00F63C93">
      <w:pPr>
        <w:numPr>
          <w:ilvl w:val="0"/>
          <w:numId w:val="126"/>
        </w:numPr>
        <w:tabs>
          <w:tab w:val="num" w:pos="360"/>
        </w:tabs>
        <w:snapToGrid w:val="0"/>
        <w:ind w:left="1418" w:firstLine="0"/>
        <w:rPr>
          <w:ins w:id="3901" w:author="st1" w:date="2021-05-07T15:41:00Z"/>
          <w:rFonts w:eastAsia="標楷體"/>
          <w:sz w:val="26"/>
        </w:rPr>
      </w:pPr>
      <w:ins w:id="3902" w:author="st1" w:date="2021-05-07T15:41:00Z">
        <w:r w:rsidRPr="00F63C93">
          <w:rPr>
            <w:rFonts w:eastAsia="標楷體" w:hint="eastAsia"/>
            <w:sz w:val="26"/>
          </w:rPr>
          <w:t>畫面資料說明</w:t>
        </w:r>
      </w:ins>
      <w:ins w:id="3903" w:author="黃梓峻" w:date="2021-05-12T14:46:00Z">
        <w:r w:rsidRPr="00F63C93">
          <w:rPr>
            <w:rFonts w:ascii="標楷體" w:eastAsia="標楷體" w:hAnsi="標楷體" w:hint="eastAsia"/>
            <w:sz w:val="26"/>
            <w:szCs w:val="26"/>
          </w:rPr>
          <w:t>－申請</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3904" w:author="黃梓峻" w:date="2021-06-28T11:53: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534"/>
        <w:gridCol w:w="1275"/>
        <w:gridCol w:w="851"/>
        <w:gridCol w:w="1417"/>
        <w:gridCol w:w="1701"/>
        <w:gridCol w:w="567"/>
        <w:gridCol w:w="709"/>
        <w:gridCol w:w="3366"/>
        <w:tblGridChange w:id="3905">
          <w:tblGrid>
            <w:gridCol w:w="113"/>
            <w:gridCol w:w="342"/>
            <w:gridCol w:w="192"/>
            <w:gridCol w:w="262"/>
            <w:gridCol w:w="1013"/>
            <w:gridCol w:w="851"/>
            <w:gridCol w:w="1417"/>
            <w:gridCol w:w="1132"/>
            <w:gridCol w:w="569"/>
            <w:gridCol w:w="567"/>
            <w:gridCol w:w="709"/>
            <w:gridCol w:w="3253"/>
            <w:gridCol w:w="113"/>
          </w:tblGrid>
        </w:tblGridChange>
      </w:tblGrid>
      <w:tr w:rsidR="00F63C93" w:rsidRPr="00F63C93" w14:paraId="2E049C3C" w14:textId="77777777" w:rsidTr="00067F94">
        <w:trPr>
          <w:trHeight w:val="388"/>
          <w:tblHeader/>
          <w:jc w:val="center"/>
          <w:ins w:id="3906" w:author="st1" w:date="2021-05-07T15:41:00Z"/>
          <w:trPrChange w:id="3907" w:author="黃梓峻" w:date="2021-06-28T11:53:00Z">
            <w:trPr>
              <w:gridAfter w:val="0"/>
              <w:trHeight w:val="388"/>
              <w:tblHeader/>
              <w:jc w:val="center"/>
            </w:trPr>
          </w:trPrChange>
        </w:trPr>
        <w:tc>
          <w:tcPr>
            <w:tcW w:w="534" w:type="dxa"/>
            <w:vMerge w:val="restart"/>
            <w:tcBorders>
              <w:top w:val="single" w:sz="4" w:space="0" w:color="auto"/>
              <w:left w:val="single" w:sz="4" w:space="0" w:color="auto"/>
              <w:bottom w:val="single" w:sz="4" w:space="0" w:color="auto"/>
              <w:right w:val="single" w:sz="4" w:space="0" w:color="auto"/>
            </w:tcBorders>
            <w:shd w:val="clear" w:color="auto" w:fill="D9D9D9"/>
            <w:hideMark/>
            <w:tcPrChange w:id="3908" w:author="黃梓峻" w:date="2021-06-28T11:53:00Z">
              <w:tcPr>
                <w:tcW w:w="521" w:type="dxa"/>
                <w:gridSpan w:val="2"/>
                <w:vMerge w:val="restart"/>
                <w:tcBorders>
                  <w:top w:val="single" w:sz="4" w:space="0" w:color="auto"/>
                  <w:left w:val="single" w:sz="4" w:space="0" w:color="auto"/>
                  <w:bottom w:val="single" w:sz="4" w:space="0" w:color="auto"/>
                  <w:right w:val="single" w:sz="4" w:space="0" w:color="auto"/>
                </w:tcBorders>
                <w:shd w:val="clear" w:color="auto" w:fill="D9D9D9"/>
                <w:hideMark/>
              </w:tcPr>
            </w:tcPrChange>
          </w:tcPr>
          <w:p w14:paraId="24B63596" w14:textId="77777777" w:rsidR="00F63C93" w:rsidRPr="00F63C93" w:rsidRDefault="00F63C93" w:rsidP="00F63C93">
            <w:pPr>
              <w:rPr>
                <w:ins w:id="3909" w:author="st1" w:date="2021-05-07T15:41:00Z"/>
                <w:rFonts w:ascii="標楷體" w:eastAsia="標楷體" w:hAnsi="標楷體"/>
              </w:rPr>
            </w:pPr>
            <w:ins w:id="3910" w:author="st1" w:date="2021-05-07T15:41:00Z">
              <w:r w:rsidRPr="00F63C93">
                <w:rPr>
                  <w:rFonts w:ascii="標楷體" w:eastAsia="標楷體" w:hAnsi="標楷體" w:hint="eastAsia"/>
                </w:rPr>
                <w:t>序號</w:t>
              </w:r>
            </w:ins>
          </w:p>
        </w:tc>
        <w:tc>
          <w:tcPr>
            <w:tcW w:w="1275" w:type="dxa"/>
            <w:vMerge w:val="restart"/>
            <w:tcBorders>
              <w:top w:val="single" w:sz="4" w:space="0" w:color="auto"/>
              <w:left w:val="single" w:sz="4" w:space="0" w:color="auto"/>
              <w:bottom w:val="single" w:sz="4" w:space="0" w:color="auto"/>
              <w:right w:val="single" w:sz="4" w:space="0" w:color="auto"/>
            </w:tcBorders>
            <w:shd w:val="clear" w:color="auto" w:fill="D9D9D9"/>
            <w:hideMark/>
            <w:tcPrChange w:id="3911" w:author="黃梓峻" w:date="2021-06-28T11:53:00Z">
              <w:tcPr>
                <w:tcW w:w="1107" w:type="dxa"/>
                <w:gridSpan w:val="2"/>
                <w:vMerge w:val="restart"/>
                <w:tcBorders>
                  <w:top w:val="single" w:sz="4" w:space="0" w:color="auto"/>
                  <w:left w:val="single" w:sz="4" w:space="0" w:color="auto"/>
                  <w:bottom w:val="single" w:sz="4" w:space="0" w:color="auto"/>
                  <w:right w:val="single" w:sz="4" w:space="0" w:color="auto"/>
                </w:tcBorders>
                <w:shd w:val="clear" w:color="auto" w:fill="D9D9D9"/>
                <w:hideMark/>
              </w:tcPr>
            </w:tcPrChange>
          </w:tcPr>
          <w:p w14:paraId="7D327CFA" w14:textId="77777777" w:rsidR="00F63C93" w:rsidRPr="00F63C93" w:rsidRDefault="00F63C93" w:rsidP="00F63C93">
            <w:pPr>
              <w:rPr>
                <w:ins w:id="3912" w:author="st1" w:date="2021-05-07T15:41:00Z"/>
                <w:rFonts w:ascii="標楷體" w:eastAsia="標楷體" w:hAnsi="標楷體"/>
              </w:rPr>
            </w:pPr>
            <w:ins w:id="3913" w:author="st1" w:date="2021-05-07T15:41:00Z">
              <w:r w:rsidRPr="00F63C93">
                <w:rPr>
                  <w:rFonts w:ascii="標楷體" w:eastAsia="標楷體" w:hAnsi="標楷體" w:hint="eastAsia"/>
                </w:rPr>
                <w:t>欄位</w:t>
              </w:r>
            </w:ins>
          </w:p>
        </w:tc>
        <w:tc>
          <w:tcPr>
            <w:tcW w:w="5245" w:type="dxa"/>
            <w:gridSpan w:val="5"/>
            <w:tcBorders>
              <w:top w:val="single" w:sz="4" w:space="0" w:color="auto"/>
              <w:left w:val="single" w:sz="4" w:space="0" w:color="auto"/>
              <w:bottom w:val="single" w:sz="4" w:space="0" w:color="auto"/>
              <w:right w:val="single" w:sz="4" w:space="0" w:color="auto"/>
            </w:tcBorders>
            <w:shd w:val="clear" w:color="auto" w:fill="D9D9D9"/>
            <w:hideMark/>
            <w:tcPrChange w:id="3914" w:author="黃梓峻" w:date="2021-06-28T11:53:00Z">
              <w:tcPr>
                <w:tcW w:w="5456" w:type="dxa"/>
                <w:gridSpan w:val="4"/>
                <w:tcBorders>
                  <w:top w:val="single" w:sz="4" w:space="0" w:color="auto"/>
                  <w:left w:val="single" w:sz="4" w:space="0" w:color="auto"/>
                  <w:bottom w:val="single" w:sz="4" w:space="0" w:color="auto"/>
                  <w:right w:val="single" w:sz="4" w:space="0" w:color="auto"/>
                </w:tcBorders>
                <w:shd w:val="clear" w:color="auto" w:fill="D9D9D9"/>
                <w:hideMark/>
              </w:tcPr>
            </w:tcPrChange>
          </w:tcPr>
          <w:p w14:paraId="14F17996" w14:textId="77777777" w:rsidR="00F63C93" w:rsidRPr="00F63C93" w:rsidRDefault="00F63C93" w:rsidP="00F63C93">
            <w:pPr>
              <w:jc w:val="center"/>
              <w:rPr>
                <w:ins w:id="3915" w:author="st1" w:date="2021-05-07T15:41:00Z"/>
                <w:rFonts w:ascii="標楷體" w:eastAsia="標楷體" w:hAnsi="標楷體"/>
              </w:rPr>
            </w:pPr>
            <w:ins w:id="3916" w:author="st1" w:date="2021-05-07T15:41:00Z">
              <w:r w:rsidRPr="00F63C93">
                <w:rPr>
                  <w:rFonts w:ascii="標楷體" w:eastAsia="標楷體" w:hAnsi="標楷體" w:hint="eastAsia"/>
                </w:rPr>
                <w:t>說明</w:t>
              </w:r>
            </w:ins>
          </w:p>
        </w:tc>
        <w:tc>
          <w:tcPr>
            <w:tcW w:w="3366" w:type="dxa"/>
            <w:vMerge w:val="restart"/>
            <w:tcBorders>
              <w:top w:val="single" w:sz="4" w:space="0" w:color="auto"/>
              <w:left w:val="single" w:sz="4" w:space="0" w:color="auto"/>
              <w:bottom w:val="single" w:sz="4" w:space="0" w:color="auto"/>
              <w:right w:val="single" w:sz="4" w:space="0" w:color="auto"/>
            </w:tcBorders>
            <w:shd w:val="clear" w:color="auto" w:fill="D9D9D9"/>
            <w:hideMark/>
            <w:tcPrChange w:id="3917" w:author="黃梓峻" w:date="2021-06-28T11:53:00Z">
              <w:tcPr>
                <w:tcW w:w="3336" w:type="dxa"/>
                <w:gridSpan w:val="4"/>
                <w:vMerge w:val="restart"/>
                <w:tcBorders>
                  <w:top w:val="single" w:sz="4" w:space="0" w:color="auto"/>
                  <w:left w:val="single" w:sz="4" w:space="0" w:color="auto"/>
                  <w:bottom w:val="single" w:sz="4" w:space="0" w:color="auto"/>
                  <w:right w:val="single" w:sz="4" w:space="0" w:color="auto"/>
                </w:tcBorders>
                <w:shd w:val="clear" w:color="auto" w:fill="D9D9D9"/>
                <w:hideMark/>
              </w:tcPr>
            </w:tcPrChange>
          </w:tcPr>
          <w:p w14:paraId="0ED21F3A" w14:textId="77777777" w:rsidR="00F63C93" w:rsidRPr="00F63C93" w:rsidRDefault="00F63C93" w:rsidP="00F63C93">
            <w:pPr>
              <w:rPr>
                <w:ins w:id="3918" w:author="st1" w:date="2021-05-07T15:41:00Z"/>
                <w:rFonts w:ascii="標楷體" w:eastAsia="標楷體" w:hAnsi="標楷體"/>
              </w:rPr>
            </w:pPr>
            <w:ins w:id="3919" w:author="st1" w:date="2021-05-07T15:41:00Z">
              <w:r w:rsidRPr="00F63C93">
                <w:rPr>
                  <w:rFonts w:ascii="標楷體" w:eastAsia="標楷體" w:hAnsi="標楷體" w:hint="eastAsia"/>
                </w:rPr>
                <w:t>處理邏輯及注意事項</w:t>
              </w:r>
            </w:ins>
          </w:p>
        </w:tc>
      </w:tr>
      <w:tr w:rsidR="00F63C93" w:rsidRPr="00F63C93" w14:paraId="52AF4F9B" w14:textId="77777777" w:rsidTr="00067F94">
        <w:trPr>
          <w:trHeight w:val="244"/>
          <w:tblHeader/>
          <w:jc w:val="center"/>
          <w:ins w:id="3920" w:author="st1" w:date="2021-05-07T15:41:00Z"/>
        </w:trPr>
        <w:tc>
          <w:tcPr>
            <w:tcW w:w="534" w:type="dxa"/>
            <w:vMerge/>
            <w:tcBorders>
              <w:top w:val="single" w:sz="4" w:space="0" w:color="auto"/>
              <w:left w:val="single" w:sz="4" w:space="0" w:color="auto"/>
              <w:bottom w:val="single" w:sz="4" w:space="0" w:color="auto"/>
              <w:right w:val="single" w:sz="4" w:space="0" w:color="auto"/>
            </w:tcBorders>
            <w:vAlign w:val="center"/>
            <w:hideMark/>
          </w:tcPr>
          <w:p w14:paraId="01EA6B10" w14:textId="77777777" w:rsidR="00F63C93" w:rsidRPr="00F63C93" w:rsidRDefault="00F63C93" w:rsidP="00F63C93">
            <w:pPr>
              <w:widowControl/>
              <w:rPr>
                <w:ins w:id="3921" w:author="st1" w:date="2021-05-07T15:41:00Z"/>
                <w:rFonts w:ascii="標楷體" w:eastAsia="標楷體" w:hAnsi="標楷體"/>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14:paraId="191A004F" w14:textId="77777777" w:rsidR="00F63C93" w:rsidRPr="00F63C93" w:rsidRDefault="00F63C93" w:rsidP="00F63C93">
            <w:pPr>
              <w:widowControl/>
              <w:rPr>
                <w:ins w:id="3922" w:author="st1" w:date="2021-05-07T15:41:00Z"/>
                <w:rFonts w:ascii="標楷體" w:eastAsia="標楷體" w:hAnsi="標楷體"/>
              </w:rPr>
            </w:pPr>
          </w:p>
        </w:tc>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158A92B9" w14:textId="77777777" w:rsidR="00F63C93" w:rsidRPr="00F63C93" w:rsidRDefault="00F63C93" w:rsidP="00F63C93">
            <w:pPr>
              <w:rPr>
                <w:ins w:id="3923" w:author="st1" w:date="2021-05-07T15:41:00Z"/>
                <w:rFonts w:ascii="標楷體" w:eastAsia="標楷體" w:hAnsi="標楷體"/>
              </w:rPr>
            </w:pPr>
            <w:r w:rsidRPr="00F63C93">
              <w:rPr>
                <w:rFonts w:ascii="標楷體" w:eastAsia="標楷體" w:hAnsi="標楷體" w:hint="eastAsia"/>
              </w:rPr>
              <w:t>資料長度</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002B7A49" w14:textId="77777777" w:rsidR="00F63C93" w:rsidRPr="00F63C93" w:rsidRDefault="00F63C93" w:rsidP="00F63C93">
            <w:pPr>
              <w:rPr>
                <w:ins w:id="3924" w:author="st1" w:date="2021-05-07T15:41:00Z"/>
                <w:rFonts w:ascii="標楷體" w:eastAsia="標楷體" w:hAnsi="標楷體"/>
              </w:rPr>
            </w:pPr>
            <w:ins w:id="3925" w:author="st1" w:date="2021-05-07T15:41:00Z">
              <w:r w:rsidRPr="00F63C93">
                <w:rPr>
                  <w:rFonts w:ascii="標楷體" w:eastAsia="標楷體" w:hAnsi="標楷體" w:hint="eastAsia"/>
                </w:rPr>
                <w:t>預設值</w:t>
              </w:r>
            </w:ins>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1EFEE30A" w14:textId="77777777" w:rsidR="00F63C93" w:rsidRPr="00F63C93" w:rsidRDefault="00F63C93" w:rsidP="00F63C93">
            <w:pPr>
              <w:rPr>
                <w:ins w:id="3926" w:author="st1" w:date="2021-05-07T15:41:00Z"/>
                <w:rFonts w:ascii="標楷體" w:eastAsia="標楷體" w:hAnsi="標楷體"/>
              </w:rPr>
            </w:pPr>
            <w:ins w:id="3927" w:author="st1" w:date="2021-05-07T15:41:00Z">
              <w:r w:rsidRPr="00F63C93">
                <w:rPr>
                  <w:rFonts w:ascii="標楷體" w:eastAsia="標楷體" w:hAnsi="標楷體" w:hint="eastAsia"/>
                </w:rPr>
                <w:t>選單內容</w:t>
              </w:r>
            </w:ins>
          </w:p>
        </w:tc>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3358CA08" w14:textId="77777777" w:rsidR="00F63C93" w:rsidRPr="00F63C93" w:rsidRDefault="00F63C93" w:rsidP="00F63C93">
            <w:pPr>
              <w:rPr>
                <w:ins w:id="3928" w:author="st1" w:date="2021-05-07T15:41:00Z"/>
                <w:rFonts w:ascii="標楷體" w:eastAsia="標楷體" w:hAnsi="標楷體"/>
              </w:rPr>
            </w:pPr>
            <w:ins w:id="3929" w:author="st1" w:date="2021-05-07T15:41:00Z">
              <w:r w:rsidRPr="00F63C93">
                <w:rPr>
                  <w:rFonts w:ascii="標楷體" w:eastAsia="標楷體" w:hAnsi="標楷體" w:hint="eastAsia"/>
                </w:rPr>
                <w:t>必填</w:t>
              </w:r>
            </w:ins>
          </w:p>
        </w:tc>
        <w:tc>
          <w:tcPr>
            <w:tcW w:w="709" w:type="dxa"/>
            <w:tcBorders>
              <w:top w:val="single" w:sz="4" w:space="0" w:color="auto"/>
              <w:left w:val="single" w:sz="4" w:space="0" w:color="auto"/>
              <w:bottom w:val="single" w:sz="4" w:space="0" w:color="auto"/>
              <w:right w:val="single" w:sz="4" w:space="0" w:color="auto"/>
            </w:tcBorders>
            <w:shd w:val="clear" w:color="auto" w:fill="D9D9D9"/>
            <w:hideMark/>
          </w:tcPr>
          <w:p w14:paraId="704B5D22" w14:textId="77777777" w:rsidR="00F63C93" w:rsidRPr="00F63C93" w:rsidRDefault="00F63C93" w:rsidP="00F63C93">
            <w:pPr>
              <w:rPr>
                <w:ins w:id="3930" w:author="st1" w:date="2021-05-07T15:41:00Z"/>
                <w:rFonts w:ascii="標楷體" w:eastAsia="標楷體" w:hAnsi="標楷體"/>
              </w:rPr>
            </w:pPr>
            <w:ins w:id="3931" w:author="st1" w:date="2021-05-07T15:41:00Z">
              <w:r w:rsidRPr="00F63C93">
                <w:rPr>
                  <w:rFonts w:ascii="標楷體" w:eastAsia="標楷體" w:hAnsi="標楷體"/>
                </w:rPr>
                <w:t>R/W</w:t>
              </w:r>
            </w:ins>
          </w:p>
        </w:tc>
        <w:tc>
          <w:tcPr>
            <w:tcW w:w="3366" w:type="dxa"/>
            <w:vMerge/>
            <w:tcBorders>
              <w:top w:val="single" w:sz="4" w:space="0" w:color="auto"/>
              <w:left w:val="single" w:sz="4" w:space="0" w:color="auto"/>
              <w:bottom w:val="single" w:sz="4" w:space="0" w:color="auto"/>
              <w:right w:val="single" w:sz="4" w:space="0" w:color="auto"/>
            </w:tcBorders>
            <w:vAlign w:val="center"/>
            <w:hideMark/>
          </w:tcPr>
          <w:p w14:paraId="1640E574" w14:textId="77777777" w:rsidR="00F63C93" w:rsidRPr="00F63C93" w:rsidRDefault="00F63C93" w:rsidP="00F63C93">
            <w:pPr>
              <w:widowControl/>
              <w:rPr>
                <w:ins w:id="3932" w:author="st1" w:date="2021-05-07T15:41:00Z"/>
                <w:rFonts w:ascii="標楷體" w:eastAsia="標楷體" w:hAnsi="標楷體"/>
              </w:rPr>
            </w:pPr>
          </w:p>
        </w:tc>
      </w:tr>
      <w:tr w:rsidR="00F63C93" w:rsidRPr="00F63C93" w14:paraId="3F0F9B7D" w14:textId="77777777" w:rsidTr="00067F94">
        <w:trPr>
          <w:trHeight w:val="244"/>
          <w:jc w:val="center"/>
          <w:ins w:id="3933" w:author="st1" w:date="2021-05-07T15:41:00Z"/>
        </w:trPr>
        <w:tc>
          <w:tcPr>
            <w:tcW w:w="534" w:type="dxa"/>
            <w:tcBorders>
              <w:top w:val="single" w:sz="4" w:space="0" w:color="auto"/>
              <w:left w:val="single" w:sz="4" w:space="0" w:color="auto"/>
              <w:bottom w:val="single" w:sz="4" w:space="0" w:color="auto"/>
              <w:right w:val="single" w:sz="4" w:space="0" w:color="auto"/>
            </w:tcBorders>
            <w:hideMark/>
          </w:tcPr>
          <w:p w14:paraId="2A8DDD8E" w14:textId="77777777" w:rsidR="00F63C93" w:rsidRPr="00F63C93" w:rsidRDefault="00F63C93" w:rsidP="00F63C93">
            <w:pPr>
              <w:rPr>
                <w:ins w:id="3934" w:author="st1" w:date="2021-05-07T15:41:00Z"/>
                <w:rFonts w:ascii="標楷體" w:eastAsia="標楷體" w:hAnsi="標楷體"/>
              </w:rPr>
            </w:pPr>
            <w:ins w:id="3935" w:author="st1" w:date="2021-05-07T15:41:00Z">
              <w:r w:rsidRPr="00F63C93">
                <w:rPr>
                  <w:rFonts w:ascii="標楷體" w:eastAsia="標楷體" w:hAnsi="標楷體"/>
                </w:rPr>
                <w:t>1</w:t>
              </w:r>
            </w:ins>
          </w:p>
        </w:tc>
        <w:tc>
          <w:tcPr>
            <w:tcW w:w="1275" w:type="dxa"/>
            <w:tcBorders>
              <w:top w:val="single" w:sz="4" w:space="0" w:color="auto"/>
              <w:left w:val="single" w:sz="4" w:space="0" w:color="auto"/>
              <w:bottom w:val="single" w:sz="4" w:space="0" w:color="auto"/>
              <w:right w:val="single" w:sz="4" w:space="0" w:color="auto"/>
            </w:tcBorders>
            <w:hideMark/>
          </w:tcPr>
          <w:p w14:paraId="1F7947CF" w14:textId="77777777" w:rsidR="00F63C93" w:rsidRPr="00F63C93" w:rsidRDefault="00F63C93" w:rsidP="00F63C93">
            <w:pPr>
              <w:rPr>
                <w:ins w:id="3936" w:author="st1" w:date="2021-05-07T15:41:00Z"/>
                <w:rFonts w:ascii="標楷體" w:eastAsia="標楷體" w:hAnsi="標楷體"/>
                <w:lang w:eastAsia="ja-JP"/>
              </w:rPr>
            </w:pPr>
            <w:ins w:id="3937" w:author="st1" w:date="2021-05-07T15:47:00Z">
              <w:r w:rsidRPr="00F63C93">
                <w:rPr>
                  <w:rFonts w:ascii="標楷體" w:eastAsia="標楷體" w:hAnsi="標楷體" w:hint="eastAsia"/>
                </w:rPr>
                <w:t>登放記號</w:t>
              </w:r>
            </w:ins>
          </w:p>
        </w:tc>
        <w:tc>
          <w:tcPr>
            <w:tcW w:w="851" w:type="dxa"/>
            <w:tcBorders>
              <w:top w:val="single" w:sz="4" w:space="0" w:color="auto"/>
              <w:left w:val="single" w:sz="4" w:space="0" w:color="auto"/>
              <w:bottom w:val="single" w:sz="4" w:space="0" w:color="auto"/>
              <w:right w:val="single" w:sz="4" w:space="0" w:color="auto"/>
            </w:tcBorders>
            <w:hideMark/>
          </w:tcPr>
          <w:p w14:paraId="0AC4A506" w14:textId="77777777" w:rsidR="00F63C93" w:rsidRPr="00F63C93" w:rsidRDefault="00F63C93" w:rsidP="00F63C93">
            <w:pPr>
              <w:rPr>
                <w:ins w:id="3938" w:author="st1" w:date="2021-05-07T15:41:00Z"/>
                <w:rFonts w:ascii="標楷體" w:eastAsia="標楷體" w:hAnsi="標楷體"/>
              </w:rPr>
            </w:pPr>
          </w:p>
        </w:tc>
        <w:tc>
          <w:tcPr>
            <w:tcW w:w="1417" w:type="dxa"/>
            <w:tcBorders>
              <w:top w:val="single" w:sz="4" w:space="0" w:color="auto"/>
              <w:left w:val="single" w:sz="4" w:space="0" w:color="auto"/>
              <w:bottom w:val="single" w:sz="4" w:space="0" w:color="auto"/>
              <w:right w:val="single" w:sz="4" w:space="0" w:color="auto"/>
            </w:tcBorders>
          </w:tcPr>
          <w:p w14:paraId="34FB7BF8" w14:textId="77777777" w:rsidR="00F63C93" w:rsidRPr="00F63C93" w:rsidRDefault="00F63C93" w:rsidP="00F63C93">
            <w:pPr>
              <w:rPr>
                <w:ins w:id="3939" w:author="st1" w:date="2021-05-07T15:41:00Z"/>
                <w:rFonts w:ascii="標楷體" w:eastAsia="標楷體" w:hAnsi="標楷體"/>
              </w:rPr>
            </w:pPr>
            <w:r w:rsidRPr="00F63C93">
              <w:rPr>
                <w:rFonts w:ascii="標楷體" w:eastAsia="標楷體" w:hAnsi="標楷體" w:hint="eastAsia"/>
              </w:rPr>
              <w:t>登錄</w:t>
            </w:r>
          </w:p>
        </w:tc>
        <w:tc>
          <w:tcPr>
            <w:tcW w:w="1701" w:type="dxa"/>
            <w:tcBorders>
              <w:top w:val="single" w:sz="4" w:space="0" w:color="auto"/>
              <w:left w:val="single" w:sz="4" w:space="0" w:color="auto"/>
              <w:bottom w:val="single" w:sz="4" w:space="0" w:color="auto"/>
              <w:right w:val="single" w:sz="4" w:space="0" w:color="auto"/>
            </w:tcBorders>
          </w:tcPr>
          <w:p w14:paraId="2ECFBA0D" w14:textId="77777777" w:rsidR="00F63C93" w:rsidRPr="00F63C93" w:rsidRDefault="00F63C93" w:rsidP="00F63C93">
            <w:pPr>
              <w:rPr>
                <w:ins w:id="3940" w:author="st1" w:date="2021-05-07T15:41: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72216035" w14:textId="77777777" w:rsidR="00F63C93" w:rsidRPr="00F63C93" w:rsidRDefault="00F63C93" w:rsidP="00F63C93">
            <w:pPr>
              <w:rPr>
                <w:ins w:id="3941" w:author="st1" w:date="2021-05-07T15:41:00Z"/>
                <w:rFonts w:ascii="標楷體" w:eastAsia="標楷體" w:hAnsi="標楷體"/>
              </w:rPr>
            </w:pPr>
          </w:p>
        </w:tc>
        <w:tc>
          <w:tcPr>
            <w:tcW w:w="709" w:type="dxa"/>
            <w:tcBorders>
              <w:top w:val="single" w:sz="4" w:space="0" w:color="auto"/>
              <w:left w:val="single" w:sz="4" w:space="0" w:color="auto"/>
              <w:bottom w:val="single" w:sz="4" w:space="0" w:color="auto"/>
              <w:right w:val="single" w:sz="4" w:space="0" w:color="auto"/>
            </w:tcBorders>
            <w:hideMark/>
          </w:tcPr>
          <w:p w14:paraId="0574C925" w14:textId="77777777" w:rsidR="00F63C93" w:rsidRPr="00F63C93" w:rsidRDefault="00F63C93" w:rsidP="00F63C93">
            <w:pPr>
              <w:jc w:val="center"/>
              <w:rPr>
                <w:ins w:id="3942" w:author="st1" w:date="2021-05-07T15:41:00Z"/>
                <w:rFonts w:ascii="標楷體" w:eastAsia="標楷體" w:hAnsi="標楷體"/>
              </w:rPr>
            </w:pPr>
            <w:ins w:id="3943" w:author="st1" w:date="2021-05-07T15:41:00Z">
              <w:r w:rsidRPr="00F63C93">
                <w:rPr>
                  <w:rFonts w:ascii="標楷體" w:eastAsia="標楷體" w:hAnsi="標楷體"/>
                </w:rPr>
                <w:t>R</w:t>
              </w:r>
            </w:ins>
          </w:p>
        </w:tc>
        <w:tc>
          <w:tcPr>
            <w:tcW w:w="3366" w:type="dxa"/>
            <w:tcBorders>
              <w:top w:val="single" w:sz="4" w:space="0" w:color="auto"/>
              <w:left w:val="single" w:sz="4" w:space="0" w:color="auto"/>
              <w:bottom w:val="single" w:sz="4" w:space="0" w:color="auto"/>
              <w:right w:val="single" w:sz="4" w:space="0" w:color="auto"/>
            </w:tcBorders>
            <w:hideMark/>
          </w:tcPr>
          <w:p w14:paraId="6C553587" w14:textId="77777777" w:rsidR="00F63C93" w:rsidRPr="00F63C93" w:rsidRDefault="00F63C93" w:rsidP="00F63C93">
            <w:pPr>
              <w:rPr>
                <w:ins w:id="3944" w:author="st1" w:date="2021-05-07T15:41:00Z"/>
                <w:rFonts w:ascii="標楷體" w:eastAsia="標楷體" w:hAnsi="標楷體"/>
              </w:rPr>
            </w:pPr>
            <w:r w:rsidRPr="00F63C93">
              <w:rPr>
                <w:rFonts w:ascii="標楷體" w:eastAsia="標楷體" w:hAnsi="標楷體" w:hint="eastAsia"/>
              </w:rPr>
              <w:t>1.</w:t>
            </w:r>
            <w:ins w:id="3945" w:author="st1" w:date="2021-05-07T15:41:00Z">
              <w:r w:rsidRPr="00F63C93">
                <w:rPr>
                  <w:rFonts w:ascii="標楷體" w:eastAsia="標楷體" w:hAnsi="標楷體" w:hint="eastAsia"/>
                </w:rPr>
                <w:t>自動顯示</w:t>
              </w:r>
            </w:ins>
          </w:p>
          <w:p w14:paraId="1BF378E0" w14:textId="77777777" w:rsidR="00F63C93" w:rsidRPr="00F63C93" w:rsidRDefault="00F63C93" w:rsidP="00F63C93">
            <w:pPr>
              <w:rPr>
                <w:rFonts w:ascii="標楷體" w:eastAsia="標楷體" w:hAnsi="標楷體"/>
                <w:lang w:eastAsia="zh-HK"/>
              </w:rPr>
            </w:pPr>
            <w:r w:rsidRPr="00F63C93">
              <w:rPr>
                <w:rFonts w:ascii="標楷體" w:eastAsia="標楷體" w:hAnsi="標楷體" w:hint="eastAsia"/>
              </w:rPr>
              <w:t xml:space="preserve">  (1).經辦:[</w:t>
            </w:r>
            <w:ins w:id="3946" w:author="st1" w:date="2021-05-07T16:09:00Z">
              <w:r w:rsidRPr="00F63C93">
                <w:rPr>
                  <w:rFonts w:ascii="標楷體" w:eastAsia="標楷體" w:hAnsi="標楷體" w:hint="eastAsia"/>
                  <w:lang w:eastAsia="zh-HK"/>
                </w:rPr>
                <w:t>登錄</w:t>
              </w:r>
            </w:ins>
            <w:r w:rsidRPr="00F63C93">
              <w:rPr>
                <w:rFonts w:ascii="標楷體" w:eastAsia="標楷體" w:hAnsi="標楷體" w:hint="eastAsia"/>
              </w:rPr>
              <w:t>]</w:t>
            </w:r>
          </w:p>
          <w:p w14:paraId="6670F487" w14:textId="77777777" w:rsidR="00F63C93" w:rsidRPr="00F63C93" w:rsidRDefault="00F63C93" w:rsidP="00F63C93">
            <w:pPr>
              <w:rPr>
                <w:ins w:id="3947" w:author="st1" w:date="2021-05-07T15:59:00Z"/>
                <w:rFonts w:ascii="標楷體" w:eastAsia="標楷體" w:hAnsi="標楷體"/>
                <w:lang w:eastAsia="zh-HK"/>
              </w:rPr>
            </w:pPr>
            <w:r w:rsidRPr="00F63C93">
              <w:rPr>
                <w:rFonts w:ascii="標楷體" w:eastAsia="標楷體" w:hAnsi="標楷體" w:hint="eastAsia"/>
              </w:rPr>
              <w:t xml:space="preserve">  (2).主管:[</w:t>
            </w:r>
            <w:ins w:id="3948" w:author="st1" w:date="2021-05-07T16:09:00Z">
              <w:r w:rsidRPr="00F63C93">
                <w:rPr>
                  <w:rFonts w:ascii="標楷體" w:eastAsia="標楷體" w:hAnsi="標楷體" w:hint="eastAsia"/>
                  <w:lang w:eastAsia="zh-HK"/>
                </w:rPr>
                <w:t>放行</w:t>
              </w:r>
            </w:ins>
            <w:r w:rsidRPr="00F63C93">
              <w:rPr>
                <w:rFonts w:ascii="標楷體" w:eastAsia="標楷體" w:hAnsi="標楷體" w:hint="eastAsia"/>
              </w:rPr>
              <w:t>]</w:t>
            </w:r>
          </w:p>
          <w:p w14:paraId="1661C001" w14:textId="77777777" w:rsidR="00F63C93" w:rsidRPr="00F63C93" w:rsidRDefault="00F63C93" w:rsidP="00F63C93">
            <w:pPr>
              <w:rPr>
                <w:ins w:id="3949" w:author="st1" w:date="2021-05-07T15:41:00Z"/>
                <w:rFonts w:ascii="標楷體" w:eastAsia="標楷體" w:hAnsi="標楷體"/>
              </w:rPr>
            </w:pPr>
            <w:ins w:id="3950" w:author="st1" w:date="2021-05-07T15:59:00Z">
              <w:r w:rsidRPr="00F63C93">
                <w:rPr>
                  <w:rFonts w:ascii="標楷體" w:eastAsia="標楷體" w:hAnsi="標楷體"/>
                  <w:color w:val="000000"/>
                </w:rPr>
                <w:t>InnDocRecord</w:t>
              </w:r>
              <w:r w:rsidRPr="00F63C93">
                <w:rPr>
                  <w:rFonts w:ascii="標楷體" w:eastAsia="標楷體" w:hAnsi="標楷體"/>
                </w:rPr>
                <w:t>.TitaActFg</w:t>
              </w:r>
            </w:ins>
          </w:p>
        </w:tc>
      </w:tr>
      <w:tr w:rsidR="00F63C93" w:rsidRPr="00F63C93" w14:paraId="6692E9BF" w14:textId="77777777" w:rsidTr="00067F94">
        <w:trPr>
          <w:trHeight w:val="244"/>
          <w:jc w:val="center"/>
          <w:ins w:id="3951" w:author="st1" w:date="2021-05-07T15:52:00Z"/>
        </w:trPr>
        <w:tc>
          <w:tcPr>
            <w:tcW w:w="534" w:type="dxa"/>
            <w:tcBorders>
              <w:top w:val="single" w:sz="4" w:space="0" w:color="auto"/>
              <w:left w:val="single" w:sz="4" w:space="0" w:color="auto"/>
              <w:bottom w:val="single" w:sz="4" w:space="0" w:color="auto"/>
              <w:right w:val="single" w:sz="4" w:space="0" w:color="auto"/>
            </w:tcBorders>
          </w:tcPr>
          <w:p w14:paraId="54CCDBEE" w14:textId="77777777" w:rsidR="00F63C93" w:rsidRPr="00F63C93" w:rsidRDefault="00F63C93" w:rsidP="00F63C93">
            <w:pPr>
              <w:rPr>
                <w:ins w:id="3952" w:author="st1" w:date="2021-05-07T15:52:00Z"/>
                <w:rFonts w:ascii="標楷體" w:eastAsia="標楷體" w:hAnsi="標楷體"/>
              </w:rPr>
            </w:pPr>
            <w:ins w:id="3953" w:author="st1" w:date="2021-05-07T15:53:00Z">
              <w:r w:rsidRPr="00F63C93">
                <w:rPr>
                  <w:rFonts w:ascii="標楷體" w:eastAsia="標楷體" w:hAnsi="標楷體" w:hint="eastAsia"/>
                </w:rPr>
                <w:t>2</w:t>
              </w:r>
            </w:ins>
          </w:p>
        </w:tc>
        <w:tc>
          <w:tcPr>
            <w:tcW w:w="1275" w:type="dxa"/>
            <w:tcBorders>
              <w:top w:val="single" w:sz="4" w:space="0" w:color="auto"/>
              <w:left w:val="single" w:sz="4" w:space="0" w:color="auto"/>
              <w:bottom w:val="single" w:sz="4" w:space="0" w:color="auto"/>
              <w:right w:val="single" w:sz="4" w:space="0" w:color="auto"/>
            </w:tcBorders>
          </w:tcPr>
          <w:p w14:paraId="521E2B47" w14:textId="77777777" w:rsidR="00F63C93" w:rsidRPr="00F63C93" w:rsidRDefault="00F63C93" w:rsidP="00F63C93">
            <w:pPr>
              <w:rPr>
                <w:ins w:id="3954" w:author="st1" w:date="2021-05-07T15:52:00Z"/>
                <w:rFonts w:ascii="標楷體" w:eastAsia="標楷體" w:hAnsi="標楷體"/>
              </w:rPr>
            </w:pPr>
            <w:ins w:id="3955" w:author="st1" w:date="2021-05-07T15:52:00Z">
              <w:r w:rsidRPr="00F63C93">
                <w:rPr>
                  <w:rFonts w:ascii="標楷體" w:eastAsia="標楷體" w:hAnsi="標楷體" w:hint="eastAsia"/>
                </w:rPr>
                <w:t>申請或歸還</w:t>
              </w:r>
            </w:ins>
          </w:p>
        </w:tc>
        <w:tc>
          <w:tcPr>
            <w:tcW w:w="851" w:type="dxa"/>
            <w:tcBorders>
              <w:top w:val="single" w:sz="4" w:space="0" w:color="auto"/>
              <w:left w:val="single" w:sz="4" w:space="0" w:color="auto"/>
              <w:bottom w:val="single" w:sz="4" w:space="0" w:color="auto"/>
              <w:right w:val="single" w:sz="4" w:space="0" w:color="auto"/>
            </w:tcBorders>
          </w:tcPr>
          <w:p w14:paraId="6A6F1942" w14:textId="77777777" w:rsidR="00F63C93" w:rsidRPr="00F63C93" w:rsidRDefault="00F63C93" w:rsidP="00F63C93">
            <w:pPr>
              <w:rPr>
                <w:ins w:id="3956" w:author="st1" w:date="2021-05-07T15:52:00Z"/>
                <w:rFonts w:ascii="標楷體" w:eastAsia="標楷體" w:hAnsi="標楷體"/>
              </w:rPr>
            </w:pPr>
          </w:p>
        </w:tc>
        <w:tc>
          <w:tcPr>
            <w:tcW w:w="1417" w:type="dxa"/>
            <w:tcBorders>
              <w:top w:val="single" w:sz="4" w:space="0" w:color="auto"/>
              <w:left w:val="single" w:sz="4" w:space="0" w:color="auto"/>
              <w:bottom w:val="single" w:sz="4" w:space="0" w:color="auto"/>
              <w:right w:val="single" w:sz="4" w:space="0" w:color="auto"/>
            </w:tcBorders>
          </w:tcPr>
          <w:p w14:paraId="4328EA58" w14:textId="77777777" w:rsidR="00F63C93" w:rsidRPr="00F63C93" w:rsidRDefault="00F63C93" w:rsidP="00F63C93">
            <w:pPr>
              <w:rPr>
                <w:ins w:id="3957" w:author="st1" w:date="2021-05-07T15:52:00Z"/>
                <w:rFonts w:ascii="標楷體" w:eastAsia="標楷體" w:hAnsi="標楷體"/>
              </w:rPr>
            </w:pPr>
            <w:r w:rsidRPr="00F63C93">
              <w:rPr>
                <w:rFonts w:ascii="標楷體" w:eastAsia="標楷體" w:hAnsi="標楷體" w:hint="eastAsia"/>
              </w:rPr>
              <w:t>申請</w:t>
            </w:r>
          </w:p>
        </w:tc>
        <w:tc>
          <w:tcPr>
            <w:tcW w:w="1701" w:type="dxa"/>
            <w:tcBorders>
              <w:top w:val="single" w:sz="4" w:space="0" w:color="auto"/>
              <w:left w:val="single" w:sz="4" w:space="0" w:color="auto"/>
              <w:bottom w:val="single" w:sz="4" w:space="0" w:color="auto"/>
              <w:right w:val="single" w:sz="4" w:space="0" w:color="auto"/>
            </w:tcBorders>
          </w:tcPr>
          <w:p w14:paraId="13B304FE" w14:textId="77777777" w:rsidR="00F63C93" w:rsidRPr="00F63C93" w:rsidDel="00812B7A" w:rsidRDefault="00F63C93" w:rsidP="00F63C93">
            <w:pPr>
              <w:rPr>
                <w:ins w:id="3958" w:author="st1" w:date="2021-05-07T15:57:00Z"/>
                <w:del w:id="3959" w:author="黃梓峻" w:date="2021-06-28T11:51:00Z"/>
                <w:rFonts w:ascii="標楷體" w:eastAsia="標楷體" w:hAnsi="標楷體"/>
                <w:color w:val="000000"/>
              </w:rPr>
            </w:pPr>
            <w:ins w:id="3960" w:author="st1" w:date="2021-05-07T15:57:00Z">
              <w:del w:id="3961" w:author="黃梓峻" w:date="2021-06-28T11:51:00Z">
                <w:r w:rsidRPr="00F63C93" w:rsidDel="00812B7A">
                  <w:rPr>
                    <w:rFonts w:ascii="標楷體" w:eastAsia="標楷體" w:hAnsi="標楷體" w:hint="eastAsia"/>
                    <w:lang w:eastAsia="zh-HK"/>
                  </w:rPr>
                  <w:delText>依據</w:delText>
                </w:r>
                <w:r w:rsidRPr="00F63C93" w:rsidDel="00812B7A">
                  <w:rPr>
                    <w:rFonts w:ascii="標楷體" w:eastAsia="標楷體" w:hAnsi="標楷體" w:hint="eastAsia"/>
                  </w:rPr>
                  <w:delText>C</w:delText>
                </w:r>
                <w:r w:rsidRPr="00F63C93" w:rsidDel="00812B7A">
                  <w:rPr>
                    <w:rFonts w:ascii="標楷體" w:eastAsia="標楷體" w:hAnsi="標楷體" w:hint="eastAsia"/>
                    <w:lang w:eastAsia="zh-HK"/>
                  </w:rPr>
                  <w:delText>d</w:delText>
                </w:r>
                <w:r w:rsidRPr="00F63C93" w:rsidDel="00812B7A">
                  <w:rPr>
                    <w:rFonts w:ascii="標楷體" w:eastAsia="標楷體" w:hAnsi="標楷體"/>
                    <w:lang w:eastAsia="zh-HK"/>
                  </w:rPr>
                  <w:delText>Code</w:delText>
                </w:r>
                <w:r w:rsidRPr="00F63C93" w:rsidDel="00812B7A">
                  <w:rPr>
                    <w:rFonts w:ascii="標楷體" w:eastAsia="標楷體" w:hAnsi="標楷體" w:hint="eastAsia"/>
                    <w:lang w:eastAsia="zh-HK"/>
                  </w:rPr>
                  <w:delText>的</w:delText>
                </w:r>
                <w:r w:rsidRPr="00F63C93" w:rsidDel="00812B7A">
                  <w:rPr>
                    <w:rFonts w:ascii="標楷體" w:eastAsia="標楷體" w:hAnsi="標楷體"/>
                    <w:lang w:eastAsia="zh-HK"/>
                  </w:rPr>
                  <w:delText>DefCode</w:delText>
                </w:r>
                <w:r w:rsidRPr="00F63C93" w:rsidDel="00812B7A">
                  <w:rPr>
                    <w:rFonts w:ascii="標楷體" w:eastAsia="標楷體" w:hAnsi="標楷體" w:hint="eastAsia"/>
                  </w:rPr>
                  <w:delText>=</w:delText>
                </w:r>
                <w:r w:rsidRPr="00F63C93" w:rsidDel="00812B7A">
                  <w:rPr>
                    <w:rFonts w:ascii="標楷體" w:eastAsia="標楷體" w:hAnsi="標楷體"/>
                    <w:color w:val="000000"/>
                  </w:rPr>
                  <w:delText>ApplCode</w:delText>
                </w:r>
              </w:del>
            </w:ins>
          </w:p>
          <w:p w14:paraId="55D341A4" w14:textId="77777777" w:rsidR="00F63C93" w:rsidRPr="00F63C93" w:rsidDel="00812B7A" w:rsidRDefault="00F63C93" w:rsidP="00F63C93">
            <w:pPr>
              <w:rPr>
                <w:ins w:id="3962" w:author="st1" w:date="2021-05-07T15:57:00Z"/>
                <w:del w:id="3963" w:author="黃梓峻" w:date="2021-06-28T11:51:00Z"/>
                <w:rFonts w:ascii="標楷體" w:eastAsia="標楷體" w:hAnsi="標楷體"/>
                <w:color w:val="000000"/>
              </w:rPr>
            </w:pPr>
          </w:p>
          <w:p w14:paraId="248A015A" w14:textId="77777777" w:rsidR="00F63C93" w:rsidRPr="00F63C93" w:rsidDel="00812B7A" w:rsidRDefault="00F63C93" w:rsidP="00F63C93">
            <w:pPr>
              <w:rPr>
                <w:ins w:id="3964" w:author="st1" w:date="2021-05-07T15:57:00Z"/>
                <w:del w:id="3965" w:author="黃梓峻" w:date="2021-06-28T11:51:00Z"/>
                <w:rFonts w:ascii="標楷體" w:eastAsia="標楷體" w:hAnsi="標楷體"/>
              </w:rPr>
            </w:pPr>
          </w:p>
          <w:p w14:paraId="5D62AC31" w14:textId="77777777" w:rsidR="00F63C93" w:rsidRPr="00F63C93" w:rsidDel="00812B7A" w:rsidRDefault="00F63C93" w:rsidP="00F63C93">
            <w:pPr>
              <w:rPr>
                <w:ins w:id="3966" w:author="st1" w:date="2021-05-07T15:57:00Z"/>
                <w:del w:id="3967" w:author="黃梓峻" w:date="2021-06-28T11:51:00Z"/>
                <w:rFonts w:ascii="標楷體" w:eastAsia="標楷體" w:hAnsi="標楷體"/>
              </w:rPr>
            </w:pPr>
            <w:ins w:id="3968" w:author="st1" w:date="2021-05-07T15:57:00Z">
              <w:del w:id="3969" w:author="黃梓峻" w:date="2021-06-28T11:51:00Z">
                <w:r w:rsidRPr="00F63C93" w:rsidDel="00812B7A">
                  <w:rPr>
                    <w:rFonts w:ascii="標楷體" w:eastAsia="標楷體" w:hAnsi="標楷體" w:hint="eastAsia"/>
                  </w:rPr>
                  <w:delText>1.申請</w:delText>
                </w:r>
              </w:del>
            </w:ins>
          </w:p>
          <w:p w14:paraId="2D74AD1E" w14:textId="77777777" w:rsidR="00F63C93" w:rsidRPr="00F63C93" w:rsidRDefault="00F63C93" w:rsidP="00F63C93">
            <w:pPr>
              <w:rPr>
                <w:ins w:id="3970" w:author="st1" w:date="2021-05-07T15:52:00Z"/>
                <w:rFonts w:ascii="標楷體" w:eastAsia="標楷體" w:hAnsi="標楷體"/>
                <w:lang w:eastAsia="zh-HK"/>
              </w:rPr>
            </w:pPr>
            <w:ins w:id="3971" w:author="st1" w:date="2021-05-07T15:57:00Z">
              <w:del w:id="3972" w:author="黃梓峻" w:date="2021-06-28T11:51:00Z">
                <w:r w:rsidRPr="00F63C93" w:rsidDel="00812B7A">
                  <w:rPr>
                    <w:rFonts w:ascii="標楷體" w:eastAsia="標楷體" w:hAnsi="標楷體" w:hint="eastAsia"/>
                  </w:rPr>
                  <w:delText>2.歸還</w:delText>
                </w:r>
              </w:del>
            </w:ins>
          </w:p>
        </w:tc>
        <w:tc>
          <w:tcPr>
            <w:tcW w:w="567" w:type="dxa"/>
            <w:tcBorders>
              <w:top w:val="single" w:sz="4" w:space="0" w:color="auto"/>
              <w:left w:val="single" w:sz="4" w:space="0" w:color="auto"/>
              <w:bottom w:val="single" w:sz="4" w:space="0" w:color="auto"/>
              <w:right w:val="single" w:sz="4" w:space="0" w:color="auto"/>
            </w:tcBorders>
          </w:tcPr>
          <w:p w14:paraId="70221F27" w14:textId="77777777" w:rsidR="00F63C93" w:rsidRPr="00F63C93" w:rsidRDefault="00F63C93" w:rsidP="00F63C93">
            <w:pPr>
              <w:rPr>
                <w:ins w:id="3973" w:author="st1" w:date="2021-05-07T15:52:00Z"/>
                <w:rFonts w:ascii="標楷體" w:eastAsia="標楷體" w:hAnsi="標楷體"/>
              </w:rPr>
            </w:pPr>
          </w:p>
        </w:tc>
        <w:tc>
          <w:tcPr>
            <w:tcW w:w="709" w:type="dxa"/>
            <w:tcBorders>
              <w:top w:val="single" w:sz="4" w:space="0" w:color="auto"/>
              <w:left w:val="single" w:sz="4" w:space="0" w:color="auto"/>
              <w:bottom w:val="single" w:sz="4" w:space="0" w:color="auto"/>
              <w:right w:val="single" w:sz="4" w:space="0" w:color="auto"/>
            </w:tcBorders>
          </w:tcPr>
          <w:p w14:paraId="68121167" w14:textId="77777777" w:rsidR="00F63C93" w:rsidRPr="00F63C93" w:rsidRDefault="00F63C93" w:rsidP="00F63C93">
            <w:pPr>
              <w:jc w:val="center"/>
              <w:rPr>
                <w:ins w:id="3974" w:author="st1" w:date="2021-05-07T15:52:00Z"/>
                <w:rFonts w:ascii="標楷體" w:eastAsia="標楷體" w:hAnsi="標楷體"/>
              </w:rPr>
            </w:pPr>
            <w:ins w:id="3975" w:author="st1" w:date="2021-05-07T15:55:00Z">
              <w:r w:rsidRPr="00F63C93">
                <w:rPr>
                  <w:rFonts w:ascii="標楷體" w:eastAsia="標楷體" w:hAnsi="標楷體" w:hint="eastAsia"/>
                </w:rPr>
                <w:t>R</w:t>
              </w:r>
            </w:ins>
          </w:p>
        </w:tc>
        <w:tc>
          <w:tcPr>
            <w:tcW w:w="3366" w:type="dxa"/>
            <w:tcBorders>
              <w:top w:val="single" w:sz="4" w:space="0" w:color="auto"/>
              <w:left w:val="single" w:sz="4" w:space="0" w:color="auto"/>
              <w:bottom w:val="single" w:sz="4" w:space="0" w:color="auto"/>
              <w:right w:val="single" w:sz="4" w:space="0" w:color="auto"/>
            </w:tcBorders>
          </w:tcPr>
          <w:p w14:paraId="18328E89" w14:textId="77777777" w:rsidR="00F63C93" w:rsidRPr="00F63C93" w:rsidRDefault="00F63C93" w:rsidP="00F63C93">
            <w:pPr>
              <w:rPr>
                <w:ins w:id="3976" w:author="st1" w:date="2021-05-07T15:52:00Z"/>
                <w:rFonts w:ascii="標楷體" w:eastAsia="標楷體" w:hAnsi="標楷體"/>
              </w:rPr>
            </w:pPr>
            <w:ins w:id="3977" w:author="st1" w:date="2021-05-07T15:59:00Z">
              <w:r w:rsidRPr="00F63C93">
                <w:rPr>
                  <w:rFonts w:ascii="標楷體" w:eastAsia="標楷體" w:hAnsi="標楷體"/>
                  <w:color w:val="000000"/>
                </w:rPr>
                <w:t>InnDocRecord</w:t>
              </w:r>
              <w:r w:rsidRPr="00F63C93">
                <w:rPr>
                  <w:rFonts w:ascii="標楷體" w:eastAsia="標楷體" w:hAnsi="標楷體"/>
                </w:rPr>
                <w:t>.</w:t>
              </w:r>
            </w:ins>
            <w:ins w:id="3978" w:author="st1" w:date="2021-05-07T16:00:00Z">
              <w:r w:rsidRPr="00F63C93">
                <w:rPr>
                  <w:rFonts w:ascii="標楷體" w:eastAsia="標楷體" w:hAnsi="標楷體"/>
                </w:rPr>
                <w:t>ApplCode</w:t>
              </w:r>
            </w:ins>
          </w:p>
        </w:tc>
      </w:tr>
      <w:tr w:rsidR="00F63C93" w:rsidRPr="00F63C93" w14:paraId="313F013A" w14:textId="77777777" w:rsidTr="00067F94">
        <w:trPr>
          <w:trHeight w:val="244"/>
          <w:jc w:val="center"/>
          <w:ins w:id="3979" w:author="st1" w:date="2021-05-07T15:41:00Z"/>
        </w:trPr>
        <w:tc>
          <w:tcPr>
            <w:tcW w:w="534" w:type="dxa"/>
            <w:tcBorders>
              <w:top w:val="single" w:sz="4" w:space="0" w:color="auto"/>
              <w:left w:val="single" w:sz="4" w:space="0" w:color="auto"/>
              <w:bottom w:val="single" w:sz="4" w:space="0" w:color="auto"/>
              <w:right w:val="single" w:sz="4" w:space="0" w:color="auto"/>
            </w:tcBorders>
            <w:hideMark/>
          </w:tcPr>
          <w:p w14:paraId="2D1E2545" w14:textId="77777777" w:rsidR="00F63C93" w:rsidRPr="00F63C93" w:rsidRDefault="00F63C93" w:rsidP="00F63C93">
            <w:pPr>
              <w:rPr>
                <w:ins w:id="3980" w:author="st1" w:date="2021-05-07T15:41:00Z"/>
                <w:rFonts w:ascii="標楷體" w:eastAsia="標楷體" w:hAnsi="標楷體"/>
              </w:rPr>
            </w:pPr>
            <w:ins w:id="3981" w:author="st1" w:date="2021-05-07T15:53:00Z">
              <w:r w:rsidRPr="00F63C93">
                <w:rPr>
                  <w:rFonts w:ascii="標楷體" w:eastAsia="標楷體" w:hAnsi="標楷體"/>
                  <w:color w:val="000000"/>
                </w:rPr>
                <w:t>3</w:t>
              </w:r>
            </w:ins>
          </w:p>
        </w:tc>
        <w:tc>
          <w:tcPr>
            <w:tcW w:w="1275" w:type="dxa"/>
            <w:tcBorders>
              <w:top w:val="single" w:sz="4" w:space="0" w:color="auto"/>
              <w:left w:val="single" w:sz="4" w:space="0" w:color="auto"/>
              <w:bottom w:val="single" w:sz="4" w:space="0" w:color="auto"/>
              <w:right w:val="single" w:sz="4" w:space="0" w:color="auto"/>
            </w:tcBorders>
            <w:hideMark/>
          </w:tcPr>
          <w:p w14:paraId="78889C95" w14:textId="77777777" w:rsidR="00F63C93" w:rsidRPr="00F63C93" w:rsidRDefault="00F63C93" w:rsidP="00F63C93">
            <w:pPr>
              <w:rPr>
                <w:ins w:id="3982" w:author="st1" w:date="2021-05-07T15:41:00Z"/>
                <w:rFonts w:ascii="標楷體" w:eastAsia="標楷體" w:hAnsi="標楷體"/>
              </w:rPr>
            </w:pPr>
            <w:ins w:id="3983" w:author="st1" w:date="2021-05-07T15:46:00Z">
              <w:r w:rsidRPr="00F63C93">
                <w:rPr>
                  <w:rFonts w:ascii="標楷體" w:eastAsia="標楷體" w:hAnsi="標楷體" w:hint="eastAsia"/>
                </w:rPr>
                <w:t>借款人戶號</w:t>
              </w:r>
            </w:ins>
            <w:ins w:id="3984" w:author="st1" w:date="2021-05-07T15:47:00Z">
              <w:r w:rsidRPr="00F63C93">
                <w:rPr>
                  <w:rFonts w:ascii="標楷體" w:eastAsia="標楷體" w:hAnsi="標楷體" w:hint="eastAsia"/>
                </w:rPr>
                <w:t>-額度</w:t>
              </w:r>
            </w:ins>
          </w:p>
        </w:tc>
        <w:tc>
          <w:tcPr>
            <w:tcW w:w="851" w:type="dxa"/>
            <w:tcBorders>
              <w:top w:val="single" w:sz="4" w:space="0" w:color="auto"/>
              <w:left w:val="single" w:sz="4" w:space="0" w:color="auto"/>
              <w:bottom w:val="single" w:sz="4" w:space="0" w:color="auto"/>
              <w:right w:val="single" w:sz="4" w:space="0" w:color="auto"/>
            </w:tcBorders>
            <w:hideMark/>
          </w:tcPr>
          <w:p w14:paraId="2BEBFC23" w14:textId="77777777" w:rsidR="00F63C93" w:rsidRPr="00F63C93" w:rsidRDefault="00F63C93" w:rsidP="00F63C93">
            <w:pPr>
              <w:rPr>
                <w:ins w:id="3985" w:author="st1" w:date="2021-05-07T15:41:00Z"/>
                <w:rFonts w:ascii="標楷體" w:eastAsia="標楷體" w:hAnsi="標楷體"/>
              </w:rPr>
            </w:pPr>
            <w:ins w:id="3986" w:author="st1" w:date="2021-05-07T15:41:00Z">
              <w:r w:rsidRPr="00F63C93">
                <w:rPr>
                  <w:rFonts w:ascii="標楷體" w:eastAsia="標楷體" w:hAnsi="標楷體"/>
                </w:rPr>
                <w:t>7</w:t>
              </w:r>
            </w:ins>
            <w:ins w:id="3987" w:author="st1" w:date="2021-05-07T15:47:00Z">
              <w:r w:rsidRPr="00F63C93">
                <w:rPr>
                  <w:rFonts w:ascii="標楷體" w:eastAsia="標楷體" w:hAnsi="標楷體" w:hint="eastAsia"/>
                </w:rPr>
                <w:t>-3</w:t>
              </w:r>
            </w:ins>
          </w:p>
        </w:tc>
        <w:tc>
          <w:tcPr>
            <w:tcW w:w="1417" w:type="dxa"/>
            <w:tcBorders>
              <w:top w:val="single" w:sz="4" w:space="0" w:color="auto"/>
              <w:left w:val="single" w:sz="4" w:space="0" w:color="auto"/>
              <w:bottom w:val="single" w:sz="4" w:space="0" w:color="auto"/>
              <w:right w:val="single" w:sz="4" w:space="0" w:color="auto"/>
            </w:tcBorders>
          </w:tcPr>
          <w:p w14:paraId="173495DF" w14:textId="77777777" w:rsidR="00F63C93" w:rsidRPr="00F63C93" w:rsidRDefault="00F63C93" w:rsidP="00F63C93">
            <w:pPr>
              <w:rPr>
                <w:ins w:id="3988" w:author="st1" w:date="2021-05-07T15:41: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5766469B" w14:textId="77777777" w:rsidR="00F63C93" w:rsidRPr="00F63C93" w:rsidRDefault="00F63C93" w:rsidP="00F63C93">
            <w:pPr>
              <w:rPr>
                <w:ins w:id="3989" w:author="st1" w:date="2021-05-07T15:41: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hideMark/>
          </w:tcPr>
          <w:p w14:paraId="09AF83CD" w14:textId="77777777" w:rsidR="00F63C93" w:rsidRPr="00F63C93" w:rsidRDefault="00F63C93" w:rsidP="00F63C93">
            <w:pPr>
              <w:rPr>
                <w:ins w:id="3990" w:author="st1" w:date="2021-05-07T15:41:00Z"/>
                <w:rFonts w:ascii="標楷體" w:eastAsia="標楷體" w:hAnsi="標楷體"/>
              </w:rPr>
            </w:pPr>
            <w:ins w:id="3991" w:author="st1" w:date="2021-05-07T15:41:00Z">
              <w:r w:rsidRPr="00F63C93">
                <w:rPr>
                  <w:rFonts w:ascii="標楷體" w:eastAsia="標楷體" w:hAnsi="標楷體"/>
                  <w:color w:val="000000"/>
                </w:rPr>
                <w:t>V</w:t>
              </w:r>
            </w:ins>
          </w:p>
        </w:tc>
        <w:tc>
          <w:tcPr>
            <w:tcW w:w="709" w:type="dxa"/>
            <w:tcBorders>
              <w:top w:val="single" w:sz="4" w:space="0" w:color="auto"/>
              <w:left w:val="single" w:sz="4" w:space="0" w:color="auto"/>
              <w:bottom w:val="single" w:sz="4" w:space="0" w:color="auto"/>
              <w:right w:val="single" w:sz="4" w:space="0" w:color="auto"/>
            </w:tcBorders>
            <w:hideMark/>
          </w:tcPr>
          <w:p w14:paraId="2D5FFAA2" w14:textId="77777777" w:rsidR="00F63C93" w:rsidRPr="00F63C93" w:rsidRDefault="00F63C93" w:rsidP="00F63C93">
            <w:pPr>
              <w:jc w:val="center"/>
              <w:rPr>
                <w:ins w:id="3992" w:author="st1" w:date="2021-05-07T15:41:00Z"/>
                <w:rFonts w:ascii="標楷體" w:eastAsia="標楷體" w:hAnsi="標楷體"/>
              </w:rPr>
            </w:pPr>
            <w:ins w:id="3993" w:author="st1" w:date="2021-05-07T15:41:00Z">
              <w:r w:rsidRPr="00F63C93">
                <w:rPr>
                  <w:rFonts w:ascii="標楷體" w:eastAsia="標楷體" w:hAnsi="標楷體"/>
                  <w:color w:val="000000"/>
                </w:rPr>
                <w:t>W</w:t>
              </w:r>
            </w:ins>
          </w:p>
        </w:tc>
        <w:tc>
          <w:tcPr>
            <w:tcW w:w="3366" w:type="dxa"/>
            <w:tcBorders>
              <w:top w:val="single" w:sz="4" w:space="0" w:color="auto"/>
              <w:left w:val="single" w:sz="4" w:space="0" w:color="auto"/>
              <w:bottom w:val="single" w:sz="4" w:space="0" w:color="auto"/>
              <w:right w:val="single" w:sz="4" w:space="0" w:color="auto"/>
            </w:tcBorders>
            <w:hideMark/>
          </w:tcPr>
          <w:p w14:paraId="561EE44E" w14:textId="77777777" w:rsidR="00F63C93" w:rsidRPr="00F63C93" w:rsidRDefault="00F63C93" w:rsidP="00F63C93">
            <w:pPr>
              <w:rPr>
                <w:ins w:id="3994" w:author="黃梓峻" w:date="2021-06-28T12:20:00Z"/>
                <w:rFonts w:ascii="標楷體" w:eastAsia="標楷體" w:hAnsi="標楷體"/>
                <w:color w:val="000000"/>
              </w:rPr>
            </w:pPr>
            <w:ins w:id="3995" w:author="st1" w:date="2021-05-07T15:41:00Z">
              <w:r w:rsidRPr="00F63C93">
                <w:rPr>
                  <w:rFonts w:ascii="標楷體" w:eastAsia="標楷體" w:hAnsi="標楷體"/>
                </w:rPr>
                <w:t>1.</w:t>
              </w:r>
            </w:ins>
            <w:r w:rsidRPr="00F63C93">
              <w:rPr>
                <w:rFonts w:ascii="標楷體" w:eastAsia="標楷體" w:hAnsi="標楷體" w:hint="eastAsia"/>
                <w:color w:val="000000"/>
              </w:rPr>
              <w:t>限</w:t>
            </w:r>
            <w:ins w:id="3996" w:author="st1" w:date="2021-05-07T16:09:00Z">
              <w:r w:rsidRPr="00F63C93">
                <w:rPr>
                  <w:rFonts w:ascii="標楷體" w:eastAsia="標楷體" w:hAnsi="標楷體" w:hint="eastAsia"/>
                  <w:color w:val="000000"/>
                </w:rPr>
                <w:t>輸入</w:t>
              </w:r>
              <w:del w:id="3997" w:author="黃梓峻" w:date="2021-05-12T15:00:00Z">
                <w:r w:rsidRPr="00F63C93" w:rsidDel="007740B0">
                  <w:rPr>
                    <w:rFonts w:ascii="標楷體" w:eastAsia="標楷體" w:hAnsi="標楷體" w:hint="eastAsia"/>
                    <w:color w:val="000000"/>
                  </w:rPr>
                  <w:delText>，</w:delText>
                </w:r>
              </w:del>
            </w:ins>
            <w:ins w:id="3998" w:author="黃梓峻" w:date="2021-06-28T11:52:00Z">
              <w:r w:rsidRPr="00F63C93">
                <w:rPr>
                  <w:rFonts w:ascii="標楷體" w:eastAsia="標楷體" w:hAnsi="標楷體" w:hint="eastAsia"/>
                  <w:color w:val="000000"/>
                </w:rPr>
                <w:t>數字，檢核條件：</w:t>
              </w:r>
            </w:ins>
          </w:p>
          <w:p w14:paraId="7A295ACD" w14:textId="77777777" w:rsidR="00F63C93" w:rsidRPr="00F63C93" w:rsidRDefault="00F63C93" w:rsidP="00F63C93">
            <w:pPr>
              <w:ind w:firstLineChars="100" w:firstLine="240"/>
              <w:rPr>
                <w:ins w:id="3999" w:author="st1" w:date="2021-05-07T16:09:00Z"/>
                <w:rFonts w:ascii="標楷體" w:eastAsia="標楷體" w:hAnsi="標楷體"/>
                <w:color w:val="000000"/>
              </w:rPr>
              <w:pPrChange w:id="4000" w:author="黃梓峻" w:date="2021-06-28T12:20:00Z">
                <w:pPr/>
              </w:pPrChange>
            </w:pPr>
            <w:ins w:id="4001" w:author="黃梓峻" w:date="2021-06-28T11:52:00Z">
              <w:r w:rsidRPr="00F63C93">
                <w:rPr>
                  <w:rFonts w:ascii="標楷體" w:eastAsia="標楷體" w:hAnsi="標楷體" w:hint="eastAsia"/>
                  <w:color w:val="000000"/>
                </w:rPr>
                <w:t>不可為0</w:t>
              </w:r>
            </w:ins>
            <w:ins w:id="4002" w:author="黃梓峻" w:date="2021-06-28T12:21:00Z">
              <w:r w:rsidRPr="00F63C93">
                <w:rPr>
                  <w:rFonts w:ascii="標楷體" w:eastAsia="標楷體" w:hAnsi="標楷體" w:hint="eastAsia"/>
                  <w:color w:val="000000"/>
                </w:rPr>
                <w:t>/V(2)</w:t>
              </w:r>
            </w:ins>
            <w:ins w:id="4003" w:author="st1" w:date="2021-05-07T16:10:00Z">
              <w:del w:id="4004" w:author="黃梓峻" w:date="2021-05-12T15:00:00Z">
                <w:r w:rsidRPr="00F63C93" w:rsidDel="007740B0">
                  <w:rPr>
                    <w:rFonts w:ascii="標楷體" w:eastAsia="標楷體" w:hAnsi="標楷體" w:hint="eastAsia"/>
                    <w:color w:val="000000"/>
                  </w:rPr>
                  <w:delText>歸還時自動顯示</w:delText>
                </w:r>
              </w:del>
            </w:ins>
          </w:p>
          <w:p w14:paraId="1F8D5BD7" w14:textId="77777777" w:rsidR="00F63C93" w:rsidRPr="00F63C93" w:rsidRDefault="00F63C93" w:rsidP="00F63C93">
            <w:pPr>
              <w:rPr>
                <w:ins w:id="4005" w:author="黃梓峻" w:date="2021-06-28T11:52:00Z"/>
                <w:rFonts w:ascii="標楷體" w:eastAsia="標楷體" w:hAnsi="標楷體"/>
                <w:color w:val="000000"/>
              </w:rPr>
            </w:pPr>
            <w:ins w:id="4006" w:author="st1" w:date="2021-05-07T16:10:00Z">
              <w:r w:rsidRPr="00F63C93">
                <w:rPr>
                  <w:rFonts w:ascii="標楷體" w:eastAsia="標楷體" w:hAnsi="標楷體"/>
                </w:rPr>
                <w:t>2</w:t>
              </w:r>
            </w:ins>
            <w:ins w:id="4007" w:author="st1" w:date="2021-05-07T15:41:00Z">
              <w:r w:rsidRPr="00F63C93">
                <w:rPr>
                  <w:rFonts w:ascii="標楷體" w:eastAsia="標楷體" w:hAnsi="標楷體"/>
                </w:rPr>
                <w:t>.</w:t>
              </w:r>
            </w:ins>
            <w:ins w:id="4008" w:author="st1" w:date="2021-05-07T16:00:00Z">
              <w:r w:rsidRPr="00F63C93">
                <w:rPr>
                  <w:rFonts w:ascii="標楷體" w:eastAsia="標楷體" w:hAnsi="標楷體"/>
                  <w:color w:val="000000"/>
                </w:rPr>
                <w:t>InnDocRecord</w:t>
              </w:r>
              <w:r w:rsidRPr="00F63C93">
                <w:rPr>
                  <w:rFonts w:ascii="標楷體" w:eastAsia="標楷體" w:hAnsi="標楷體"/>
                </w:rPr>
                <w:t>.</w:t>
              </w:r>
            </w:ins>
            <w:ins w:id="4009" w:author="st1" w:date="2021-05-07T16:03:00Z">
              <w:r w:rsidRPr="00F63C93">
                <w:rPr>
                  <w:rFonts w:ascii="標楷體" w:eastAsia="標楷體" w:hAnsi="標楷體"/>
                </w:rPr>
                <w:t>CustNo-</w:t>
              </w:r>
            </w:ins>
            <w:ins w:id="4010" w:author="st1" w:date="2021-05-07T16:04:00Z">
              <w:del w:id="4011" w:author="黃梓峻" w:date="2021-06-28T11:52:00Z">
                <w:r w:rsidRPr="00F63C93" w:rsidDel="00812B7A">
                  <w:rPr>
                    <w:rFonts w:ascii="標楷體" w:eastAsia="標楷體" w:hAnsi="標楷體"/>
                    <w:color w:val="000000"/>
                  </w:rPr>
                  <w:delText xml:space="preserve"> </w:delText>
                </w:r>
              </w:del>
            </w:ins>
          </w:p>
          <w:p w14:paraId="0D091A34" w14:textId="77777777" w:rsidR="00F63C93" w:rsidRPr="00F63C93" w:rsidRDefault="00F63C93" w:rsidP="00F63C93">
            <w:pPr>
              <w:rPr>
                <w:ins w:id="4012" w:author="st1" w:date="2021-05-07T15:41:00Z"/>
                <w:rFonts w:ascii="標楷體" w:eastAsia="標楷體" w:hAnsi="標楷體"/>
              </w:rPr>
            </w:pPr>
            <w:ins w:id="4013" w:author="黃梓峻" w:date="2021-06-28T11:52:00Z">
              <w:r w:rsidRPr="00F63C93">
                <w:rPr>
                  <w:rFonts w:ascii="標楷體" w:eastAsia="標楷體" w:hAnsi="標楷體" w:hint="eastAsia"/>
                  <w:color w:val="000000"/>
                </w:rPr>
                <w:t xml:space="preserve">  </w:t>
              </w:r>
            </w:ins>
            <w:ins w:id="4014" w:author="st1" w:date="2021-05-07T16:04:00Z">
              <w:r w:rsidRPr="00F63C93">
                <w:rPr>
                  <w:rFonts w:ascii="標楷體" w:eastAsia="標楷體" w:hAnsi="標楷體"/>
                  <w:color w:val="000000"/>
                </w:rPr>
                <w:t>InnDocRecord</w:t>
              </w:r>
              <w:r w:rsidRPr="00F63C93">
                <w:rPr>
                  <w:rFonts w:ascii="標楷體" w:eastAsia="標楷體" w:hAnsi="標楷體"/>
                </w:rPr>
                <w:t>.FacmNo</w:t>
              </w:r>
            </w:ins>
          </w:p>
        </w:tc>
      </w:tr>
      <w:tr w:rsidR="00F63C93" w:rsidRPr="00F63C93" w14:paraId="254A398B" w14:textId="77777777" w:rsidTr="00067F94">
        <w:trPr>
          <w:trHeight w:val="244"/>
          <w:jc w:val="center"/>
          <w:ins w:id="4015" w:author="st1" w:date="2021-05-07T16:12:00Z"/>
        </w:trPr>
        <w:tc>
          <w:tcPr>
            <w:tcW w:w="534" w:type="dxa"/>
            <w:tcBorders>
              <w:top w:val="single" w:sz="4" w:space="0" w:color="auto"/>
              <w:left w:val="single" w:sz="4" w:space="0" w:color="auto"/>
              <w:bottom w:val="single" w:sz="4" w:space="0" w:color="auto"/>
              <w:right w:val="single" w:sz="4" w:space="0" w:color="auto"/>
            </w:tcBorders>
          </w:tcPr>
          <w:p w14:paraId="591EDAB9" w14:textId="77777777" w:rsidR="00F63C93" w:rsidRPr="00F63C93" w:rsidRDefault="00F63C93" w:rsidP="00F63C93">
            <w:pPr>
              <w:rPr>
                <w:ins w:id="4016" w:author="st1" w:date="2021-05-07T16:12:00Z"/>
                <w:rFonts w:ascii="標楷體" w:eastAsia="標楷體" w:hAnsi="標楷體"/>
                <w:color w:val="000000"/>
              </w:rPr>
            </w:pPr>
            <w:ins w:id="4017" w:author="st1" w:date="2021-05-07T16:13:00Z">
              <w:r w:rsidRPr="00F63C93">
                <w:rPr>
                  <w:rFonts w:ascii="標楷體" w:eastAsia="標楷體" w:hAnsi="標楷體" w:hint="eastAsia"/>
                  <w:color w:val="000000"/>
                </w:rPr>
                <w:t>4</w:t>
              </w:r>
            </w:ins>
          </w:p>
        </w:tc>
        <w:tc>
          <w:tcPr>
            <w:tcW w:w="1275" w:type="dxa"/>
            <w:tcBorders>
              <w:top w:val="single" w:sz="4" w:space="0" w:color="auto"/>
              <w:left w:val="single" w:sz="4" w:space="0" w:color="auto"/>
              <w:bottom w:val="single" w:sz="4" w:space="0" w:color="auto"/>
              <w:right w:val="single" w:sz="4" w:space="0" w:color="auto"/>
            </w:tcBorders>
          </w:tcPr>
          <w:p w14:paraId="0FB9BE15" w14:textId="77777777" w:rsidR="00F63C93" w:rsidRPr="00F63C93" w:rsidRDefault="00F63C93" w:rsidP="00F63C93">
            <w:pPr>
              <w:rPr>
                <w:ins w:id="4018" w:author="st1" w:date="2021-05-07T16:12:00Z"/>
                <w:rFonts w:ascii="標楷體" w:eastAsia="標楷體" w:hAnsi="標楷體"/>
              </w:rPr>
            </w:pPr>
            <w:ins w:id="4019" w:author="黃梓峻" w:date="2021-06-28T11:55:00Z">
              <w:r w:rsidRPr="00F63C93">
                <w:rPr>
                  <w:rFonts w:ascii="標楷體" w:eastAsia="標楷體" w:hAnsi="標楷體" w:hint="eastAsia"/>
                </w:rPr>
                <w:t>顧客資料查詢</w:t>
              </w:r>
            </w:ins>
            <w:ins w:id="4020" w:author="st1" w:date="2021-05-07T16:13:00Z">
              <w:del w:id="4021" w:author="黃梓峻" w:date="2021-06-28T11:55:00Z">
                <w:r w:rsidRPr="00F63C93" w:rsidDel="003C75D4">
                  <w:rPr>
                    <w:rFonts w:ascii="標楷體" w:eastAsia="標楷體" w:hAnsi="標楷體" w:hint="eastAsia"/>
                  </w:rPr>
                  <w:delText>瀏覽</w:delText>
                </w:r>
              </w:del>
            </w:ins>
          </w:p>
        </w:tc>
        <w:tc>
          <w:tcPr>
            <w:tcW w:w="851" w:type="dxa"/>
            <w:tcBorders>
              <w:top w:val="single" w:sz="4" w:space="0" w:color="auto"/>
              <w:left w:val="single" w:sz="4" w:space="0" w:color="auto"/>
              <w:bottom w:val="single" w:sz="4" w:space="0" w:color="auto"/>
              <w:right w:val="single" w:sz="4" w:space="0" w:color="auto"/>
            </w:tcBorders>
          </w:tcPr>
          <w:p w14:paraId="63BDDB0F" w14:textId="77777777" w:rsidR="00F63C93" w:rsidRPr="00F63C93" w:rsidRDefault="00F63C93" w:rsidP="00F63C93">
            <w:pPr>
              <w:rPr>
                <w:ins w:id="4022" w:author="st1" w:date="2021-05-07T16:12:00Z"/>
                <w:rFonts w:ascii="標楷體" w:eastAsia="標楷體" w:hAnsi="標楷體"/>
              </w:rPr>
            </w:pPr>
          </w:p>
        </w:tc>
        <w:tc>
          <w:tcPr>
            <w:tcW w:w="1417" w:type="dxa"/>
            <w:tcBorders>
              <w:top w:val="single" w:sz="4" w:space="0" w:color="auto"/>
              <w:left w:val="single" w:sz="4" w:space="0" w:color="auto"/>
              <w:bottom w:val="single" w:sz="4" w:space="0" w:color="auto"/>
              <w:right w:val="single" w:sz="4" w:space="0" w:color="auto"/>
            </w:tcBorders>
          </w:tcPr>
          <w:p w14:paraId="0589A778" w14:textId="77777777" w:rsidR="00F63C93" w:rsidRPr="00F63C93" w:rsidRDefault="00F63C93" w:rsidP="00F63C93">
            <w:pPr>
              <w:rPr>
                <w:ins w:id="4023" w:author="st1" w:date="2021-05-07T16:12: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0CEA51FB" w14:textId="77777777" w:rsidR="00F63C93" w:rsidRPr="00F63C93" w:rsidRDefault="00F63C93" w:rsidP="00F63C93">
            <w:pPr>
              <w:rPr>
                <w:ins w:id="4024" w:author="st1" w:date="2021-05-07T16:12: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1457C42E" w14:textId="77777777" w:rsidR="00F63C93" w:rsidRPr="00F63C93" w:rsidRDefault="00F63C93" w:rsidP="00F63C93">
            <w:pPr>
              <w:rPr>
                <w:ins w:id="4025" w:author="st1" w:date="2021-05-07T16:12:00Z"/>
                <w:rFonts w:ascii="標楷體" w:eastAsia="標楷體" w:hAnsi="標楷體"/>
                <w:color w:val="000000"/>
              </w:rPr>
            </w:pPr>
          </w:p>
        </w:tc>
        <w:tc>
          <w:tcPr>
            <w:tcW w:w="709" w:type="dxa"/>
            <w:tcBorders>
              <w:top w:val="single" w:sz="4" w:space="0" w:color="auto"/>
              <w:left w:val="single" w:sz="4" w:space="0" w:color="auto"/>
              <w:bottom w:val="single" w:sz="4" w:space="0" w:color="auto"/>
              <w:right w:val="single" w:sz="4" w:space="0" w:color="auto"/>
            </w:tcBorders>
          </w:tcPr>
          <w:p w14:paraId="060DE2D2" w14:textId="77777777" w:rsidR="00F63C93" w:rsidRPr="00F63C93" w:rsidRDefault="00F63C93" w:rsidP="00F63C93">
            <w:pPr>
              <w:jc w:val="center"/>
              <w:rPr>
                <w:ins w:id="4026" w:author="st1" w:date="2021-05-07T16:12:00Z"/>
                <w:rFonts w:ascii="標楷體" w:eastAsia="標楷體" w:hAnsi="標楷體"/>
                <w:color w:val="000000"/>
              </w:rPr>
            </w:pPr>
          </w:p>
        </w:tc>
        <w:tc>
          <w:tcPr>
            <w:tcW w:w="3366" w:type="dxa"/>
            <w:tcBorders>
              <w:top w:val="single" w:sz="4" w:space="0" w:color="auto"/>
              <w:left w:val="single" w:sz="4" w:space="0" w:color="auto"/>
              <w:bottom w:val="single" w:sz="4" w:space="0" w:color="auto"/>
              <w:right w:val="single" w:sz="4" w:space="0" w:color="auto"/>
            </w:tcBorders>
          </w:tcPr>
          <w:p w14:paraId="5DC3380D" w14:textId="77777777" w:rsidR="00F63C93" w:rsidRPr="00F63C93" w:rsidRDefault="00F63C93" w:rsidP="00F63C93">
            <w:pPr>
              <w:rPr>
                <w:ins w:id="4027" w:author="st1" w:date="2021-05-07T16:12:00Z"/>
                <w:rFonts w:ascii="標楷體" w:eastAsia="標楷體" w:hAnsi="標楷體"/>
              </w:rPr>
            </w:pPr>
            <w:ins w:id="4028" w:author="st1" w:date="2021-05-07T16:19:00Z">
              <w:r w:rsidRPr="00F63C93">
                <w:rPr>
                  <w:rFonts w:eastAsia="標楷體" w:hint="eastAsia"/>
                  <w:color w:val="000000"/>
                </w:rPr>
                <w:t>連結至【</w:t>
              </w:r>
              <w:r w:rsidRPr="00F63C93">
                <w:rPr>
                  <w:rFonts w:eastAsia="標楷體"/>
                  <w:color w:val="000000"/>
                </w:rPr>
                <w:t xml:space="preserve">L1001 </w:t>
              </w:r>
              <w:r w:rsidRPr="00F63C93">
                <w:rPr>
                  <w:rFonts w:eastAsia="標楷體" w:hint="eastAsia"/>
                  <w:color w:val="000000"/>
                </w:rPr>
                <w:t>顧客明細資料查詢】，</w:t>
              </w:r>
              <w:r w:rsidRPr="00F63C93">
                <w:rPr>
                  <w:rFonts w:ascii="標楷體" w:eastAsia="標楷體" w:hAnsi="標楷體" w:hint="eastAsia"/>
                  <w:lang w:eastAsia="zh-HK"/>
                </w:rPr>
                <w:t>供查詢</w:t>
              </w:r>
              <w:r w:rsidRPr="00F63C93">
                <w:rPr>
                  <w:rFonts w:eastAsia="標楷體" w:hint="eastAsia"/>
                  <w:color w:val="000000"/>
                </w:rPr>
                <w:t>顧客明細</w:t>
              </w:r>
              <w:r w:rsidRPr="00F63C93">
                <w:rPr>
                  <w:rFonts w:ascii="標楷體" w:eastAsia="標楷體" w:hAnsi="標楷體" w:hint="eastAsia"/>
                  <w:lang w:eastAsia="zh-HK"/>
                </w:rPr>
                <w:t>資料，點選資料帶回戶號</w:t>
              </w:r>
            </w:ins>
          </w:p>
        </w:tc>
      </w:tr>
      <w:tr w:rsidR="00F63C93" w:rsidRPr="00F63C93" w14:paraId="40FF3FA4" w14:textId="77777777" w:rsidTr="00067F94">
        <w:trPr>
          <w:trHeight w:val="244"/>
          <w:jc w:val="center"/>
          <w:ins w:id="4029" w:author="st1" w:date="2021-05-07T15:46:00Z"/>
        </w:trPr>
        <w:tc>
          <w:tcPr>
            <w:tcW w:w="534" w:type="dxa"/>
            <w:tcBorders>
              <w:top w:val="single" w:sz="4" w:space="0" w:color="auto"/>
              <w:left w:val="single" w:sz="4" w:space="0" w:color="auto"/>
              <w:bottom w:val="single" w:sz="4" w:space="0" w:color="auto"/>
              <w:right w:val="single" w:sz="4" w:space="0" w:color="auto"/>
            </w:tcBorders>
          </w:tcPr>
          <w:p w14:paraId="2B8E55C6" w14:textId="77777777" w:rsidR="00F63C93" w:rsidRPr="00F63C93" w:rsidRDefault="00F63C93" w:rsidP="00F63C93">
            <w:pPr>
              <w:rPr>
                <w:ins w:id="4030" w:author="st1" w:date="2021-05-07T15:46:00Z"/>
                <w:rFonts w:ascii="標楷體" w:eastAsia="標楷體" w:hAnsi="標楷體"/>
                <w:color w:val="000000"/>
              </w:rPr>
            </w:pPr>
            <w:ins w:id="4031" w:author="st1" w:date="2021-05-07T16:13:00Z">
              <w:r w:rsidRPr="00F63C93">
                <w:rPr>
                  <w:rFonts w:ascii="標楷體" w:eastAsia="標楷體" w:hAnsi="標楷體" w:hint="eastAsia"/>
                  <w:color w:val="000000"/>
                </w:rPr>
                <w:t>5</w:t>
              </w:r>
            </w:ins>
          </w:p>
        </w:tc>
        <w:tc>
          <w:tcPr>
            <w:tcW w:w="1275" w:type="dxa"/>
            <w:tcBorders>
              <w:top w:val="single" w:sz="4" w:space="0" w:color="auto"/>
              <w:left w:val="single" w:sz="4" w:space="0" w:color="auto"/>
              <w:bottom w:val="single" w:sz="4" w:space="0" w:color="auto"/>
              <w:right w:val="single" w:sz="4" w:space="0" w:color="auto"/>
            </w:tcBorders>
          </w:tcPr>
          <w:p w14:paraId="0E7D6353" w14:textId="77777777" w:rsidR="00F63C93" w:rsidRPr="00F63C93" w:rsidRDefault="00F63C93" w:rsidP="00F63C93">
            <w:pPr>
              <w:rPr>
                <w:ins w:id="4032" w:author="st1" w:date="2021-05-07T15:46:00Z"/>
                <w:rFonts w:ascii="標楷體" w:eastAsia="標楷體" w:hAnsi="標楷體"/>
              </w:rPr>
            </w:pPr>
            <w:ins w:id="4033" w:author="st1" w:date="2021-05-07T15:53:00Z">
              <w:r w:rsidRPr="00F63C93">
                <w:rPr>
                  <w:rFonts w:ascii="標楷體" w:eastAsia="標楷體" w:hAnsi="標楷體" w:hint="eastAsia"/>
                </w:rPr>
                <w:t>申請序號</w:t>
              </w:r>
            </w:ins>
          </w:p>
        </w:tc>
        <w:tc>
          <w:tcPr>
            <w:tcW w:w="851" w:type="dxa"/>
            <w:tcBorders>
              <w:top w:val="single" w:sz="4" w:space="0" w:color="auto"/>
              <w:left w:val="single" w:sz="4" w:space="0" w:color="auto"/>
              <w:bottom w:val="single" w:sz="4" w:space="0" w:color="auto"/>
              <w:right w:val="single" w:sz="4" w:space="0" w:color="auto"/>
            </w:tcBorders>
          </w:tcPr>
          <w:p w14:paraId="7B582B2F" w14:textId="77777777" w:rsidR="00F63C93" w:rsidRPr="00F63C93" w:rsidRDefault="00F63C93" w:rsidP="00F63C93">
            <w:pPr>
              <w:rPr>
                <w:ins w:id="4034" w:author="st1" w:date="2021-05-07T15:46:00Z"/>
                <w:rFonts w:ascii="標楷體" w:eastAsia="標楷體" w:hAnsi="標楷體"/>
              </w:rPr>
            </w:pPr>
          </w:p>
        </w:tc>
        <w:tc>
          <w:tcPr>
            <w:tcW w:w="1417" w:type="dxa"/>
            <w:tcBorders>
              <w:top w:val="single" w:sz="4" w:space="0" w:color="auto"/>
              <w:left w:val="single" w:sz="4" w:space="0" w:color="auto"/>
              <w:bottom w:val="single" w:sz="4" w:space="0" w:color="auto"/>
              <w:right w:val="single" w:sz="4" w:space="0" w:color="auto"/>
            </w:tcBorders>
          </w:tcPr>
          <w:p w14:paraId="007DA795" w14:textId="77777777" w:rsidR="00F63C93" w:rsidRPr="00F63C93" w:rsidRDefault="00F63C93" w:rsidP="00F63C93">
            <w:pPr>
              <w:rPr>
                <w:ins w:id="4035" w:author="st1" w:date="2021-05-07T15:46: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6F92BC31" w14:textId="77777777" w:rsidR="00F63C93" w:rsidRPr="00F63C93" w:rsidRDefault="00F63C93" w:rsidP="00F63C93">
            <w:pPr>
              <w:rPr>
                <w:ins w:id="4036" w:author="st1" w:date="2021-05-07T15:46: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6B4AA56D" w14:textId="77777777" w:rsidR="00F63C93" w:rsidRPr="00F63C93" w:rsidRDefault="00F63C93" w:rsidP="00F63C93">
            <w:pPr>
              <w:rPr>
                <w:ins w:id="4037" w:author="st1" w:date="2021-05-07T15:46:00Z"/>
                <w:rFonts w:ascii="標楷體" w:eastAsia="標楷體" w:hAnsi="標楷體"/>
                <w:color w:val="000000"/>
              </w:rPr>
            </w:pPr>
          </w:p>
        </w:tc>
        <w:tc>
          <w:tcPr>
            <w:tcW w:w="709" w:type="dxa"/>
            <w:tcBorders>
              <w:top w:val="single" w:sz="4" w:space="0" w:color="auto"/>
              <w:left w:val="single" w:sz="4" w:space="0" w:color="auto"/>
              <w:bottom w:val="single" w:sz="4" w:space="0" w:color="auto"/>
              <w:right w:val="single" w:sz="4" w:space="0" w:color="auto"/>
            </w:tcBorders>
          </w:tcPr>
          <w:p w14:paraId="29B9351E" w14:textId="77777777" w:rsidR="00F63C93" w:rsidRPr="00F63C93" w:rsidRDefault="00F63C93" w:rsidP="00F63C93">
            <w:pPr>
              <w:jc w:val="center"/>
              <w:rPr>
                <w:ins w:id="4038" w:author="st1" w:date="2021-05-07T15:46:00Z"/>
                <w:rFonts w:ascii="標楷體" w:eastAsia="標楷體" w:hAnsi="標楷體"/>
                <w:color w:val="000000"/>
              </w:rPr>
            </w:pPr>
            <w:ins w:id="4039" w:author="st1" w:date="2021-05-07T15:55:00Z">
              <w:r w:rsidRPr="00F63C93">
                <w:rPr>
                  <w:rFonts w:ascii="標楷體" w:eastAsia="標楷體" w:hAnsi="標楷體" w:hint="eastAsia"/>
                  <w:color w:val="000000"/>
                </w:rPr>
                <w:t>R</w:t>
              </w:r>
            </w:ins>
          </w:p>
        </w:tc>
        <w:tc>
          <w:tcPr>
            <w:tcW w:w="3366" w:type="dxa"/>
            <w:tcBorders>
              <w:top w:val="single" w:sz="4" w:space="0" w:color="auto"/>
              <w:left w:val="single" w:sz="4" w:space="0" w:color="auto"/>
              <w:bottom w:val="single" w:sz="4" w:space="0" w:color="auto"/>
              <w:right w:val="single" w:sz="4" w:space="0" w:color="auto"/>
            </w:tcBorders>
          </w:tcPr>
          <w:p w14:paraId="413796BE" w14:textId="77777777" w:rsidR="00F63C93" w:rsidRPr="00F63C93" w:rsidRDefault="00F63C93" w:rsidP="00F63C93">
            <w:pPr>
              <w:rPr>
                <w:ins w:id="4040" w:author="st1" w:date="2021-05-07T16:10:00Z"/>
                <w:rFonts w:ascii="標楷體" w:eastAsia="標楷體" w:hAnsi="標楷體"/>
                <w:color w:val="000000"/>
              </w:rPr>
            </w:pPr>
            <w:ins w:id="4041" w:author="st1" w:date="2021-05-07T16:10:00Z">
              <w:r w:rsidRPr="00F63C93">
                <w:rPr>
                  <w:rFonts w:ascii="標楷體" w:eastAsia="標楷體" w:hAnsi="標楷體"/>
                </w:rPr>
                <w:t>1.</w:t>
              </w:r>
              <w:r w:rsidRPr="00F63C93">
                <w:rPr>
                  <w:rFonts w:ascii="標楷體" w:eastAsia="標楷體" w:hAnsi="標楷體" w:hint="eastAsia"/>
                  <w:color w:val="000000"/>
                </w:rPr>
                <w:t>自動顯示此戶號</w:t>
              </w:r>
            </w:ins>
            <w:ins w:id="4042" w:author="st1" w:date="2021-05-07T16:11:00Z">
              <w:r w:rsidRPr="00F63C93">
                <w:rPr>
                  <w:rFonts w:ascii="標楷體" w:eastAsia="標楷體" w:hAnsi="標楷體" w:hint="eastAsia"/>
                  <w:color w:val="000000"/>
                </w:rPr>
                <w:t>之借閱序號</w:t>
              </w:r>
            </w:ins>
          </w:p>
          <w:p w14:paraId="0C9EBE82" w14:textId="77777777" w:rsidR="00F63C93" w:rsidRPr="00F63C93" w:rsidRDefault="00F63C93" w:rsidP="00F63C93">
            <w:pPr>
              <w:rPr>
                <w:ins w:id="4043" w:author="st1" w:date="2021-05-07T15:46:00Z"/>
                <w:rFonts w:ascii="標楷體" w:eastAsia="標楷體" w:hAnsi="標楷體"/>
              </w:rPr>
            </w:pPr>
            <w:ins w:id="4044" w:author="st1" w:date="2021-05-07T16:10:00Z">
              <w:r w:rsidRPr="00F63C93">
                <w:rPr>
                  <w:rFonts w:ascii="標楷體" w:eastAsia="標楷體" w:hAnsi="標楷體"/>
                </w:rPr>
                <w:t>2.</w:t>
              </w:r>
            </w:ins>
            <w:ins w:id="4045" w:author="st1" w:date="2021-05-07T16:00:00Z">
              <w:r w:rsidRPr="00F63C93">
                <w:rPr>
                  <w:rFonts w:ascii="標楷體" w:eastAsia="標楷體" w:hAnsi="標楷體"/>
                  <w:color w:val="000000"/>
                </w:rPr>
                <w:t>InnDocRecord</w:t>
              </w:r>
              <w:r w:rsidRPr="00F63C93">
                <w:rPr>
                  <w:rFonts w:ascii="標楷體" w:eastAsia="標楷體" w:hAnsi="標楷體"/>
                </w:rPr>
                <w:t>.</w:t>
              </w:r>
            </w:ins>
            <w:ins w:id="4046" w:author="st1" w:date="2021-05-07T16:04:00Z">
              <w:r w:rsidRPr="00F63C93">
                <w:rPr>
                  <w:rFonts w:ascii="標楷體" w:eastAsia="標楷體" w:hAnsi="標楷體"/>
                </w:rPr>
                <w:t>ApplSeq</w:t>
              </w:r>
            </w:ins>
          </w:p>
        </w:tc>
      </w:tr>
      <w:tr w:rsidR="00F63C93" w:rsidRPr="00F63C93" w14:paraId="17C92004" w14:textId="77777777" w:rsidTr="00067F94">
        <w:trPr>
          <w:trHeight w:val="244"/>
          <w:jc w:val="center"/>
          <w:ins w:id="4047" w:author="st1" w:date="2021-05-07T15:46:00Z"/>
        </w:trPr>
        <w:tc>
          <w:tcPr>
            <w:tcW w:w="534" w:type="dxa"/>
            <w:tcBorders>
              <w:top w:val="single" w:sz="4" w:space="0" w:color="auto"/>
              <w:left w:val="single" w:sz="4" w:space="0" w:color="auto"/>
              <w:bottom w:val="single" w:sz="4" w:space="0" w:color="auto"/>
              <w:right w:val="single" w:sz="4" w:space="0" w:color="auto"/>
            </w:tcBorders>
          </w:tcPr>
          <w:p w14:paraId="1B395C2F" w14:textId="77777777" w:rsidR="00F63C93" w:rsidRPr="00F63C93" w:rsidRDefault="00F63C93" w:rsidP="00F63C93">
            <w:pPr>
              <w:rPr>
                <w:ins w:id="4048" w:author="st1" w:date="2021-05-07T15:46:00Z"/>
                <w:rFonts w:ascii="標楷體" w:eastAsia="標楷體" w:hAnsi="標楷體"/>
                <w:color w:val="000000"/>
              </w:rPr>
            </w:pPr>
            <w:ins w:id="4049" w:author="st1" w:date="2021-05-07T16:13:00Z">
              <w:r w:rsidRPr="00F63C93">
                <w:rPr>
                  <w:rFonts w:ascii="標楷體" w:eastAsia="標楷體" w:hAnsi="標楷體" w:hint="eastAsia"/>
                  <w:color w:val="000000"/>
                </w:rPr>
                <w:t>6</w:t>
              </w:r>
            </w:ins>
          </w:p>
        </w:tc>
        <w:tc>
          <w:tcPr>
            <w:tcW w:w="1275" w:type="dxa"/>
            <w:tcBorders>
              <w:top w:val="single" w:sz="4" w:space="0" w:color="auto"/>
              <w:left w:val="single" w:sz="4" w:space="0" w:color="auto"/>
              <w:bottom w:val="single" w:sz="4" w:space="0" w:color="auto"/>
              <w:right w:val="single" w:sz="4" w:space="0" w:color="auto"/>
            </w:tcBorders>
          </w:tcPr>
          <w:p w14:paraId="0292363E" w14:textId="77777777" w:rsidR="00F63C93" w:rsidRPr="00F63C93" w:rsidRDefault="00F63C93" w:rsidP="00F63C93">
            <w:pPr>
              <w:rPr>
                <w:ins w:id="4050" w:author="st1" w:date="2021-05-07T15:46:00Z"/>
                <w:rFonts w:ascii="標楷體" w:eastAsia="標楷體" w:hAnsi="標楷體"/>
              </w:rPr>
            </w:pPr>
            <w:ins w:id="4051" w:author="st1" w:date="2021-05-07T15:53:00Z">
              <w:r w:rsidRPr="00F63C93">
                <w:rPr>
                  <w:rFonts w:ascii="標楷體" w:eastAsia="標楷體" w:hAnsi="標楷體" w:hint="eastAsia"/>
                </w:rPr>
                <w:t>借閱人</w:t>
              </w:r>
            </w:ins>
          </w:p>
        </w:tc>
        <w:tc>
          <w:tcPr>
            <w:tcW w:w="851" w:type="dxa"/>
            <w:tcBorders>
              <w:top w:val="single" w:sz="4" w:space="0" w:color="auto"/>
              <w:left w:val="single" w:sz="4" w:space="0" w:color="auto"/>
              <w:bottom w:val="single" w:sz="4" w:space="0" w:color="auto"/>
              <w:right w:val="single" w:sz="4" w:space="0" w:color="auto"/>
            </w:tcBorders>
          </w:tcPr>
          <w:p w14:paraId="3E37A0B8" w14:textId="77777777" w:rsidR="00F63C93" w:rsidRPr="00F63C93" w:rsidRDefault="00F63C93" w:rsidP="00F63C93">
            <w:pPr>
              <w:rPr>
                <w:ins w:id="4052" w:author="st1" w:date="2021-05-07T15:46:00Z"/>
                <w:rFonts w:ascii="標楷體" w:eastAsia="標楷體" w:hAnsi="標楷體"/>
              </w:rPr>
            </w:pPr>
            <w:ins w:id="4053" w:author="st1" w:date="2021-05-07T16:19:00Z">
              <w:r w:rsidRPr="00F63C93">
                <w:rPr>
                  <w:rFonts w:ascii="標楷體" w:eastAsia="標楷體" w:hAnsi="標楷體" w:hint="eastAsia"/>
                </w:rPr>
                <w:t>6</w:t>
              </w:r>
            </w:ins>
          </w:p>
        </w:tc>
        <w:tc>
          <w:tcPr>
            <w:tcW w:w="1417" w:type="dxa"/>
            <w:tcBorders>
              <w:top w:val="single" w:sz="4" w:space="0" w:color="auto"/>
              <w:left w:val="single" w:sz="4" w:space="0" w:color="auto"/>
              <w:bottom w:val="single" w:sz="4" w:space="0" w:color="auto"/>
              <w:right w:val="single" w:sz="4" w:space="0" w:color="auto"/>
            </w:tcBorders>
          </w:tcPr>
          <w:p w14:paraId="771D9586" w14:textId="77777777" w:rsidR="00F63C93" w:rsidRPr="00F63C93" w:rsidRDefault="00F63C93" w:rsidP="00F63C93">
            <w:pPr>
              <w:rPr>
                <w:ins w:id="4054" w:author="st1" w:date="2021-05-07T15:46:00Z"/>
                <w:rFonts w:ascii="標楷體" w:eastAsia="標楷體" w:hAnsi="標楷體"/>
              </w:rPr>
            </w:pPr>
            <w:r w:rsidRPr="00F63C93">
              <w:rPr>
                <w:rFonts w:ascii="標楷體" w:eastAsia="標楷體" w:hAnsi="標楷體" w:hint="eastAsia"/>
              </w:rPr>
              <w:t>執行交易經辦的員工編號</w:t>
            </w:r>
          </w:p>
        </w:tc>
        <w:tc>
          <w:tcPr>
            <w:tcW w:w="1701" w:type="dxa"/>
            <w:tcBorders>
              <w:top w:val="single" w:sz="4" w:space="0" w:color="auto"/>
              <w:left w:val="single" w:sz="4" w:space="0" w:color="auto"/>
              <w:bottom w:val="single" w:sz="4" w:space="0" w:color="auto"/>
              <w:right w:val="single" w:sz="4" w:space="0" w:color="auto"/>
            </w:tcBorders>
          </w:tcPr>
          <w:p w14:paraId="44FE2EFD" w14:textId="77777777" w:rsidR="00F63C93" w:rsidRPr="00F63C93" w:rsidRDefault="00F63C93" w:rsidP="00F63C93">
            <w:pPr>
              <w:rPr>
                <w:ins w:id="4055" w:author="st1" w:date="2021-05-07T15:46: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665D7CBF" w14:textId="77777777" w:rsidR="00F63C93" w:rsidRPr="00F63C93" w:rsidRDefault="00F63C93" w:rsidP="00F63C93">
            <w:pPr>
              <w:rPr>
                <w:ins w:id="4056" w:author="st1" w:date="2021-05-07T15:46:00Z"/>
                <w:rFonts w:ascii="標楷體" w:eastAsia="標楷體" w:hAnsi="標楷體"/>
                <w:color w:val="000000"/>
              </w:rPr>
            </w:pPr>
            <w:r w:rsidRPr="00F63C93">
              <w:rPr>
                <w:rFonts w:ascii="標楷體" w:eastAsia="標楷體" w:hAnsi="標楷體" w:hint="eastAsia"/>
                <w:color w:val="000000"/>
              </w:rPr>
              <w:t>V</w:t>
            </w:r>
          </w:p>
        </w:tc>
        <w:tc>
          <w:tcPr>
            <w:tcW w:w="709" w:type="dxa"/>
            <w:tcBorders>
              <w:top w:val="single" w:sz="4" w:space="0" w:color="auto"/>
              <w:left w:val="single" w:sz="4" w:space="0" w:color="auto"/>
              <w:bottom w:val="single" w:sz="4" w:space="0" w:color="auto"/>
              <w:right w:val="single" w:sz="4" w:space="0" w:color="auto"/>
            </w:tcBorders>
          </w:tcPr>
          <w:p w14:paraId="2B878740" w14:textId="77777777" w:rsidR="00F63C93" w:rsidRPr="00F63C93" w:rsidRDefault="00F63C93" w:rsidP="00F63C93">
            <w:pPr>
              <w:jc w:val="center"/>
              <w:rPr>
                <w:ins w:id="4057" w:author="st1" w:date="2021-05-07T15:46:00Z"/>
                <w:rFonts w:ascii="標楷體" w:eastAsia="標楷體" w:hAnsi="標楷體"/>
                <w:color w:val="000000"/>
              </w:rPr>
            </w:pPr>
            <w:ins w:id="4058" w:author="st1" w:date="2021-05-07T15:55:00Z">
              <w:r w:rsidRPr="00F63C93">
                <w:rPr>
                  <w:rFonts w:ascii="標楷體" w:eastAsia="標楷體" w:hAnsi="標楷體" w:hint="eastAsia"/>
                  <w:color w:val="000000"/>
                </w:rPr>
                <w:t>W</w:t>
              </w:r>
            </w:ins>
          </w:p>
        </w:tc>
        <w:tc>
          <w:tcPr>
            <w:tcW w:w="3366" w:type="dxa"/>
            <w:tcBorders>
              <w:top w:val="single" w:sz="4" w:space="0" w:color="auto"/>
              <w:left w:val="single" w:sz="4" w:space="0" w:color="auto"/>
              <w:bottom w:val="single" w:sz="4" w:space="0" w:color="auto"/>
              <w:right w:val="single" w:sz="4" w:space="0" w:color="auto"/>
            </w:tcBorders>
          </w:tcPr>
          <w:p w14:paraId="095C7041" w14:textId="77777777" w:rsidR="00F63C93" w:rsidRPr="00F63C93" w:rsidRDefault="00F63C93" w:rsidP="00F63C93">
            <w:pPr>
              <w:rPr>
                <w:ins w:id="4059" w:author="黃梓峻" w:date="2021-06-28T12:21:00Z"/>
                <w:rFonts w:ascii="標楷體" w:eastAsia="標楷體" w:hAnsi="標楷體"/>
                <w:color w:val="000000"/>
              </w:rPr>
            </w:pPr>
            <w:ins w:id="4060" w:author="st1" w:date="2021-05-07T16:11:00Z">
              <w:r w:rsidRPr="00F63C93">
                <w:rPr>
                  <w:rFonts w:ascii="標楷體" w:eastAsia="標楷體" w:hAnsi="標楷體"/>
                </w:rPr>
                <w:t>1.</w:t>
              </w:r>
              <w:del w:id="4061" w:author="黃梓峻" w:date="2021-05-12T15:00:00Z">
                <w:r w:rsidRPr="00F63C93" w:rsidDel="007740B0">
                  <w:rPr>
                    <w:rFonts w:ascii="標楷體" w:eastAsia="標楷體" w:hAnsi="標楷體" w:hint="eastAsia"/>
                    <w:color w:val="000000"/>
                  </w:rPr>
                  <w:delText>申請時</w:delText>
                </w:r>
              </w:del>
            </w:ins>
            <w:r w:rsidRPr="00F63C93">
              <w:rPr>
                <w:rFonts w:ascii="標楷體" w:eastAsia="標楷體" w:hAnsi="標楷體" w:hint="eastAsia"/>
                <w:color w:val="000000"/>
              </w:rPr>
              <w:t>限輸入文數字</w:t>
            </w:r>
            <w:ins w:id="4062" w:author="黃梓峻" w:date="2021-06-28T12:21:00Z">
              <w:r w:rsidRPr="00F63C93">
                <w:rPr>
                  <w:rFonts w:ascii="標楷體" w:eastAsia="標楷體" w:hAnsi="標楷體" w:hint="eastAsia"/>
                  <w:color w:val="000000"/>
                </w:rPr>
                <w:t>，檢核條件：</w:t>
              </w:r>
            </w:ins>
          </w:p>
          <w:p w14:paraId="3A4B2476" w14:textId="77777777" w:rsidR="00F63C93" w:rsidRPr="00F63C93" w:rsidRDefault="00F63C93" w:rsidP="00F63C93">
            <w:pPr>
              <w:rPr>
                <w:ins w:id="4063" w:author="st1" w:date="2021-05-07T16:11:00Z"/>
                <w:rFonts w:ascii="標楷體" w:eastAsia="標楷體" w:hAnsi="標楷體"/>
                <w:color w:val="000000"/>
              </w:rPr>
            </w:pPr>
            <w:ins w:id="4064" w:author="黃梓峻" w:date="2021-06-28T12:21:00Z">
              <w:r w:rsidRPr="00F63C93">
                <w:rPr>
                  <w:rFonts w:ascii="標楷體" w:eastAsia="標楷體" w:hAnsi="標楷體" w:hint="eastAsia"/>
                  <w:color w:val="000000"/>
                </w:rPr>
                <w:t xml:space="preserve">  不可空白/V(7)</w:t>
              </w:r>
            </w:ins>
            <w:ins w:id="4065" w:author="st1" w:date="2021-05-07T16:11:00Z">
              <w:del w:id="4066" w:author="黃梓峻" w:date="2021-05-12T15:00:00Z">
                <w:r w:rsidRPr="00F63C93" w:rsidDel="007740B0">
                  <w:rPr>
                    <w:rFonts w:ascii="標楷體" w:eastAsia="標楷體" w:hAnsi="標楷體" w:hint="eastAsia"/>
                    <w:color w:val="000000"/>
                  </w:rPr>
                  <w:delText>，歸還時隱藏</w:delText>
                </w:r>
              </w:del>
            </w:ins>
          </w:p>
          <w:p w14:paraId="6FC29B34" w14:textId="77777777" w:rsidR="00F63C93" w:rsidRPr="00F63C93" w:rsidRDefault="00F63C93" w:rsidP="00F63C93">
            <w:pPr>
              <w:rPr>
                <w:ins w:id="4067" w:author="st1" w:date="2021-05-07T15:46:00Z"/>
                <w:rFonts w:ascii="標楷體" w:eastAsia="標楷體" w:hAnsi="標楷體"/>
              </w:rPr>
            </w:pPr>
            <w:ins w:id="4068" w:author="st1" w:date="2021-05-07T16:11:00Z">
              <w:r w:rsidRPr="00F63C93">
                <w:rPr>
                  <w:rFonts w:ascii="標楷體" w:eastAsia="標楷體" w:hAnsi="標楷體"/>
                </w:rPr>
                <w:t>2.</w:t>
              </w:r>
            </w:ins>
            <w:ins w:id="4069" w:author="st1" w:date="2021-05-07T16:00:00Z">
              <w:r w:rsidRPr="00F63C93">
                <w:rPr>
                  <w:rFonts w:ascii="標楷體" w:eastAsia="標楷體" w:hAnsi="標楷體"/>
                  <w:color w:val="000000"/>
                </w:rPr>
                <w:t>InnDocRecord</w:t>
              </w:r>
              <w:r w:rsidRPr="00F63C93">
                <w:rPr>
                  <w:rFonts w:ascii="標楷體" w:eastAsia="標楷體" w:hAnsi="標楷體"/>
                </w:rPr>
                <w:t>.</w:t>
              </w:r>
            </w:ins>
            <w:ins w:id="4070" w:author="st1" w:date="2021-05-07T16:04:00Z">
              <w:r w:rsidRPr="00F63C93">
                <w:rPr>
                  <w:rFonts w:ascii="標楷體" w:eastAsia="標楷體" w:hAnsi="標楷體"/>
                </w:rPr>
                <w:t>ApplEmpNo</w:t>
              </w:r>
            </w:ins>
          </w:p>
        </w:tc>
      </w:tr>
      <w:tr w:rsidR="00F63C93" w:rsidRPr="00F63C93" w14:paraId="4C6B51D3" w14:textId="77777777" w:rsidTr="00067F94">
        <w:trPr>
          <w:trHeight w:val="244"/>
          <w:jc w:val="center"/>
          <w:ins w:id="4071" w:author="st1" w:date="2021-05-07T16:20:00Z"/>
        </w:trPr>
        <w:tc>
          <w:tcPr>
            <w:tcW w:w="534" w:type="dxa"/>
            <w:tcBorders>
              <w:top w:val="single" w:sz="4" w:space="0" w:color="auto"/>
              <w:left w:val="single" w:sz="4" w:space="0" w:color="auto"/>
              <w:bottom w:val="single" w:sz="4" w:space="0" w:color="auto"/>
              <w:right w:val="single" w:sz="4" w:space="0" w:color="auto"/>
            </w:tcBorders>
          </w:tcPr>
          <w:p w14:paraId="19DDF254" w14:textId="77777777" w:rsidR="00F63C93" w:rsidRPr="00F63C93" w:rsidRDefault="00F63C93" w:rsidP="00F63C93">
            <w:pPr>
              <w:rPr>
                <w:ins w:id="4072" w:author="st1" w:date="2021-05-07T16:20:00Z"/>
                <w:rFonts w:ascii="標楷體" w:eastAsia="標楷體" w:hAnsi="標楷體"/>
                <w:color w:val="000000"/>
              </w:rPr>
            </w:pPr>
            <w:ins w:id="4073" w:author="st1" w:date="2021-05-07T16:21:00Z">
              <w:r w:rsidRPr="00F63C93">
                <w:rPr>
                  <w:rFonts w:ascii="標楷體" w:eastAsia="標楷體" w:hAnsi="標楷體" w:hint="eastAsia"/>
                  <w:color w:val="000000"/>
                </w:rPr>
                <w:t>7</w:t>
              </w:r>
            </w:ins>
          </w:p>
        </w:tc>
        <w:tc>
          <w:tcPr>
            <w:tcW w:w="1275" w:type="dxa"/>
            <w:tcBorders>
              <w:top w:val="single" w:sz="4" w:space="0" w:color="auto"/>
              <w:left w:val="single" w:sz="4" w:space="0" w:color="auto"/>
              <w:bottom w:val="single" w:sz="4" w:space="0" w:color="auto"/>
              <w:right w:val="single" w:sz="4" w:space="0" w:color="auto"/>
            </w:tcBorders>
          </w:tcPr>
          <w:p w14:paraId="72A62ED2" w14:textId="77777777" w:rsidR="00F63C93" w:rsidRPr="00F63C93" w:rsidRDefault="00F63C93" w:rsidP="00F63C93">
            <w:pPr>
              <w:rPr>
                <w:ins w:id="4074" w:author="st1" w:date="2021-05-07T16:20:00Z"/>
                <w:rFonts w:ascii="標楷體" w:eastAsia="標楷體" w:hAnsi="標楷體"/>
              </w:rPr>
            </w:pPr>
            <w:ins w:id="4075" w:author="黃梓峻" w:date="2021-06-28T11:56:00Z">
              <w:r w:rsidRPr="00F63C93">
                <w:rPr>
                  <w:rFonts w:ascii="標楷體" w:eastAsia="標楷體" w:hAnsi="標楷體" w:hint="eastAsia"/>
                </w:rPr>
                <w:t>使用者查詢</w:t>
              </w:r>
            </w:ins>
            <w:ins w:id="4076" w:author="st1" w:date="2021-05-07T16:21:00Z">
              <w:del w:id="4077" w:author="黃梓峻" w:date="2021-06-28T11:56:00Z">
                <w:r w:rsidRPr="00F63C93" w:rsidDel="00812B7A">
                  <w:rPr>
                    <w:rFonts w:ascii="標楷體" w:eastAsia="標楷體" w:hAnsi="標楷體" w:hint="eastAsia"/>
                  </w:rPr>
                  <w:delText>瀏覽</w:delText>
                </w:r>
              </w:del>
            </w:ins>
          </w:p>
        </w:tc>
        <w:tc>
          <w:tcPr>
            <w:tcW w:w="851" w:type="dxa"/>
            <w:tcBorders>
              <w:top w:val="single" w:sz="4" w:space="0" w:color="auto"/>
              <w:left w:val="single" w:sz="4" w:space="0" w:color="auto"/>
              <w:bottom w:val="single" w:sz="4" w:space="0" w:color="auto"/>
              <w:right w:val="single" w:sz="4" w:space="0" w:color="auto"/>
            </w:tcBorders>
          </w:tcPr>
          <w:p w14:paraId="6C5F11DE" w14:textId="77777777" w:rsidR="00F63C93" w:rsidRPr="00F63C93" w:rsidRDefault="00F63C93" w:rsidP="00F63C93">
            <w:pPr>
              <w:rPr>
                <w:ins w:id="4078" w:author="st1" w:date="2021-05-07T16:20:00Z"/>
                <w:rFonts w:ascii="標楷體" w:eastAsia="標楷體" w:hAnsi="標楷體"/>
              </w:rPr>
            </w:pPr>
          </w:p>
        </w:tc>
        <w:tc>
          <w:tcPr>
            <w:tcW w:w="1417" w:type="dxa"/>
            <w:tcBorders>
              <w:top w:val="single" w:sz="4" w:space="0" w:color="auto"/>
              <w:left w:val="single" w:sz="4" w:space="0" w:color="auto"/>
              <w:bottom w:val="single" w:sz="4" w:space="0" w:color="auto"/>
              <w:right w:val="single" w:sz="4" w:space="0" w:color="auto"/>
            </w:tcBorders>
          </w:tcPr>
          <w:p w14:paraId="163D5AED" w14:textId="77777777" w:rsidR="00F63C93" w:rsidRPr="00F63C93" w:rsidRDefault="00F63C93" w:rsidP="00F63C93">
            <w:pPr>
              <w:rPr>
                <w:ins w:id="4079" w:author="st1" w:date="2021-05-07T16:20: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4AD5F184" w14:textId="77777777" w:rsidR="00F63C93" w:rsidRPr="00F63C93" w:rsidRDefault="00F63C93" w:rsidP="00F63C93">
            <w:pPr>
              <w:rPr>
                <w:ins w:id="4080" w:author="st1" w:date="2021-05-07T16:20: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0C9F305E" w14:textId="77777777" w:rsidR="00F63C93" w:rsidRPr="00F63C93" w:rsidRDefault="00F63C93" w:rsidP="00F63C93">
            <w:pPr>
              <w:rPr>
                <w:ins w:id="4081" w:author="st1" w:date="2021-05-07T16:20:00Z"/>
                <w:rFonts w:ascii="標楷體" w:eastAsia="標楷體" w:hAnsi="標楷體"/>
                <w:color w:val="000000"/>
              </w:rPr>
            </w:pPr>
          </w:p>
        </w:tc>
        <w:tc>
          <w:tcPr>
            <w:tcW w:w="709" w:type="dxa"/>
            <w:tcBorders>
              <w:top w:val="single" w:sz="4" w:space="0" w:color="auto"/>
              <w:left w:val="single" w:sz="4" w:space="0" w:color="auto"/>
              <w:bottom w:val="single" w:sz="4" w:space="0" w:color="auto"/>
              <w:right w:val="single" w:sz="4" w:space="0" w:color="auto"/>
            </w:tcBorders>
          </w:tcPr>
          <w:p w14:paraId="520F50B4" w14:textId="77777777" w:rsidR="00F63C93" w:rsidRPr="00F63C93" w:rsidRDefault="00F63C93" w:rsidP="00F63C93">
            <w:pPr>
              <w:jc w:val="center"/>
              <w:rPr>
                <w:ins w:id="4082" w:author="st1" w:date="2021-05-07T16:20:00Z"/>
                <w:rFonts w:ascii="標楷體" w:eastAsia="標楷體" w:hAnsi="標楷體"/>
                <w:color w:val="000000"/>
              </w:rPr>
            </w:pPr>
          </w:p>
        </w:tc>
        <w:tc>
          <w:tcPr>
            <w:tcW w:w="3366" w:type="dxa"/>
            <w:tcBorders>
              <w:top w:val="single" w:sz="4" w:space="0" w:color="auto"/>
              <w:left w:val="single" w:sz="4" w:space="0" w:color="auto"/>
              <w:bottom w:val="single" w:sz="4" w:space="0" w:color="auto"/>
              <w:right w:val="single" w:sz="4" w:space="0" w:color="auto"/>
            </w:tcBorders>
          </w:tcPr>
          <w:p w14:paraId="3097D8F7" w14:textId="77777777" w:rsidR="00F63C93" w:rsidRPr="00F63C93" w:rsidRDefault="00F63C93" w:rsidP="00F63C93">
            <w:pPr>
              <w:rPr>
                <w:ins w:id="4083" w:author="st1" w:date="2021-05-07T16:20:00Z"/>
                <w:rFonts w:ascii="標楷體" w:eastAsia="標楷體" w:hAnsi="標楷體"/>
              </w:rPr>
            </w:pPr>
            <w:ins w:id="4084" w:author="st1" w:date="2021-05-07T16:21:00Z">
              <w:r w:rsidRPr="00F63C93">
                <w:rPr>
                  <w:rFonts w:eastAsia="標楷體" w:hint="eastAsia"/>
                  <w:color w:val="000000"/>
                </w:rPr>
                <w:t>連結至【</w:t>
              </w:r>
              <w:r w:rsidRPr="00F63C93">
                <w:rPr>
                  <w:rFonts w:eastAsia="標楷體"/>
                  <w:color w:val="000000"/>
                </w:rPr>
                <w:t xml:space="preserve">L6041 </w:t>
              </w:r>
              <w:r w:rsidRPr="00F63C93">
                <w:rPr>
                  <w:rFonts w:eastAsia="標楷體" w:hint="eastAsia"/>
                  <w:color w:val="000000"/>
                </w:rPr>
                <w:t>使用者資料查詢】，</w:t>
              </w:r>
              <w:r w:rsidRPr="00F63C93">
                <w:rPr>
                  <w:rFonts w:ascii="標楷體" w:eastAsia="標楷體" w:hAnsi="標楷體" w:hint="eastAsia"/>
                  <w:lang w:eastAsia="zh-HK"/>
                </w:rPr>
                <w:t>供查詢</w:t>
              </w:r>
            </w:ins>
            <w:ins w:id="4085" w:author="st1" w:date="2021-05-07T16:22:00Z">
              <w:r w:rsidRPr="00F63C93">
                <w:rPr>
                  <w:rFonts w:eastAsia="標楷體" w:hint="eastAsia"/>
                  <w:color w:val="000000"/>
                </w:rPr>
                <w:t>使用者資料</w:t>
              </w:r>
            </w:ins>
            <w:ins w:id="4086" w:author="st1" w:date="2021-05-07T16:21:00Z">
              <w:r w:rsidRPr="00F63C93">
                <w:rPr>
                  <w:rFonts w:ascii="標楷體" w:eastAsia="標楷體" w:hAnsi="標楷體" w:hint="eastAsia"/>
                  <w:lang w:eastAsia="zh-HK"/>
                </w:rPr>
                <w:t>，點選資料帶回</w:t>
              </w:r>
            </w:ins>
            <w:ins w:id="4087" w:author="黃梓峻" w:date="2021-06-28T11:56:00Z">
              <w:r w:rsidRPr="00F63C93">
                <w:rPr>
                  <w:rFonts w:ascii="標楷體" w:eastAsia="標楷體" w:hAnsi="標楷體" w:hint="eastAsia"/>
                  <w:lang w:eastAsia="zh-HK"/>
                </w:rPr>
                <w:t>員工編號</w:t>
              </w:r>
            </w:ins>
            <w:ins w:id="4088" w:author="st1" w:date="2021-05-07T16:21:00Z">
              <w:del w:id="4089" w:author="黃梓峻" w:date="2021-06-28T11:56:00Z">
                <w:r w:rsidRPr="00F63C93" w:rsidDel="00812B7A">
                  <w:rPr>
                    <w:rFonts w:ascii="標楷體" w:eastAsia="標楷體" w:hAnsi="標楷體" w:hint="eastAsia"/>
                    <w:lang w:eastAsia="zh-HK"/>
                  </w:rPr>
                  <w:delText>戶號</w:delText>
                </w:r>
              </w:del>
            </w:ins>
          </w:p>
        </w:tc>
      </w:tr>
      <w:tr w:rsidR="00F63C93" w:rsidRPr="00F63C93" w14:paraId="68A7C69C" w14:textId="77777777" w:rsidTr="00067F94">
        <w:trPr>
          <w:trHeight w:val="244"/>
          <w:jc w:val="center"/>
          <w:ins w:id="4090" w:author="st1" w:date="2021-05-07T15:46:00Z"/>
        </w:trPr>
        <w:tc>
          <w:tcPr>
            <w:tcW w:w="534" w:type="dxa"/>
            <w:tcBorders>
              <w:top w:val="single" w:sz="4" w:space="0" w:color="auto"/>
              <w:left w:val="single" w:sz="4" w:space="0" w:color="auto"/>
              <w:bottom w:val="single" w:sz="4" w:space="0" w:color="auto"/>
              <w:right w:val="single" w:sz="4" w:space="0" w:color="auto"/>
            </w:tcBorders>
          </w:tcPr>
          <w:p w14:paraId="4C2EDA2D" w14:textId="77777777" w:rsidR="00F63C93" w:rsidRPr="00F63C93" w:rsidRDefault="00F63C93" w:rsidP="00F63C93">
            <w:pPr>
              <w:rPr>
                <w:ins w:id="4091" w:author="st1" w:date="2021-05-07T15:46:00Z"/>
                <w:rFonts w:ascii="標楷體" w:eastAsia="標楷體" w:hAnsi="標楷體"/>
                <w:color w:val="000000"/>
              </w:rPr>
            </w:pPr>
            <w:ins w:id="4092" w:author="st1" w:date="2021-05-07T16:21:00Z">
              <w:r w:rsidRPr="00F63C93">
                <w:rPr>
                  <w:rFonts w:ascii="標楷體" w:eastAsia="標楷體" w:hAnsi="標楷體" w:hint="eastAsia"/>
                  <w:color w:val="000000"/>
                </w:rPr>
                <w:t>8</w:t>
              </w:r>
            </w:ins>
          </w:p>
        </w:tc>
        <w:tc>
          <w:tcPr>
            <w:tcW w:w="1275" w:type="dxa"/>
            <w:tcBorders>
              <w:top w:val="single" w:sz="4" w:space="0" w:color="auto"/>
              <w:left w:val="single" w:sz="4" w:space="0" w:color="auto"/>
              <w:bottom w:val="single" w:sz="4" w:space="0" w:color="auto"/>
              <w:right w:val="single" w:sz="4" w:space="0" w:color="auto"/>
            </w:tcBorders>
          </w:tcPr>
          <w:p w14:paraId="3C74D7F9" w14:textId="77777777" w:rsidR="00F63C93" w:rsidRPr="00F63C93" w:rsidRDefault="00F63C93" w:rsidP="00F63C93">
            <w:pPr>
              <w:rPr>
                <w:ins w:id="4093" w:author="st1" w:date="2021-05-07T15:46:00Z"/>
                <w:rFonts w:ascii="標楷體" w:eastAsia="標楷體" w:hAnsi="標楷體"/>
              </w:rPr>
            </w:pPr>
            <w:ins w:id="4094" w:author="st1" w:date="2021-05-07T15:53:00Z">
              <w:r w:rsidRPr="00F63C93">
                <w:rPr>
                  <w:rFonts w:ascii="標楷體" w:eastAsia="標楷體" w:hAnsi="標楷體" w:hint="eastAsia"/>
                </w:rPr>
                <w:t>用途</w:t>
              </w:r>
            </w:ins>
          </w:p>
        </w:tc>
        <w:tc>
          <w:tcPr>
            <w:tcW w:w="851" w:type="dxa"/>
            <w:tcBorders>
              <w:top w:val="single" w:sz="4" w:space="0" w:color="auto"/>
              <w:left w:val="single" w:sz="4" w:space="0" w:color="auto"/>
              <w:bottom w:val="single" w:sz="4" w:space="0" w:color="auto"/>
              <w:right w:val="single" w:sz="4" w:space="0" w:color="auto"/>
            </w:tcBorders>
          </w:tcPr>
          <w:p w14:paraId="698E4D50" w14:textId="77777777" w:rsidR="00F63C93" w:rsidRPr="00F63C93" w:rsidRDefault="00F63C93" w:rsidP="00F63C93">
            <w:pPr>
              <w:rPr>
                <w:ins w:id="4095" w:author="st1" w:date="2021-05-07T15:46:00Z"/>
                <w:rFonts w:ascii="標楷體" w:eastAsia="標楷體" w:hAnsi="標楷體"/>
              </w:rPr>
            </w:pPr>
            <w:ins w:id="4096" w:author="st1" w:date="2021-05-07T16:19:00Z">
              <w:r w:rsidRPr="00F63C93">
                <w:rPr>
                  <w:rFonts w:ascii="標楷體" w:eastAsia="標楷體" w:hAnsi="標楷體" w:hint="eastAsia"/>
                </w:rPr>
                <w:t>2</w:t>
              </w:r>
            </w:ins>
          </w:p>
        </w:tc>
        <w:tc>
          <w:tcPr>
            <w:tcW w:w="1417" w:type="dxa"/>
            <w:tcBorders>
              <w:top w:val="single" w:sz="4" w:space="0" w:color="auto"/>
              <w:left w:val="single" w:sz="4" w:space="0" w:color="auto"/>
              <w:bottom w:val="single" w:sz="4" w:space="0" w:color="auto"/>
              <w:right w:val="single" w:sz="4" w:space="0" w:color="auto"/>
            </w:tcBorders>
          </w:tcPr>
          <w:p w14:paraId="1338D872" w14:textId="77777777" w:rsidR="00F63C93" w:rsidRPr="00F63C93" w:rsidRDefault="00F63C93" w:rsidP="00F63C93">
            <w:pPr>
              <w:rPr>
                <w:ins w:id="4097" w:author="st1" w:date="2021-05-07T15:46: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06D453DA" w14:textId="77777777" w:rsidR="00F63C93" w:rsidRPr="00F63C93" w:rsidRDefault="00F63C93" w:rsidP="00F63C93">
            <w:pPr>
              <w:rPr>
                <w:ins w:id="4098" w:author="st1" w:date="2021-05-07T15:56:00Z"/>
                <w:rFonts w:ascii="標楷體" w:eastAsia="標楷體" w:hAnsi="標楷體"/>
                <w:color w:val="000000"/>
              </w:rPr>
            </w:pPr>
            <w:ins w:id="4099" w:author="st1" w:date="2021-05-07T15:56:00Z">
              <w:r w:rsidRPr="00F63C93">
                <w:rPr>
                  <w:rFonts w:ascii="標楷體" w:eastAsia="標楷體" w:hAnsi="標楷體" w:hint="eastAsia"/>
                  <w:lang w:eastAsia="zh-HK"/>
                </w:rPr>
                <w:t>依據</w:t>
              </w:r>
              <w:r w:rsidRPr="00F63C93">
                <w:rPr>
                  <w:rFonts w:ascii="標楷體" w:eastAsia="標楷體" w:hAnsi="標楷體" w:hint="eastAsia"/>
                </w:rPr>
                <w:t>C</w:t>
              </w:r>
              <w:r w:rsidRPr="00F63C93">
                <w:rPr>
                  <w:rFonts w:ascii="標楷體" w:eastAsia="標楷體" w:hAnsi="標楷體" w:hint="eastAsia"/>
                  <w:lang w:eastAsia="zh-HK"/>
                </w:rPr>
                <w:t>d</w:t>
              </w:r>
              <w:r w:rsidRPr="00F63C93">
                <w:rPr>
                  <w:rFonts w:ascii="標楷體" w:eastAsia="標楷體" w:hAnsi="標楷體"/>
                  <w:lang w:eastAsia="zh-HK"/>
                </w:rPr>
                <w:t>Code</w:t>
              </w:r>
              <w:r w:rsidRPr="00F63C93">
                <w:rPr>
                  <w:rFonts w:ascii="標楷體" w:eastAsia="標楷體" w:hAnsi="標楷體" w:hint="eastAsia"/>
                  <w:lang w:eastAsia="zh-HK"/>
                </w:rPr>
                <w:lastRenderedPageBreak/>
                <w:t>的</w:t>
              </w:r>
              <w:r w:rsidRPr="00F63C93">
                <w:rPr>
                  <w:rFonts w:ascii="標楷體" w:eastAsia="標楷體" w:hAnsi="標楷體"/>
                  <w:lang w:eastAsia="zh-HK"/>
                </w:rPr>
                <w:t>DefCode</w:t>
              </w:r>
              <w:r w:rsidRPr="00F63C93">
                <w:rPr>
                  <w:rFonts w:ascii="標楷體" w:eastAsia="標楷體" w:hAnsi="標楷體" w:hint="eastAsia"/>
                </w:rPr>
                <w:t>=</w:t>
              </w:r>
              <w:r w:rsidRPr="00F63C93">
                <w:rPr>
                  <w:rFonts w:ascii="標楷體" w:eastAsia="標楷體" w:hAnsi="標楷體"/>
                  <w:color w:val="000000"/>
                </w:rPr>
                <w:t>UsageCodeX</w:t>
              </w:r>
            </w:ins>
          </w:p>
          <w:p w14:paraId="1AA17BC8" w14:textId="77777777" w:rsidR="00F63C93" w:rsidRPr="00F63C93" w:rsidRDefault="00F63C93" w:rsidP="00F63C93">
            <w:pPr>
              <w:rPr>
                <w:ins w:id="4100" w:author="st1" w:date="2021-05-07T15:56:00Z"/>
                <w:rFonts w:ascii="標楷體" w:eastAsia="標楷體" w:hAnsi="標楷體"/>
              </w:rPr>
            </w:pPr>
            <w:ins w:id="4101" w:author="黃梓峻" w:date="2021-06-28T12:21:00Z">
              <w:r w:rsidRPr="00F63C93">
                <w:rPr>
                  <w:rFonts w:ascii="標楷體" w:eastAsia="標楷體" w:hAnsi="標楷體" w:hint="eastAsia"/>
                </w:rPr>
                <w:t>限[啟用記號(Enable)]=[Y.啟用]</w:t>
              </w:r>
            </w:ins>
          </w:p>
          <w:p w14:paraId="40167A3A" w14:textId="77777777" w:rsidR="00F63C93" w:rsidRPr="00F63C93" w:rsidRDefault="00F63C93" w:rsidP="00F63C93">
            <w:pPr>
              <w:rPr>
                <w:ins w:id="4102" w:author="st1" w:date="2021-05-07T15:56:00Z"/>
                <w:rFonts w:ascii="標楷體" w:eastAsia="標楷體" w:hAnsi="標楷體"/>
              </w:rPr>
            </w:pPr>
            <w:ins w:id="4103" w:author="st1" w:date="2021-05-07T15:56:00Z">
              <w:r w:rsidRPr="00F63C93">
                <w:rPr>
                  <w:rFonts w:ascii="標楷體" w:eastAsia="標楷體" w:hAnsi="標楷體" w:hint="eastAsia"/>
                </w:rPr>
                <w:t>01.清償</w:t>
              </w:r>
            </w:ins>
          </w:p>
          <w:p w14:paraId="395BE35B" w14:textId="77777777" w:rsidR="00F63C93" w:rsidRPr="00F63C93" w:rsidRDefault="00F63C93" w:rsidP="00F63C93">
            <w:pPr>
              <w:rPr>
                <w:ins w:id="4104" w:author="st1" w:date="2021-05-07T15:56:00Z"/>
                <w:rFonts w:ascii="標楷體" w:eastAsia="標楷體" w:hAnsi="標楷體"/>
              </w:rPr>
            </w:pPr>
            <w:ins w:id="4105" w:author="st1" w:date="2021-05-07T15:56:00Z">
              <w:r w:rsidRPr="00F63C93">
                <w:rPr>
                  <w:rFonts w:ascii="標楷體" w:eastAsia="標楷體" w:hAnsi="標楷體" w:hint="eastAsia"/>
                </w:rPr>
                <w:t>02.法拍</w:t>
              </w:r>
            </w:ins>
          </w:p>
          <w:p w14:paraId="152DDD33" w14:textId="77777777" w:rsidR="00F63C93" w:rsidRPr="00F63C93" w:rsidRDefault="00F63C93" w:rsidP="00F63C93">
            <w:pPr>
              <w:rPr>
                <w:ins w:id="4106" w:author="st1" w:date="2021-05-07T15:56:00Z"/>
                <w:rFonts w:ascii="標楷體" w:eastAsia="標楷體" w:hAnsi="標楷體"/>
              </w:rPr>
            </w:pPr>
            <w:ins w:id="4107" w:author="st1" w:date="2021-05-07T15:56:00Z">
              <w:r w:rsidRPr="00F63C93">
                <w:rPr>
                  <w:rFonts w:ascii="標楷體" w:eastAsia="標楷體" w:hAnsi="標楷體" w:hint="eastAsia"/>
                </w:rPr>
                <w:t>03.增貸</w:t>
              </w:r>
            </w:ins>
          </w:p>
          <w:p w14:paraId="1B8B976A" w14:textId="77777777" w:rsidR="00F63C93" w:rsidRPr="00F63C93" w:rsidRDefault="00F63C93" w:rsidP="00F63C93">
            <w:pPr>
              <w:rPr>
                <w:ins w:id="4108" w:author="st1" w:date="2021-05-07T15:56:00Z"/>
                <w:rFonts w:ascii="標楷體" w:eastAsia="標楷體" w:hAnsi="標楷體"/>
              </w:rPr>
            </w:pPr>
            <w:ins w:id="4109" w:author="st1" w:date="2021-05-07T15:56:00Z">
              <w:r w:rsidRPr="00F63C93">
                <w:rPr>
                  <w:rFonts w:ascii="標楷體" w:eastAsia="標楷體" w:hAnsi="標楷體" w:hint="eastAsia"/>
                </w:rPr>
                <w:t>04.展期</w:t>
              </w:r>
            </w:ins>
          </w:p>
          <w:p w14:paraId="553C8596" w14:textId="77777777" w:rsidR="00F63C93" w:rsidRPr="00F63C93" w:rsidRDefault="00F63C93" w:rsidP="00F63C93">
            <w:pPr>
              <w:rPr>
                <w:ins w:id="4110" w:author="st1" w:date="2021-05-07T15:56:00Z"/>
                <w:rFonts w:ascii="標楷體" w:eastAsia="標楷體" w:hAnsi="標楷體"/>
              </w:rPr>
            </w:pPr>
            <w:ins w:id="4111" w:author="st1" w:date="2021-05-07T15:56:00Z">
              <w:r w:rsidRPr="00F63C93">
                <w:rPr>
                  <w:rFonts w:ascii="標楷體" w:eastAsia="標楷體" w:hAnsi="標楷體" w:hint="eastAsia"/>
                </w:rPr>
                <w:t>05.撥款</w:t>
              </w:r>
            </w:ins>
          </w:p>
          <w:p w14:paraId="0DDDC1A8" w14:textId="77777777" w:rsidR="00F63C93" w:rsidRPr="00F63C93" w:rsidRDefault="00F63C93" w:rsidP="00F63C93">
            <w:pPr>
              <w:rPr>
                <w:ins w:id="4112" w:author="st1" w:date="2021-05-07T15:56:00Z"/>
                <w:rFonts w:ascii="標楷體" w:eastAsia="標楷體" w:hAnsi="標楷體"/>
              </w:rPr>
            </w:pPr>
            <w:ins w:id="4113" w:author="st1" w:date="2021-05-07T15:56:00Z">
              <w:r w:rsidRPr="00F63C93">
                <w:rPr>
                  <w:rFonts w:ascii="標楷體" w:eastAsia="標楷體" w:hAnsi="標楷體" w:hint="eastAsia"/>
                </w:rPr>
                <w:t>06.查閱</w:t>
              </w:r>
            </w:ins>
          </w:p>
          <w:p w14:paraId="0F5B0EAB" w14:textId="77777777" w:rsidR="00F63C93" w:rsidRPr="00F63C93" w:rsidRDefault="00F63C93" w:rsidP="00F63C93">
            <w:pPr>
              <w:rPr>
                <w:ins w:id="4114" w:author="st1" w:date="2021-05-07T15:56:00Z"/>
                <w:rFonts w:ascii="標楷體" w:eastAsia="標楷體" w:hAnsi="標楷體"/>
              </w:rPr>
            </w:pPr>
            <w:ins w:id="4115" w:author="st1" w:date="2021-05-07T15:56:00Z">
              <w:r w:rsidRPr="00F63C93">
                <w:rPr>
                  <w:rFonts w:ascii="標楷體" w:eastAsia="標楷體" w:hAnsi="標楷體" w:hint="eastAsia"/>
                </w:rPr>
                <w:t>07.重估</w:t>
              </w:r>
            </w:ins>
          </w:p>
          <w:p w14:paraId="334E7849" w14:textId="77777777" w:rsidR="00F63C93" w:rsidRPr="00F63C93" w:rsidRDefault="00F63C93" w:rsidP="00F63C93">
            <w:pPr>
              <w:rPr>
                <w:ins w:id="4116" w:author="st1" w:date="2021-05-07T15:46:00Z"/>
                <w:rFonts w:ascii="標楷體" w:eastAsia="標楷體" w:hAnsi="標楷體"/>
              </w:rPr>
            </w:pPr>
            <w:ins w:id="4117" w:author="st1" w:date="2021-05-07T15:56:00Z">
              <w:r w:rsidRPr="00F63C93">
                <w:rPr>
                  <w:rFonts w:ascii="標楷體" w:eastAsia="標楷體" w:hAnsi="標楷體" w:hint="eastAsia"/>
                </w:rPr>
                <w:t>08.其他</w:t>
              </w:r>
            </w:ins>
          </w:p>
        </w:tc>
        <w:tc>
          <w:tcPr>
            <w:tcW w:w="567" w:type="dxa"/>
            <w:tcBorders>
              <w:top w:val="single" w:sz="4" w:space="0" w:color="auto"/>
              <w:left w:val="single" w:sz="4" w:space="0" w:color="auto"/>
              <w:bottom w:val="single" w:sz="4" w:space="0" w:color="auto"/>
              <w:right w:val="single" w:sz="4" w:space="0" w:color="auto"/>
            </w:tcBorders>
          </w:tcPr>
          <w:p w14:paraId="64694AE7" w14:textId="77777777" w:rsidR="00F63C93" w:rsidRPr="00F63C93" w:rsidRDefault="00F63C93" w:rsidP="00F63C93">
            <w:pPr>
              <w:rPr>
                <w:ins w:id="4118" w:author="st1" w:date="2021-05-07T15:46:00Z"/>
                <w:rFonts w:ascii="標楷體" w:eastAsia="標楷體" w:hAnsi="標楷體"/>
                <w:color w:val="000000"/>
              </w:rPr>
            </w:pPr>
            <w:r w:rsidRPr="00F63C93">
              <w:rPr>
                <w:rFonts w:ascii="標楷體" w:eastAsia="標楷體" w:hAnsi="標楷體" w:hint="eastAsia"/>
                <w:color w:val="000000"/>
              </w:rPr>
              <w:lastRenderedPageBreak/>
              <w:t>V</w:t>
            </w:r>
          </w:p>
        </w:tc>
        <w:tc>
          <w:tcPr>
            <w:tcW w:w="709" w:type="dxa"/>
            <w:tcBorders>
              <w:top w:val="single" w:sz="4" w:space="0" w:color="auto"/>
              <w:left w:val="single" w:sz="4" w:space="0" w:color="auto"/>
              <w:bottom w:val="single" w:sz="4" w:space="0" w:color="auto"/>
              <w:right w:val="single" w:sz="4" w:space="0" w:color="auto"/>
            </w:tcBorders>
          </w:tcPr>
          <w:p w14:paraId="366B7D93" w14:textId="77777777" w:rsidR="00F63C93" w:rsidRPr="00F63C93" w:rsidRDefault="00F63C93" w:rsidP="00F63C93">
            <w:pPr>
              <w:jc w:val="center"/>
              <w:rPr>
                <w:ins w:id="4119" w:author="st1" w:date="2021-05-07T15:46:00Z"/>
                <w:rFonts w:ascii="標楷體" w:eastAsia="標楷體" w:hAnsi="標楷體"/>
                <w:color w:val="000000"/>
              </w:rPr>
            </w:pPr>
            <w:ins w:id="4120" w:author="st1" w:date="2021-05-07T15:55:00Z">
              <w:r w:rsidRPr="00F63C93">
                <w:rPr>
                  <w:rFonts w:ascii="標楷體" w:eastAsia="標楷體" w:hAnsi="標楷體" w:hint="eastAsia"/>
                  <w:color w:val="000000"/>
                </w:rPr>
                <w:t>W</w:t>
              </w:r>
            </w:ins>
          </w:p>
        </w:tc>
        <w:tc>
          <w:tcPr>
            <w:tcW w:w="3366" w:type="dxa"/>
            <w:tcBorders>
              <w:top w:val="single" w:sz="4" w:space="0" w:color="auto"/>
              <w:left w:val="single" w:sz="4" w:space="0" w:color="auto"/>
              <w:bottom w:val="single" w:sz="4" w:space="0" w:color="auto"/>
              <w:right w:val="single" w:sz="4" w:space="0" w:color="auto"/>
            </w:tcBorders>
          </w:tcPr>
          <w:p w14:paraId="54BD3B54" w14:textId="77777777" w:rsidR="00F63C93" w:rsidRPr="00F63C93" w:rsidRDefault="00F63C93" w:rsidP="00F63C93">
            <w:pPr>
              <w:rPr>
                <w:ins w:id="4121" w:author="黃梓峻" w:date="2021-06-28T12:23:00Z"/>
                <w:rFonts w:ascii="標楷體" w:eastAsia="標楷體" w:hAnsi="標楷體"/>
                <w:color w:val="000000"/>
              </w:rPr>
            </w:pPr>
            <w:ins w:id="4122" w:author="st1" w:date="2021-05-07T16:11:00Z">
              <w:r w:rsidRPr="00F63C93">
                <w:rPr>
                  <w:rFonts w:ascii="標楷體" w:eastAsia="標楷體" w:hAnsi="標楷體"/>
                </w:rPr>
                <w:t>1.</w:t>
              </w:r>
              <w:del w:id="4123" w:author="黃梓峻" w:date="2021-05-12T15:00:00Z">
                <w:r w:rsidRPr="00F63C93" w:rsidDel="007740B0">
                  <w:rPr>
                    <w:rFonts w:ascii="標楷體" w:eastAsia="標楷體" w:hAnsi="標楷體" w:hint="eastAsia"/>
                    <w:color w:val="000000"/>
                  </w:rPr>
                  <w:delText>申請時</w:delText>
                </w:r>
              </w:del>
            </w:ins>
            <w:r w:rsidRPr="00F63C93">
              <w:rPr>
                <w:rFonts w:ascii="標楷體" w:eastAsia="標楷體" w:hAnsi="標楷體" w:hint="eastAsia"/>
                <w:color w:val="000000"/>
              </w:rPr>
              <w:t>限輸入代碼</w:t>
            </w:r>
            <w:ins w:id="4124" w:author="黃梓峻" w:date="2021-06-28T12:22:00Z">
              <w:r w:rsidRPr="00F63C93">
                <w:rPr>
                  <w:rFonts w:ascii="標楷體" w:eastAsia="標楷體" w:hAnsi="標楷體" w:hint="eastAsia"/>
                  <w:color w:val="000000"/>
                </w:rPr>
                <w:t>，檢核條件：</w:t>
              </w:r>
            </w:ins>
          </w:p>
          <w:p w14:paraId="7A99F7EE" w14:textId="77777777" w:rsidR="00F63C93" w:rsidRPr="00F63C93" w:rsidRDefault="00F63C93" w:rsidP="00F63C93">
            <w:pPr>
              <w:rPr>
                <w:ins w:id="4125" w:author="st1" w:date="2021-05-07T16:11:00Z"/>
                <w:rFonts w:ascii="標楷體" w:eastAsia="標楷體" w:hAnsi="標楷體"/>
                <w:color w:val="000000"/>
              </w:rPr>
            </w:pPr>
            <w:ins w:id="4126" w:author="黃梓峻" w:date="2021-06-28T12:23:00Z">
              <w:r w:rsidRPr="00F63C93">
                <w:rPr>
                  <w:rFonts w:ascii="標楷體" w:eastAsia="標楷體" w:hAnsi="標楷體" w:hint="eastAsia"/>
                  <w:color w:val="000000"/>
                </w:rPr>
                <w:lastRenderedPageBreak/>
                <w:t xml:space="preserve"> </w:t>
              </w:r>
            </w:ins>
            <w:ins w:id="4127" w:author="黃梓峻" w:date="2021-06-28T12:22:00Z">
              <w:r w:rsidRPr="00F63C93">
                <w:rPr>
                  <w:rFonts w:ascii="標楷體" w:eastAsia="標楷體" w:hAnsi="標楷體"/>
                  <w:color w:val="000000"/>
                </w:rPr>
                <w:t xml:space="preserve"> </w:t>
              </w:r>
              <w:r w:rsidRPr="00F63C93">
                <w:rPr>
                  <w:rFonts w:ascii="標楷體" w:eastAsia="標楷體" w:hAnsi="標楷體" w:hint="eastAsia"/>
                  <w:color w:val="000000"/>
                </w:rPr>
                <w:t>依選單/V(H)</w:t>
              </w:r>
            </w:ins>
            <w:ins w:id="4128" w:author="st1" w:date="2021-05-07T16:11:00Z">
              <w:del w:id="4129" w:author="黃梓峻" w:date="2021-05-12T15:01:00Z">
                <w:r w:rsidRPr="00F63C93" w:rsidDel="007740B0">
                  <w:rPr>
                    <w:rFonts w:ascii="標楷體" w:eastAsia="標楷體" w:hAnsi="標楷體" w:hint="eastAsia"/>
                    <w:color w:val="000000"/>
                  </w:rPr>
                  <w:delText>，歸還時自動顯示</w:delText>
                </w:r>
              </w:del>
            </w:ins>
          </w:p>
          <w:p w14:paraId="7FC94D4F" w14:textId="77777777" w:rsidR="00F63C93" w:rsidRPr="00F63C93" w:rsidRDefault="00F63C93" w:rsidP="00F63C93">
            <w:pPr>
              <w:rPr>
                <w:ins w:id="4130" w:author="st1" w:date="2021-05-07T15:46:00Z"/>
                <w:rFonts w:ascii="標楷體" w:eastAsia="標楷體" w:hAnsi="標楷體"/>
              </w:rPr>
            </w:pPr>
            <w:ins w:id="4131" w:author="st1" w:date="2021-05-07T16:11:00Z">
              <w:r w:rsidRPr="00F63C93">
                <w:rPr>
                  <w:rFonts w:ascii="標楷體" w:eastAsia="標楷體" w:hAnsi="標楷體"/>
                </w:rPr>
                <w:t>2.</w:t>
              </w:r>
            </w:ins>
            <w:ins w:id="4132" w:author="st1" w:date="2021-05-07T16:00:00Z">
              <w:r w:rsidRPr="00F63C93">
                <w:rPr>
                  <w:rFonts w:ascii="標楷體" w:eastAsia="標楷體" w:hAnsi="標楷體"/>
                  <w:color w:val="000000"/>
                </w:rPr>
                <w:t>InnDocRecord</w:t>
              </w:r>
              <w:r w:rsidRPr="00F63C93">
                <w:rPr>
                  <w:rFonts w:ascii="標楷體" w:eastAsia="標楷體" w:hAnsi="標楷體"/>
                </w:rPr>
                <w:t>.</w:t>
              </w:r>
            </w:ins>
            <w:ins w:id="4133" w:author="st1" w:date="2021-05-07T16:04:00Z">
              <w:r w:rsidRPr="00F63C93">
                <w:rPr>
                  <w:rFonts w:ascii="標楷體" w:eastAsia="標楷體" w:hAnsi="標楷體"/>
                </w:rPr>
                <w:t>UsageCode</w:t>
              </w:r>
            </w:ins>
          </w:p>
        </w:tc>
      </w:tr>
      <w:tr w:rsidR="00F63C93" w:rsidRPr="00F63C93" w14:paraId="3C8B16B8" w14:textId="77777777" w:rsidTr="00067F94">
        <w:trPr>
          <w:trHeight w:val="244"/>
          <w:jc w:val="center"/>
          <w:ins w:id="4134" w:author="st1" w:date="2021-05-07T15:53:00Z"/>
        </w:trPr>
        <w:tc>
          <w:tcPr>
            <w:tcW w:w="534" w:type="dxa"/>
            <w:tcBorders>
              <w:top w:val="single" w:sz="4" w:space="0" w:color="auto"/>
              <w:left w:val="single" w:sz="4" w:space="0" w:color="auto"/>
              <w:bottom w:val="single" w:sz="4" w:space="0" w:color="auto"/>
              <w:right w:val="single" w:sz="4" w:space="0" w:color="auto"/>
            </w:tcBorders>
          </w:tcPr>
          <w:p w14:paraId="077B32B4" w14:textId="77777777" w:rsidR="00F63C93" w:rsidRPr="00F63C93" w:rsidRDefault="00F63C93" w:rsidP="00F63C93">
            <w:pPr>
              <w:rPr>
                <w:ins w:id="4135" w:author="st1" w:date="2021-05-07T15:53:00Z"/>
                <w:rFonts w:ascii="標楷體" w:eastAsia="標楷體" w:hAnsi="標楷體"/>
                <w:color w:val="000000"/>
              </w:rPr>
            </w:pPr>
            <w:ins w:id="4136" w:author="st1" w:date="2021-05-07T16:21:00Z">
              <w:r w:rsidRPr="00F63C93">
                <w:rPr>
                  <w:rFonts w:ascii="標楷體" w:eastAsia="標楷體" w:hAnsi="標楷體" w:hint="eastAsia"/>
                  <w:color w:val="000000"/>
                </w:rPr>
                <w:lastRenderedPageBreak/>
                <w:t>9</w:t>
              </w:r>
            </w:ins>
          </w:p>
        </w:tc>
        <w:tc>
          <w:tcPr>
            <w:tcW w:w="1275" w:type="dxa"/>
            <w:tcBorders>
              <w:top w:val="single" w:sz="4" w:space="0" w:color="auto"/>
              <w:left w:val="single" w:sz="4" w:space="0" w:color="auto"/>
              <w:bottom w:val="single" w:sz="4" w:space="0" w:color="auto"/>
              <w:right w:val="single" w:sz="4" w:space="0" w:color="auto"/>
            </w:tcBorders>
          </w:tcPr>
          <w:p w14:paraId="1C54E9AD" w14:textId="77777777" w:rsidR="00F63C93" w:rsidRPr="00F63C93" w:rsidRDefault="00F63C93" w:rsidP="00F63C93">
            <w:pPr>
              <w:rPr>
                <w:ins w:id="4137" w:author="st1" w:date="2021-05-07T15:53:00Z"/>
                <w:rFonts w:ascii="標楷體" w:eastAsia="標楷體" w:hAnsi="標楷體"/>
              </w:rPr>
            </w:pPr>
            <w:ins w:id="4138" w:author="st1" w:date="2021-05-07T15:53:00Z">
              <w:r w:rsidRPr="00F63C93">
                <w:rPr>
                  <w:rFonts w:ascii="標楷體" w:eastAsia="標楷體" w:hAnsi="標楷體" w:hint="eastAsia"/>
                </w:rPr>
                <w:t>正本/影本</w:t>
              </w:r>
            </w:ins>
          </w:p>
        </w:tc>
        <w:tc>
          <w:tcPr>
            <w:tcW w:w="851" w:type="dxa"/>
            <w:tcBorders>
              <w:top w:val="single" w:sz="4" w:space="0" w:color="auto"/>
              <w:left w:val="single" w:sz="4" w:space="0" w:color="auto"/>
              <w:bottom w:val="single" w:sz="4" w:space="0" w:color="auto"/>
              <w:right w:val="single" w:sz="4" w:space="0" w:color="auto"/>
            </w:tcBorders>
          </w:tcPr>
          <w:p w14:paraId="009553DD" w14:textId="77777777" w:rsidR="00F63C93" w:rsidRPr="00F63C93" w:rsidRDefault="00F63C93" w:rsidP="00F63C93">
            <w:pPr>
              <w:rPr>
                <w:ins w:id="4139" w:author="st1" w:date="2021-05-07T15:53:00Z"/>
                <w:rFonts w:ascii="標楷體" w:eastAsia="標楷體" w:hAnsi="標楷體"/>
              </w:rPr>
            </w:pPr>
            <w:ins w:id="4140" w:author="st1" w:date="2021-05-07T16:19:00Z">
              <w:r w:rsidRPr="00F63C93">
                <w:rPr>
                  <w:rFonts w:ascii="標楷體" w:eastAsia="標楷體" w:hAnsi="標楷體" w:hint="eastAsia"/>
                </w:rPr>
                <w:t>1</w:t>
              </w:r>
            </w:ins>
          </w:p>
        </w:tc>
        <w:tc>
          <w:tcPr>
            <w:tcW w:w="1417" w:type="dxa"/>
            <w:tcBorders>
              <w:top w:val="single" w:sz="4" w:space="0" w:color="auto"/>
              <w:left w:val="single" w:sz="4" w:space="0" w:color="auto"/>
              <w:bottom w:val="single" w:sz="4" w:space="0" w:color="auto"/>
              <w:right w:val="single" w:sz="4" w:space="0" w:color="auto"/>
            </w:tcBorders>
          </w:tcPr>
          <w:p w14:paraId="7BBEF9BB" w14:textId="77777777" w:rsidR="00F63C93" w:rsidRPr="00F63C93" w:rsidRDefault="00F63C93" w:rsidP="00F63C93">
            <w:pPr>
              <w:rPr>
                <w:ins w:id="4141" w:author="st1" w:date="2021-05-07T15:53: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687F80D4" w14:textId="77777777" w:rsidR="00F63C93" w:rsidRPr="00F63C93" w:rsidRDefault="00F63C93" w:rsidP="00F63C93">
            <w:pPr>
              <w:rPr>
                <w:ins w:id="4142" w:author="st1" w:date="2021-05-07T15:58:00Z"/>
                <w:rFonts w:ascii="標楷體" w:eastAsia="標楷體" w:hAnsi="標楷體"/>
                <w:color w:val="000000"/>
              </w:rPr>
            </w:pPr>
            <w:ins w:id="4143" w:author="st1" w:date="2021-05-07T15:57:00Z">
              <w:r w:rsidRPr="00F63C93">
                <w:rPr>
                  <w:rFonts w:ascii="標楷體" w:eastAsia="標楷體" w:hAnsi="標楷體" w:hint="eastAsia"/>
                  <w:lang w:eastAsia="zh-HK"/>
                </w:rPr>
                <w:t>依據</w:t>
              </w:r>
              <w:r w:rsidRPr="00F63C93">
                <w:rPr>
                  <w:rFonts w:ascii="標楷體" w:eastAsia="標楷體" w:hAnsi="標楷體" w:hint="eastAsia"/>
                </w:rPr>
                <w:t>C</w:t>
              </w:r>
              <w:r w:rsidRPr="00F63C93">
                <w:rPr>
                  <w:rFonts w:ascii="標楷體" w:eastAsia="標楷體" w:hAnsi="標楷體" w:hint="eastAsia"/>
                  <w:lang w:eastAsia="zh-HK"/>
                </w:rPr>
                <w:t>d</w:t>
              </w:r>
              <w:r w:rsidRPr="00F63C93">
                <w:rPr>
                  <w:rFonts w:ascii="標楷體" w:eastAsia="標楷體" w:hAnsi="標楷體"/>
                  <w:lang w:eastAsia="zh-HK"/>
                </w:rPr>
                <w:t>Code</w:t>
              </w:r>
              <w:r w:rsidRPr="00F63C93">
                <w:rPr>
                  <w:rFonts w:ascii="標楷體" w:eastAsia="標楷體" w:hAnsi="標楷體" w:hint="eastAsia"/>
                  <w:lang w:eastAsia="zh-HK"/>
                </w:rPr>
                <w:t>的</w:t>
              </w:r>
              <w:r w:rsidRPr="00F63C93">
                <w:rPr>
                  <w:rFonts w:ascii="標楷體" w:eastAsia="標楷體" w:hAnsi="標楷體"/>
                  <w:lang w:eastAsia="zh-HK"/>
                </w:rPr>
                <w:t>DefCode</w:t>
              </w:r>
              <w:r w:rsidRPr="00F63C93">
                <w:rPr>
                  <w:rFonts w:ascii="標楷體" w:eastAsia="標楷體" w:hAnsi="標楷體" w:hint="eastAsia"/>
                </w:rPr>
                <w:t>=</w:t>
              </w:r>
            </w:ins>
            <w:ins w:id="4144" w:author="st1" w:date="2021-05-07T15:58:00Z">
              <w:r w:rsidRPr="00F63C93">
                <w:rPr>
                  <w:rFonts w:ascii="標楷體" w:eastAsia="標楷體" w:hAnsi="標楷體"/>
                  <w:color w:val="000000"/>
                </w:rPr>
                <w:t>CopyCode</w:t>
              </w:r>
            </w:ins>
          </w:p>
          <w:p w14:paraId="7E7E412B" w14:textId="77777777" w:rsidR="00F63C93" w:rsidRPr="00F63C93" w:rsidRDefault="00F63C93" w:rsidP="00F63C93">
            <w:pPr>
              <w:rPr>
                <w:ins w:id="4145" w:author="st1" w:date="2021-05-07T15:57:00Z"/>
                <w:rFonts w:ascii="標楷體" w:eastAsia="標楷體" w:hAnsi="標楷體"/>
                <w:color w:val="000000"/>
              </w:rPr>
            </w:pPr>
            <w:ins w:id="4146" w:author="黃梓峻" w:date="2021-06-28T12:21:00Z">
              <w:r w:rsidRPr="00F63C93">
                <w:rPr>
                  <w:rFonts w:ascii="標楷體" w:eastAsia="標楷體" w:hAnsi="標楷體" w:hint="eastAsia"/>
                  <w:color w:val="000000"/>
                </w:rPr>
                <w:t>限[啟用記號(Enable)]=[Y.啟用]</w:t>
              </w:r>
            </w:ins>
          </w:p>
          <w:p w14:paraId="4C970E00" w14:textId="77777777" w:rsidR="00F63C93" w:rsidRPr="00F63C93" w:rsidRDefault="00F63C93" w:rsidP="00F63C93">
            <w:pPr>
              <w:rPr>
                <w:ins w:id="4147" w:author="st1" w:date="2021-05-07T15:58:00Z"/>
                <w:rFonts w:ascii="標楷體" w:eastAsia="標楷體" w:hAnsi="標楷體"/>
              </w:rPr>
            </w:pPr>
            <w:ins w:id="4148" w:author="st1" w:date="2021-05-07T15:58:00Z">
              <w:r w:rsidRPr="00F63C93">
                <w:rPr>
                  <w:rFonts w:ascii="標楷體" w:eastAsia="標楷體" w:hAnsi="標楷體" w:hint="eastAsia"/>
                </w:rPr>
                <w:t>1.正本</w:t>
              </w:r>
            </w:ins>
          </w:p>
          <w:p w14:paraId="5A00E7BF" w14:textId="77777777" w:rsidR="00F63C93" w:rsidRPr="00F63C93" w:rsidRDefault="00F63C93" w:rsidP="00F63C93">
            <w:pPr>
              <w:rPr>
                <w:ins w:id="4149" w:author="st1" w:date="2021-05-07T15:58:00Z"/>
                <w:rFonts w:ascii="標楷體" w:eastAsia="標楷體" w:hAnsi="標楷體"/>
              </w:rPr>
            </w:pPr>
            <w:ins w:id="4150" w:author="st1" w:date="2021-05-07T15:58:00Z">
              <w:r w:rsidRPr="00F63C93">
                <w:rPr>
                  <w:rFonts w:ascii="標楷體" w:eastAsia="標楷體" w:hAnsi="標楷體" w:hint="eastAsia"/>
                </w:rPr>
                <w:t>2.影本</w:t>
              </w:r>
            </w:ins>
          </w:p>
          <w:p w14:paraId="6FC76ABE" w14:textId="77777777" w:rsidR="00F63C93" w:rsidRPr="00F63C93" w:rsidRDefault="00F63C93" w:rsidP="00F63C93">
            <w:pPr>
              <w:rPr>
                <w:ins w:id="4151" w:author="st1" w:date="2021-05-07T15:53:00Z"/>
                <w:rFonts w:ascii="標楷體" w:eastAsia="標楷體" w:hAnsi="標楷體"/>
              </w:rPr>
            </w:pPr>
            <w:ins w:id="4152" w:author="st1" w:date="2021-05-07T15:58:00Z">
              <w:r w:rsidRPr="00F63C93">
                <w:rPr>
                  <w:rFonts w:ascii="標楷體" w:eastAsia="標楷體" w:hAnsi="標楷體" w:hint="eastAsia"/>
                </w:rPr>
                <w:t>3.全選</w:t>
              </w:r>
            </w:ins>
          </w:p>
        </w:tc>
        <w:tc>
          <w:tcPr>
            <w:tcW w:w="567" w:type="dxa"/>
            <w:tcBorders>
              <w:top w:val="single" w:sz="4" w:space="0" w:color="auto"/>
              <w:left w:val="single" w:sz="4" w:space="0" w:color="auto"/>
              <w:bottom w:val="single" w:sz="4" w:space="0" w:color="auto"/>
              <w:right w:val="single" w:sz="4" w:space="0" w:color="auto"/>
            </w:tcBorders>
          </w:tcPr>
          <w:p w14:paraId="5056EB7D" w14:textId="77777777" w:rsidR="00F63C93" w:rsidRPr="00F63C93" w:rsidRDefault="00F63C93" w:rsidP="00F63C93">
            <w:pPr>
              <w:rPr>
                <w:ins w:id="4153" w:author="st1" w:date="2021-05-07T15:53:00Z"/>
                <w:rFonts w:ascii="標楷體" w:eastAsia="標楷體" w:hAnsi="標楷體"/>
                <w:color w:val="000000"/>
              </w:rPr>
            </w:pPr>
            <w:r w:rsidRPr="00F63C93">
              <w:rPr>
                <w:rFonts w:ascii="標楷體" w:eastAsia="標楷體" w:hAnsi="標楷體" w:hint="eastAsia"/>
                <w:color w:val="000000"/>
              </w:rPr>
              <w:t>V</w:t>
            </w:r>
          </w:p>
        </w:tc>
        <w:tc>
          <w:tcPr>
            <w:tcW w:w="709" w:type="dxa"/>
            <w:tcBorders>
              <w:top w:val="single" w:sz="4" w:space="0" w:color="auto"/>
              <w:left w:val="single" w:sz="4" w:space="0" w:color="auto"/>
              <w:bottom w:val="single" w:sz="4" w:space="0" w:color="auto"/>
              <w:right w:val="single" w:sz="4" w:space="0" w:color="auto"/>
            </w:tcBorders>
          </w:tcPr>
          <w:p w14:paraId="31950CFA" w14:textId="77777777" w:rsidR="00F63C93" w:rsidRPr="00F63C93" w:rsidRDefault="00F63C93" w:rsidP="00F63C93">
            <w:pPr>
              <w:jc w:val="center"/>
              <w:rPr>
                <w:ins w:id="4154" w:author="st1" w:date="2021-05-07T15:53:00Z"/>
                <w:rFonts w:ascii="標楷體" w:eastAsia="標楷體" w:hAnsi="標楷體"/>
                <w:color w:val="000000"/>
              </w:rPr>
            </w:pPr>
            <w:ins w:id="4155" w:author="st1" w:date="2021-05-07T15:55:00Z">
              <w:r w:rsidRPr="00F63C93">
                <w:rPr>
                  <w:rFonts w:ascii="標楷體" w:eastAsia="標楷體" w:hAnsi="標楷體" w:hint="eastAsia"/>
                  <w:color w:val="000000"/>
                </w:rPr>
                <w:t>W</w:t>
              </w:r>
            </w:ins>
          </w:p>
        </w:tc>
        <w:tc>
          <w:tcPr>
            <w:tcW w:w="3366" w:type="dxa"/>
            <w:tcBorders>
              <w:top w:val="single" w:sz="4" w:space="0" w:color="auto"/>
              <w:left w:val="single" w:sz="4" w:space="0" w:color="auto"/>
              <w:bottom w:val="single" w:sz="4" w:space="0" w:color="auto"/>
              <w:right w:val="single" w:sz="4" w:space="0" w:color="auto"/>
            </w:tcBorders>
          </w:tcPr>
          <w:p w14:paraId="3E1FA23F" w14:textId="77777777" w:rsidR="00F63C93" w:rsidRPr="00F63C93" w:rsidRDefault="00F63C93" w:rsidP="00F63C93">
            <w:pPr>
              <w:rPr>
                <w:ins w:id="4156" w:author="黃梓峻" w:date="2021-06-28T12:23:00Z"/>
                <w:rFonts w:ascii="標楷體" w:eastAsia="標楷體" w:hAnsi="標楷體"/>
                <w:color w:val="000000"/>
              </w:rPr>
            </w:pPr>
            <w:ins w:id="4157" w:author="st1" w:date="2021-05-07T16:11:00Z">
              <w:r w:rsidRPr="00F63C93">
                <w:rPr>
                  <w:rFonts w:ascii="標楷體" w:eastAsia="標楷體" w:hAnsi="標楷體"/>
                </w:rPr>
                <w:t>1.</w:t>
              </w:r>
            </w:ins>
            <w:r w:rsidRPr="00F63C93">
              <w:rPr>
                <w:rFonts w:ascii="標楷體" w:eastAsia="標楷體" w:hAnsi="標楷體" w:hint="eastAsia"/>
                <w:color w:val="000000"/>
              </w:rPr>
              <w:t>限輸入代碼</w:t>
            </w:r>
            <w:ins w:id="4158" w:author="黃梓峻" w:date="2021-06-28T12:23:00Z">
              <w:r w:rsidRPr="00F63C93">
                <w:rPr>
                  <w:rFonts w:ascii="標楷體" w:eastAsia="標楷體" w:hAnsi="標楷體" w:hint="eastAsia"/>
                  <w:color w:val="000000"/>
                </w:rPr>
                <w:t>，檢核條件：</w:t>
              </w:r>
            </w:ins>
          </w:p>
          <w:p w14:paraId="5EA0130B" w14:textId="77777777" w:rsidR="00F63C93" w:rsidRPr="00F63C93" w:rsidRDefault="00F63C93" w:rsidP="00F63C93">
            <w:pPr>
              <w:rPr>
                <w:ins w:id="4159" w:author="st1" w:date="2021-05-07T16:11:00Z"/>
                <w:rFonts w:ascii="標楷體" w:eastAsia="標楷體" w:hAnsi="標楷體"/>
                <w:color w:val="000000"/>
              </w:rPr>
            </w:pPr>
            <w:ins w:id="4160" w:author="黃梓峻" w:date="2021-06-28T12:23:00Z">
              <w:r w:rsidRPr="00F63C93">
                <w:rPr>
                  <w:rFonts w:ascii="標楷體" w:eastAsia="標楷體" w:hAnsi="標楷體" w:hint="eastAsia"/>
                  <w:color w:val="000000"/>
                </w:rPr>
                <w:t xml:space="preserve">  依選單/V(H)</w:t>
              </w:r>
            </w:ins>
            <w:ins w:id="4161" w:author="st1" w:date="2021-05-07T16:11:00Z">
              <w:del w:id="4162" w:author="黃梓峻" w:date="2021-05-12T15:01:00Z">
                <w:r w:rsidRPr="00F63C93" w:rsidDel="007740B0">
                  <w:rPr>
                    <w:rFonts w:ascii="標楷體" w:eastAsia="標楷體" w:hAnsi="標楷體" w:hint="eastAsia"/>
                    <w:color w:val="000000"/>
                  </w:rPr>
                  <w:delText>申請時</w:delText>
                </w:r>
              </w:del>
              <w:del w:id="4163" w:author="黃梓峻" w:date="2021-06-28T12:23:00Z">
                <w:r w:rsidRPr="00F63C93" w:rsidDel="00E16B84">
                  <w:rPr>
                    <w:rFonts w:ascii="標楷體" w:eastAsia="標楷體" w:hAnsi="標楷體" w:hint="eastAsia"/>
                    <w:color w:val="000000"/>
                  </w:rPr>
                  <w:delText>必須輸入</w:delText>
                </w:r>
              </w:del>
              <w:del w:id="4164" w:author="黃梓峻" w:date="2021-05-12T15:01:00Z">
                <w:r w:rsidRPr="00F63C93" w:rsidDel="007740B0">
                  <w:rPr>
                    <w:rFonts w:ascii="標楷體" w:eastAsia="標楷體" w:hAnsi="標楷體" w:hint="eastAsia"/>
                    <w:color w:val="000000"/>
                  </w:rPr>
                  <w:delText>，</w:delText>
                </w:r>
              </w:del>
            </w:ins>
            <w:ins w:id="4165" w:author="黃梓峻" w:date="2021-05-12T15:01:00Z">
              <w:r w:rsidRPr="00F63C93" w:rsidDel="007740B0">
                <w:rPr>
                  <w:rFonts w:ascii="標楷體" w:eastAsia="標楷體" w:hAnsi="標楷體"/>
                  <w:color w:val="000000"/>
                </w:rPr>
                <w:t xml:space="preserve"> </w:t>
              </w:r>
            </w:ins>
            <w:ins w:id="4166" w:author="st1" w:date="2021-05-07T16:11:00Z">
              <w:del w:id="4167" w:author="黃梓峻" w:date="2021-05-12T15:01:00Z">
                <w:r w:rsidRPr="00F63C93" w:rsidDel="007740B0">
                  <w:rPr>
                    <w:rFonts w:ascii="標楷體" w:eastAsia="標楷體" w:hAnsi="標楷體" w:hint="eastAsia"/>
                    <w:color w:val="000000"/>
                  </w:rPr>
                  <w:delText>歸還時自動顯示</w:delText>
                </w:r>
              </w:del>
            </w:ins>
          </w:p>
          <w:p w14:paraId="3E0763C3" w14:textId="77777777" w:rsidR="00F63C93" w:rsidRPr="00F63C93" w:rsidRDefault="00F63C93" w:rsidP="00F63C93">
            <w:pPr>
              <w:rPr>
                <w:ins w:id="4168" w:author="st1" w:date="2021-05-07T15:53:00Z"/>
                <w:rFonts w:ascii="標楷體" w:eastAsia="標楷體" w:hAnsi="標楷體"/>
              </w:rPr>
            </w:pPr>
            <w:ins w:id="4169" w:author="st1" w:date="2021-05-07T16:11:00Z">
              <w:r w:rsidRPr="00F63C93">
                <w:rPr>
                  <w:rFonts w:ascii="標楷體" w:eastAsia="標楷體" w:hAnsi="標楷體"/>
                </w:rPr>
                <w:t>2.</w:t>
              </w:r>
            </w:ins>
            <w:ins w:id="4170" w:author="st1" w:date="2021-05-07T16:00:00Z">
              <w:r w:rsidRPr="00F63C93">
                <w:rPr>
                  <w:rFonts w:ascii="標楷體" w:eastAsia="標楷體" w:hAnsi="標楷體"/>
                  <w:color w:val="000000"/>
                </w:rPr>
                <w:t>InnDocRecord</w:t>
              </w:r>
              <w:r w:rsidRPr="00F63C93">
                <w:rPr>
                  <w:rFonts w:ascii="標楷體" w:eastAsia="標楷體" w:hAnsi="標楷體"/>
                </w:rPr>
                <w:t>.</w:t>
              </w:r>
            </w:ins>
            <w:ins w:id="4171" w:author="st1" w:date="2021-05-07T16:04:00Z">
              <w:r w:rsidRPr="00F63C93">
                <w:rPr>
                  <w:rFonts w:ascii="標楷體" w:eastAsia="標楷體" w:hAnsi="標楷體"/>
                </w:rPr>
                <w:t>CopyCode</w:t>
              </w:r>
            </w:ins>
          </w:p>
        </w:tc>
      </w:tr>
      <w:tr w:rsidR="00F63C93" w:rsidRPr="00F63C93" w14:paraId="0E569B4F" w14:textId="77777777" w:rsidTr="00067F94">
        <w:trPr>
          <w:trHeight w:val="244"/>
          <w:jc w:val="center"/>
          <w:ins w:id="4172" w:author="st1" w:date="2021-05-07T15:53:00Z"/>
        </w:trPr>
        <w:tc>
          <w:tcPr>
            <w:tcW w:w="534" w:type="dxa"/>
            <w:tcBorders>
              <w:top w:val="single" w:sz="4" w:space="0" w:color="auto"/>
              <w:left w:val="single" w:sz="4" w:space="0" w:color="auto"/>
              <w:bottom w:val="single" w:sz="4" w:space="0" w:color="auto"/>
              <w:right w:val="single" w:sz="4" w:space="0" w:color="auto"/>
            </w:tcBorders>
          </w:tcPr>
          <w:p w14:paraId="3EF35361" w14:textId="77777777" w:rsidR="00F63C93" w:rsidRPr="00F63C93" w:rsidRDefault="00F63C93" w:rsidP="00F63C93">
            <w:pPr>
              <w:rPr>
                <w:ins w:id="4173" w:author="st1" w:date="2021-05-07T15:53:00Z"/>
                <w:rFonts w:ascii="標楷體" w:eastAsia="標楷體" w:hAnsi="標楷體"/>
                <w:color w:val="000000"/>
              </w:rPr>
            </w:pPr>
            <w:ins w:id="4174" w:author="st1" w:date="2021-05-07T16:21:00Z">
              <w:r w:rsidRPr="00F63C93">
                <w:rPr>
                  <w:rFonts w:ascii="標楷體" w:eastAsia="標楷體" w:hAnsi="標楷體" w:hint="eastAsia"/>
                  <w:color w:val="000000"/>
                </w:rPr>
                <w:t>10</w:t>
              </w:r>
            </w:ins>
          </w:p>
        </w:tc>
        <w:tc>
          <w:tcPr>
            <w:tcW w:w="1275" w:type="dxa"/>
            <w:tcBorders>
              <w:top w:val="single" w:sz="4" w:space="0" w:color="auto"/>
              <w:left w:val="single" w:sz="4" w:space="0" w:color="auto"/>
              <w:bottom w:val="single" w:sz="4" w:space="0" w:color="auto"/>
              <w:right w:val="single" w:sz="4" w:space="0" w:color="auto"/>
            </w:tcBorders>
          </w:tcPr>
          <w:p w14:paraId="17D29578" w14:textId="77777777" w:rsidR="00F63C93" w:rsidRPr="00F63C93" w:rsidRDefault="00F63C93" w:rsidP="00F63C93">
            <w:pPr>
              <w:rPr>
                <w:ins w:id="4175" w:author="st1" w:date="2021-05-07T15:53:00Z"/>
                <w:rFonts w:ascii="標楷體" w:eastAsia="標楷體" w:hAnsi="標楷體"/>
              </w:rPr>
            </w:pPr>
            <w:ins w:id="4176" w:author="st1" w:date="2021-05-07T15:54:00Z">
              <w:r w:rsidRPr="00F63C93">
                <w:rPr>
                  <w:rFonts w:ascii="標楷體" w:eastAsia="標楷體" w:hAnsi="標楷體" w:hint="eastAsia"/>
                </w:rPr>
                <w:t>借閱日期</w:t>
              </w:r>
            </w:ins>
          </w:p>
        </w:tc>
        <w:tc>
          <w:tcPr>
            <w:tcW w:w="851" w:type="dxa"/>
            <w:tcBorders>
              <w:top w:val="single" w:sz="4" w:space="0" w:color="auto"/>
              <w:left w:val="single" w:sz="4" w:space="0" w:color="auto"/>
              <w:bottom w:val="single" w:sz="4" w:space="0" w:color="auto"/>
              <w:right w:val="single" w:sz="4" w:space="0" w:color="auto"/>
            </w:tcBorders>
          </w:tcPr>
          <w:p w14:paraId="04BCDF49" w14:textId="77777777" w:rsidR="00F63C93" w:rsidRPr="00F63C93" w:rsidRDefault="00F63C93" w:rsidP="00F63C93">
            <w:pPr>
              <w:rPr>
                <w:ins w:id="4177" w:author="st1" w:date="2021-05-07T15:53:00Z"/>
                <w:rFonts w:ascii="標楷體" w:eastAsia="標楷體" w:hAnsi="標楷體"/>
              </w:rPr>
            </w:pPr>
            <w:ins w:id="4178" w:author="st1" w:date="2021-05-07T16:19:00Z">
              <w:r w:rsidRPr="00F63C93">
                <w:rPr>
                  <w:rFonts w:ascii="標楷體" w:eastAsia="標楷體" w:hAnsi="標楷體" w:hint="eastAsia"/>
                </w:rPr>
                <w:t>7</w:t>
              </w:r>
            </w:ins>
          </w:p>
        </w:tc>
        <w:tc>
          <w:tcPr>
            <w:tcW w:w="1417" w:type="dxa"/>
            <w:tcBorders>
              <w:top w:val="single" w:sz="4" w:space="0" w:color="auto"/>
              <w:left w:val="single" w:sz="4" w:space="0" w:color="auto"/>
              <w:bottom w:val="single" w:sz="4" w:space="0" w:color="auto"/>
              <w:right w:val="single" w:sz="4" w:space="0" w:color="auto"/>
            </w:tcBorders>
          </w:tcPr>
          <w:p w14:paraId="5CCE99F5" w14:textId="77777777" w:rsidR="00F63C93" w:rsidRPr="00F63C93" w:rsidRDefault="00F63C93" w:rsidP="00F63C93">
            <w:pPr>
              <w:rPr>
                <w:ins w:id="4179" w:author="st1" w:date="2021-05-07T15:53: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7CF52CCF" w14:textId="77777777" w:rsidR="00F63C93" w:rsidRPr="00F63C93" w:rsidRDefault="00F63C93" w:rsidP="00F63C93">
            <w:pPr>
              <w:rPr>
                <w:ins w:id="4180" w:author="st1" w:date="2021-05-07T15:53:00Z"/>
                <w:rFonts w:ascii="標楷體" w:eastAsia="標楷體" w:hAnsi="標楷體"/>
              </w:rPr>
            </w:pPr>
            <w:r w:rsidRPr="00F63C93">
              <w:rPr>
                <w:rFonts w:ascii="標楷體" w:eastAsia="標楷體" w:hAnsi="標楷體" w:hint="eastAsia"/>
              </w:rPr>
              <w:t>日期選單</w:t>
            </w:r>
          </w:p>
        </w:tc>
        <w:tc>
          <w:tcPr>
            <w:tcW w:w="567" w:type="dxa"/>
            <w:tcBorders>
              <w:top w:val="single" w:sz="4" w:space="0" w:color="auto"/>
              <w:left w:val="single" w:sz="4" w:space="0" w:color="auto"/>
              <w:bottom w:val="single" w:sz="4" w:space="0" w:color="auto"/>
              <w:right w:val="single" w:sz="4" w:space="0" w:color="auto"/>
            </w:tcBorders>
          </w:tcPr>
          <w:p w14:paraId="64C4F51D" w14:textId="77777777" w:rsidR="00F63C93" w:rsidRPr="00F63C93" w:rsidRDefault="00F63C93" w:rsidP="00F63C93">
            <w:pPr>
              <w:rPr>
                <w:ins w:id="4181" w:author="st1" w:date="2021-05-07T15:53:00Z"/>
                <w:rFonts w:ascii="標楷體" w:eastAsia="標楷體" w:hAnsi="標楷體"/>
                <w:color w:val="000000"/>
              </w:rPr>
            </w:pPr>
            <w:r w:rsidRPr="00F63C93">
              <w:rPr>
                <w:rFonts w:ascii="標楷體" w:eastAsia="標楷體" w:hAnsi="標楷體" w:hint="eastAsia"/>
                <w:color w:val="000000"/>
              </w:rPr>
              <w:t>V</w:t>
            </w:r>
          </w:p>
        </w:tc>
        <w:tc>
          <w:tcPr>
            <w:tcW w:w="709" w:type="dxa"/>
            <w:tcBorders>
              <w:top w:val="single" w:sz="4" w:space="0" w:color="auto"/>
              <w:left w:val="single" w:sz="4" w:space="0" w:color="auto"/>
              <w:bottom w:val="single" w:sz="4" w:space="0" w:color="auto"/>
              <w:right w:val="single" w:sz="4" w:space="0" w:color="auto"/>
            </w:tcBorders>
          </w:tcPr>
          <w:p w14:paraId="72FC335F" w14:textId="77777777" w:rsidR="00F63C93" w:rsidRPr="00F63C93" w:rsidRDefault="00F63C93" w:rsidP="00F63C93">
            <w:pPr>
              <w:jc w:val="center"/>
              <w:rPr>
                <w:ins w:id="4182" w:author="st1" w:date="2021-05-07T15:53:00Z"/>
                <w:rFonts w:ascii="標楷體" w:eastAsia="標楷體" w:hAnsi="標楷體"/>
                <w:color w:val="000000"/>
              </w:rPr>
            </w:pPr>
            <w:ins w:id="4183" w:author="st1" w:date="2021-05-07T15:55:00Z">
              <w:r w:rsidRPr="00F63C93">
                <w:rPr>
                  <w:rFonts w:ascii="標楷體" w:eastAsia="標楷體" w:hAnsi="標楷體" w:hint="eastAsia"/>
                  <w:color w:val="000000"/>
                </w:rPr>
                <w:t>W</w:t>
              </w:r>
            </w:ins>
          </w:p>
        </w:tc>
        <w:tc>
          <w:tcPr>
            <w:tcW w:w="3366" w:type="dxa"/>
            <w:tcBorders>
              <w:top w:val="single" w:sz="4" w:space="0" w:color="auto"/>
              <w:left w:val="single" w:sz="4" w:space="0" w:color="auto"/>
              <w:bottom w:val="single" w:sz="4" w:space="0" w:color="auto"/>
              <w:right w:val="single" w:sz="4" w:space="0" w:color="auto"/>
            </w:tcBorders>
          </w:tcPr>
          <w:p w14:paraId="504BBB8C" w14:textId="77777777" w:rsidR="00F63C93" w:rsidRPr="00F63C93" w:rsidRDefault="00F63C93" w:rsidP="00F63C93">
            <w:pPr>
              <w:rPr>
                <w:ins w:id="4184" w:author="黃梓峻" w:date="2021-06-28T12:25:00Z"/>
                <w:rFonts w:ascii="標楷體" w:eastAsia="標楷體" w:hAnsi="標楷體"/>
              </w:rPr>
            </w:pPr>
            <w:ins w:id="4185" w:author="黃梓峻" w:date="2021-06-28T12:25:00Z">
              <w:r w:rsidRPr="00F63C93">
                <w:rPr>
                  <w:rFonts w:ascii="標楷體" w:eastAsia="標楷體" w:hAnsi="標楷體" w:hint="eastAsia"/>
                </w:rPr>
                <w:t>1.</w:t>
              </w:r>
            </w:ins>
            <w:r w:rsidRPr="00F63C93">
              <w:rPr>
                <w:rFonts w:ascii="標楷體" w:eastAsia="標楷體" w:hAnsi="標楷體" w:hint="eastAsia"/>
              </w:rPr>
              <w:t>限輸入日期</w:t>
            </w:r>
            <w:ins w:id="4186" w:author="黃梓峻" w:date="2021-06-28T12:25:00Z">
              <w:r w:rsidRPr="00F63C93">
                <w:rPr>
                  <w:rFonts w:ascii="標楷體" w:eastAsia="標楷體" w:hAnsi="標楷體" w:hint="eastAsia"/>
                </w:rPr>
                <w:t>，檢核條件:</w:t>
              </w:r>
            </w:ins>
          </w:p>
          <w:p w14:paraId="0466C367" w14:textId="77777777" w:rsidR="00F63C93" w:rsidRPr="00F63C93" w:rsidRDefault="00F63C93" w:rsidP="00F63C93">
            <w:pPr>
              <w:rPr>
                <w:ins w:id="4187" w:author="黃梓峻" w:date="2021-06-28T12:25:00Z"/>
                <w:rFonts w:ascii="標楷體" w:eastAsia="標楷體" w:hAnsi="標楷體"/>
              </w:rPr>
            </w:pPr>
            <w:ins w:id="4188" w:author="黃梓峻" w:date="2021-06-28T12:25:00Z">
              <w:r w:rsidRPr="00F63C93">
                <w:rPr>
                  <w:rFonts w:ascii="標楷體" w:eastAsia="標楷體" w:hAnsi="標楷體" w:hint="eastAsia"/>
                </w:rPr>
                <w:t xml:space="preserve">  (1).不可空白V(7)</w:t>
              </w:r>
            </w:ins>
          </w:p>
          <w:p w14:paraId="7562FC37" w14:textId="77777777" w:rsidR="00F63C93" w:rsidRPr="00F63C93" w:rsidDel="00D8224B" w:rsidRDefault="00F63C93" w:rsidP="00F63C93">
            <w:pPr>
              <w:rPr>
                <w:ins w:id="4189" w:author="st1" w:date="2021-05-07T16:11:00Z"/>
                <w:del w:id="4190" w:author="黃梓峻" w:date="2021-06-28T12:25:00Z"/>
                <w:rFonts w:ascii="標楷體" w:eastAsia="標楷體" w:hAnsi="標楷體"/>
                <w:color w:val="000000"/>
              </w:rPr>
            </w:pPr>
            <w:ins w:id="4191" w:author="黃梓峻" w:date="2021-06-28T12:25:00Z">
              <w:r w:rsidRPr="00F63C93">
                <w:rPr>
                  <w:rFonts w:ascii="標楷體" w:eastAsia="標楷體" w:hAnsi="標楷體" w:hint="eastAsia"/>
                </w:rPr>
                <w:t xml:space="preserve">  (2).日期格式/A(DATE,0)</w:t>
              </w:r>
            </w:ins>
            <w:ins w:id="4192" w:author="st1" w:date="2021-05-07T16:11:00Z">
              <w:del w:id="4193" w:author="黃梓峻" w:date="2021-06-28T12:25:00Z">
                <w:r w:rsidRPr="00F63C93" w:rsidDel="00D8224B">
                  <w:rPr>
                    <w:rFonts w:ascii="標楷體" w:eastAsia="標楷體" w:hAnsi="標楷體"/>
                  </w:rPr>
                  <w:delText>1.</w:delText>
                </w:r>
              </w:del>
              <w:del w:id="4194" w:author="黃梓峻" w:date="2021-05-12T15:01:00Z">
                <w:r w:rsidRPr="00F63C93" w:rsidDel="007740B0">
                  <w:rPr>
                    <w:rFonts w:ascii="標楷體" w:eastAsia="標楷體" w:hAnsi="標楷體" w:hint="eastAsia"/>
                    <w:color w:val="000000"/>
                  </w:rPr>
                  <w:delText>申請時</w:delText>
                </w:r>
              </w:del>
              <w:del w:id="4195" w:author="黃梓峻" w:date="2021-06-28T12:23:00Z">
                <w:r w:rsidRPr="00F63C93" w:rsidDel="00E16B84">
                  <w:rPr>
                    <w:rFonts w:ascii="標楷體" w:eastAsia="標楷體" w:hAnsi="標楷體" w:hint="eastAsia"/>
                    <w:color w:val="000000"/>
                  </w:rPr>
                  <w:delText>必須輸入</w:delText>
                </w:r>
              </w:del>
              <w:del w:id="4196" w:author="黃梓峻" w:date="2021-05-12T15:01:00Z">
                <w:r w:rsidRPr="00F63C93" w:rsidDel="007740B0">
                  <w:rPr>
                    <w:rFonts w:ascii="標楷體" w:eastAsia="標楷體" w:hAnsi="標楷體" w:hint="eastAsia"/>
                    <w:color w:val="000000"/>
                  </w:rPr>
                  <w:delText>，歸還時隱藏</w:delText>
                </w:r>
              </w:del>
            </w:ins>
          </w:p>
          <w:p w14:paraId="7172B3DA" w14:textId="77777777" w:rsidR="00F63C93" w:rsidRPr="00F63C93" w:rsidRDefault="00F63C93" w:rsidP="00F63C93">
            <w:pPr>
              <w:rPr>
                <w:ins w:id="4197" w:author="黃梓峻" w:date="2021-06-28T12:25:00Z"/>
                <w:rFonts w:ascii="標楷體" w:eastAsia="標楷體" w:hAnsi="標楷體"/>
              </w:rPr>
            </w:pPr>
          </w:p>
          <w:p w14:paraId="586AA55C" w14:textId="77777777" w:rsidR="00F63C93" w:rsidRPr="00F63C93" w:rsidRDefault="00F63C93" w:rsidP="00F63C93">
            <w:pPr>
              <w:rPr>
                <w:ins w:id="4198" w:author="st1" w:date="2021-05-07T15:53:00Z"/>
                <w:rFonts w:ascii="標楷體" w:eastAsia="標楷體" w:hAnsi="標楷體"/>
              </w:rPr>
            </w:pPr>
            <w:ins w:id="4199" w:author="st1" w:date="2021-05-07T16:11:00Z">
              <w:r w:rsidRPr="00F63C93">
                <w:rPr>
                  <w:rFonts w:ascii="標楷體" w:eastAsia="標楷體" w:hAnsi="標楷體"/>
                </w:rPr>
                <w:t>2.</w:t>
              </w:r>
            </w:ins>
            <w:ins w:id="4200" w:author="st1" w:date="2021-05-07T16:00:00Z">
              <w:r w:rsidRPr="00F63C93">
                <w:rPr>
                  <w:rFonts w:ascii="標楷體" w:eastAsia="標楷體" w:hAnsi="標楷體"/>
                  <w:color w:val="000000"/>
                </w:rPr>
                <w:t>InnDocRecord</w:t>
              </w:r>
              <w:r w:rsidRPr="00F63C93">
                <w:rPr>
                  <w:rFonts w:ascii="標楷體" w:eastAsia="標楷體" w:hAnsi="標楷體"/>
                </w:rPr>
                <w:t>.</w:t>
              </w:r>
            </w:ins>
            <w:ins w:id="4201" w:author="st1" w:date="2021-05-07T16:04:00Z">
              <w:r w:rsidRPr="00F63C93">
                <w:rPr>
                  <w:rFonts w:ascii="標楷體" w:eastAsia="標楷體" w:hAnsi="標楷體"/>
                </w:rPr>
                <w:t>ApplDate</w:t>
              </w:r>
            </w:ins>
          </w:p>
        </w:tc>
      </w:tr>
      <w:tr w:rsidR="00F63C93" w:rsidRPr="00F63C93" w14:paraId="34ADE234" w14:textId="77777777" w:rsidTr="00067F94">
        <w:trPr>
          <w:trHeight w:val="244"/>
          <w:jc w:val="center"/>
          <w:ins w:id="4202" w:author="st1" w:date="2021-05-07T15:53:00Z"/>
        </w:trPr>
        <w:tc>
          <w:tcPr>
            <w:tcW w:w="534" w:type="dxa"/>
            <w:tcBorders>
              <w:top w:val="single" w:sz="4" w:space="0" w:color="auto"/>
              <w:left w:val="single" w:sz="4" w:space="0" w:color="auto"/>
              <w:bottom w:val="single" w:sz="4" w:space="0" w:color="auto"/>
              <w:right w:val="single" w:sz="4" w:space="0" w:color="auto"/>
            </w:tcBorders>
          </w:tcPr>
          <w:p w14:paraId="2B90D3DB" w14:textId="77777777" w:rsidR="00F63C93" w:rsidRPr="00F63C93" w:rsidRDefault="00F63C93" w:rsidP="00F63C93">
            <w:pPr>
              <w:rPr>
                <w:ins w:id="4203" w:author="st1" w:date="2021-05-07T15:53:00Z"/>
                <w:rFonts w:ascii="標楷體" w:eastAsia="標楷體" w:hAnsi="標楷體"/>
                <w:color w:val="000000"/>
              </w:rPr>
            </w:pPr>
            <w:ins w:id="4204" w:author="st1" w:date="2021-05-07T16:21:00Z">
              <w:r w:rsidRPr="00F63C93">
                <w:rPr>
                  <w:rFonts w:ascii="標楷體" w:eastAsia="標楷體" w:hAnsi="標楷體" w:hint="eastAsia"/>
                  <w:color w:val="000000"/>
                </w:rPr>
                <w:t>11</w:t>
              </w:r>
            </w:ins>
          </w:p>
        </w:tc>
        <w:tc>
          <w:tcPr>
            <w:tcW w:w="1275" w:type="dxa"/>
            <w:tcBorders>
              <w:top w:val="single" w:sz="4" w:space="0" w:color="auto"/>
              <w:left w:val="single" w:sz="4" w:space="0" w:color="auto"/>
              <w:bottom w:val="single" w:sz="4" w:space="0" w:color="auto"/>
              <w:right w:val="single" w:sz="4" w:space="0" w:color="auto"/>
            </w:tcBorders>
          </w:tcPr>
          <w:p w14:paraId="6E1C4E33" w14:textId="77777777" w:rsidR="00F63C93" w:rsidRPr="00F63C93" w:rsidRDefault="00F63C93" w:rsidP="00F63C93">
            <w:pPr>
              <w:rPr>
                <w:ins w:id="4205" w:author="st1" w:date="2021-05-07T15:53:00Z"/>
                <w:rFonts w:ascii="標楷體" w:eastAsia="標楷體" w:hAnsi="標楷體"/>
              </w:rPr>
            </w:pPr>
            <w:ins w:id="4206" w:author="st1" w:date="2021-05-07T15:54:00Z">
              <w:r w:rsidRPr="00F63C93">
                <w:rPr>
                  <w:rFonts w:ascii="標楷體" w:eastAsia="標楷體" w:hAnsi="標楷體" w:hint="eastAsia"/>
                </w:rPr>
                <w:t>管理人</w:t>
              </w:r>
            </w:ins>
          </w:p>
        </w:tc>
        <w:tc>
          <w:tcPr>
            <w:tcW w:w="851" w:type="dxa"/>
            <w:tcBorders>
              <w:top w:val="single" w:sz="4" w:space="0" w:color="auto"/>
              <w:left w:val="single" w:sz="4" w:space="0" w:color="auto"/>
              <w:bottom w:val="single" w:sz="4" w:space="0" w:color="auto"/>
              <w:right w:val="single" w:sz="4" w:space="0" w:color="auto"/>
            </w:tcBorders>
          </w:tcPr>
          <w:p w14:paraId="4EF0EBF8" w14:textId="77777777" w:rsidR="00F63C93" w:rsidRPr="00F63C93" w:rsidRDefault="00F63C93" w:rsidP="00F63C93">
            <w:pPr>
              <w:rPr>
                <w:ins w:id="4207" w:author="st1" w:date="2021-05-07T15:53:00Z"/>
                <w:rFonts w:ascii="標楷體" w:eastAsia="標楷體" w:hAnsi="標楷體"/>
              </w:rPr>
            </w:pPr>
          </w:p>
        </w:tc>
        <w:tc>
          <w:tcPr>
            <w:tcW w:w="1417" w:type="dxa"/>
            <w:tcBorders>
              <w:top w:val="single" w:sz="4" w:space="0" w:color="auto"/>
              <w:left w:val="single" w:sz="4" w:space="0" w:color="auto"/>
              <w:bottom w:val="single" w:sz="4" w:space="0" w:color="auto"/>
              <w:right w:val="single" w:sz="4" w:space="0" w:color="auto"/>
            </w:tcBorders>
          </w:tcPr>
          <w:p w14:paraId="0B99633C" w14:textId="77777777" w:rsidR="00F63C93" w:rsidRPr="00F63C93" w:rsidRDefault="00F63C93" w:rsidP="00F63C93">
            <w:pPr>
              <w:rPr>
                <w:ins w:id="4208" w:author="st1" w:date="2021-05-07T15:53: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1680BBFB" w14:textId="77777777" w:rsidR="00F63C93" w:rsidRPr="00F63C93" w:rsidRDefault="00F63C93" w:rsidP="00F63C93">
            <w:pPr>
              <w:rPr>
                <w:ins w:id="4209" w:author="st1" w:date="2021-05-07T15:53: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63B85516" w14:textId="77777777" w:rsidR="00F63C93" w:rsidRPr="00F63C93" w:rsidRDefault="00F63C93" w:rsidP="00F63C93">
            <w:pPr>
              <w:rPr>
                <w:ins w:id="4210" w:author="st1" w:date="2021-05-07T15:53:00Z"/>
                <w:rFonts w:ascii="標楷體" w:eastAsia="標楷體" w:hAnsi="標楷體"/>
                <w:color w:val="000000"/>
              </w:rPr>
            </w:pPr>
          </w:p>
        </w:tc>
        <w:tc>
          <w:tcPr>
            <w:tcW w:w="709" w:type="dxa"/>
            <w:tcBorders>
              <w:top w:val="single" w:sz="4" w:space="0" w:color="auto"/>
              <w:left w:val="single" w:sz="4" w:space="0" w:color="auto"/>
              <w:bottom w:val="single" w:sz="4" w:space="0" w:color="auto"/>
              <w:right w:val="single" w:sz="4" w:space="0" w:color="auto"/>
            </w:tcBorders>
          </w:tcPr>
          <w:p w14:paraId="31A52315" w14:textId="77777777" w:rsidR="00F63C93" w:rsidRPr="00F63C93" w:rsidRDefault="00F63C93" w:rsidP="00F63C93">
            <w:pPr>
              <w:jc w:val="center"/>
              <w:rPr>
                <w:ins w:id="4211" w:author="st1" w:date="2021-05-07T15:53:00Z"/>
                <w:rFonts w:ascii="標楷體" w:eastAsia="標楷體" w:hAnsi="標楷體"/>
                <w:color w:val="000000"/>
              </w:rPr>
            </w:pPr>
            <w:ins w:id="4212" w:author="st1" w:date="2021-05-07T15:55:00Z">
              <w:r w:rsidRPr="00F63C93">
                <w:rPr>
                  <w:rFonts w:ascii="標楷體" w:eastAsia="標楷體" w:hAnsi="標楷體" w:hint="eastAsia"/>
                  <w:color w:val="000000"/>
                </w:rPr>
                <w:t>R</w:t>
              </w:r>
            </w:ins>
          </w:p>
        </w:tc>
        <w:tc>
          <w:tcPr>
            <w:tcW w:w="3366" w:type="dxa"/>
            <w:tcBorders>
              <w:top w:val="single" w:sz="4" w:space="0" w:color="auto"/>
              <w:left w:val="single" w:sz="4" w:space="0" w:color="auto"/>
              <w:bottom w:val="single" w:sz="4" w:space="0" w:color="auto"/>
              <w:right w:val="single" w:sz="4" w:space="0" w:color="auto"/>
            </w:tcBorders>
          </w:tcPr>
          <w:p w14:paraId="273F9A4C" w14:textId="77777777" w:rsidR="00F63C93" w:rsidRPr="00F63C93" w:rsidDel="00D8224B" w:rsidRDefault="00F63C93" w:rsidP="00F63C93">
            <w:pPr>
              <w:rPr>
                <w:ins w:id="4213" w:author="st1" w:date="2021-05-07T16:12:00Z"/>
                <w:del w:id="4214" w:author="黃梓峻" w:date="2021-06-28T12:25:00Z"/>
                <w:rFonts w:ascii="標楷體" w:eastAsia="標楷體" w:hAnsi="標楷體"/>
                <w:color w:val="000000"/>
              </w:rPr>
            </w:pPr>
            <w:ins w:id="4215" w:author="st1" w:date="2021-05-07T16:12:00Z">
              <w:del w:id="4216" w:author="黃梓峻" w:date="2021-06-28T12:25:00Z">
                <w:r w:rsidRPr="00F63C93" w:rsidDel="00D8224B">
                  <w:rPr>
                    <w:rFonts w:ascii="標楷體" w:eastAsia="標楷體" w:hAnsi="標楷體"/>
                  </w:rPr>
                  <w:delText>1.</w:delText>
                </w:r>
              </w:del>
              <w:del w:id="4217" w:author="黃梓峻" w:date="2021-05-12T15:01:00Z">
                <w:r w:rsidRPr="00F63C93" w:rsidDel="007740B0">
                  <w:rPr>
                    <w:rFonts w:ascii="標楷體" w:eastAsia="標楷體" w:hAnsi="標楷體" w:hint="eastAsia"/>
                    <w:color w:val="000000"/>
                  </w:rPr>
                  <w:delText>申請時</w:delText>
                </w:r>
              </w:del>
              <w:del w:id="4218" w:author="黃梓峻" w:date="2021-06-28T12:23:00Z">
                <w:r w:rsidRPr="00F63C93" w:rsidDel="00E16B84">
                  <w:rPr>
                    <w:rFonts w:ascii="標楷體" w:eastAsia="標楷體" w:hAnsi="標楷體" w:hint="eastAsia"/>
                    <w:color w:val="000000"/>
                  </w:rPr>
                  <w:delText>必須輸入</w:delText>
                </w:r>
              </w:del>
              <w:del w:id="4219" w:author="黃梓峻" w:date="2021-05-12T15:01:00Z">
                <w:r w:rsidRPr="00F63C93" w:rsidDel="007740B0">
                  <w:rPr>
                    <w:rFonts w:ascii="標楷體" w:eastAsia="標楷體" w:hAnsi="標楷體" w:hint="eastAsia"/>
                    <w:color w:val="000000"/>
                  </w:rPr>
                  <w:delText>，歸還時自動顯示</w:delText>
                </w:r>
              </w:del>
            </w:ins>
          </w:p>
          <w:p w14:paraId="4E0F1BE4" w14:textId="77777777" w:rsidR="00F63C93" w:rsidRPr="00F63C93" w:rsidRDefault="00F63C93" w:rsidP="00F63C93">
            <w:pPr>
              <w:rPr>
                <w:ins w:id="4220" w:author="st1" w:date="2021-05-07T15:53:00Z"/>
                <w:rFonts w:ascii="標楷體" w:eastAsia="標楷體" w:hAnsi="標楷體"/>
              </w:rPr>
            </w:pPr>
            <w:ins w:id="4221" w:author="st1" w:date="2021-05-07T16:12:00Z">
              <w:del w:id="4222" w:author="黃梓峻" w:date="2021-06-28T12:25:00Z">
                <w:r w:rsidRPr="00F63C93" w:rsidDel="00D8224B">
                  <w:rPr>
                    <w:rFonts w:ascii="標楷體" w:eastAsia="標楷體" w:hAnsi="標楷體"/>
                  </w:rPr>
                  <w:delText>2.</w:delText>
                </w:r>
              </w:del>
            </w:ins>
            <w:ins w:id="4223" w:author="st1" w:date="2021-05-07T16:00:00Z">
              <w:r w:rsidRPr="00F63C93">
                <w:rPr>
                  <w:rFonts w:ascii="標楷體" w:eastAsia="標楷體" w:hAnsi="標楷體"/>
                  <w:color w:val="000000"/>
                </w:rPr>
                <w:t>InnDocRecord</w:t>
              </w:r>
              <w:r w:rsidRPr="00F63C93">
                <w:rPr>
                  <w:rFonts w:ascii="標楷體" w:eastAsia="標楷體" w:hAnsi="標楷體"/>
                </w:rPr>
                <w:t>.</w:t>
              </w:r>
            </w:ins>
            <w:ins w:id="4224" w:author="st1" w:date="2021-05-07T16:05:00Z">
              <w:r w:rsidRPr="00F63C93">
                <w:rPr>
                  <w:rFonts w:ascii="標楷體" w:eastAsia="標楷體" w:hAnsi="標楷體"/>
                </w:rPr>
                <w:t>KeeperEmpNo</w:t>
              </w:r>
            </w:ins>
          </w:p>
        </w:tc>
      </w:tr>
      <w:tr w:rsidR="00F63C93" w:rsidRPr="00F63C93" w14:paraId="231C9572" w14:textId="77777777" w:rsidTr="00067F94">
        <w:trPr>
          <w:trHeight w:val="244"/>
          <w:jc w:val="center"/>
          <w:ins w:id="4225" w:author="st1" w:date="2021-05-07T16:22:00Z"/>
        </w:trPr>
        <w:tc>
          <w:tcPr>
            <w:tcW w:w="534" w:type="dxa"/>
            <w:tcBorders>
              <w:top w:val="single" w:sz="4" w:space="0" w:color="auto"/>
              <w:left w:val="single" w:sz="4" w:space="0" w:color="auto"/>
              <w:bottom w:val="single" w:sz="4" w:space="0" w:color="auto"/>
              <w:right w:val="single" w:sz="4" w:space="0" w:color="auto"/>
            </w:tcBorders>
          </w:tcPr>
          <w:p w14:paraId="0DCBBFB5" w14:textId="77777777" w:rsidR="00F63C93" w:rsidRPr="00F63C93" w:rsidRDefault="00F63C93" w:rsidP="00F63C93">
            <w:pPr>
              <w:rPr>
                <w:ins w:id="4226" w:author="st1" w:date="2021-05-07T16:22:00Z"/>
                <w:rFonts w:ascii="標楷體" w:eastAsia="標楷體" w:hAnsi="標楷體"/>
                <w:color w:val="000000"/>
              </w:rPr>
            </w:pPr>
            <w:ins w:id="4227" w:author="st1" w:date="2021-05-07T16:22:00Z">
              <w:r w:rsidRPr="00F63C93">
                <w:rPr>
                  <w:rFonts w:ascii="標楷體" w:eastAsia="標楷體" w:hAnsi="標楷體" w:hint="eastAsia"/>
                  <w:color w:val="000000"/>
                </w:rPr>
                <w:t>12</w:t>
              </w:r>
            </w:ins>
          </w:p>
        </w:tc>
        <w:tc>
          <w:tcPr>
            <w:tcW w:w="1275" w:type="dxa"/>
            <w:tcBorders>
              <w:top w:val="single" w:sz="4" w:space="0" w:color="auto"/>
              <w:left w:val="single" w:sz="4" w:space="0" w:color="auto"/>
              <w:bottom w:val="single" w:sz="4" w:space="0" w:color="auto"/>
              <w:right w:val="single" w:sz="4" w:space="0" w:color="auto"/>
            </w:tcBorders>
          </w:tcPr>
          <w:p w14:paraId="5C863BEC" w14:textId="77777777" w:rsidR="00F63C93" w:rsidRPr="00F63C93" w:rsidRDefault="00F63C93" w:rsidP="00F63C93">
            <w:pPr>
              <w:rPr>
                <w:ins w:id="4228" w:author="st1" w:date="2021-05-07T16:22:00Z"/>
                <w:rFonts w:ascii="標楷體" w:eastAsia="標楷體" w:hAnsi="標楷體"/>
              </w:rPr>
            </w:pPr>
            <w:ins w:id="4229" w:author="黃梓峻" w:date="2021-06-28T11:57:00Z">
              <w:r w:rsidRPr="00F63C93">
                <w:rPr>
                  <w:rFonts w:ascii="標楷體" w:eastAsia="標楷體" w:hAnsi="標楷體" w:hint="eastAsia"/>
                </w:rPr>
                <w:t>使用者查詢</w:t>
              </w:r>
            </w:ins>
            <w:ins w:id="4230" w:author="st1" w:date="2021-05-07T16:22:00Z">
              <w:del w:id="4231" w:author="黃梓峻" w:date="2021-06-28T11:57:00Z">
                <w:r w:rsidRPr="00F63C93" w:rsidDel="00506F1E">
                  <w:rPr>
                    <w:rFonts w:ascii="標楷體" w:eastAsia="標楷體" w:hAnsi="標楷體" w:hint="eastAsia"/>
                  </w:rPr>
                  <w:delText>瀏覽</w:delText>
                </w:r>
              </w:del>
            </w:ins>
          </w:p>
        </w:tc>
        <w:tc>
          <w:tcPr>
            <w:tcW w:w="851" w:type="dxa"/>
            <w:tcBorders>
              <w:top w:val="single" w:sz="4" w:space="0" w:color="auto"/>
              <w:left w:val="single" w:sz="4" w:space="0" w:color="auto"/>
              <w:bottom w:val="single" w:sz="4" w:space="0" w:color="auto"/>
              <w:right w:val="single" w:sz="4" w:space="0" w:color="auto"/>
            </w:tcBorders>
          </w:tcPr>
          <w:p w14:paraId="24B5BD47" w14:textId="77777777" w:rsidR="00F63C93" w:rsidRPr="00F63C93" w:rsidRDefault="00F63C93" w:rsidP="00F63C93">
            <w:pPr>
              <w:rPr>
                <w:ins w:id="4232" w:author="st1" w:date="2021-05-07T16:22:00Z"/>
                <w:rFonts w:ascii="標楷體" w:eastAsia="標楷體" w:hAnsi="標楷體"/>
              </w:rPr>
            </w:pPr>
          </w:p>
        </w:tc>
        <w:tc>
          <w:tcPr>
            <w:tcW w:w="1417" w:type="dxa"/>
            <w:tcBorders>
              <w:top w:val="single" w:sz="4" w:space="0" w:color="auto"/>
              <w:left w:val="single" w:sz="4" w:space="0" w:color="auto"/>
              <w:bottom w:val="single" w:sz="4" w:space="0" w:color="auto"/>
              <w:right w:val="single" w:sz="4" w:space="0" w:color="auto"/>
            </w:tcBorders>
          </w:tcPr>
          <w:p w14:paraId="6B2B1FE3" w14:textId="77777777" w:rsidR="00F63C93" w:rsidRPr="00F63C93" w:rsidRDefault="00F63C93" w:rsidP="00F63C93">
            <w:pPr>
              <w:rPr>
                <w:ins w:id="4233" w:author="st1" w:date="2021-05-07T16:22: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70733229" w14:textId="77777777" w:rsidR="00F63C93" w:rsidRPr="00F63C93" w:rsidRDefault="00F63C93" w:rsidP="00F63C93">
            <w:pPr>
              <w:rPr>
                <w:ins w:id="4234" w:author="st1" w:date="2021-05-07T16:22: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0E5841EA" w14:textId="77777777" w:rsidR="00F63C93" w:rsidRPr="00F63C93" w:rsidRDefault="00F63C93" w:rsidP="00F63C93">
            <w:pPr>
              <w:rPr>
                <w:ins w:id="4235" w:author="st1" w:date="2021-05-07T16:22:00Z"/>
                <w:rFonts w:ascii="標楷體" w:eastAsia="標楷體" w:hAnsi="標楷體"/>
                <w:color w:val="000000"/>
              </w:rPr>
            </w:pPr>
          </w:p>
        </w:tc>
        <w:tc>
          <w:tcPr>
            <w:tcW w:w="709" w:type="dxa"/>
            <w:tcBorders>
              <w:top w:val="single" w:sz="4" w:space="0" w:color="auto"/>
              <w:left w:val="single" w:sz="4" w:space="0" w:color="auto"/>
              <w:bottom w:val="single" w:sz="4" w:space="0" w:color="auto"/>
              <w:right w:val="single" w:sz="4" w:space="0" w:color="auto"/>
            </w:tcBorders>
          </w:tcPr>
          <w:p w14:paraId="6AE55A96" w14:textId="77777777" w:rsidR="00F63C93" w:rsidRPr="00F63C93" w:rsidRDefault="00F63C93" w:rsidP="00F63C93">
            <w:pPr>
              <w:jc w:val="center"/>
              <w:rPr>
                <w:ins w:id="4236" w:author="st1" w:date="2021-05-07T16:22:00Z"/>
                <w:rFonts w:ascii="標楷體" w:eastAsia="標楷體" w:hAnsi="標楷體"/>
                <w:color w:val="000000"/>
              </w:rPr>
            </w:pPr>
          </w:p>
        </w:tc>
        <w:tc>
          <w:tcPr>
            <w:tcW w:w="3366" w:type="dxa"/>
            <w:tcBorders>
              <w:top w:val="single" w:sz="4" w:space="0" w:color="auto"/>
              <w:left w:val="single" w:sz="4" w:space="0" w:color="auto"/>
              <w:bottom w:val="single" w:sz="4" w:space="0" w:color="auto"/>
              <w:right w:val="single" w:sz="4" w:space="0" w:color="auto"/>
            </w:tcBorders>
          </w:tcPr>
          <w:p w14:paraId="7BD12F9D" w14:textId="77777777" w:rsidR="00F63C93" w:rsidRPr="00F63C93" w:rsidRDefault="00F63C93" w:rsidP="00F63C93">
            <w:pPr>
              <w:rPr>
                <w:ins w:id="4237" w:author="st1" w:date="2021-05-07T16:22:00Z"/>
                <w:rFonts w:ascii="標楷體" w:eastAsia="標楷體" w:hAnsi="標楷體"/>
              </w:rPr>
            </w:pPr>
            <w:ins w:id="4238" w:author="黃梓峻" w:date="2021-06-28T11:57:00Z">
              <w:r w:rsidRPr="00F63C93">
                <w:rPr>
                  <w:rFonts w:eastAsia="標楷體" w:hint="eastAsia"/>
                  <w:color w:val="000000"/>
                </w:rPr>
                <w:t>連結至【</w:t>
              </w:r>
              <w:r w:rsidRPr="00F63C93">
                <w:rPr>
                  <w:rFonts w:eastAsia="標楷體"/>
                  <w:color w:val="000000"/>
                </w:rPr>
                <w:t xml:space="preserve">L6041 </w:t>
              </w:r>
              <w:r w:rsidRPr="00F63C93">
                <w:rPr>
                  <w:rFonts w:eastAsia="標楷體" w:hint="eastAsia"/>
                  <w:color w:val="000000"/>
                </w:rPr>
                <w:t>使用者資料查詢】，</w:t>
              </w:r>
              <w:r w:rsidRPr="00F63C93">
                <w:rPr>
                  <w:rFonts w:ascii="標楷體" w:eastAsia="標楷體" w:hAnsi="標楷體" w:hint="eastAsia"/>
                  <w:lang w:eastAsia="zh-HK"/>
                </w:rPr>
                <w:t>供查詢</w:t>
              </w:r>
              <w:r w:rsidRPr="00F63C93">
                <w:rPr>
                  <w:rFonts w:eastAsia="標楷體" w:hint="eastAsia"/>
                  <w:color w:val="000000"/>
                </w:rPr>
                <w:t>使用者資料</w:t>
              </w:r>
              <w:r w:rsidRPr="00F63C93">
                <w:rPr>
                  <w:rFonts w:ascii="標楷體" w:eastAsia="標楷體" w:hAnsi="標楷體" w:hint="eastAsia"/>
                  <w:lang w:eastAsia="zh-HK"/>
                </w:rPr>
                <w:t>，點選資料帶回員工編號</w:t>
              </w:r>
            </w:ins>
            <w:ins w:id="4239" w:author="st1" w:date="2021-05-07T16:22:00Z">
              <w:del w:id="4240" w:author="黃梓峻" w:date="2021-06-28T11:57:00Z">
                <w:r w:rsidRPr="00F63C93" w:rsidDel="00506F1E">
                  <w:rPr>
                    <w:rFonts w:eastAsia="標楷體" w:hint="eastAsia"/>
                    <w:color w:val="000000"/>
                  </w:rPr>
                  <w:delText>連結至【</w:delText>
                </w:r>
                <w:r w:rsidRPr="00F63C93" w:rsidDel="00506F1E">
                  <w:rPr>
                    <w:rFonts w:eastAsia="標楷體"/>
                    <w:color w:val="000000"/>
                  </w:rPr>
                  <w:delText xml:space="preserve">L6041 </w:delText>
                </w:r>
                <w:r w:rsidRPr="00F63C93" w:rsidDel="00506F1E">
                  <w:rPr>
                    <w:rFonts w:eastAsia="標楷體" w:hint="eastAsia"/>
                    <w:color w:val="000000"/>
                  </w:rPr>
                  <w:delText>使用者資料查詢】，</w:delText>
                </w:r>
                <w:r w:rsidRPr="00F63C93" w:rsidDel="00506F1E">
                  <w:rPr>
                    <w:rFonts w:ascii="標楷體" w:eastAsia="標楷體" w:hAnsi="標楷體" w:hint="eastAsia"/>
                    <w:lang w:eastAsia="zh-HK"/>
                  </w:rPr>
                  <w:delText>供查詢</w:delText>
                </w:r>
                <w:r w:rsidRPr="00F63C93" w:rsidDel="00506F1E">
                  <w:rPr>
                    <w:rFonts w:eastAsia="標楷體" w:hint="eastAsia"/>
                    <w:color w:val="000000"/>
                  </w:rPr>
                  <w:delText>使用者資料</w:delText>
                </w:r>
                <w:r w:rsidRPr="00F63C93" w:rsidDel="00506F1E">
                  <w:rPr>
                    <w:rFonts w:ascii="標楷體" w:eastAsia="標楷體" w:hAnsi="標楷體" w:hint="eastAsia"/>
                    <w:lang w:eastAsia="zh-HK"/>
                  </w:rPr>
                  <w:delText>，點選資料帶回戶號</w:delText>
                </w:r>
              </w:del>
            </w:ins>
          </w:p>
        </w:tc>
      </w:tr>
      <w:tr w:rsidR="00F63C93" w:rsidRPr="00F63C93" w14:paraId="64A4D9DE" w14:textId="77777777" w:rsidTr="00067F94">
        <w:trPr>
          <w:trHeight w:val="244"/>
          <w:jc w:val="center"/>
          <w:ins w:id="4241" w:author="st1" w:date="2021-05-07T16:22:00Z"/>
        </w:trPr>
        <w:tc>
          <w:tcPr>
            <w:tcW w:w="534" w:type="dxa"/>
            <w:tcBorders>
              <w:top w:val="single" w:sz="4" w:space="0" w:color="auto"/>
              <w:left w:val="single" w:sz="4" w:space="0" w:color="auto"/>
              <w:bottom w:val="single" w:sz="4" w:space="0" w:color="auto"/>
              <w:right w:val="single" w:sz="4" w:space="0" w:color="auto"/>
            </w:tcBorders>
          </w:tcPr>
          <w:p w14:paraId="1A9DF030" w14:textId="77777777" w:rsidR="00F63C93" w:rsidRPr="00F63C93" w:rsidRDefault="00F63C93" w:rsidP="00F63C93">
            <w:pPr>
              <w:rPr>
                <w:ins w:id="4242" w:author="st1" w:date="2021-05-07T16:22:00Z"/>
                <w:rFonts w:ascii="標楷體" w:eastAsia="標楷體" w:hAnsi="標楷體"/>
                <w:color w:val="000000"/>
              </w:rPr>
            </w:pPr>
            <w:ins w:id="4243" w:author="st1" w:date="2021-05-07T16:22:00Z">
              <w:r w:rsidRPr="00F63C93">
                <w:rPr>
                  <w:rFonts w:ascii="標楷體" w:eastAsia="標楷體" w:hAnsi="標楷體" w:hint="eastAsia"/>
                  <w:color w:val="000000"/>
                </w:rPr>
                <w:t>13</w:t>
              </w:r>
            </w:ins>
          </w:p>
        </w:tc>
        <w:tc>
          <w:tcPr>
            <w:tcW w:w="1275" w:type="dxa"/>
            <w:tcBorders>
              <w:top w:val="single" w:sz="4" w:space="0" w:color="auto"/>
              <w:left w:val="single" w:sz="4" w:space="0" w:color="auto"/>
              <w:bottom w:val="single" w:sz="4" w:space="0" w:color="auto"/>
              <w:right w:val="single" w:sz="4" w:space="0" w:color="auto"/>
            </w:tcBorders>
          </w:tcPr>
          <w:p w14:paraId="381416A3" w14:textId="77777777" w:rsidR="00F63C93" w:rsidRPr="00F63C93" w:rsidRDefault="00F63C93" w:rsidP="00F63C93">
            <w:pPr>
              <w:rPr>
                <w:ins w:id="4244" w:author="st1" w:date="2021-05-07T16:22:00Z"/>
                <w:rFonts w:ascii="標楷體" w:eastAsia="標楷體" w:hAnsi="標楷體"/>
              </w:rPr>
            </w:pPr>
            <w:ins w:id="4245" w:author="黃梓峻" w:date="2021-05-12T14:59:00Z">
              <w:r w:rsidRPr="00F63C93">
                <w:rPr>
                  <w:rFonts w:ascii="標楷體" w:eastAsia="標楷體" w:hAnsi="標楷體" w:hint="eastAsia"/>
                </w:rPr>
                <w:t>備註</w:t>
              </w:r>
            </w:ins>
            <w:ins w:id="4246" w:author="st1" w:date="2021-05-07T16:22:00Z">
              <w:del w:id="4247" w:author="黃梓峻" w:date="2021-05-12T14:58:00Z">
                <w:r w:rsidRPr="00F63C93" w:rsidDel="007740B0">
                  <w:rPr>
                    <w:rFonts w:ascii="標楷體" w:eastAsia="標楷體" w:hAnsi="標楷體" w:hint="eastAsia"/>
                  </w:rPr>
                  <w:delText>歸還日期</w:delText>
                </w:r>
              </w:del>
            </w:ins>
          </w:p>
        </w:tc>
        <w:tc>
          <w:tcPr>
            <w:tcW w:w="851" w:type="dxa"/>
            <w:tcBorders>
              <w:top w:val="single" w:sz="4" w:space="0" w:color="auto"/>
              <w:left w:val="single" w:sz="4" w:space="0" w:color="auto"/>
              <w:bottom w:val="single" w:sz="4" w:space="0" w:color="auto"/>
              <w:right w:val="single" w:sz="4" w:space="0" w:color="auto"/>
            </w:tcBorders>
          </w:tcPr>
          <w:p w14:paraId="75B543B4" w14:textId="77777777" w:rsidR="00F63C93" w:rsidRPr="00F63C93" w:rsidRDefault="00F63C93" w:rsidP="00F63C93">
            <w:pPr>
              <w:rPr>
                <w:ins w:id="4248" w:author="st1" w:date="2021-05-07T16:22:00Z"/>
                <w:rFonts w:ascii="標楷體" w:eastAsia="標楷體" w:hAnsi="標楷體"/>
              </w:rPr>
            </w:pPr>
            <w:ins w:id="4249" w:author="黃梓峻" w:date="2021-05-12T14:59:00Z">
              <w:r w:rsidRPr="00F63C93">
                <w:rPr>
                  <w:rFonts w:ascii="標楷體" w:eastAsia="標楷體" w:hAnsi="標楷體" w:hint="eastAsia"/>
                </w:rPr>
                <w:t>60</w:t>
              </w:r>
            </w:ins>
            <w:ins w:id="4250" w:author="st1" w:date="2021-05-07T16:22:00Z">
              <w:del w:id="4251" w:author="黃梓峻" w:date="2021-05-12T14:58:00Z">
                <w:r w:rsidRPr="00F63C93" w:rsidDel="007740B0">
                  <w:rPr>
                    <w:rFonts w:ascii="標楷體" w:eastAsia="標楷體" w:hAnsi="標楷體" w:hint="eastAsia"/>
                  </w:rPr>
                  <w:delText>7</w:delText>
                </w:r>
              </w:del>
            </w:ins>
          </w:p>
        </w:tc>
        <w:tc>
          <w:tcPr>
            <w:tcW w:w="1417" w:type="dxa"/>
            <w:tcBorders>
              <w:top w:val="single" w:sz="4" w:space="0" w:color="auto"/>
              <w:left w:val="single" w:sz="4" w:space="0" w:color="auto"/>
              <w:bottom w:val="single" w:sz="4" w:space="0" w:color="auto"/>
              <w:right w:val="single" w:sz="4" w:space="0" w:color="auto"/>
            </w:tcBorders>
          </w:tcPr>
          <w:p w14:paraId="45F33E16" w14:textId="77777777" w:rsidR="00F63C93" w:rsidRPr="00F63C93" w:rsidRDefault="00F63C93" w:rsidP="00F63C93">
            <w:pPr>
              <w:rPr>
                <w:ins w:id="4252" w:author="st1" w:date="2021-05-07T16:22: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1FA1A8D6" w14:textId="77777777" w:rsidR="00F63C93" w:rsidRPr="00F63C93" w:rsidRDefault="00F63C93" w:rsidP="00F63C93">
            <w:pPr>
              <w:rPr>
                <w:ins w:id="4253" w:author="st1" w:date="2021-05-07T16:22: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17D6E13A" w14:textId="77777777" w:rsidR="00F63C93" w:rsidRPr="00F63C93" w:rsidRDefault="00F63C93" w:rsidP="00F63C93">
            <w:pPr>
              <w:rPr>
                <w:ins w:id="4254" w:author="st1" w:date="2021-05-07T16:22:00Z"/>
                <w:rFonts w:ascii="標楷體" w:eastAsia="標楷體" w:hAnsi="標楷體"/>
                <w:color w:val="000000"/>
              </w:rPr>
            </w:pPr>
          </w:p>
        </w:tc>
        <w:tc>
          <w:tcPr>
            <w:tcW w:w="709" w:type="dxa"/>
            <w:tcBorders>
              <w:top w:val="single" w:sz="4" w:space="0" w:color="auto"/>
              <w:left w:val="single" w:sz="4" w:space="0" w:color="auto"/>
              <w:bottom w:val="single" w:sz="4" w:space="0" w:color="auto"/>
              <w:right w:val="single" w:sz="4" w:space="0" w:color="auto"/>
            </w:tcBorders>
          </w:tcPr>
          <w:p w14:paraId="298B2C7D" w14:textId="77777777" w:rsidR="00F63C93" w:rsidRPr="00F63C93" w:rsidRDefault="00F63C93" w:rsidP="00F63C93">
            <w:pPr>
              <w:jc w:val="center"/>
              <w:rPr>
                <w:ins w:id="4255" w:author="st1" w:date="2021-05-07T16:22:00Z"/>
                <w:rFonts w:ascii="標楷體" w:eastAsia="標楷體" w:hAnsi="標楷體"/>
                <w:color w:val="000000"/>
              </w:rPr>
            </w:pPr>
            <w:ins w:id="4256" w:author="黃梓峻" w:date="2021-05-12T14:59:00Z">
              <w:r w:rsidRPr="00F63C93">
                <w:rPr>
                  <w:rFonts w:ascii="標楷體" w:eastAsia="標楷體" w:hAnsi="標楷體" w:hint="eastAsia"/>
                  <w:color w:val="000000"/>
                </w:rPr>
                <w:t>W</w:t>
              </w:r>
            </w:ins>
            <w:ins w:id="4257" w:author="st1" w:date="2021-05-07T16:22:00Z">
              <w:del w:id="4258" w:author="黃梓峻" w:date="2021-05-12T14:58:00Z">
                <w:r w:rsidRPr="00F63C93" w:rsidDel="007740B0">
                  <w:rPr>
                    <w:rFonts w:ascii="標楷體" w:eastAsia="標楷體" w:hAnsi="標楷體" w:hint="eastAsia"/>
                    <w:color w:val="000000"/>
                  </w:rPr>
                  <w:delText>W</w:delText>
                </w:r>
              </w:del>
            </w:ins>
          </w:p>
        </w:tc>
        <w:tc>
          <w:tcPr>
            <w:tcW w:w="3366" w:type="dxa"/>
            <w:tcBorders>
              <w:top w:val="single" w:sz="4" w:space="0" w:color="auto"/>
              <w:left w:val="single" w:sz="4" w:space="0" w:color="auto"/>
              <w:bottom w:val="single" w:sz="4" w:space="0" w:color="auto"/>
              <w:right w:val="single" w:sz="4" w:space="0" w:color="auto"/>
            </w:tcBorders>
          </w:tcPr>
          <w:p w14:paraId="5B3676A6" w14:textId="77777777" w:rsidR="00F63C93" w:rsidRPr="00F63C93" w:rsidRDefault="00F63C93" w:rsidP="00F63C93">
            <w:pPr>
              <w:rPr>
                <w:ins w:id="4259" w:author="黃梓峻" w:date="2021-05-12T14:59:00Z"/>
                <w:rFonts w:ascii="標楷體" w:eastAsia="標楷體" w:hAnsi="標楷體"/>
                <w:color w:val="000000"/>
              </w:rPr>
            </w:pPr>
            <w:ins w:id="4260" w:author="黃梓峻" w:date="2021-05-12T14:59:00Z">
              <w:r w:rsidRPr="00F63C93">
                <w:rPr>
                  <w:rFonts w:ascii="標楷體" w:eastAsia="標楷體" w:hAnsi="標楷體"/>
                </w:rPr>
                <w:t>1.</w:t>
              </w:r>
            </w:ins>
            <w:r w:rsidRPr="00F63C93">
              <w:rPr>
                <w:rFonts w:ascii="標楷體" w:eastAsia="標楷體" w:hAnsi="標楷體" w:hint="eastAsia"/>
                <w:color w:val="000000"/>
              </w:rPr>
              <w:t>限輸入文數字</w:t>
            </w:r>
          </w:p>
          <w:p w14:paraId="5372A3D5" w14:textId="77777777" w:rsidR="00F63C93" w:rsidRPr="00F63C93" w:rsidDel="007740B0" w:rsidRDefault="00F63C93" w:rsidP="00F63C93">
            <w:pPr>
              <w:rPr>
                <w:del w:id="4261" w:author="黃梓峻" w:date="2021-05-12T14:58:00Z"/>
                <w:rFonts w:ascii="標楷體" w:eastAsia="標楷體" w:hAnsi="標楷體"/>
              </w:rPr>
            </w:pPr>
            <w:ins w:id="4262" w:author="黃梓峻" w:date="2021-05-12T14:59:00Z">
              <w:r w:rsidRPr="00F63C93">
                <w:rPr>
                  <w:rFonts w:ascii="標楷體" w:eastAsia="標楷體" w:hAnsi="標楷體"/>
                </w:rPr>
                <w:t>2.</w:t>
              </w:r>
              <w:r w:rsidRPr="00F63C93">
                <w:rPr>
                  <w:rFonts w:ascii="標楷體" w:eastAsia="標楷體" w:hAnsi="標楷體"/>
                  <w:color w:val="000000"/>
                </w:rPr>
                <w:t>InnDocRecord</w:t>
              </w:r>
              <w:r w:rsidRPr="00F63C93">
                <w:rPr>
                  <w:rFonts w:ascii="標楷體" w:eastAsia="標楷體" w:hAnsi="標楷體"/>
                </w:rPr>
                <w:t>.Remark</w:t>
              </w:r>
            </w:ins>
            <w:ins w:id="4263" w:author="st1" w:date="2021-05-07T16:22:00Z">
              <w:del w:id="4264" w:author="黃梓峻" w:date="2021-05-12T14:58:00Z">
                <w:r w:rsidRPr="00F63C93" w:rsidDel="007740B0">
                  <w:rPr>
                    <w:rFonts w:ascii="標楷體" w:eastAsia="標楷體" w:hAnsi="標楷體"/>
                  </w:rPr>
                  <w:delText>1.</w:delText>
                </w:r>
                <w:r w:rsidRPr="00F63C93" w:rsidDel="007740B0">
                  <w:rPr>
                    <w:rFonts w:ascii="標楷體" w:eastAsia="標楷體" w:hAnsi="標楷體" w:hint="eastAsia"/>
                    <w:color w:val="000000"/>
                  </w:rPr>
                  <w:delText>申請時隱藏</w:delText>
                </w:r>
              </w:del>
            </w:ins>
          </w:p>
          <w:p w14:paraId="700400F0" w14:textId="77777777" w:rsidR="00F63C93" w:rsidRPr="00F63C93" w:rsidRDefault="00F63C93" w:rsidP="00F63C93">
            <w:pPr>
              <w:rPr>
                <w:ins w:id="4265" w:author="st1" w:date="2021-05-07T16:22:00Z"/>
                <w:rFonts w:ascii="標楷體" w:eastAsia="標楷體" w:hAnsi="標楷體"/>
                <w:color w:val="000000"/>
                <w:rPrChange w:id="4266" w:author="黃梓峻" w:date="2021-05-12T15:12:00Z">
                  <w:rPr>
                    <w:ins w:id="4267" w:author="st1" w:date="2021-05-07T16:22:00Z"/>
                    <w:rFonts w:eastAsia="標楷體"/>
                    <w:color w:val="000000"/>
                  </w:rPr>
                </w:rPrChange>
              </w:rPr>
            </w:pPr>
            <w:ins w:id="4268" w:author="st1" w:date="2021-05-07T16:22:00Z">
              <w:del w:id="4269" w:author="黃梓峻" w:date="2021-05-12T14:58:00Z">
                <w:r w:rsidRPr="00F63C93" w:rsidDel="007740B0">
                  <w:rPr>
                    <w:rFonts w:ascii="標楷體" w:eastAsia="標楷體" w:hAnsi="標楷體"/>
                  </w:rPr>
                  <w:delText>2.</w:delText>
                </w:r>
                <w:r w:rsidRPr="00F63C93" w:rsidDel="007740B0">
                  <w:rPr>
                    <w:rFonts w:ascii="標楷體" w:eastAsia="標楷體" w:hAnsi="標楷體"/>
                    <w:color w:val="000000"/>
                  </w:rPr>
                  <w:delText>InnDocRecord</w:delText>
                </w:r>
                <w:r w:rsidRPr="00F63C93" w:rsidDel="007740B0">
                  <w:rPr>
                    <w:rFonts w:ascii="標楷體" w:eastAsia="標楷體" w:hAnsi="標楷體"/>
                  </w:rPr>
                  <w:delText>.ReturnDate</w:delText>
                </w:r>
              </w:del>
            </w:ins>
          </w:p>
        </w:tc>
      </w:tr>
      <w:tr w:rsidR="00F63C93" w:rsidRPr="00F63C93" w14:paraId="26ED21CD" w14:textId="77777777" w:rsidTr="00067F94">
        <w:trPr>
          <w:trHeight w:val="244"/>
          <w:jc w:val="center"/>
          <w:ins w:id="4270" w:author="st1" w:date="2021-05-07T15:53:00Z"/>
        </w:trPr>
        <w:tc>
          <w:tcPr>
            <w:tcW w:w="534" w:type="dxa"/>
            <w:tcBorders>
              <w:top w:val="single" w:sz="4" w:space="0" w:color="auto"/>
              <w:left w:val="single" w:sz="4" w:space="0" w:color="auto"/>
              <w:bottom w:val="single" w:sz="4" w:space="0" w:color="auto"/>
              <w:right w:val="single" w:sz="4" w:space="0" w:color="auto"/>
            </w:tcBorders>
          </w:tcPr>
          <w:p w14:paraId="2346FC08" w14:textId="77777777" w:rsidR="00F63C93" w:rsidRPr="00F63C93" w:rsidRDefault="00F63C93" w:rsidP="00F63C93">
            <w:pPr>
              <w:rPr>
                <w:ins w:id="4271" w:author="st1" w:date="2021-05-07T15:53:00Z"/>
                <w:rFonts w:ascii="標楷體" w:eastAsia="標楷體" w:hAnsi="標楷體"/>
                <w:color w:val="000000"/>
              </w:rPr>
            </w:pPr>
            <w:ins w:id="4272" w:author="st1" w:date="2021-05-07T16:22:00Z">
              <w:r w:rsidRPr="00F63C93">
                <w:rPr>
                  <w:rFonts w:ascii="標楷體" w:eastAsia="標楷體" w:hAnsi="標楷體" w:hint="eastAsia"/>
                  <w:color w:val="000000"/>
                </w:rPr>
                <w:t>14</w:t>
              </w:r>
            </w:ins>
          </w:p>
        </w:tc>
        <w:tc>
          <w:tcPr>
            <w:tcW w:w="1275" w:type="dxa"/>
            <w:tcBorders>
              <w:top w:val="single" w:sz="4" w:space="0" w:color="auto"/>
              <w:left w:val="single" w:sz="4" w:space="0" w:color="auto"/>
              <w:bottom w:val="single" w:sz="4" w:space="0" w:color="auto"/>
              <w:right w:val="single" w:sz="4" w:space="0" w:color="auto"/>
            </w:tcBorders>
          </w:tcPr>
          <w:p w14:paraId="753F8556" w14:textId="77777777" w:rsidR="00F63C93" w:rsidRPr="00F63C93" w:rsidRDefault="00F63C93" w:rsidP="00F63C93">
            <w:pPr>
              <w:rPr>
                <w:ins w:id="4273" w:author="st1" w:date="2021-05-07T15:53:00Z"/>
                <w:rFonts w:ascii="標楷體" w:eastAsia="標楷體" w:hAnsi="標楷體"/>
              </w:rPr>
            </w:pPr>
            <w:ins w:id="4274" w:author="黃梓峻" w:date="2021-05-12T14:59:00Z">
              <w:r w:rsidRPr="00F63C93">
                <w:rPr>
                  <w:rFonts w:ascii="標楷體" w:eastAsia="標楷體" w:hAnsi="標楷體" w:hint="eastAsia"/>
                </w:rPr>
                <w:t>借閱項目</w:t>
              </w:r>
            </w:ins>
            <w:ins w:id="4275" w:author="st1" w:date="2021-05-07T15:54:00Z">
              <w:del w:id="4276" w:author="黃梓峻" w:date="2021-05-12T14:58:00Z">
                <w:r w:rsidRPr="00F63C93" w:rsidDel="007740B0">
                  <w:rPr>
                    <w:rFonts w:ascii="標楷體" w:eastAsia="標楷體" w:hAnsi="標楷體" w:hint="eastAsia"/>
                  </w:rPr>
                  <w:delText>歸還人</w:delText>
                </w:r>
              </w:del>
            </w:ins>
          </w:p>
        </w:tc>
        <w:tc>
          <w:tcPr>
            <w:tcW w:w="851" w:type="dxa"/>
            <w:tcBorders>
              <w:top w:val="single" w:sz="4" w:space="0" w:color="auto"/>
              <w:left w:val="single" w:sz="4" w:space="0" w:color="auto"/>
              <w:bottom w:val="single" w:sz="4" w:space="0" w:color="auto"/>
              <w:right w:val="single" w:sz="4" w:space="0" w:color="auto"/>
            </w:tcBorders>
          </w:tcPr>
          <w:p w14:paraId="20EB2A8E" w14:textId="77777777" w:rsidR="00F63C93" w:rsidRPr="00F63C93" w:rsidRDefault="00F63C93" w:rsidP="00F63C93">
            <w:pPr>
              <w:rPr>
                <w:ins w:id="4277" w:author="st1" w:date="2021-05-07T15:53:00Z"/>
                <w:rFonts w:ascii="標楷體" w:eastAsia="標楷體" w:hAnsi="標楷體"/>
              </w:rPr>
            </w:pPr>
            <w:ins w:id="4278" w:author="黃梓峻" w:date="2021-05-12T14:59:00Z">
              <w:r w:rsidRPr="00F63C93">
                <w:rPr>
                  <w:rFonts w:ascii="標楷體" w:eastAsia="標楷體" w:hAnsi="標楷體" w:hint="eastAsia"/>
                </w:rPr>
                <w:t>1</w:t>
              </w:r>
            </w:ins>
          </w:p>
        </w:tc>
        <w:tc>
          <w:tcPr>
            <w:tcW w:w="1417" w:type="dxa"/>
            <w:tcBorders>
              <w:top w:val="single" w:sz="4" w:space="0" w:color="auto"/>
              <w:left w:val="single" w:sz="4" w:space="0" w:color="auto"/>
              <w:bottom w:val="single" w:sz="4" w:space="0" w:color="auto"/>
              <w:right w:val="single" w:sz="4" w:space="0" w:color="auto"/>
            </w:tcBorders>
          </w:tcPr>
          <w:p w14:paraId="78CC5C3B" w14:textId="77777777" w:rsidR="00F63C93" w:rsidRPr="00F63C93" w:rsidRDefault="00F63C93" w:rsidP="00F63C93">
            <w:pPr>
              <w:rPr>
                <w:ins w:id="4279" w:author="st1" w:date="2021-05-07T15:53: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52FB2AAF" w14:textId="77777777" w:rsidR="00F63C93" w:rsidRPr="00F63C93" w:rsidRDefault="00F63C93" w:rsidP="00F63C93">
            <w:pPr>
              <w:rPr>
                <w:ins w:id="4280" w:author="黃梓峻" w:date="2021-05-12T14:59:00Z"/>
                <w:rFonts w:ascii="標楷體" w:eastAsia="標楷體" w:hAnsi="標楷體"/>
                <w:color w:val="000000"/>
              </w:rPr>
            </w:pPr>
            <w:ins w:id="4281" w:author="黃梓峻" w:date="2021-05-12T14:59:00Z">
              <w:r w:rsidRPr="00F63C93">
                <w:rPr>
                  <w:rFonts w:ascii="標楷體" w:eastAsia="標楷體" w:hAnsi="標楷體" w:hint="eastAsia"/>
                  <w:lang w:eastAsia="zh-HK"/>
                </w:rPr>
                <w:t>依據</w:t>
              </w:r>
              <w:r w:rsidRPr="00F63C93">
                <w:rPr>
                  <w:rFonts w:ascii="標楷體" w:eastAsia="標楷體" w:hAnsi="標楷體" w:hint="eastAsia"/>
                </w:rPr>
                <w:t>C</w:t>
              </w:r>
              <w:r w:rsidRPr="00F63C93">
                <w:rPr>
                  <w:rFonts w:ascii="標楷體" w:eastAsia="標楷體" w:hAnsi="標楷體" w:hint="eastAsia"/>
                  <w:lang w:eastAsia="zh-HK"/>
                </w:rPr>
                <w:t>d</w:t>
              </w:r>
              <w:r w:rsidRPr="00F63C93">
                <w:rPr>
                  <w:rFonts w:ascii="標楷體" w:eastAsia="標楷體" w:hAnsi="標楷體"/>
                  <w:lang w:eastAsia="zh-HK"/>
                </w:rPr>
                <w:t>Code</w:t>
              </w:r>
              <w:r w:rsidRPr="00F63C93">
                <w:rPr>
                  <w:rFonts w:ascii="標楷體" w:eastAsia="標楷體" w:hAnsi="標楷體" w:hint="eastAsia"/>
                  <w:lang w:eastAsia="zh-HK"/>
                </w:rPr>
                <w:lastRenderedPageBreak/>
                <w:t>的</w:t>
              </w:r>
              <w:r w:rsidRPr="00F63C93">
                <w:rPr>
                  <w:rFonts w:ascii="標楷體" w:eastAsia="標楷體" w:hAnsi="標楷體"/>
                  <w:lang w:eastAsia="zh-HK"/>
                </w:rPr>
                <w:t>DefCode</w:t>
              </w:r>
              <w:r w:rsidRPr="00F63C93">
                <w:rPr>
                  <w:rFonts w:ascii="標楷體" w:eastAsia="標楷體" w:hAnsi="標楷體" w:hint="eastAsia"/>
                </w:rPr>
                <w:t>=</w:t>
              </w:r>
              <w:r w:rsidRPr="00F63C93">
                <w:rPr>
                  <w:rFonts w:ascii="標楷體" w:eastAsia="標楷體" w:hAnsi="標楷體"/>
                  <w:color w:val="000000"/>
                </w:rPr>
                <w:t>ApplObj</w:t>
              </w:r>
            </w:ins>
          </w:p>
          <w:p w14:paraId="08A1611B" w14:textId="77777777" w:rsidR="00F63C93" w:rsidRPr="00F63C93" w:rsidRDefault="00F63C93" w:rsidP="00F63C93">
            <w:pPr>
              <w:rPr>
                <w:ins w:id="4282" w:author="黃梓峻" w:date="2021-05-12T14:59:00Z"/>
                <w:rFonts w:ascii="標楷體" w:eastAsia="標楷體" w:hAnsi="標楷體"/>
                <w:color w:val="000000"/>
              </w:rPr>
            </w:pPr>
            <w:ins w:id="4283" w:author="黃梓峻" w:date="2021-06-28T12:22:00Z">
              <w:r w:rsidRPr="00F63C93">
                <w:rPr>
                  <w:rFonts w:ascii="標楷體" w:eastAsia="標楷體" w:hAnsi="標楷體" w:hint="eastAsia"/>
                  <w:color w:val="000000"/>
                </w:rPr>
                <w:t>限[啟用記號(Enable)]=[Y.啟用]</w:t>
              </w:r>
            </w:ins>
          </w:p>
          <w:p w14:paraId="32170102" w14:textId="77777777" w:rsidR="00F63C93" w:rsidRPr="00F63C93" w:rsidRDefault="00F63C93" w:rsidP="00F63C93">
            <w:pPr>
              <w:rPr>
                <w:ins w:id="4284" w:author="黃梓峻" w:date="2021-05-12T14:59:00Z"/>
                <w:rFonts w:ascii="標楷體" w:eastAsia="標楷體" w:hAnsi="標楷體"/>
              </w:rPr>
            </w:pPr>
            <w:ins w:id="4285" w:author="黃梓峻" w:date="2021-05-12T14:59:00Z">
              <w:r w:rsidRPr="00F63C93">
                <w:rPr>
                  <w:rFonts w:ascii="標楷體" w:eastAsia="標楷體" w:hAnsi="標楷體" w:hint="eastAsia"/>
                </w:rPr>
                <w:t>1.重要袋</w:t>
              </w:r>
            </w:ins>
          </w:p>
          <w:p w14:paraId="378E660B" w14:textId="77777777" w:rsidR="00F63C93" w:rsidRPr="00F63C93" w:rsidRDefault="00F63C93" w:rsidP="00F63C93">
            <w:pPr>
              <w:rPr>
                <w:ins w:id="4286" w:author="黃梓峻" w:date="2021-05-12T14:59:00Z"/>
                <w:rFonts w:ascii="標楷體" w:eastAsia="標楷體" w:hAnsi="標楷體"/>
              </w:rPr>
            </w:pPr>
            <w:ins w:id="4287" w:author="黃梓峻" w:date="2021-05-12T14:59:00Z">
              <w:r w:rsidRPr="00F63C93">
                <w:rPr>
                  <w:rFonts w:ascii="標楷體" w:eastAsia="標楷體" w:hAnsi="標楷體" w:hint="eastAsia"/>
                </w:rPr>
                <w:t>2.普通袋</w:t>
              </w:r>
            </w:ins>
          </w:p>
          <w:p w14:paraId="6CED964D" w14:textId="77777777" w:rsidR="00F63C93" w:rsidRPr="00F63C93" w:rsidRDefault="00F63C93" w:rsidP="00F63C93">
            <w:pPr>
              <w:rPr>
                <w:ins w:id="4288" w:author="黃梓峻" w:date="2021-05-12T14:59:00Z"/>
                <w:rFonts w:ascii="標楷體" w:eastAsia="標楷體" w:hAnsi="標楷體"/>
              </w:rPr>
            </w:pPr>
            <w:ins w:id="4289" w:author="黃梓峻" w:date="2021-05-12T14:59:00Z">
              <w:r w:rsidRPr="00F63C93">
                <w:rPr>
                  <w:rFonts w:ascii="標楷體" w:eastAsia="標楷體" w:hAnsi="標楷體" w:hint="eastAsia"/>
                </w:rPr>
                <w:t>3.重要袋&amp;普通袋</w:t>
              </w:r>
            </w:ins>
          </w:p>
          <w:p w14:paraId="71ABEDCC" w14:textId="77777777" w:rsidR="00F63C93" w:rsidRPr="00F63C93" w:rsidRDefault="00F63C93" w:rsidP="00F63C93">
            <w:pPr>
              <w:rPr>
                <w:ins w:id="4290" w:author="st1" w:date="2021-05-07T15:53:00Z"/>
                <w:rFonts w:ascii="標楷體" w:eastAsia="標楷體" w:hAnsi="標楷體"/>
              </w:rPr>
            </w:pPr>
            <w:ins w:id="4291" w:author="黃梓峻" w:date="2021-05-12T14:59:00Z">
              <w:r w:rsidRPr="00F63C93">
                <w:rPr>
                  <w:rFonts w:ascii="標楷體" w:eastAsia="標楷體" w:hAnsi="標楷體" w:hint="eastAsia"/>
                </w:rPr>
                <w:t>4.其他</w:t>
              </w:r>
            </w:ins>
          </w:p>
        </w:tc>
        <w:tc>
          <w:tcPr>
            <w:tcW w:w="567" w:type="dxa"/>
            <w:tcBorders>
              <w:top w:val="single" w:sz="4" w:space="0" w:color="auto"/>
              <w:left w:val="single" w:sz="4" w:space="0" w:color="auto"/>
              <w:bottom w:val="single" w:sz="4" w:space="0" w:color="auto"/>
              <w:right w:val="single" w:sz="4" w:space="0" w:color="auto"/>
            </w:tcBorders>
          </w:tcPr>
          <w:p w14:paraId="6BCEA59D" w14:textId="77777777" w:rsidR="00F63C93" w:rsidRPr="00F63C93" w:rsidRDefault="00F63C93" w:rsidP="00F63C93">
            <w:pPr>
              <w:rPr>
                <w:ins w:id="4292" w:author="st1" w:date="2021-05-07T15:53:00Z"/>
                <w:rFonts w:ascii="標楷體" w:eastAsia="標楷體" w:hAnsi="標楷體"/>
                <w:color w:val="000000"/>
              </w:rPr>
            </w:pPr>
            <w:r w:rsidRPr="00F63C93">
              <w:rPr>
                <w:rFonts w:ascii="標楷體" w:eastAsia="標楷體" w:hAnsi="標楷體" w:hint="eastAsia"/>
                <w:color w:val="000000"/>
              </w:rPr>
              <w:lastRenderedPageBreak/>
              <w:t>V</w:t>
            </w:r>
          </w:p>
        </w:tc>
        <w:tc>
          <w:tcPr>
            <w:tcW w:w="709" w:type="dxa"/>
            <w:tcBorders>
              <w:top w:val="single" w:sz="4" w:space="0" w:color="auto"/>
              <w:left w:val="single" w:sz="4" w:space="0" w:color="auto"/>
              <w:bottom w:val="single" w:sz="4" w:space="0" w:color="auto"/>
              <w:right w:val="single" w:sz="4" w:space="0" w:color="auto"/>
            </w:tcBorders>
          </w:tcPr>
          <w:p w14:paraId="71B477A3" w14:textId="77777777" w:rsidR="00F63C93" w:rsidRPr="00F63C93" w:rsidRDefault="00F63C93" w:rsidP="00F63C93">
            <w:pPr>
              <w:jc w:val="center"/>
              <w:rPr>
                <w:ins w:id="4293" w:author="st1" w:date="2021-05-07T15:53:00Z"/>
                <w:rFonts w:ascii="標楷體" w:eastAsia="標楷體" w:hAnsi="標楷體"/>
                <w:color w:val="000000"/>
              </w:rPr>
            </w:pPr>
            <w:ins w:id="4294" w:author="黃梓峻" w:date="2021-05-12T14:59:00Z">
              <w:r w:rsidRPr="00F63C93">
                <w:rPr>
                  <w:rFonts w:ascii="標楷體" w:eastAsia="標楷體" w:hAnsi="標楷體" w:hint="eastAsia"/>
                  <w:color w:val="000000"/>
                </w:rPr>
                <w:t>W</w:t>
              </w:r>
            </w:ins>
            <w:ins w:id="4295" w:author="st1" w:date="2021-05-07T15:55:00Z">
              <w:del w:id="4296" w:author="黃梓峻" w:date="2021-05-12T14:58:00Z">
                <w:r w:rsidRPr="00F63C93" w:rsidDel="007740B0">
                  <w:rPr>
                    <w:rFonts w:ascii="標楷體" w:eastAsia="標楷體" w:hAnsi="標楷體" w:hint="eastAsia"/>
                    <w:color w:val="000000"/>
                  </w:rPr>
                  <w:delText>R</w:delText>
                </w:r>
              </w:del>
            </w:ins>
          </w:p>
        </w:tc>
        <w:tc>
          <w:tcPr>
            <w:tcW w:w="3366" w:type="dxa"/>
            <w:tcBorders>
              <w:top w:val="single" w:sz="4" w:space="0" w:color="auto"/>
              <w:left w:val="single" w:sz="4" w:space="0" w:color="auto"/>
              <w:bottom w:val="single" w:sz="4" w:space="0" w:color="auto"/>
              <w:right w:val="single" w:sz="4" w:space="0" w:color="auto"/>
            </w:tcBorders>
          </w:tcPr>
          <w:p w14:paraId="335E8EF1" w14:textId="77777777" w:rsidR="00F63C93" w:rsidRPr="00F63C93" w:rsidRDefault="00F63C93" w:rsidP="00F63C93">
            <w:pPr>
              <w:rPr>
                <w:ins w:id="4297" w:author="黃梓峻" w:date="2021-06-28T12:25:00Z"/>
                <w:rFonts w:ascii="標楷體" w:eastAsia="標楷體" w:hAnsi="標楷體"/>
                <w:color w:val="000000"/>
              </w:rPr>
            </w:pPr>
            <w:ins w:id="4298" w:author="黃梓峻" w:date="2021-05-12T14:59:00Z">
              <w:r w:rsidRPr="00F63C93">
                <w:rPr>
                  <w:rFonts w:ascii="標楷體" w:eastAsia="標楷體" w:hAnsi="標楷體"/>
                </w:rPr>
                <w:t>1.</w:t>
              </w:r>
            </w:ins>
            <w:r w:rsidRPr="00F63C93">
              <w:rPr>
                <w:rFonts w:ascii="標楷體" w:eastAsia="標楷體" w:hAnsi="標楷體" w:hint="eastAsia"/>
                <w:color w:val="000000"/>
              </w:rPr>
              <w:t>限輸入代碼</w:t>
            </w:r>
            <w:ins w:id="4299" w:author="黃梓峻" w:date="2021-06-28T12:25:00Z">
              <w:r w:rsidRPr="00F63C93">
                <w:rPr>
                  <w:rFonts w:ascii="標楷體" w:eastAsia="標楷體" w:hAnsi="標楷體" w:hint="eastAsia"/>
                  <w:color w:val="000000"/>
                </w:rPr>
                <w:t>，檢核條件：</w:t>
              </w:r>
            </w:ins>
          </w:p>
          <w:p w14:paraId="4D9E8E97" w14:textId="77777777" w:rsidR="00F63C93" w:rsidRPr="00F63C93" w:rsidRDefault="00F63C93" w:rsidP="00F63C93">
            <w:pPr>
              <w:rPr>
                <w:ins w:id="4300" w:author="黃梓峻" w:date="2021-05-12T14:59:00Z"/>
                <w:rFonts w:ascii="標楷體" w:eastAsia="標楷體" w:hAnsi="標楷體"/>
                <w:color w:val="000000"/>
              </w:rPr>
            </w:pPr>
            <w:ins w:id="4301" w:author="黃梓峻" w:date="2021-06-28T12:25:00Z">
              <w:r w:rsidRPr="00F63C93">
                <w:rPr>
                  <w:rFonts w:ascii="標楷體" w:eastAsia="標楷體" w:hAnsi="標楷體" w:hint="eastAsia"/>
                  <w:color w:val="000000"/>
                </w:rPr>
                <w:lastRenderedPageBreak/>
                <w:t xml:space="preserve">  依選單/V(H)</w:t>
              </w:r>
            </w:ins>
          </w:p>
          <w:p w14:paraId="56D104EE" w14:textId="77777777" w:rsidR="00F63C93" w:rsidRPr="00F63C93" w:rsidDel="007740B0" w:rsidRDefault="00F63C93" w:rsidP="00F63C93">
            <w:pPr>
              <w:rPr>
                <w:del w:id="4302" w:author="黃梓峻" w:date="2021-05-12T14:58:00Z"/>
                <w:rFonts w:ascii="標楷體" w:eastAsia="標楷體" w:hAnsi="標楷體"/>
              </w:rPr>
            </w:pPr>
            <w:ins w:id="4303" w:author="黃梓峻" w:date="2021-05-12T14:59:00Z">
              <w:r w:rsidRPr="00F63C93">
                <w:rPr>
                  <w:rFonts w:ascii="標楷體" w:eastAsia="標楷體" w:hAnsi="標楷體"/>
                </w:rPr>
                <w:t>2.</w:t>
              </w:r>
              <w:r w:rsidRPr="00F63C93">
                <w:rPr>
                  <w:rFonts w:ascii="標楷體" w:eastAsia="標楷體" w:hAnsi="標楷體"/>
                  <w:color w:val="000000"/>
                </w:rPr>
                <w:t>InnDocRecord</w:t>
              </w:r>
              <w:r w:rsidRPr="00F63C93">
                <w:rPr>
                  <w:rFonts w:ascii="標楷體" w:eastAsia="標楷體" w:hAnsi="標楷體"/>
                </w:rPr>
                <w:t>.ApplObj</w:t>
              </w:r>
            </w:ins>
            <w:ins w:id="4304" w:author="st1" w:date="2021-05-07T16:07:00Z">
              <w:del w:id="4305" w:author="黃梓峻" w:date="2021-05-12T14:58:00Z">
                <w:r w:rsidRPr="00F63C93" w:rsidDel="007740B0">
                  <w:rPr>
                    <w:rFonts w:ascii="標楷體" w:eastAsia="標楷體" w:hAnsi="標楷體"/>
                  </w:rPr>
                  <w:delText>1.</w:delText>
                </w:r>
                <w:r w:rsidRPr="00F63C93" w:rsidDel="007740B0">
                  <w:rPr>
                    <w:rFonts w:ascii="標楷體" w:eastAsia="標楷體" w:hAnsi="標楷體" w:hint="eastAsia"/>
                    <w:color w:val="000000"/>
                  </w:rPr>
                  <w:delText>申請</w:delText>
                </w:r>
              </w:del>
            </w:ins>
            <w:ins w:id="4306" w:author="st1" w:date="2021-05-07T16:06:00Z">
              <w:del w:id="4307" w:author="黃梓峻" w:date="2021-05-12T14:58:00Z">
                <w:r w:rsidRPr="00F63C93" w:rsidDel="007740B0">
                  <w:rPr>
                    <w:rFonts w:ascii="標楷體" w:eastAsia="標楷體" w:hAnsi="標楷體" w:hint="eastAsia"/>
                    <w:color w:val="000000"/>
                  </w:rPr>
                  <w:delText>時隱藏</w:delText>
                </w:r>
              </w:del>
            </w:ins>
          </w:p>
          <w:p w14:paraId="2BB702A4" w14:textId="77777777" w:rsidR="00F63C93" w:rsidRPr="00F63C93" w:rsidRDefault="00F63C93" w:rsidP="00F63C93">
            <w:pPr>
              <w:rPr>
                <w:ins w:id="4308" w:author="st1" w:date="2021-05-07T15:53:00Z"/>
                <w:rFonts w:ascii="標楷體" w:eastAsia="標楷體" w:hAnsi="標楷體"/>
                <w:color w:val="000000"/>
                <w:rPrChange w:id="4309" w:author="黃梓峻" w:date="2021-05-12T15:12:00Z">
                  <w:rPr>
                    <w:ins w:id="4310" w:author="st1" w:date="2021-05-07T15:53:00Z"/>
                    <w:rFonts w:ascii="標楷體" w:eastAsia="標楷體" w:hAnsi="標楷體"/>
                  </w:rPr>
                </w:rPrChange>
              </w:rPr>
            </w:pPr>
            <w:ins w:id="4311" w:author="st1" w:date="2021-05-07T16:00:00Z">
              <w:del w:id="4312" w:author="黃梓峻" w:date="2021-05-12T14:58:00Z">
                <w:r w:rsidRPr="00F63C93" w:rsidDel="007740B0">
                  <w:rPr>
                    <w:rFonts w:ascii="標楷體" w:eastAsia="標楷體" w:hAnsi="標楷體"/>
                    <w:color w:val="000000"/>
                  </w:rPr>
                  <w:delText>InnDocRecord</w:delText>
                </w:r>
                <w:r w:rsidRPr="00F63C93" w:rsidDel="007740B0">
                  <w:rPr>
                    <w:rFonts w:ascii="標楷體" w:eastAsia="標楷體" w:hAnsi="標楷體"/>
                  </w:rPr>
                  <w:delText>.</w:delText>
                </w:r>
              </w:del>
            </w:ins>
            <w:ins w:id="4313" w:author="st1" w:date="2021-05-07T16:05:00Z">
              <w:del w:id="4314" w:author="黃梓峻" w:date="2021-05-12T14:58:00Z">
                <w:r w:rsidRPr="00F63C93" w:rsidDel="007740B0">
                  <w:rPr>
                    <w:rFonts w:ascii="標楷體" w:eastAsia="標楷體" w:hAnsi="標楷體"/>
                  </w:rPr>
                  <w:delText>ReturnEmpNo</w:delText>
                </w:r>
              </w:del>
            </w:ins>
          </w:p>
        </w:tc>
      </w:tr>
      <w:tr w:rsidR="00F63C93" w:rsidRPr="00F63C93" w:rsidDel="007740B0" w14:paraId="08EFB494" w14:textId="77777777" w:rsidTr="00067F94">
        <w:trPr>
          <w:trHeight w:val="244"/>
          <w:jc w:val="center"/>
          <w:ins w:id="4315" w:author="st1" w:date="2021-05-07T16:22:00Z"/>
          <w:del w:id="4316" w:author="黃梓峻" w:date="2021-05-12T14:59:00Z"/>
        </w:trPr>
        <w:tc>
          <w:tcPr>
            <w:tcW w:w="534" w:type="dxa"/>
            <w:tcBorders>
              <w:top w:val="single" w:sz="4" w:space="0" w:color="auto"/>
              <w:left w:val="single" w:sz="4" w:space="0" w:color="auto"/>
              <w:bottom w:val="single" w:sz="4" w:space="0" w:color="auto"/>
              <w:right w:val="single" w:sz="4" w:space="0" w:color="auto"/>
            </w:tcBorders>
          </w:tcPr>
          <w:p w14:paraId="72366F3D" w14:textId="77777777" w:rsidR="00F63C93" w:rsidRPr="00F63C93" w:rsidDel="007740B0" w:rsidRDefault="00F63C93" w:rsidP="00F63C93">
            <w:pPr>
              <w:rPr>
                <w:ins w:id="4317" w:author="st1" w:date="2021-05-07T16:22:00Z"/>
                <w:del w:id="4318" w:author="黃梓峻" w:date="2021-05-12T14:59:00Z"/>
                <w:rFonts w:ascii="標楷體" w:eastAsia="標楷體" w:hAnsi="標楷體"/>
                <w:color w:val="000000"/>
              </w:rPr>
            </w:pPr>
            <w:ins w:id="4319" w:author="st1" w:date="2021-05-07T16:22:00Z">
              <w:del w:id="4320" w:author="黃梓峻" w:date="2021-05-12T14:59:00Z">
                <w:r w:rsidRPr="00F63C93" w:rsidDel="007740B0">
                  <w:rPr>
                    <w:rFonts w:ascii="標楷體" w:eastAsia="標楷體" w:hAnsi="標楷體" w:hint="eastAsia"/>
                    <w:color w:val="000000"/>
                  </w:rPr>
                  <w:lastRenderedPageBreak/>
                  <w:delText>15</w:delText>
                </w:r>
              </w:del>
            </w:ins>
          </w:p>
        </w:tc>
        <w:tc>
          <w:tcPr>
            <w:tcW w:w="1275" w:type="dxa"/>
            <w:tcBorders>
              <w:top w:val="single" w:sz="4" w:space="0" w:color="auto"/>
              <w:left w:val="single" w:sz="4" w:space="0" w:color="auto"/>
              <w:bottom w:val="single" w:sz="4" w:space="0" w:color="auto"/>
              <w:right w:val="single" w:sz="4" w:space="0" w:color="auto"/>
            </w:tcBorders>
          </w:tcPr>
          <w:p w14:paraId="2D567916" w14:textId="77777777" w:rsidR="00F63C93" w:rsidRPr="00F63C93" w:rsidDel="007740B0" w:rsidRDefault="00F63C93" w:rsidP="00F63C93">
            <w:pPr>
              <w:rPr>
                <w:ins w:id="4321" w:author="st1" w:date="2021-05-07T16:22:00Z"/>
                <w:del w:id="4322" w:author="黃梓峻" w:date="2021-05-12T14:59:00Z"/>
                <w:rFonts w:ascii="標楷體" w:eastAsia="標楷體" w:hAnsi="標楷體"/>
              </w:rPr>
            </w:pPr>
            <w:ins w:id="4323" w:author="st1" w:date="2021-05-07T16:22:00Z">
              <w:del w:id="4324" w:author="黃梓峻" w:date="2021-05-12T14:59:00Z">
                <w:r w:rsidRPr="00F63C93" w:rsidDel="007740B0">
                  <w:rPr>
                    <w:rFonts w:ascii="標楷體" w:eastAsia="標楷體" w:hAnsi="標楷體" w:hint="eastAsia"/>
                  </w:rPr>
                  <w:delText>瀏覽</w:delText>
                </w:r>
              </w:del>
            </w:ins>
          </w:p>
        </w:tc>
        <w:tc>
          <w:tcPr>
            <w:tcW w:w="851" w:type="dxa"/>
            <w:tcBorders>
              <w:top w:val="single" w:sz="4" w:space="0" w:color="auto"/>
              <w:left w:val="single" w:sz="4" w:space="0" w:color="auto"/>
              <w:bottom w:val="single" w:sz="4" w:space="0" w:color="auto"/>
              <w:right w:val="single" w:sz="4" w:space="0" w:color="auto"/>
            </w:tcBorders>
          </w:tcPr>
          <w:p w14:paraId="697019A1" w14:textId="77777777" w:rsidR="00F63C93" w:rsidRPr="00F63C93" w:rsidDel="007740B0" w:rsidRDefault="00F63C93" w:rsidP="00F63C93">
            <w:pPr>
              <w:rPr>
                <w:ins w:id="4325" w:author="st1" w:date="2021-05-07T16:22:00Z"/>
                <w:del w:id="4326" w:author="黃梓峻" w:date="2021-05-12T14:59:00Z"/>
                <w:rFonts w:ascii="標楷體" w:eastAsia="標楷體" w:hAnsi="標楷體"/>
              </w:rPr>
            </w:pPr>
          </w:p>
        </w:tc>
        <w:tc>
          <w:tcPr>
            <w:tcW w:w="1417" w:type="dxa"/>
            <w:tcBorders>
              <w:top w:val="single" w:sz="4" w:space="0" w:color="auto"/>
              <w:left w:val="single" w:sz="4" w:space="0" w:color="auto"/>
              <w:bottom w:val="single" w:sz="4" w:space="0" w:color="auto"/>
              <w:right w:val="single" w:sz="4" w:space="0" w:color="auto"/>
            </w:tcBorders>
          </w:tcPr>
          <w:p w14:paraId="0C943120" w14:textId="77777777" w:rsidR="00F63C93" w:rsidRPr="00F63C93" w:rsidDel="007740B0" w:rsidRDefault="00F63C93" w:rsidP="00F63C93">
            <w:pPr>
              <w:rPr>
                <w:ins w:id="4327" w:author="st1" w:date="2021-05-07T16:22:00Z"/>
                <w:del w:id="4328" w:author="黃梓峻" w:date="2021-05-12T14:59: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2C2D40DD" w14:textId="77777777" w:rsidR="00F63C93" w:rsidRPr="00F63C93" w:rsidDel="007740B0" w:rsidRDefault="00F63C93" w:rsidP="00F63C93">
            <w:pPr>
              <w:rPr>
                <w:ins w:id="4329" w:author="st1" w:date="2021-05-07T16:22:00Z"/>
                <w:del w:id="4330" w:author="黃梓峻" w:date="2021-05-12T14:59: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5F1E2684" w14:textId="77777777" w:rsidR="00F63C93" w:rsidRPr="00F63C93" w:rsidDel="007740B0" w:rsidRDefault="00F63C93" w:rsidP="00F63C93">
            <w:pPr>
              <w:rPr>
                <w:ins w:id="4331" w:author="st1" w:date="2021-05-07T16:22:00Z"/>
                <w:del w:id="4332" w:author="黃梓峻" w:date="2021-05-12T14:59:00Z"/>
                <w:rFonts w:ascii="標楷體" w:eastAsia="標楷體" w:hAnsi="標楷體"/>
                <w:color w:val="000000"/>
              </w:rPr>
            </w:pPr>
          </w:p>
        </w:tc>
        <w:tc>
          <w:tcPr>
            <w:tcW w:w="709" w:type="dxa"/>
            <w:tcBorders>
              <w:top w:val="single" w:sz="4" w:space="0" w:color="auto"/>
              <w:left w:val="single" w:sz="4" w:space="0" w:color="auto"/>
              <w:bottom w:val="single" w:sz="4" w:space="0" w:color="auto"/>
              <w:right w:val="single" w:sz="4" w:space="0" w:color="auto"/>
            </w:tcBorders>
          </w:tcPr>
          <w:p w14:paraId="22B873B1" w14:textId="77777777" w:rsidR="00F63C93" w:rsidRPr="00F63C93" w:rsidDel="007740B0" w:rsidRDefault="00F63C93" w:rsidP="00F63C93">
            <w:pPr>
              <w:rPr>
                <w:ins w:id="4333" w:author="st1" w:date="2021-05-07T16:22:00Z"/>
                <w:del w:id="4334" w:author="黃梓峻" w:date="2021-05-12T14:59:00Z"/>
                <w:rFonts w:ascii="標楷體" w:eastAsia="標楷體" w:hAnsi="標楷體"/>
                <w:color w:val="000000"/>
              </w:rPr>
            </w:pPr>
          </w:p>
        </w:tc>
        <w:tc>
          <w:tcPr>
            <w:tcW w:w="3366" w:type="dxa"/>
            <w:tcBorders>
              <w:top w:val="single" w:sz="4" w:space="0" w:color="auto"/>
              <w:left w:val="single" w:sz="4" w:space="0" w:color="auto"/>
              <w:bottom w:val="single" w:sz="4" w:space="0" w:color="auto"/>
              <w:right w:val="single" w:sz="4" w:space="0" w:color="auto"/>
            </w:tcBorders>
          </w:tcPr>
          <w:p w14:paraId="193B09B2" w14:textId="77777777" w:rsidR="00F63C93" w:rsidRPr="00F63C93" w:rsidDel="007740B0" w:rsidRDefault="00F63C93" w:rsidP="00F63C93">
            <w:pPr>
              <w:rPr>
                <w:ins w:id="4335" w:author="st1" w:date="2021-05-07T16:22:00Z"/>
                <w:del w:id="4336" w:author="黃梓峻" w:date="2021-05-12T14:59:00Z"/>
                <w:rFonts w:ascii="標楷體" w:eastAsia="標楷體" w:hAnsi="標楷體"/>
              </w:rPr>
            </w:pPr>
            <w:ins w:id="4337" w:author="st1" w:date="2021-05-07T16:22:00Z">
              <w:del w:id="4338" w:author="黃梓峻" w:date="2021-05-12T14:59:00Z">
                <w:r w:rsidRPr="00F63C93" w:rsidDel="007740B0">
                  <w:rPr>
                    <w:rFonts w:eastAsia="標楷體" w:hint="eastAsia"/>
                    <w:color w:val="000000"/>
                  </w:rPr>
                  <w:delText>連結至【</w:delText>
                </w:r>
                <w:r w:rsidRPr="00F63C93" w:rsidDel="007740B0">
                  <w:rPr>
                    <w:rFonts w:eastAsia="標楷體"/>
                    <w:color w:val="000000"/>
                  </w:rPr>
                  <w:delText>L6041</w:delText>
                </w:r>
                <w:r w:rsidRPr="00F63C93" w:rsidDel="007740B0">
                  <w:rPr>
                    <w:rFonts w:eastAsia="標楷體" w:hint="eastAsia"/>
                    <w:color w:val="000000"/>
                  </w:rPr>
                  <w:delText xml:space="preserve"> </w:delText>
                </w:r>
                <w:r w:rsidRPr="00F63C93" w:rsidDel="007740B0">
                  <w:rPr>
                    <w:rFonts w:eastAsia="標楷體"/>
                    <w:color w:val="000000"/>
                  </w:rPr>
                  <w:delText>使用者資料查詢</w:delText>
                </w:r>
                <w:r w:rsidRPr="00F63C93" w:rsidDel="007740B0">
                  <w:rPr>
                    <w:rFonts w:eastAsia="標楷體" w:hint="eastAsia"/>
                    <w:color w:val="000000"/>
                  </w:rPr>
                  <w:delText>】，</w:delText>
                </w:r>
                <w:r w:rsidRPr="00F63C93" w:rsidDel="007740B0">
                  <w:rPr>
                    <w:rFonts w:ascii="標楷體" w:eastAsia="標楷體" w:hAnsi="標楷體" w:hint="eastAsia"/>
                    <w:lang w:eastAsia="zh-HK"/>
                  </w:rPr>
                  <w:delText>供查詢</w:delText>
                </w:r>
                <w:r w:rsidRPr="00F63C93" w:rsidDel="007740B0">
                  <w:rPr>
                    <w:rFonts w:eastAsia="標楷體"/>
                    <w:color w:val="000000"/>
                  </w:rPr>
                  <w:delText>使用者資料</w:delText>
                </w:r>
                <w:r w:rsidRPr="00F63C93" w:rsidDel="007740B0">
                  <w:rPr>
                    <w:rFonts w:ascii="標楷體" w:eastAsia="標楷體" w:hAnsi="標楷體" w:hint="eastAsia"/>
                    <w:lang w:eastAsia="zh-HK"/>
                  </w:rPr>
                  <w:delText>，點選資料帶回戶號</w:delText>
                </w:r>
              </w:del>
            </w:ins>
          </w:p>
        </w:tc>
      </w:tr>
      <w:tr w:rsidR="00F63C93" w:rsidRPr="00F63C93" w:rsidDel="007740B0" w14:paraId="1B853F19" w14:textId="77777777" w:rsidTr="00067F94">
        <w:trPr>
          <w:trHeight w:val="244"/>
          <w:jc w:val="center"/>
          <w:ins w:id="4339" w:author="st1" w:date="2021-05-07T15:53:00Z"/>
          <w:del w:id="4340" w:author="黃梓峻" w:date="2021-05-12T14:59:00Z"/>
        </w:trPr>
        <w:tc>
          <w:tcPr>
            <w:tcW w:w="534" w:type="dxa"/>
            <w:tcBorders>
              <w:top w:val="single" w:sz="4" w:space="0" w:color="auto"/>
              <w:left w:val="single" w:sz="4" w:space="0" w:color="auto"/>
              <w:bottom w:val="single" w:sz="4" w:space="0" w:color="auto"/>
              <w:right w:val="single" w:sz="4" w:space="0" w:color="auto"/>
            </w:tcBorders>
          </w:tcPr>
          <w:p w14:paraId="6EEF4D1B" w14:textId="77777777" w:rsidR="00F63C93" w:rsidRPr="00F63C93" w:rsidDel="007740B0" w:rsidRDefault="00F63C93" w:rsidP="00F63C93">
            <w:pPr>
              <w:rPr>
                <w:ins w:id="4341" w:author="st1" w:date="2021-05-07T15:53:00Z"/>
                <w:del w:id="4342" w:author="黃梓峻" w:date="2021-05-12T14:59:00Z"/>
                <w:rFonts w:ascii="標楷體" w:eastAsia="標楷體" w:hAnsi="標楷體"/>
                <w:color w:val="000000"/>
              </w:rPr>
            </w:pPr>
            <w:ins w:id="4343" w:author="st1" w:date="2021-05-07T16:22:00Z">
              <w:del w:id="4344" w:author="黃梓峻" w:date="2021-05-12T14:59:00Z">
                <w:r w:rsidRPr="00F63C93" w:rsidDel="007740B0">
                  <w:rPr>
                    <w:rFonts w:ascii="標楷體" w:eastAsia="標楷體" w:hAnsi="標楷體" w:hint="eastAsia"/>
                    <w:color w:val="000000"/>
                  </w:rPr>
                  <w:delText>16</w:delText>
                </w:r>
              </w:del>
            </w:ins>
          </w:p>
        </w:tc>
        <w:tc>
          <w:tcPr>
            <w:tcW w:w="1275" w:type="dxa"/>
            <w:tcBorders>
              <w:top w:val="single" w:sz="4" w:space="0" w:color="auto"/>
              <w:left w:val="single" w:sz="4" w:space="0" w:color="auto"/>
              <w:bottom w:val="single" w:sz="4" w:space="0" w:color="auto"/>
              <w:right w:val="single" w:sz="4" w:space="0" w:color="auto"/>
            </w:tcBorders>
          </w:tcPr>
          <w:p w14:paraId="6D6DFF9D" w14:textId="77777777" w:rsidR="00F63C93" w:rsidRPr="00F63C93" w:rsidDel="007740B0" w:rsidRDefault="00F63C93" w:rsidP="00F63C93">
            <w:pPr>
              <w:rPr>
                <w:ins w:id="4345" w:author="st1" w:date="2021-05-07T15:53:00Z"/>
                <w:del w:id="4346" w:author="黃梓峻" w:date="2021-05-12T14:59:00Z"/>
                <w:rFonts w:ascii="標楷體" w:eastAsia="標楷體" w:hAnsi="標楷體"/>
              </w:rPr>
            </w:pPr>
            <w:ins w:id="4347" w:author="st1" w:date="2021-05-07T15:54:00Z">
              <w:del w:id="4348" w:author="黃梓峻" w:date="2021-05-12T14:59:00Z">
                <w:r w:rsidRPr="00F63C93" w:rsidDel="007740B0">
                  <w:rPr>
                    <w:rFonts w:ascii="標楷體" w:eastAsia="標楷體" w:hAnsi="標楷體" w:hint="eastAsia"/>
                  </w:rPr>
                  <w:delText>備註</w:delText>
                </w:r>
              </w:del>
            </w:ins>
          </w:p>
        </w:tc>
        <w:tc>
          <w:tcPr>
            <w:tcW w:w="851" w:type="dxa"/>
            <w:tcBorders>
              <w:top w:val="single" w:sz="4" w:space="0" w:color="auto"/>
              <w:left w:val="single" w:sz="4" w:space="0" w:color="auto"/>
              <w:bottom w:val="single" w:sz="4" w:space="0" w:color="auto"/>
              <w:right w:val="single" w:sz="4" w:space="0" w:color="auto"/>
            </w:tcBorders>
          </w:tcPr>
          <w:p w14:paraId="2FF41F26" w14:textId="77777777" w:rsidR="00F63C93" w:rsidRPr="00F63C93" w:rsidDel="007740B0" w:rsidRDefault="00F63C93" w:rsidP="00F63C93">
            <w:pPr>
              <w:rPr>
                <w:ins w:id="4349" w:author="st1" w:date="2021-05-07T15:53:00Z"/>
                <w:del w:id="4350" w:author="黃梓峻" w:date="2021-05-12T14:59:00Z"/>
                <w:rFonts w:ascii="標楷體" w:eastAsia="標楷體" w:hAnsi="標楷體"/>
              </w:rPr>
            </w:pPr>
            <w:ins w:id="4351" w:author="st1" w:date="2021-05-07T16:20:00Z">
              <w:del w:id="4352" w:author="黃梓峻" w:date="2021-05-12T14:59:00Z">
                <w:r w:rsidRPr="00F63C93" w:rsidDel="007740B0">
                  <w:rPr>
                    <w:rFonts w:ascii="標楷體" w:eastAsia="標楷體" w:hAnsi="標楷體" w:hint="eastAsia"/>
                  </w:rPr>
                  <w:delText>60</w:delText>
                </w:r>
              </w:del>
            </w:ins>
          </w:p>
        </w:tc>
        <w:tc>
          <w:tcPr>
            <w:tcW w:w="1417" w:type="dxa"/>
            <w:tcBorders>
              <w:top w:val="single" w:sz="4" w:space="0" w:color="auto"/>
              <w:left w:val="single" w:sz="4" w:space="0" w:color="auto"/>
              <w:bottom w:val="single" w:sz="4" w:space="0" w:color="auto"/>
              <w:right w:val="single" w:sz="4" w:space="0" w:color="auto"/>
            </w:tcBorders>
          </w:tcPr>
          <w:p w14:paraId="435BCB0C" w14:textId="77777777" w:rsidR="00F63C93" w:rsidRPr="00F63C93" w:rsidDel="007740B0" w:rsidRDefault="00F63C93" w:rsidP="00F63C93">
            <w:pPr>
              <w:rPr>
                <w:ins w:id="4353" w:author="st1" w:date="2021-05-07T15:53:00Z"/>
                <w:del w:id="4354" w:author="黃梓峻" w:date="2021-05-12T14:59: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338967D2" w14:textId="77777777" w:rsidR="00F63C93" w:rsidRPr="00F63C93" w:rsidDel="007740B0" w:rsidRDefault="00F63C93" w:rsidP="00F63C93">
            <w:pPr>
              <w:rPr>
                <w:ins w:id="4355" w:author="st1" w:date="2021-05-07T15:53:00Z"/>
                <w:del w:id="4356" w:author="黃梓峻" w:date="2021-05-12T14:59:00Z"/>
                <w:rFonts w:ascii="標楷體" w:eastAsia="標楷體" w:hAnsi="標楷體"/>
              </w:rPr>
            </w:pPr>
          </w:p>
        </w:tc>
        <w:tc>
          <w:tcPr>
            <w:tcW w:w="567" w:type="dxa"/>
            <w:tcBorders>
              <w:top w:val="single" w:sz="4" w:space="0" w:color="auto"/>
              <w:left w:val="single" w:sz="4" w:space="0" w:color="auto"/>
              <w:bottom w:val="single" w:sz="4" w:space="0" w:color="auto"/>
              <w:right w:val="single" w:sz="4" w:space="0" w:color="auto"/>
            </w:tcBorders>
          </w:tcPr>
          <w:p w14:paraId="3960C2AC" w14:textId="77777777" w:rsidR="00F63C93" w:rsidRPr="00F63C93" w:rsidDel="007740B0" w:rsidRDefault="00F63C93" w:rsidP="00F63C93">
            <w:pPr>
              <w:rPr>
                <w:ins w:id="4357" w:author="st1" w:date="2021-05-07T15:53:00Z"/>
                <w:del w:id="4358" w:author="黃梓峻" w:date="2021-05-12T14:59:00Z"/>
                <w:rFonts w:ascii="標楷體" w:eastAsia="標楷體" w:hAnsi="標楷體"/>
                <w:color w:val="000000"/>
              </w:rPr>
            </w:pPr>
          </w:p>
        </w:tc>
        <w:tc>
          <w:tcPr>
            <w:tcW w:w="709" w:type="dxa"/>
            <w:tcBorders>
              <w:top w:val="single" w:sz="4" w:space="0" w:color="auto"/>
              <w:left w:val="single" w:sz="4" w:space="0" w:color="auto"/>
              <w:bottom w:val="single" w:sz="4" w:space="0" w:color="auto"/>
              <w:right w:val="single" w:sz="4" w:space="0" w:color="auto"/>
            </w:tcBorders>
          </w:tcPr>
          <w:p w14:paraId="50192317" w14:textId="77777777" w:rsidR="00F63C93" w:rsidRPr="00F63C93" w:rsidDel="007740B0" w:rsidRDefault="00F63C93" w:rsidP="00F63C93">
            <w:pPr>
              <w:rPr>
                <w:ins w:id="4359" w:author="st1" w:date="2021-05-07T15:53:00Z"/>
                <w:del w:id="4360" w:author="黃梓峻" w:date="2021-05-12T14:59:00Z"/>
                <w:rFonts w:ascii="標楷體" w:eastAsia="標楷體" w:hAnsi="標楷體"/>
                <w:color w:val="000000"/>
              </w:rPr>
            </w:pPr>
            <w:ins w:id="4361" w:author="st1" w:date="2021-05-07T15:55:00Z">
              <w:del w:id="4362" w:author="黃梓峻" w:date="2021-05-12T14:59:00Z">
                <w:r w:rsidRPr="00F63C93" w:rsidDel="007740B0">
                  <w:rPr>
                    <w:rFonts w:ascii="標楷體" w:eastAsia="標楷體" w:hAnsi="標楷體" w:hint="eastAsia"/>
                    <w:color w:val="000000"/>
                  </w:rPr>
                  <w:delText>W</w:delText>
                </w:r>
              </w:del>
            </w:ins>
          </w:p>
        </w:tc>
        <w:tc>
          <w:tcPr>
            <w:tcW w:w="3366" w:type="dxa"/>
            <w:tcBorders>
              <w:top w:val="single" w:sz="4" w:space="0" w:color="auto"/>
              <w:left w:val="single" w:sz="4" w:space="0" w:color="auto"/>
              <w:bottom w:val="single" w:sz="4" w:space="0" w:color="auto"/>
              <w:right w:val="single" w:sz="4" w:space="0" w:color="auto"/>
            </w:tcBorders>
          </w:tcPr>
          <w:p w14:paraId="6F6404B1" w14:textId="77777777" w:rsidR="00F63C93" w:rsidRPr="00F63C93" w:rsidDel="007740B0" w:rsidRDefault="00F63C93" w:rsidP="00F63C93">
            <w:pPr>
              <w:rPr>
                <w:ins w:id="4363" w:author="st1" w:date="2021-05-07T16:12:00Z"/>
                <w:del w:id="4364" w:author="黃梓峻" w:date="2021-05-12T14:59:00Z"/>
                <w:rFonts w:ascii="標楷體" w:eastAsia="標楷體" w:hAnsi="標楷體"/>
                <w:color w:val="000000"/>
              </w:rPr>
            </w:pPr>
            <w:ins w:id="4365" w:author="st1" w:date="2021-05-07T16:12:00Z">
              <w:del w:id="4366" w:author="黃梓峻" w:date="2021-05-12T14:59:00Z">
                <w:r w:rsidRPr="00F63C93" w:rsidDel="007740B0">
                  <w:rPr>
                    <w:rFonts w:ascii="標楷體" w:eastAsia="標楷體" w:hAnsi="標楷體"/>
                  </w:rPr>
                  <w:delText>1.</w:delText>
                </w:r>
                <w:r w:rsidRPr="00F63C93" w:rsidDel="007740B0">
                  <w:rPr>
                    <w:rFonts w:ascii="標楷體" w:eastAsia="標楷體" w:hAnsi="標楷體" w:hint="eastAsia"/>
                    <w:color w:val="000000"/>
                  </w:rPr>
                  <w:delText>申請時必須輸入，歸還時自動顯示</w:delText>
                </w:r>
              </w:del>
            </w:ins>
          </w:p>
          <w:p w14:paraId="6B14E43F" w14:textId="77777777" w:rsidR="00F63C93" w:rsidRPr="00F63C93" w:rsidDel="007740B0" w:rsidRDefault="00F63C93" w:rsidP="00F63C93">
            <w:pPr>
              <w:rPr>
                <w:ins w:id="4367" w:author="st1" w:date="2021-05-07T15:53:00Z"/>
                <w:del w:id="4368" w:author="黃梓峻" w:date="2021-05-12T14:59:00Z"/>
                <w:rFonts w:ascii="標楷體" w:eastAsia="標楷體" w:hAnsi="標楷體"/>
              </w:rPr>
            </w:pPr>
            <w:ins w:id="4369" w:author="st1" w:date="2021-05-07T16:12:00Z">
              <w:del w:id="4370" w:author="黃梓峻" w:date="2021-05-12T14:59:00Z">
                <w:r w:rsidRPr="00F63C93" w:rsidDel="007740B0">
                  <w:rPr>
                    <w:rFonts w:ascii="標楷體" w:eastAsia="標楷體" w:hAnsi="標楷體" w:hint="eastAsia"/>
                  </w:rPr>
                  <w:delText>2</w:delText>
                </w:r>
                <w:r w:rsidRPr="00F63C93" w:rsidDel="007740B0">
                  <w:rPr>
                    <w:rFonts w:ascii="標楷體" w:eastAsia="標楷體" w:hAnsi="標楷體"/>
                  </w:rPr>
                  <w:delText>.</w:delText>
                </w:r>
              </w:del>
            </w:ins>
            <w:ins w:id="4371" w:author="st1" w:date="2021-05-07T16:00:00Z">
              <w:del w:id="4372" w:author="黃梓峻" w:date="2021-05-12T14:59:00Z">
                <w:r w:rsidRPr="00F63C93" w:rsidDel="007740B0">
                  <w:rPr>
                    <w:rFonts w:ascii="標楷體" w:eastAsia="標楷體" w:hAnsi="標楷體" w:hint="eastAsia"/>
                    <w:color w:val="000000"/>
                  </w:rPr>
                  <w:delText>InnDocRecord</w:delText>
                </w:r>
                <w:r w:rsidRPr="00F63C93" w:rsidDel="007740B0">
                  <w:rPr>
                    <w:rFonts w:ascii="標楷體" w:eastAsia="標楷體" w:hAnsi="標楷體" w:hint="eastAsia"/>
                  </w:rPr>
                  <w:delText>.</w:delText>
                </w:r>
              </w:del>
            </w:ins>
            <w:ins w:id="4373" w:author="st1" w:date="2021-05-07T16:05:00Z">
              <w:del w:id="4374" w:author="黃梓峻" w:date="2021-05-12T14:59:00Z">
                <w:r w:rsidRPr="00F63C93" w:rsidDel="007740B0">
                  <w:rPr>
                    <w:rFonts w:ascii="標楷體" w:eastAsia="標楷體" w:hAnsi="標楷體"/>
                  </w:rPr>
                  <w:delText>Remark</w:delText>
                </w:r>
              </w:del>
            </w:ins>
          </w:p>
        </w:tc>
      </w:tr>
      <w:tr w:rsidR="00F63C93" w:rsidRPr="00F63C93" w:rsidDel="007740B0" w14:paraId="638F8EEC" w14:textId="77777777" w:rsidTr="00067F94">
        <w:trPr>
          <w:trHeight w:val="244"/>
          <w:jc w:val="center"/>
          <w:ins w:id="4375" w:author="st1" w:date="2021-05-07T15:46:00Z"/>
          <w:del w:id="4376" w:author="黃梓峻" w:date="2021-05-12T14:59:00Z"/>
        </w:trPr>
        <w:tc>
          <w:tcPr>
            <w:tcW w:w="534" w:type="dxa"/>
            <w:tcBorders>
              <w:top w:val="single" w:sz="4" w:space="0" w:color="auto"/>
              <w:left w:val="single" w:sz="4" w:space="0" w:color="auto"/>
              <w:bottom w:val="single" w:sz="4" w:space="0" w:color="auto"/>
              <w:right w:val="single" w:sz="4" w:space="0" w:color="auto"/>
            </w:tcBorders>
          </w:tcPr>
          <w:p w14:paraId="61D25F72" w14:textId="77777777" w:rsidR="00F63C93" w:rsidRPr="00F63C93" w:rsidDel="007740B0" w:rsidRDefault="00F63C93" w:rsidP="00F63C93">
            <w:pPr>
              <w:rPr>
                <w:ins w:id="4377" w:author="st1" w:date="2021-05-07T15:46:00Z"/>
                <w:del w:id="4378" w:author="黃梓峻" w:date="2021-05-12T14:59:00Z"/>
                <w:rFonts w:ascii="標楷體" w:eastAsia="標楷體" w:hAnsi="標楷體"/>
                <w:color w:val="000000"/>
              </w:rPr>
            </w:pPr>
            <w:ins w:id="4379" w:author="st1" w:date="2021-05-07T16:22:00Z">
              <w:del w:id="4380" w:author="黃梓峻" w:date="2021-05-12T14:59:00Z">
                <w:r w:rsidRPr="00F63C93" w:rsidDel="007740B0">
                  <w:rPr>
                    <w:rFonts w:ascii="標楷體" w:eastAsia="標楷體" w:hAnsi="標楷體" w:hint="eastAsia"/>
                    <w:color w:val="000000"/>
                  </w:rPr>
                  <w:delText>17</w:delText>
                </w:r>
              </w:del>
            </w:ins>
          </w:p>
        </w:tc>
        <w:tc>
          <w:tcPr>
            <w:tcW w:w="1275" w:type="dxa"/>
            <w:tcBorders>
              <w:top w:val="single" w:sz="4" w:space="0" w:color="auto"/>
              <w:left w:val="single" w:sz="4" w:space="0" w:color="auto"/>
              <w:bottom w:val="single" w:sz="4" w:space="0" w:color="auto"/>
              <w:right w:val="single" w:sz="4" w:space="0" w:color="auto"/>
            </w:tcBorders>
          </w:tcPr>
          <w:p w14:paraId="5EA48F8C" w14:textId="77777777" w:rsidR="00F63C93" w:rsidRPr="00F63C93" w:rsidDel="007740B0" w:rsidRDefault="00F63C93" w:rsidP="00F63C93">
            <w:pPr>
              <w:rPr>
                <w:ins w:id="4381" w:author="st1" w:date="2021-05-07T15:46:00Z"/>
                <w:del w:id="4382" w:author="黃梓峻" w:date="2021-05-12T14:59:00Z"/>
                <w:rFonts w:ascii="標楷體" w:eastAsia="標楷體" w:hAnsi="標楷體"/>
              </w:rPr>
            </w:pPr>
            <w:ins w:id="4383" w:author="st1" w:date="2021-05-07T15:54:00Z">
              <w:del w:id="4384" w:author="黃梓峻" w:date="2021-05-12T14:59:00Z">
                <w:r w:rsidRPr="00F63C93" w:rsidDel="007740B0">
                  <w:rPr>
                    <w:rFonts w:ascii="標楷體" w:eastAsia="標楷體" w:hAnsi="標楷體" w:hint="eastAsia"/>
                  </w:rPr>
                  <w:delText>借閱項目</w:delText>
                </w:r>
              </w:del>
            </w:ins>
          </w:p>
        </w:tc>
        <w:tc>
          <w:tcPr>
            <w:tcW w:w="851" w:type="dxa"/>
            <w:tcBorders>
              <w:top w:val="single" w:sz="4" w:space="0" w:color="auto"/>
              <w:left w:val="single" w:sz="4" w:space="0" w:color="auto"/>
              <w:bottom w:val="single" w:sz="4" w:space="0" w:color="auto"/>
              <w:right w:val="single" w:sz="4" w:space="0" w:color="auto"/>
            </w:tcBorders>
          </w:tcPr>
          <w:p w14:paraId="6A23E6B7" w14:textId="77777777" w:rsidR="00F63C93" w:rsidRPr="00F63C93" w:rsidDel="007740B0" w:rsidRDefault="00F63C93" w:rsidP="00F63C93">
            <w:pPr>
              <w:rPr>
                <w:ins w:id="4385" w:author="st1" w:date="2021-05-07T15:46:00Z"/>
                <w:del w:id="4386" w:author="黃梓峻" w:date="2021-05-12T14:59:00Z"/>
                <w:rFonts w:ascii="標楷體" w:eastAsia="標楷體" w:hAnsi="標楷體"/>
              </w:rPr>
            </w:pPr>
            <w:ins w:id="4387" w:author="st1" w:date="2021-05-07T16:20:00Z">
              <w:del w:id="4388" w:author="黃梓峻" w:date="2021-05-12T14:59:00Z">
                <w:r w:rsidRPr="00F63C93" w:rsidDel="007740B0">
                  <w:rPr>
                    <w:rFonts w:ascii="標楷體" w:eastAsia="標楷體" w:hAnsi="標楷體" w:hint="eastAsia"/>
                  </w:rPr>
                  <w:delText>1</w:delText>
                </w:r>
              </w:del>
            </w:ins>
          </w:p>
        </w:tc>
        <w:tc>
          <w:tcPr>
            <w:tcW w:w="1417" w:type="dxa"/>
            <w:tcBorders>
              <w:top w:val="single" w:sz="4" w:space="0" w:color="auto"/>
              <w:left w:val="single" w:sz="4" w:space="0" w:color="auto"/>
              <w:bottom w:val="single" w:sz="4" w:space="0" w:color="auto"/>
              <w:right w:val="single" w:sz="4" w:space="0" w:color="auto"/>
            </w:tcBorders>
          </w:tcPr>
          <w:p w14:paraId="7E56FA28" w14:textId="77777777" w:rsidR="00F63C93" w:rsidRPr="00F63C93" w:rsidDel="007740B0" w:rsidRDefault="00F63C93" w:rsidP="00F63C93">
            <w:pPr>
              <w:rPr>
                <w:ins w:id="4389" w:author="st1" w:date="2021-05-07T15:46:00Z"/>
                <w:del w:id="4390" w:author="黃梓峻" w:date="2021-05-12T14:59:00Z"/>
                <w:rFonts w:ascii="標楷體" w:eastAsia="標楷體" w:hAnsi="標楷體"/>
              </w:rPr>
            </w:pPr>
          </w:p>
        </w:tc>
        <w:tc>
          <w:tcPr>
            <w:tcW w:w="1701" w:type="dxa"/>
            <w:tcBorders>
              <w:top w:val="single" w:sz="4" w:space="0" w:color="auto"/>
              <w:left w:val="single" w:sz="4" w:space="0" w:color="auto"/>
              <w:bottom w:val="single" w:sz="4" w:space="0" w:color="auto"/>
              <w:right w:val="single" w:sz="4" w:space="0" w:color="auto"/>
            </w:tcBorders>
          </w:tcPr>
          <w:p w14:paraId="69C7BE26" w14:textId="77777777" w:rsidR="00F63C93" w:rsidRPr="00F63C93" w:rsidDel="007740B0" w:rsidRDefault="00F63C93" w:rsidP="00F63C93">
            <w:pPr>
              <w:rPr>
                <w:ins w:id="4391" w:author="st1" w:date="2021-05-07T15:58:00Z"/>
                <w:del w:id="4392" w:author="黃梓峻" w:date="2021-05-12T14:59:00Z"/>
                <w:rFonts w:ascii="標楷體" w:eastAsia="標楷體" w:hAnsi="標楷體"/>
                <w:color w:val="000000"/>
              </w:rPr>
            </w:pPr>
            <w:ins w:id="4393" w:author="st1" w:date="2021-05-07T15:57:00Z">
              <w:del w:id="4394" w:author="黃梓峻" w:date="2021-05-12T14:59:00Z">
                <w:r w:rsidRPr="00F63C93" w:rsidDel="007740B0">
                  <w:rPr>
                    <w:rFonts w:ascii="標楷體" w:eastAsia="標楷體" w:hAnsi="標楷體" w:hint="eastAsia"/>
                    <w:lang w:eastAsia="zh-HK"/>
                  </w:rPr>
                  <w:delText>依據</w:delText>
                </w:r>
                <w:r w:rsidRPr="00F63C93" w:rsidDel="007740B0">
                  <w:rPr>
                    <w:rFonts w:ascii="標楷體" w:eastAsia="標楷體" w:hAnsi="標楷體" w:hint="eastAsia"/>
                  </w:rPr>
                  <w:delText>C</w:delText>
                </w:r>
                <w:r w:rsidRPr="00F63C93" w:rsidDel="007740B0">
                  <w:rPr>
                    <w:rFonts w:ascii="標楷體" w:eastAsia="標楷體" w:hAnsi="標楷體" w:hint="eastAsia"/>
                    <w:lang w:eastAsia="zh-HK"/>
                  </w:rPr>
                  <w:delText>d</w:delText>
                </w:r>
                <w:r w:rsidRPr="00F63C93" w:rsidDel="007740B0">
                  <w:rPr>
                    <w:rFonts w:ascii="標楷體" w:eastAsia="標楷體" w:hAnsi="標楷體"/>
                    <w:lang w:eastAsia="zh-HK"/>
                  </w:rPr>
                  <w:delText>Code</w:delText>
                </w:r>
                <w:r w:rsidRPr="00F63C93" w:rsidDel="007740B0">
                  <w:rPr>
                    <w:rFonts w:ascii="標楷體" w:eastAsia="標楷體" w:hAnsi="標楷體" w:hint="eastAsia"/>
                    <w:lang w:eastAsia="zh-HK"/>
                  </w:rPr>
                  <w:delText>的</w:delText>
                </w:r>
                <w:r w:rsidRPr="00F63C93" w:rsidDel="007740B0">
                  <w:rPr>
                    <w:rFonts w:ascii="標楷體" w:eastAsia="標楷體" w:hAnsi="標楷體"/>
                    <w:lang w:eastAsia="zh-HK"/>
                  </w:rPr>
                  <w:delText>DefCode</w:delText>
                </w:r>
                <w:r w:rsidRPr="00F63C93" w:rsidDel="007740B0">
                  <w:rPr>
                    <w:rFonts w:ascii="標楷體" w:eastAsia="標楷體" w:hAnsi="標楷體" w:hint="eastAsia"/>
                  </w:rPr>
                  <w:delText>=</w:delText>
                </w:r>
              </w:del>
            </w:ins>
            <w:ins w:id="4395" w:author="st1" w:date="2021-05-07T15:58:00Z">
              <w:del w:id="4396" w:author="黃梓峻" w:date="2021-05-12T14:59:00Z">
                <w:r w:rsidRPr="00F63C93" w:rsidDel="007740B0">
                  <w:rPr>
                    <w:rFonts w:ascii="標楷體" w:eastAsia="標楷體" w:hAnsi="標楷體"/>
                    <w:color w:val="000000"/>
                  </w:rPr>
                  <w:delText>ApplObj</w:delText>
                </w:r>
              </w:del>
            </w:ins>
          </w:p>
          <w:p w14:paraId="2ED6AE1E" w14:textId="77777777" w:rsidR="00F63C93" w:rsidRPr="00F63C93" w:rsidDel="007740B0" w:rsidRDefault="00F63C93" w:rsidP="00F63C93">
            <w:pPr>
              <w:rPr>
                <w:ins w:id="4397" w:author="st1" w:date="2021-05-07T15:57:00Z"/>
                <w:del w:id="4398" w:author="黃梓峻" w:date="2021-05-12T14:59:00Z"/>
                <w:rFonts w:ascii="標楷體" w:eastAsia="標楷體" w:hAnsi="標楷體"/>
                <w:color w:val="000000"/>
              </w:rPr>
            </w:pPr>
          </w:p>
          <w:p w14:paraId="7CE28777" w14:textId="77777777" w:rsidR="00F63C93" w:rsidRPr="00F63C93" w:rsidDel="007740B0" w:rsidRDefault="00F63C93" w:rsidP="00F63C93">
            <w:pPr>
              <w:rPr>
                <w:ins w:id="4399" w:author="st1" w:date="2021-05-07T15:59:00Z"/>
                <w:del w:id="4400" w:author="黃梓峻" w:date="2021-05-12T14:59:00Z"/>
                <w:rFonts w:ascii="標楷體" w:eastAsia="標楷體" w:hAnsi="標楷體"/>
              </w:rPr>
            </w:pPr>
            <w:ins w:id="4401" w:author="st1" w:date="2021-05-07T15:59:00Z">
              <w:del w:id="4402" w:author="黃梓峻" w:date="2021-05-12T14:59:00Z">
                <w:r w:rsidRPr="00F63C93" w:rsidDel="007740B0">
                  <w:rPr>
                    <w:rFonts w:ascii="標楷體" w:eastAsia="標楷體" w:hAnsi="標楷體" w:hint="eastAsia"/>
                  </w:rPr>
                  <w:delText>1.重要袋</w:delText>
                </w:r>
              </w:del>
            </w:ins>
          </w:p>
          <w:p w14:paraId="1973E6E1" w14:textId="77777777" w:rsidR="00F63C93" w:rsidRPr="00F63C93" w:rsidDel="007740B0" w:rsidRDefault="00F63C93" w:rsidP="00F63C93">
            <w:pPr>
              <w:rPr>
                <w:ins w:id="4403" w:author="st1" w:date="2021-05-07T15:59:00Z"/>
                <w:del w:id="4404" w:author="黃梓峻" w:date="2021-05-12T14:59:00Z"/>
                <w:rFonts w:ascii="標楷體" w:eastAsia="標楷體" w:hAnsi="標楷體"/>
              </w:rPr>
            </w:pPr>
            <w:ins w:id="4405" w:author="st1" w:date="2021-05-07T15:59:00Z">
              <w:del w:id="4406" w:author="黃梓峻" w:date="2021-05-12T14:59:00Z">
                <w:r w:rsidRPr="00F63C93" w:rsidDel="007740B0">
                  <w:rPr>
                    <w:rFonts w:ascii="標楷體" w:eastAsia="標楷體" w:hAnsi="標楷體" w:hint="eastAsia"/>
                  </w:rPr>
                  <w:delText>2.普通袋</w:delText>
                </w:r>
              </w:del>
            </w:ins>
          </w:p>
          <w:p w14:paraId="0E6D08F4" w14:textId="77777777" w:rsidR="00F63C93" w:rsidRPr="00F63C93" w:rsidDel="007740B0" w:rsidRDefault="00F63C93" w:rsidP="00F63C93">
            <w:pPr>
              <w:rPr>
                <w:ins w:id="4407" w:author="st1" w:date="2021-05-07T15:59:00Z"/>
                <w:del w:id="4408" w:author="黃梓峻" w:date="2021-05-12T14:59:00Z"/>
                <w:rFonts w:ascii="標楷體" w:eastAsia="標楷體" w:hAnsi="標楷體"/>
              </w:rPr>
            </w:pPr>
            <w:ins w:id="4409" w:author="st1" w:date="2021-05-07T15:59:00Z">
              <w:del w:id="4410" w:author="黃梓峻" w:date="2021-05-12T14:59:00Z">
                <w:r w:rsidRPr="00F63C93" w:rsidDel="007740B0">
                  <w:rPr>
                    <w:rFonts w:ascii="標楷體" w:eastAsia="標楷體" w:hAnsi="標楷體" w:hint="eastAsia"/>
                  </w:rPr>
                  <w:delText>3.重要袋&amp;普通袋</w:delText>
                </w:r>
              </w:del>
            </w:ins>
          </w:p>
          <w:p w14:paraId="07FD297F" w14:textId="77777777" w:rsidR="00F63C93" w:rsidRPr="00F63C93" w:rsidDel="007740B0" w:rsidRDefault="00F63C93" w:rsidP="00F63C93">
            <w:pPr>
              <w:rPr>
                <w:ins w:id="4411" w:author="st1" w:date="2021-05-07T15:46:00Z"/>
                <w:del w:id="4412" w:author="黃梓峻" w:date="2021-05-12T14:59:00Z"/>
                <w:rFonts w:ascii="標楷體" w:eastAsia="標楷體" w:hAnsi="標楷體"/>
              </w:rPr>
            </w:pPr>
            <w:ins w:id="4413" w:author="st1" w:date="2021-05-07T15:59:00Z">
              <w:del w:id="4414" w:author="黃梓峻" w:date="2021-05-12T14:59:00Z">
                <w:r w:rsidRPr="00F63C93" w:rsidDel="007740B0">
                  <w:rPr>
                    <w:rFonts w:ascii="標楷體" w:eastAsia="標楷體" w:hAnsi="標楷體" w:hint="eastAsia"/>
                  </w:rPr>
                  <w:delText>4.其他</w:delText>
                </w:r>
              </w:del>
            </w:ins>
          </w:p>
        </w:tc>
        <w:tc>
          <w:tcPr>
            <w:tcW w:w="567" w:type="dxa"/>
            <w:tcBorders>
              <w:top w:val="single" w:sz="4" w:space="0" w:color="auto"/>
              <w:left w:val="single" w:sz="4" w:space="0" w:color="auto"/>
              <w:bottom w:val="single" w:sz="4" w:space="0" w:color="auto"/>
              <w:right w:val="single" w:sz="4" w:space="0" w:color="auto"/>
            </w:tcBorders>
          </w:tcPr>
          <w:p w14:paraId="162DB119" w14:textId="77777777" w:rsidR="00F63C93" w:rsidRPr="00F63C93" w:rsidDel="007740B0" w:rsidRDefault="00F63C93" w:rsidP="00F63C93">
            <w:pPr>
              <w:rPr>
                <w:ins w:id="4415" w:author="st1" w:date="2021-05-07T15:46:00Z"/>
                <w:del w:id="4416" w:author="黃梓峻" w:date="2021-05-12T14:59:00Z"/>
                <w:rFonts w:ascii="標楷體" w:eastAsia="標楷體" w:hAnsi="標楷體"/>
                <w:color w:val="000000"/>
              </w:rPr>
            </w:pPr>
          </w:p>
        </w:tc>
        <w:tc>
          <w:tcPr>
            <w:tcW w:w="709" w:type="dxa"/>
            <w:tcBorders>
              <w:top w:val="single" w:sz="4" w:space="0" w:color="auto"/>
              <w:left w:val="single" w:sz="4" w:space="0" w:color="auto"/>
              <w:bottom w:val="single" w:sz="4" w:space="0" w:color="auto"/>
              <w:right w:val="single" w:sz="4" w:space="0" w:color="auto"/>
            </w:tcBorders>
          </w:tcPr>
          <w:p w14:paraId="71EFDC41" w14:textId="77777777" w:rsidR="00F63C93" w:rsidRPr="00F63C93" w:rsidDel="007740B0" w:rsidRDefault="00F63C93" w:rsidP="00F63C93">
            <w:pPr>
              <w:rPr>
                <w:ins w:id="4417" w:author="st1" w:date="2021-05-07T15:46:00Z"/>
                <w:del w:id="4418" w:author="黃梓峻" w:date="2021-05-12T14:59:00Z"/>
                <w:rFonts w:ascii="標楷體" w:eastAsia="標楷體" w:hAnsi="標楷體"/>
                <w:color w:val="000000"/>
              </w:rPr>
            </w:pPr>
            <w:ins w:id="4419" w:author="st1" w:date="2021-05-07T15:55:00Z">
              <w:del w:id="4420" w:author="黃梓峻" w:date="2021-05-12T14:59:00Z">
                <w:r w:rsidRPr="00F63C93" w:rsidDel="007740B0">
                  <w:rPr>
                    <w:rFonts w:ascii="標楷體" w:eastAsia="標楷體" w:hAnsi="標楷體" w:hint="eastAsia"/>
                    <w:color w:val="000000"/>
                  </w:rPr>
                  <w:delText>W</w:delText>
                </w:r>
              </w:del>
            </w:ins>
          </w:p>
        </w:tc>
        <w:tc>
          <w:tcPr>
            <w:tcW w:w="3366" w:type="dxa"/>
            <w:tcBorders>
              <w:top w:val="single" w:sz="4" w:space="0" w:color="auto"/>
              <w:left w:val="single" w:sz="4" w:space="0" w:color="auto"/>
              <w:bottom w:val="single" w:sz="4" w:space="0" w:color="auto"/>
              <w:right w:val="single" w:sz="4" w:space="0" w:color="auto"/>
            </w:tcBorders>
          </w:tcPr>
          <w:p w14:paraId="19E19118" w14:textId="77777777" w:rsidR="00F63C93" w:rsidRPr="00F63C93" w:rsidDel="007740B0" w:rsidRDefault="00F63C93" w:rsidP="00F63C93">
            <w:pPr>
              <w:rPr>
                <w:ins w:id="4421" w:author="st1" w:date="2021-05-07T16:12:00Z"/>
                <w:del w:id="4422" w:author="黃梓峻" w:date="2021-05-12T14:59:00Z"/>
                <w:rFonts w:ascii="標楷體" w:eastAsia="標楷體" w:hAnsi="標楷體"/>
                <w:color w:val="000000"/>
              </w:rPr>
            </w:pPr>
            <w:ins w:id="4423" w:author="st1" w:date="2021-05-07T16:12:00Z">
              <w:del w:id="4424" w:author="黃梓峻" w:date="2021-05-12T14:59:00Z">
                <w:r w:rsidRPr="00F63C93" w:rsidDel="007740B0">
                  <w:rPr>
                    <w:rFonts w:ascii="標楷體" w:eastAsia="標楷體" w:hAnsi="標楷體"/>
                  </w:rPr>
                  <w:delText>1.</w:delText>
                </w:r>
                <w:r w:rsidRPr="00F63C93" w:rsidDel="007740B0">
                  <w:rPr>
                    <w:rFonts w:ascii="標楷體" w:eastAsia="標楷體" w:hAnsi="標楷體" w:hint="eastAsia"/>
                    <w:color w:val="000000"/>
                  </w:rPr>
                  <w:delText>申請時必須輸入，歸還時自動顯示</w:delText>
                </w:r>
              </w:del>
            </w:ins>
          </w:p>
          <w:p w14:paraId="7D87F359" w14:textId="77777777" w:rsidR="00F63C93" w:rsidRPr="00F63C93" w:rsidDel="007740B0" w:rsidRDefault="00F63C93" w:rsidP="00F63C93">
            <w:pPr>
              <w:rPr>
                <w:ins w:id="4425" w:author="st1" w:date="2021-05-07T15:46:00Z"/>
                <w:del w:id="4426" w:author="黃梓峻" w:date="2021-05-12T14:59:00Z"/>
                <w:rFonts w:ascii="標楷體" w:eastAsia="標楷體" w:hAnsi="標楷體"/>
              </w:rPr>
            </w:pPr>
            <w:ins w:id="4427" w:author="st1" w:date="2021-05-07T16:12:00Z">
              <w:del w:id="4428" w:author="黃梓峻" w:date="2021-05-12T14:59:00Z">
                <w:r w:rsidRPr="00F63C93" w:rsidDel="007740B0">
                  <w:rPr>
                    <w:rFonts w:ascii="標楷體" w:eastAsia="標楷體" w:hAnsi="標楷體" w:hint="eastAsia"/>
                  </w:rPr>
                  <w:delText>2</w:delText>
                </w:r>
                <w:r w:rsidRPr="00F63C93" w:rsidDel="007740B0">
                  <w:rPr>
                    <w:rFonts w:ascii="標楷體" w:eastAsia="標楷體" w:hAnsi="標楷體"/>
                  </w:rPr>
                  <w:delText>.</w:delText>
                </w:r>
              </w:del>
            </w:ins>
            <w:ins w:id="4429" w:author="st1" w:date="2021-05-07T16:00:00Z">
              <w:del w:id="4430" w:author="黃梓峻" w:date="2021-05-12T14:59:00Z">
                <w:r w:rsidRPr="00F63C93" w:rsidDel="007740B0">
                  <w:rPr>
                    <w:rFonts w:ascii="標楷體" w:eastAsia="標楷體" w:hAnsi="標楷體" w:hint="eastAsia"/>
                    <w:color w:val="000000"/>
                  </w:rPr>
                  <w:delText>InnDocRecord</w:delText>
                </w:r>
                <w:r w:rsidRPr="00F63C93" w:rsidDel="007740B0">
                  <w:rPr>
                    <w:rFonts w:ascii="標楷體" w:eastAsia="標楷體" w:hAnsi="標楷體" w:hint="eastAsia"/>
                  </w:rPr>
                  <w:delText>.</w:delText>
                </w:r>
              </w:del>
            </w:ins>
            <w:ins w:id="4431" w:author="st1" w:date="2021-05-07T16:05:00Z">
              <w:del w:id="4432" w:author="黃梓峻" w:date="2021-05-12T14:59:00Z">
                <w:r w:rsidRPr="00F63C93" w:rsidDel="007740B0">
                  <w:rPr>
                    <w:rFonts w:ascii="標楷體" w:eastAsia="標楷體" w:hAnsi="標楷體"/>
                  </w:rPr>
                  <w:delText>ApplObj</w:delText>
                </w:r>
              </w:del>
            </w:ins>
          </w:p>
        </w:tc>
      </w:tr>
    </w:tbl>
    <w:p w14:paraId="156ADBAA" w14:textId="77777777" w:rsidR="00F63C93" w:rsidRPr="00F63C93" w:rsidRDefault="00F63C93" w:rsidP="00F63C93">
      <w:pPr>
        <w:rPr>
          <w:ins w:id="4433" w:author="黃梓峻" w:date="2021-05-12T14:46:00Z"/>
          <w:rFonts w:ascii="標楷體" w:eastAsia="標楷體" w:hAnsi="標楷體"/>
          <w:noProof/>
        </w:rPr>
      </w:pPr>
    </w:p>
    <w:p w14:paraId="3F79B9C3" w14:textId="77777777" w:rsidR="00F63C93" w:rsidRPr="00F63C93" w:rsidRDefault="00F63C93" w:rsidP="00F63C93">
      <w:pPr>
        <w:numPr>
          <w:ilvl w:val="2"/>
          <w:numId w:val="126"/>
        </w:numPr>
        <w:ind w:left="1418" w:hanging="425"/>
        <w:rPr>
          <w:ins w:id="4434" w:author="黃梓峻" w:date="2021-05-12T14:46:00Z"/>
          <w:rFonts w:ascii="標楷體" w:eastAsia="標楷體" w:hAnsi="標楷體"/>
          <w:sz w:val="26"/>
          <w:szCs w:val="26"/>
          <w:lang w:eastAsia="x-none"/>
        </w:rPr>
      </w:pPr>
      <w:ins w:id="4435" w:author="黃梓峻" w:date="2021-05-12T14:46:00Z">
        <w:r w:rsidRPr="00F63C93">
          <w:rPr>
            <w:rFonts w:ascii="標楷體" w:eastAsia="標楷體" w:hAnsi="標楷體"/>
            <w:sz w:val="26"/>
            <w:szCs w:val="26"/>
            <w:lang w:eastAsia="x-none"/>
          </w:rPr>
          <w:t>UI畫面</w:t>
        </w:r>
        <w:r w:rsidRPr="00F63C93">
          <w:rPr>
            <w:rFonts w:ascii="標楷體" w:eastAsia="標楷體" w:hAnsi="標楷體" w:hint="eastAsia"/>
            <w:sz w:val="26"/>
            <w:szCs w:val="26"/>
          </w:rPr>
          <w:t>－</w:t>
        </w:r>
      </w:ins>
      <w:ins w:id="4436" w:author="黃梓峻" w:date="2021-05-12T14:47:00Z">
        <w:r w:rsidRPr="00F63C93">
          <w:rPr>
            <w:rFonts w:ascii="標楷體" w:eastAsia="標楷體" w:hAnsi="標楷體" w:hint="eastAsia"/>
            <w:sz w:val="26"/>
            <w:szCs w:val="26"/>
          </w:rPr>
          <w:t>歸還</w:t>
        </w:r>
      </w:ins>
    </w:p>
    <w:p w14:paraId="3BD83FBD" w14:textId="77777777" w:rsidR="00F63C93" w:rsidRPr="00F63C93" w:rsidRDefault="00F63C93" w:rsidP="00F63C93">
      <w:pPr>
        <w:rPr>
          <w:ins w:id="4437" w:author="黃梓峻" w:date="2021-05-12T14:46:00Z"/>
          <w:rFonts w:ascii="標楷體" w:eastAsia="標楷體" w:hAnsi="標楷體"/>
          <w:noProof/>
        </w:rPr>
      </w:pPr>
      <w:ins w:id="4438" w:author="黃梓峻" w:date="2021-06-28T11:58:00Z">
        <w:r w:rsidRPr="00F63C93">
          <w:rPr>
            <w:rFonts w:ascii="標楷體" w:eastAsia="標楷體" w:hAnsi="標楷體"/>
            <w:noProof/>
          </w:rPr>
          <w:drawing>
            <wp:inline distT="0" distB="0" distL="0" distR="0" wp14:anchorId="7026297C" wp14:editId="031264C0">
              <wp:extent cx="6479540" cy="2430780"/>
              <wp:effectExtent l="0" t="0" r="0" b="762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430780"/>
                      </a:xfrm>
                      <a:prstGeom prst="rect">
                        <a:avLst/>
                      </a:prstGeom>
                    </pic:spPr>
                  </pic:pic>
                </a:graphicData>
              </a:graphic>
            </wp:inline>
          </w:drawing>
        </w:r>
      </w:ins>
      <w:ins w:id="4439" w:author="黃梓峻" w:date="2021-05-12T14:46:00Z">
        <w:r w:rsidRPr="00F63C93" w:rsidDel="00101072">
          <w:rPr>
            <w:rFonts w:ascii="標楷體" w:eastAsia="標楷體" w:hAnsi="標楷體"/>
            <w:noProof/>
          </w:rPr>
          <w:t xml:space="preserve"> </w:t>
        </w:r>
      </w:ins>
    </w:p>
    <w:p w14:paraId="7211FD97" w14:textId="77777777" w:rsidR="00F63C93" w:rsidRPr="00F63C93" w:rsidRDefault="00F63C93" w:rsidP="00F63C93">
      <w:pPr>
        <w:rPr>
          <w:ins w:id="4440" w:author="黃梓峻" w:date="2021-05-12T14:46:00Z"/>
          <w:rFonts w:ascii="標楷體" w:eastAsia="標楷體" w:hAnsi="標楷體"/>
          <w:noProof/>
        </w:rPr>
      </w:pPr>
    </w:p>
    <w:p w14:paraId="373A7215" w14:textId="77777777" w:rsidR="00F63C93" w:rsidRPr="00F63C93" w:rsidRDefault="00F63C93" w:rsidP="00F63C93">
      <w:pPr>
        <w:numPr>
          <w:ilvl w:val="0"/>
          <w:numId w:val="126"/>
        </w:numPr>
        <w:tabs>
          <w:tab w:val="num" w:pos="360"/>
        </w:tabs>
        <w:snapToGrid w:val="0"/>
        <w:ind w:left="1418" w:firstLine="0"/>
        <w:rPr>
          <w:ins w:id="4441" w:author="黃梓峻" w:date="2021-05-12T14:46:00Z"/>
          <w:rFonts w:eastAsia="標楷體"/>
          <w:sz w:val="26"/>
        </w:rPr>
      </w:pPr>
      <w:ins w:id="4442" w:author="黃梓峻" w:date="2021-05-12T14:46: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r w:rsidRPr="00F63C93">
          <w:rPr>
            <w:rFonts w:ascii="標楷體" w:eastAsia="標楷體" w:hAnsi="標楷體" w:hint="eastAsia"/>
            <w:sz w:val="26"/>
            <w:szCs w:val="26"/>
          </w:rPr>
          <w:t>－</w:t>
        </w:r>
      </w:ins>
      <w:ins w:id="4443" w:author="黃梓峻" w:date="2021-05-12T14:47:00Z">
        <w:r w:rsidRPr="00F63C93">
          <w:rPr>
            <w:rFonts w:ascii="標楷體" w:eastAsia="標楷體" w:hAnsi="標楷體" w:hint="eastAsia"/>
            <w:sz w:val="26"/>
            <w:szCs w:val="26"/>
          </w:rPr>
          <w:t>歸還</w:t>
        </w:r>
      </w:ins>
    </w:p>
    <w:p w14:paraId="58375C94" w14:textId="77777777" w:rsidR="00F63C93" w:rsidRPr="00F63C93" w:rsidRDefault="00F63C93" w:rsidP="00F63C93">
      <w:pPr>
        <w:rPr>
          <w:ins w:id="4444" w:author="黃梓峻" w:date="2021-05-12T14:46: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
      <w:tr w:rsidR="00F63C93" w:rsidRPr="00F63C93" w14:paraId="27EFFE33" w14:textId="77777777" w:rsidTr="00067F94">
        <w:trPr>
          <w:ins w:id="4445" w:author="黃梓峻" w:date="2021-05-12T14:46: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5EE78882" w14:textId="77777777" w:rsidR="00F63C93" w:rsidRPr="00F63C93" w:rsidRDefault="00F63C93" w:rsidP="00F63C93">
            <w:pPr>
              <w:jc w:val="center"/>
              <w:rPr>
                <w:ins w:id="4446" w:author="黃梓峻" w:date="2021-05-12T14:46:00Z"/>
                <w:rFonts w:ascii="標楷體" w:eastAsia="標楷體" w:hAnsi="標楷體"/>
              </w:rPr>
            </w:pPr>
            <w:ins w:id="4447" w:author="黃梓峻" w:date="2021-05-12T14:46: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736CCEE5" w14:textId="77777777" w:rsidR="00F63C93" w:rsidRPr="00F63C93" w:rsidRDefault="00F63C93" w:rsidP="00F63C93">
            <w:pPr>
              <w:jc w:val="center"/>
              <w:rPr>
                <w:ins w:id="4448" w:author="黃梓峻" w:date="2021-05-12T14:46:00Z"/>
                <w:rFonts w:ascii="標楷體" w:eastAsia="標楷體" w:hAnsi="標楷體"/>
              </w:rPr>
            </w:pPr>
            <w:ins w:id="4449" w:author="黃梓峻" w:date="2021-05-12T14:46: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304A2812" w14:textId="77777777" w:rsidR="00F63C93" w:rsidRPr="00F63C93" w:rsidRDefault="00F63C93" w:rsidP="00F63C93">
            <w:pPr>
              <w:jc w:val="center"/>
              <w:rPr>
                <w:ins w:id="4450" w:author="黃梓峻" w:date="2021-05-12T14:46:00Z"/>
                <w:rFonts w:ascii="標楷體" w:eastAsia="標楷體" w:hAnsi="標楷體"/>
              </w:rPr>
            </w:pPr>
            <w:ins w:id="4451" w:author="黃梓峻" w:date="2021-05-12T14:46:00Z">
              <w:r w:rsidRPr="00F63C93">
                <w:rPr>
                  <w:rFonts w:ascii="標楷體" w:eastAsia="標楷體" w:hAnsi="標楷體" w:hint="eastAsia"/>
                  <w:lang w:eastAsia="zh-HK"/>
                </w:rPr>
                <w:t>功能說明</w:t>
              </w:r>
            </w:ins>
          </w:p>
        </w:tc>
      </w:tr>
      <w:tr w:rsidR="00F63C93" w:rsidRPr="00F63C93" w14:paraId="27A20DBD" w14:textId="77777777" w:rsidTr="00067F94">
        <w:trPr>
          <w:ins w:id="4452" w:author="黃梓峻" w:date="2021-05-12T14:46:00Z"/>
        </w:trPr>
        <w:tc>
          <w:tcPr>
            <w:tcW w:w="851" w:type="dxa"/>
            <w:tcBorders>
              <w:top w:val="single" w:sz="4" w:space="0" w:color="auto"/>
              <w:left w:val="single" w:sz="4" w:space="0" w:color="auto"/>
              <w:bottom w:val="single" w:sz="4" w:space="0" w:color="auto"/>
              <w:right w:val="single" w:sz="4" w:space="0" w:color="auto"/>
            </w:tcBorders>
            <w:hideMark/>
          </w:tcPr>
          <w:p w14:paraId="3CF7C531" w14:textId="77777777" w:rsidR="00F63C93" w:rsidRPr="00F63C93" w:rsidRDefault="00F63C93" w:rsidP="00F63C93">
            <w:pPr>
              <w:jc w:val="center"/>
              <w:rPr>
                <w:ins w:id="4453" w:author="黃梓峻" w:date="2021-05-12T14:46:00Z"/>
                <w:rFonts w:ascii="標楷體" w:eastAsia="標楷體" w:hAnsi="標楷體"/>
                <w:lang w:eastAsia="zh-HK"/>
              </w:rPr>
            </w:pPr>
            <w:ins w:id="4454" w:author="黃梓峻" w:date="2021-05-12T14:46:00Z">
              <w:r w:rsidRPr="00F63C93">
                <w:rPr>
                  <w:rFonts w:ascii="標楷體" w:eastAsia="標楷體" w:hAnsi="標楷體" w:hint="eastAsia"/>
                </w:rPr>
                <w:t>1</w:t>
              </w:r>
            </w:ins>
          </w:p>
        </w:tc>
        <w:tc>
          <w:tcPr>
            <w:tcW w:w="2126" w:type="dxa"/>
            <w:tcBorders>
              <w:top w:val="single" w:sz="4" w:space="0" w:color="auto"/>
              <w:left w:val="single" w:sz="4" w:space="0" w:color="auto"/>
              <w:bottom w:val="single" w:sz="4" w:space="0" w:color="auto"/>
              <w:right w:val="single" w:sz="4" w:space="0" w:color="auto"/>
            </w:tcBorders>
            <w:hideMark/>
          </w:tcPr>
          <w:p w14:paraId="0854BA67" w14:textId="77777777" w:rsidR="00F63C93" w:rsidRPr="00F63C93" w:rsidRDefault="00F63C93" w:rsidP="00F63C93">
            <w:pPr>
              <w:rPr>
                <w:ins w:id="4455" w:author="黃梓峻" w:date="2021-05-12T14:46:00Z"/>
                <w:rFonts w:ascii="標楷體" w:eastAsia="標楷體" w:hAnsi="標楷體"/>
                <w:lang w:eastAsia="zh-HK"/>
              </w:rPr>
            </w:pPr>
            <w:ins w:id="4456" w:author="黃梓峻" w:date="2021-05-12T14:46:00Z">
              <w:r w:rsidRPr="00F63C93">
                <w:rPr>
                  <w:rFonts w:ascii="標楷體" w:eastAsia="標楷體" w:hAnsi="標楷體" w:hint="eastAsia"/>
                  <w:lang w:eastAsia="zh-HK"/>
                </w:rPr>
                <w:t>登錄</w:t>
              </w:r>
            </w:ins>
          </w:p>
        </w:tc>
        <w:tc>
          <w:tcPr>
            <w:tcW w:w="7033" w:type="dxa"/>
            <w:tcBorders>
              <w:top w:val="single" w:sz="4" w:space="0" w:color="auto"/>
              <w:left w:val="single" w:sz="4" w:space="0" w:color="auto"/>
              <w:bottom w:val="single" w:sz="4" w:space="0" w:color="auto"/>
              <w:right w:val="single" w:sz="4" w:space="0" w:color="auto"/>
            </w:tcBorders>
            <w:hideMark/>
          </w:tcPr>
          <w:p w14:paraId="357FAD7A" w14:textId="77777777" w:rsidR="00F63C93" w:rsidRPr="00F63C93" w:rsidRDefault="00F63C93" w:rsidP="00F63C93">
            <w:pPr>
              <w:rPr>
                <w:ins w:id="4457" w:author="黃梓峻" w:date="2021-06-28T12:15:00Z"/>
                <w:rFonts w:ascii="標楷體" w:eastAsia="標楷體" w:hAnsi="標楷體"/>
                <w:color w:val="000000"/>
              </w:rPr>
            </w:pPr>
            <w:ins w:id="4458" w:author="黃梓峻" w:date="2021-06-28T12:15:00Z">
              <w:r w:rsidRPr="00F63C93">
                <w:rPr>
                  <w:rFonts w:ascii="標楷體" w:eastAsia="標楷體" w:hAnsi="標楷體" w:hint="eastAsia"/>
                  <w:color w:val="000000"/>
                </w:rPr>
                <w:t>1.【L5903檔案借閱明細資料查詢】功能點「</w:t>
              </w:r>
            </w:ins>
            <w:r w:rsidRPr="00F63C93">
              <w:rPr>
                <w:rFonts w:ascii="標楷體" w:eastAsia="標楷體" w:hAnsi="標楷體" w:hint="eastAsia"/>
                <w:color w:val="000000"/>
              </w:rPr>
              <w:t>歸還</w:t>
            </w:r>
            <w:ins w:id="4459" w:author="黃梓峻" w:date="2021-06-28T12:15:00Z">
              <w:r w:rsidRPr="00F63C93">
                <w:rPr>
                  <w:rFonts w:ascii="標楷體" w:eastAsia="標楷體" w:hAnsi="標楷體" w:hint="eastAsia"/>
                  <w:color w:val="000000"/>
                </w:rPr>
                <w:t>」時顯示</w:t>
              </w:r>
            </w:ins>
          </w:p>
          <w:p w14:paraId="7E2EF3AA" w14:textId="77777777" w:rsidR="00F63C93" w:rsidRPr="00F63C93" w:rsidRDefault="00F63C93" w:rsidP="00F63C93">
            <w:pPr>
              <w:rPr>
                <w:ins w:id="4460" w:author="黃梓峻" w:date="2021-06-28T12:15:00Z"/>
                <w:rFonts w:ascii="標楷體" w:eastAsia="標楷體" w:hAnsi="標楷體"/>
                <w:lang w:eastAsia="zh-HK"/>
              </w:rPr>
            </w:pPr>
            <w:ins w:id="4461" w:author="黃梓峻" w:date="2021-06-28T12:15: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6A46B27F" w14:textId="77777777" w:rsidR="00F63C93" w:rsidRPr="00F63C93" w:rsidRDefault="00F63C93" w:rsidP="00F63C93">
            <w:pPr>
              <w:rPr>
                <w:ins w:id="4462" w:author="黃梓峻" w:date="2021-06-28T12:18:00Z"/>
                <w:rFonts w:ascii="標楷體" w:eastAsia="標楷體" w:hAnsi="標楷體"/>
              </w:rPr>
            </w:pPr>
            <w:ins w:id="4463" w:author="黃梓峻" w:date="2021-06-28T12:15:00Z">
              <w:r w:rsidRPr="00F63C93">
                <w:rPr>
                  <w:rFonts w:ascii="標楷體" w:eastAsia="標楷體" w:hAnsi="標楷體" w:hint="eastAsia"/>
                  <w:color w:val="000000"/>
                </w:rPr>
                <w:t>2.檢核[</w:t>
              </w:r>
            </w:ins>
            <w:ins w:id="4464" w:author="黃梓峻" w:date="2021-06-28T12:16:00Z">
              <w:r w:rsidRPr="00F63C93">
                <w:rPr>
                  <w:rFonts w:ascii="標楷體" w:eastAsia="標楷體" w:hAnsi="標楷體" w:hint="eastAsia"/>
                  <w:color w:val="000000"/>
                </w:rPr>
                <w:t>檔案借閱檔(InnDocRecord)</w:t>
              </w:r>
            </w:ins>
            <w:ins w:id="4465" w:author="黃梓峻" w:date="2021-06-28T12:15:00Z">
              <w:r w:rsidRPr="00F63C93">
                <w:rPr>
                  <w:rFonts w:ascii="標楷體" w:eastAsia="標楷體" w:hAnsi="標楷體" w:hint="eastAsia"/>
                  <w:color w:val="000000"/>
                </w:rPr>
                <w:t>]</w:t>
              </w:r>
              <w:r w:rsidRPr="00F63C93">
                <w:rPr>
                  <w:rFonts w:ascii="標楷體" w:eastAsia="標楷體" w:hAnsi="標楷體" w:hint="eastAsia"/>
                </w:rPr>
                <w:t>該</w:t>
              </w:r>
            </w:ins>
            <w:ins w:id="4466" w:author="黃梓峻" w:date="2021-06-28T12:18:00Z">
              <w:r w:rsidRPr="00F63C93">
                <w:rPr>
                  <w:rFonts w:ascii="標楷體" w:eastAsia="標楷體" w:hAnsi="標楷體" w:hint="eastAsia"/>
                </w:rPr>
                <w:t>[借款人戶號(CustNo)]、</w:t>
              </w:r>
            </w:ins>
          </w:p>
          <w:p w14:paraId="353AA826" w14:textId="77777777" w:rsidR="00F63C93" w:rsidRPr="00F63C93" w:rsidRDefault="00F63C93" w:rsidP="00F63C93">
            <w:pPr>
              <w:ind w:firstLineChars="100" w:firstLine="240"/>
              <w:rPr>
                <w:ins w:id="4467" w:author="黃梓峻" w:date="2021-06-28T12:18:00Z"/>
                <w:rFonts w:ascii="標楷體" w:eastAsia="標楷體" w:hAnsi="標楷體"/>
              </w:rPr>
            </w:pPr>
            <w:ins w:id="4468" w:author="黃梓峻" w:date="2021-06-28T12:18:00Z">
              <w:r w:rsidRPr="00F63C93">
                <w:rPr>
                  <w:rFonts w:ascii="標楷體" w:eastAsia="標楷體" w:hAnsi="標楷體" w:hint="eastAsia"/>
                </w:rPr>
                <w:t>[額度號碼(FacmNo)]、[申請序號(ApplSeq)]</w:t>
              </w:r>
            </w:ins>
            <w:ins w:id="4469" w:author="黃梓峻" w:date="2021-06-28T12:15:00Z">
              <w:r w:rsidRPr="00F63C93">
                <w:rPr>
                  <w:rFonts w:ascii="標楷體" w:eastAsia="標楷體" w:hAnsi="標楷體" w:hint="eastAsia"/>
                </w:rPr>
                <w:t>是否存在，已存在</w:t>
              </w:r>
            </w:ins>
          </w:p>
          <w:p w14:paraId="265196DE" w14:textId="77777777" w:rsidR="00F63C93" w:rsidRPr="00F63C93" w:rsidRDefault="00F63C93" w:rsidP="00F63C93">
            <w:pPr>
              <w:ind w:firstLineChars="100" w:firstLine="240"/>
              <w:rPr>
                <w:ins w:id="4470" w:author="黃梓峻" w:date="2021-06-28T12:19:00Z"/>
                <w:rFonts w:ascii="標楷體" w:eastAsia="標楷體" w:hAnsi="標楷體"/>
                <w:color w:val="000000"/>
              </w:rPr>
            </w:pPr>
            <w:ins w:id="4471" w:author="黃梓峻" w:date="2021-06-28T12:15:00Z">
              <w:r w:rsidRPr="00F63C93">
                <w:rPr>
                  <w:rFonts w:ascii="標楷體" w:eastAsia="標楷體" w:hAnsi="標楷體" w:hint="eastAsia"/>
                </w:rPr>
                <w:t>者</w:t>
              </w:r>
              <w:r w:rsidRPr="00F63C93">
                <w:rPr>
                  <w:rFonts w:ascii="標楷體" w:eastAsia="標楷體" w:hAnsi="標楷體" w:hint="eastAsia"/>
                  <w:color w:val="000000"/>
                  <w:lang w:eastAsia="zh-HK"/>
                </w:rPr>
                <w:t>顯示錯誤訊息"</w:t>
              </w:r>
              <w:r w:rsidRPr="00F63C93">
                <w:rPr>
                  <w:rFonts w:ascii="標楷體" w:eastAsia="標楷體" w:hAnsi="標楷體"/>
                  <w:color w:val="000000"/>
                </w:rPr>
                <w:t xml:space="preserve"> </w:t>
              </w:r>
              <w:r w:rsidRPr="00F63C93">
                <w:rPr>
                  <w:rFonts w:ascii="標楷體" w:eastAsia="標楷體" w:hAnsi="標楷體"/>
                  <w:color w:val="000000"/>
                  <w:lang w:eastAsia="zh-HK"/>
                </w:rPr>
                <w:t>E000</w:t>
              </w:r>
              <w:r w:rsidRPr="00F63C93">
                <w:rPr>
                  <w:rFonts w:ascii="標楷體" w:eastAsia="標楷體" w:hAnsi="標楷體" w:hint="eastAsia"/>
                  <w:color w:val="000000"/>
                </w:rPr>
                <w:t>5:</w:t>
              </w:r>
              <w:r w:rsidRPr="00F63C93">
                <w:rPr>
                  <w:rFonts w:ascii="標楷體" w:eastAsia="標楷體" w:hAnsi="標楷體" w:hint="eastAsia"/>
                  <w:color w:val="000000"/>
                  <w:lang w:eastAsia="zh-HK"/>
                </w:rPr>
                <w:t>新增資料時，發生錯誤</w:t>
              </w:r>
              <w:r w:rsidRPr="00F63C93">
                <w:rPr>
                  <w:rFonts w:ascii="標楷體" w:eastAsia="標楷體" w:hAnsi="標楷體" w:hint="eastAsia"/>
                  <w:color w:val="000000"/>
                </w:rPr>
                <w:t>"</w:t>
              </w:r>
            </w:ins>
          </w:p>
          <w:p w14:paraId="23158D0E" w14:textId="77777777" w:rsidR="00F63C93" w:rsidRPr="00F63C93" w:rsidRDefault="00F63C93" w:rsidP="00F63C93">
            <w:pPr>
              <w:rPr>
                <w:ins w:id="4472" w:author="黃梓峻" w:date="2021-06-28T12:19:00Z"/>
                <w:rFonts w:ascii="標楷體" w:eastAsia="標楷體" w:hAnsi="標楷體"/>
                <w:color w:val="000000"/>
              </w:rPr>
            </w:pPr>
            <w:ins w:id="4473" w:author="黃梓峻" w:date="2021-06-28T12:19:00Z">
              <w:r w:rsidRPr="00F63C93">
                <w:rPr>
                  <w:rFonts w:ascii="標楷體" w:eastAsia="標楷體" w:hAnsi="標楷體" w:hint="eastAsia"/>
                  <w:color w:val="000000"/>
                </w:rPr>
                <w:t>3</w:t>
              </w:r>
              <w:r w:rsidRPr="00F63C93">
                <w:rPr>
                  <w:rFonts w:ascii="標楷體" w:eastAsia="標楷體" w:hAnsi="標楷體"/>
                  <w:color w:val="000000"/>
                </w:rPr>
                <w:t>.</w:t>
              </w:r>
              <w:r w:rsidRPr="00F63C93">
                <w:rPr>
                  <w:rFonts w:ascii="標楷體" w:eastAsia="標楷體" w:hAnsi="標楷體" w:hint="eastAsia"/>
                  <w:color w:val="000000"/>
                </w:rPr>
                <w:t>借閱之放行主管須為借閱人之主管，歸還之放行須為歸還人之</w:t>
              </w:r>
            </w:ins>
          </w:p>
          <w:p w14:paraId="0CD113BA" w14:textId="77777777" w:rsidR="00F63C93" w:rsidRPr="00F63C93" w:rsidRDefault="00F63C93" w:rsidP="00F63C93">
            <w:pPr>
              <w:ind w:firstLineChars="100" w:firstLine="240"/>
              <w:rPr>
                <w:ins w:id="4474" w:author="黃梓峻" w:date="2021-06-28T12:15:00Z"/>
                <w:rFonts w:ascii="標楷體" w:eastAsia="標楷體" w:hAnsi="標楷體"/>
                <w:color w:val="000000"/>
              </w:rPr>
            </w:pPr>
            <w:ins w:id="4475" w:author="黃梓峻" w:date="2021-06-28T12:19:00Z">
              <w:r w:rsidRPr="00F63C93">
                <w:rPr>
                  <w:rFonts w:ascii="標楷體" w:eastAsia="標楷體" w:hAnsi="標楷體" w:hint="eastAsia"/>
                  <w:color w:val="000000"/>
                </w:rPr>
                <w:t>主管</w:t>
              </w:r>
            </w:ins>
          </w:p>
          <w:p w14:paraId="4BEE7E8B" w14:textId="77777777" w:rsidR="00F63C93" w:rsidRPr="00F63C93" w:rsidRDefault="00F63C93" w:rsidP="00F63C93">
            <w:pPr>
              <w:rPr>
                <w:ins w:id="4476" w:author="黃梓峻" w:date="2021-06-28T12:15:00Z"/>
                <w:rFonts w:ascii="標楷體" w:eastAsia="標楷體" w:hAnsi="標楷體"/>
                <w:shd w:val="pct15" w:color="auto" w:fill="FFFFFF"/>
                <w:lang w:eastAsia="zh-HK"/>
              </w:rPr>
            </w:pPr>
            <w:ins w:id="4477" w:author="黃梓峻" w:date="2021-06-28T12:15:00Z">
              <w:r w:rsidRPr="00F63C93">
                <w:rPr>
                  <w:rFonts w:ascii="標楷體" w:eastAsia="標楷體" w:hAnsi="標楷體" w:hint="eastAsia"/>
                  <w:shd w:val="pct15" w:color="auto" w:fill="FFFFFF"/>
                </w:rPr>
                <w:lastRenderedPageBreak/>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17796846" w14:textId="77777777" w:rsidR="00F63C93" w:rsidRPr="00F63C93" w:rsidRDefault="00F63C93" w:rsidP="00F63C93">
            <w:pPr>
              <w:rPr>
                <w:ins w:id="4478" w:author="黃梓峻" w:date="2021-05-12T14:46:00Z"/>
                <w:rFonts w:ascii="標楷體" w:eastAsia="標楷體" w:hAnsi="標楷體"/>
                <w:color w:val="000000" w:themeColor="text1"/>
                <w:lang w:eastAsia="zh-HK"/>
              </w:rPr>
            </w:pPr>
            <w:ins w:id="4479" w:author="黃梓峻" w:date="2021-06-28T12:19:00Z">
              <w:r w:rsidRPr="00F63C93">
                <w:rPr>
                  <w:rFonts w:ascii="標楷體" w:eastAsia="標楷體" w:hAnsi="標楷體"/>
                </w:rPr>
                <w:t>4</w:t>
              </w:r>
            </w:ins>
            <w:ins w:id="4480" w:author="黃梓峻" w:date="2021-06-28T12:15:00Z">
              <w:r w:rsidRPr="00F63C93">
                <w:rPr>
                  <w:rFonts w:ascii="標楷體" w:eastAsia="標楷體" w:hAnsi="標楷體" w:hint="eastAsia"/>
                </w:rPr>
                <w:t>.寫入[</w:t>
              </w:r>
            </w:ins>
            <w:ins w:id="4481" w:author="黃梓峻" w:date="2021-06-28T12:16:00Z">
              <w:r w:rsidRPr="00F63C93">
                <w:rPr>
                  <w:rFonts w:ascii="標楷體" w:eastAsia="標楷體" w:hAnsi="標楷體" w:hint="eastAsia"/>
                </w:rPr>
                <w:t>檔案借閱檔(InnDocRecord)</w:t>
              </w:r>
            </w:ins>
            <w:ins w:id="4482" w:author="黃梓峻" w:date="2021-06-28T12:15:00Z">
              <w:r w:rsidRPr="00F63C93">
                <w:rPr>
                  <w:rFonts w:ascii="標楷體" w:eastAsia="標楷體" w:hAnsi="標楷體" w:hint="eastAsia"/>
                </w:rPr>
                <w:t>]</w:t>
              </w:r>
              <w:r w:rsidRPr="00F63C93">
                <w:rPr>
                  <w:rFonts w:ascii="標楷體" w:eastAsia="標楷體" w:hAnsi="標楷體"/>
                  <w:color w:val="000000" w:themeColor="text1"/>
                </w:rPr>
                <w:t xml:space="preserve"> </w:t>
              </w:r>
            </w:ins>
            <w:ins w:id="4483" w:author="st1" w:date="2021-05-07T15:41:00Z">
              <w:del w:id="4484" w:author="黃梓峻" w:date="2021-06-28T12:15:00Z">
                <w:r w:rsidRPr="00F63C93" w:rsidDel="005C0E10">
                  <w:rPr>
                    <w:rFonts w:ascii="標楷體" w:eastAsia="標楷體" w:hAnsi="標楷體" w:hint="eastAsia"/>
                    <w:color w:val="000000" w:themeColor="text1"/>
                    <w:rPrChange w:id="4485" w:author="黃梓峻" w:date="2021-06-28T12:14:00Z">
                      <w:rPr>
                        <w:rFonts w:eastAsia="標楷體" w:hint="eastAsia"/>
                        <w:color w:val="000000" w:themeColor="text1"/>
                      </w:rPr>
                    </w:rPrChange>
                  </w:rPr>
                  <w:delText>【</w:delText>
                </w:r>
                <w:r w:rsidRPr="00F63C93" w:rsidDel="005C0E10">
                  <w:rPr>
                    <w:rFonts w:ascii="標楷體" w:eastAsia="標楷體" w:hAnsi="標楷體"/>
                    <w:color w:val="000000" w:themeColor="text1"/>
                    <w:lang w:eastAsia="zh-HK"/>
                    <w:rPrChange w:id="4486" w:author="黃梓峻" w:date="2021-06-28T12:14:00Z">
                      <w:rPr>
                        <w:rFonts w:eastAsia="標楷體"/>
                        <w:color w:val="000000" w:themeColor="text1"/>
                        <w:lang w:eastAsia="zh-HK"/>
                      </w:rPr>
                    </w:rPrChange>
                  </w:rPr>
                  <w:delText>L</w:delText>
                </w:r>
                <w:r w:rsidRPr="00F63C93" w:rsidDel="005C0E10">
                  <w:rPr>
                    <w:rFonts w:ascii="標楷體" w:eastAsia="標楷體" w:hAnsi="標楷體"/>
                    <w:color w:val="000000" w:themeColor="text1"/>
                    <w:rPrChange w:id="4487" w:author="黃梓峻" w:date="2021-06-28T12:14:00Z">
                      <w:rPr>
                        <w:rFonts w:eastAsia="標楷體"/>
                        <w:color w:val="000000" w:themeColor="text1"/>
                      </w:rPr>
                    </w:rPrChange>
                  </w:rPr>
                  <w:delText>590</w:delText>
                </w:r>
              </w:del>
            </w:ins>
            <w:ins w:id="4488" w:author="st1" w:date="2021-05-07T16:14:00Z">
              <w:del w:id="4489" w:author="黃梓峻" w:date="2021-06-28T12:15:00Z">
                <w:r w:rsidRPr="00F63C93" w:rsidDel="005C0E10">
                  <w:rPr>
                    <w:rFonts w:ascii="標楷體" w:eastAsia="標楷體" w:hAnsi="標楷體"/>
                    <w:color w:val="000000" w:themeColor="text1"/>
                    <w:rPrChange w:id="4490" w:author="黃梓峻" w:date="2021-06-28T12:14:00Z">
                      <w:rPr>
                        <w:rFonts w:eastAsia="標楷體"/>
                        <w:color w:val="000000" w:themeColor="text1"/>
                      </w:rPr>
                    </w:rPrChange>
                  </w:rPr>
                  <w:delText>3</w:delText>
                </w:r>
                <w:r w:rsidRPr="00F63C93" w:rsidDel="005C0E10">
                  <w:rPr>
                    <w:rFonts w:ascii="標楷體" w:eastAsia="標楷體" w:hAnsi="標楷體" w:hint="eastAsia"/>
                    <w:lang w:eastAsia="x-none"/>
                  </w:rPr>
                  <w:delText>檔案借閱明細資料查詢</w:delText>
                </w:r>
              </w:del>
            </w:ins>
            <w:ins w:id="4491" w:author="st1" w:date="2021-05-07T15:41:00Z">
              <w:del w:id="4492" w:author="黃梓峻" w:date="2021-06-28T12:15:00Z">
                <w:r w:rsidRPr="00F63C93" w:rsidDel="005C0E10">
                  <w:rPr>
                    <w:rFonts w:ascii="標楷體" w:eastAsia="標楷體" w:hAnsi="標楷體" w:hint="eastAsia"/>
                    <w:color w:val="000000" w:themeColor="text1"/>
                    <w:rPrChange w:id="4493" w:author="黃梓峻" w:date="2021-06-28T12:14:00Z">
                      <w:rPr>
                        <w:rFonts w:eastAsia="標楷體" w:hint="eastAsia"/>
                        <w:color w:val="000000" w:themeColor="text1"/>
                      </w:rPr>
                    </w:rPrChange>
                  </w:rPr>
                  <w:delText>】</w:delText>
                </w:r>
                <w:r w:rsidRPr="00F63C93" w:rsidDel="005C0E10">
                  <w:rPr>
                    <w:rFonts w:ascii="標楷體" w:eastAsia="標楷體" w:hAnsi="標楷體" w:hint="eastAsia"/>
                    <w:color w:val="000000" w:themeColor="text1"/>
                    <w:lang w:eastAsia="zh-HK"/>
                    <w:rPrChange w:id="4494" w:author="黃梓峻" w:date="2021-06-28T12:14:00Z">
                      <w:rPr>
                        <w:rFonts w:eastAsia="標楷體" w:hint="eastAsia"/>
                        <w:color w:val="000000" w:themeColor="text1"/>
                        <w:lang w:eastAsia="zh-HK"/>
                      </w:rPr>
                    </w:rPrChange>
                  </w:rPr>
                  <w:delText>功能</w:delText>
                </w:r>
                <w:r w:rsidRPr="00F63C93" w:rsidDel="005C0E10">
                  <w:rPr>
                    <w:rFonts w:ascii="標楷體" w:eastAsia="標楷體" w:hAnsi="標楷體" w:hint="eastAsia"/>
                    <w:color w:val="000000" w:themeColor="text1"/>
                    <w:rPrChange w:id="4495" w:author="黃梓峻" w:date="2021-06-28T12:14:00Z">
                      <w:rPr>
                        <w:rFonts w:eastAsia="標楷體" w:hint="eastAsia"/>
                        <w:color w:val="000000" w:themeColor="text1"/>
                      </w:rPr>
                    </w:rPrChange>
                  </w:rPr>
                  <w:delText>點「</w:delText>
                </w:r>
                <w:r w:rsidRPr="00F63C93" w:rsidDel="005C0E10">
                  <w:rPr>
                    <w:rFonts w:ascii="標楷體" w:eastAsia="標楷體" w:hAnsi="標楷體" w:hint="eastAsia"/>
                    <w:color w:val="000000" w:themeColor="text1"/>
                    <w:lang w:eastAsia="zh-HK"/>
                    <w:rPrChange w:id="4496" w:author="黃梓峻" w:date="2021-06-28T12:14:00Z">
                      <w:rPr>
                        <w:rFonts w:eastAsia="標楷體" w:hint="eastAsia"/>
                        <w:color w:val="000000" w:themeColor="text1"/>
                        <w:lang w:eastAsia="zh-HK"/>
                      </w:rPr>
                    </w:rPrChange>
                  </w:rPr>
                  <w:delText>新增</w:delText>
                </w:r>
                <w:r w:rsidRPr="00F63C93" w:rsidDel="005C0E10">
                  <w:rPr>
                    <w:rFonts w:ascii="標楷體" w:eastAsia="標楷體" w:hAnsi="標楷體" w:hint="eastAsia"/>
                    <w:color w:val="000000" w:themeColor="text1"/>
                    <w:rPrChange w:id="4497" w:author="黃梓峻" w:date="2021-06-28T12:14:00Z">
                      <w:rPr>
                        <w:rFonts w:eastAsia="標楷體" w:hint="eastAsia"/>
                        <w:color w:val="000000" w:themeColor="text1"/>
                      </w:rPr>
                    </w:rPrChange>
                  </w:rPr>
                  <w:delText>」</w:delText>
                </w:r>
              </w:del>
            </w:ins>
            <w:ins w:id="4498" w:author="st1" w:date="2021-05-07T15:51:00Z">
              <w:del w:id="4499" w:author="黃梓峻" w:date="2021-06-28T12:15:00Z">
                <w:r w:rsidRPr="00F63C93" w:rsidDel="005C0E10">
                  <w:rPr>
                    <w:rFonts w:ascii="標楷體" w:eastAsia="標楷體" w:hAnsi="標楷體" w:hint="eastAsia"/>
                    <w:color w:val="000000" w:themeColor="text1"/>
                    <w:rPrChange w:id="4500" w:author="黃梓峻" w:date="2021-06-28T12:14:00Z">
                      <w:rPr>
                        <w:rFonts w:eastAsia="標楷體" w:hint="eastAsia"/>
                        <w:color w:val="000000" w:themeColor="text1"/>
                      </w:rPr>
                    </w:rPrChange>
                  </w:rPr>
                  <w:delText>登錄</w:delText>
                </w:r>
              </w:del>
            </w:ins>
            <w:ins w:id="4501" w:author="st1" w:date="2021-05-07T15:41:00Z">
              <w:del w:id="4502" w:author="黃梓峻" w:date="2021-06-28T12:15:00Z">
                <w:r w:rsidRPr="00F63C93" w:rsidDel="005C0E10">
                  <w:rPr>
                    <w:rFonts w:ascii="標楷體" w:eastAsia="標楷體" w:hAnsi="標楷體" w:hint="eastAsia"/>
                    <w:color w:val="000000" w:themeColor="text1"/>
                    <w:lang w:eastAsia="zh-HK"/>
                    <w:rPrChange w:id="4503" w:author="黃梓峻" w:date="2021-06-28T12:14:00Z">
                      <w:rPr>
                        <w:rFonts w:eastAsia="標楷體" w:hint="eastAsia"/>
                        <w:color w:val="000000" w:themeColor="text1"/>
                        <w:lang w:eastAsia="zh-HK"/>
                      </w:rPr>
                    </w:rPrChange>
                  </w:rPr>
                  <w:delText>時顯示</w:delText>
                </w:r>
                <w:r w:rsidRPr="00F63C93" w:rsidDel="005C0E10">
                  <w:rPr>
                    <w:rFonts w:ascii="標楷體" w:eastAsia="標楷體" w:hAnsi="標楷體" w:hint="eastAsia"/>
                    <w:color w:val="000000" w:themeColor="text1"/>
                    <w:rPrChange w:id="4504" w:author="黃梓峻" w:date="2021-06-28T12:14:00Z">
                      <w:rPr>
                        <w:rFonts w:eastAsia="標楷體" w:hint="eastAsia"/>
                        <w:color w:val="000000" w:themeColor="text1"/>
                      </w:rPr>
                    </w:rPrChange>
                  </w:rPr>
                  <w:delText>。</w:delText>
                </w:r>
              </w:del>
            </w:ins>
          </w:p>
        </w:tc>
      </w:tr>
      <w:tr w:rsidR="00F63C93" w:rsidRPr="00F63C93" w14:paraId="2A5FBCB0" w14:textId="77777777" w:rsidTr="00067F94">
        <w:trPr>
          <w:ins w:id="4505" w:author="黃梓峻" w:date="2021-05-12T14:46:00Z"/>
        </w:trPr>
        <w:tc>
          <w:tcPr>
            <w:tcW w:w="851" w:type="dxa"/>
            <w:tcBorders>
              <w:top w:val="single" w:sz="4" w:space="0" w:color="auto"/>
              <w:left w:val="single" w:sz="4" w:space="0" w:color="auto"/>
              <w:bottom w:val="single" w:sz="4" w:space="0" w:color="auto"/>
              <w:right w:val="single" w:sz="4" w:space="0" w:color="auto"/>
            </w:tcBorders>
          </w:tcPr>
          <w:p w14:paraId="0EF5CA01" w14:textId="77777777" w:rsidR="00F63C93" w:rsidRPr="00F63C93" w:rsidRDefault="00F63C93" w:rsidP="00F63C93">
            <w:pPr>
              <w:jc w:val="center"/>
              <w:rPr>
                <w:ins w:id="4506" w:author="黃梓峻" w:date="2021-05-12T14:46:00Z"/>
                <w:rFonts w:ascii="標楷體" w:eastAsia="標楷體" w:hAnsi="標楷體"/>
              </w:rPr>
            </w:pPr>
            <w:ins w:id="4507" w:author="黃梓峻" w:date="2021-05-12T14:46:00Z">
              <w:r w:rsidRPr="00F63C93">
                <w:rPr>
                  <w:rFonts w:ascii="標楷體" w:eastAsia="標楷體" w:hAnsi="標楷體" w:hint="eastAsia"/>
                </w:rPr>
                <w:lastRenderedPageBreak/>
                <w:t>2</w:t>
              </w:r>
            </w:ins>
          </w:p>
        </w:tc>
        <w:tc>
          <w:tcPr>
            <w:tcW w:w="2126" w:type="dxa"/>
            <w:tcBorders>
              <w:top w:val="single" w:sz="4" w:space="0" w:color="auto"/>
              <w:left w:val="single" w:sz="4" w:space="0" w:color="auto"/>
              <w:bottom w:val="single" w:sz="4" w:space="0" w:color="auto"/>
              <w:right w:val="single" w:sz="4" w:space="0" w:color="auto"/>
            </w:tcBorders>
          </w:tcPr>
          <w:p w14:paraId="065340A3" w14:textId="77777777" w:rsidR="00F63C93" w:rsidRPr="00F63C93" w:rsidRDefault="00F63C93" w:rsidP="00F63C93">
            <w:pPr>
              <w:rPr>
                <w:ins w:id="4508" w:author="黃梓峻" w:date="2021-05-12T14:46:00Z"/>
                <w:rFonts w:ascii="標楷體" w:eastAsia="標楷體" w:hAnsi="標楷體"/>
                <w:lang w:eastAsia="zh-HK"/>
              </w:rPr>
            </w:pPr>
            <w:r w:rsidRPr="00F63C93">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tcPr>
          <w:p w14:paraId="42E37080" w14:textId="77777777" w:rsidR="00F63C93" w:rsidRPr="00F63C93" w:rsidRDefault="00F63C93" w:rsidP="00F63C93">
            <w:pPr>
              <w:rPr>
                <w:ins w:id="4509" w:author="黃梓峻" w:date="2021-05-12T14:46:00Z"/>
                <w:rFonts w:ascii="標楷體" w:eastAsia="標楷體" w:hAnsi="標楷體"/>
                <w:color w:val="000000" w:themeColor="text1"/>
              </w:rPr>
            </w:pPr>
            <w:r w:rsidRPr="00F63C93">
              <w:rPr>
                <w:rFonts w:ascii="標楷體" w:eastAsia="標楷體" w:hAnsi="標楷體" w:hint="eastAsia"/>
                <w:lang w:eastAsia="zh-HK"/>
              </w:rPr>
              <w:t>關閉此查詢畫面</w:t>
            </w:r>
          </w:p>
        </w:tc>
      </w:tr>
    </w:tbl>
    <w:p w14:paraId="35D66BC7" w14:textId="77777777" w:rsidR="00F63C93" w:rsidRPr="00F63C93" w:rsidRDefault="00F63C93" w:rsidP="00F63C93">
      <w:pPr>
        <w:adjustRightInd w:val="0"/>
        <w:spacing w:after="48"/>
        <w:rPr>
          <w:ins w:id="4510" w:author="黃梓峻" w:date="2021-05-12T14:46:00Z"/>
          <w:rFonts w:ascii="Arial" w:eastAsia="標楷體" w:hAnsi="標楷體" w:cs="標楷體"/>
          <w:kern w:val="0"/>
          <w:szCs w:val="28"/>
        </w:rPr>
      </w:pPr>
    </w:p>
    <w:p w14:paraId="7DF181D6" w14:textId="77777777" w:rsidR="00F63C93" w:rsidRPr="00F63C93" w:rsidRDefault="00F63C93" w:rsidP="00F63C93">
      <w:pPr>
        <w:numPr>
          <w:ilvl w:val="0"/>
          <w:numId w:val="126"/>
        </w:numPr>
        <w:tabs>
          <w:tab w:val="num" w:pos="360"/>
        </w:tabs>
        <w:snapToGrid w:val="0"/>
        <w:ind w:left="1418" w:firstLine="0"/>
        <w:rPr>
          <w:ins w:id="4511" w:author="黃梓峻" w:date="2021-05-12T14:46:00Z"/>
          <w:rFonts w:eastAsia="標楷體"/>
          <w:sz w:val="26"/>
        </w:rPr>
      </w:pPr>
      <w:ins w:id="4512" w:author="黃梓峻" w:date="2021-05-12T14:46:00Z">
        <w:r w:rsidRPr="00F63C93">
          <w:rPr>
            <w:rFonts w:eastAsia="標楷體" w:hint="eastAsia"/>
            <w:sz w:val="26"/>
          </w:rPr>
          <w:t>畫面資料說明</w:t>
        </w:r>
        <w:r w:rsidRPr="00F63C93">
          <w:rPr>
            <w:rFonts w:ascii="標楷體" w:eastAsia="標楷體" w:hAnsi="標楷體" w:hint="eastAsia"/>
            <w:sz w:val="26"/>
            <w:szCs w:val="26"/>
          </w:rPr>
          <w:t>－</w:t>
        </w:r>
      </w:ins>
      <w:ins w:id="4513" w:author="黃梓峻" w:date="2021-05-12T14:47:00Z">
        <w:r w:rsidRPr="00F63C93">
          <w:rPr>
            <w:rFonts w:ascii="標楷體" w:eastAsia="標楷體" w:hAnsi="標楷體" w:hint="eastAsia"/>
            <w:sz w:val="26"/>
            <w:szCs w:val="26"/>
          </w:rPr>
          <w:t>歸還</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7"/>
        <w:gridCol w:w="1069"/>
        <w:gridCol w:w="778"/>
        <w:gridCol w:w="832"/>
        <w:gridCol w:w="2265"/>
        <w:gridCol w:w="754"/>
        <w:gridCol w:w="650"/>
        <w:gridCol w:w="3329"/>
      </w:tblGrid>
      <w:tr w:rsidR="00F63C93" w:rsidRPr="00F63C93" w14:paraId="0052F37E" w14:textId="77777777" w:rsidTr="00067F94">
        <w:trPr>
          <w:trHeight w:val="388"/>
          <w:tblHeader/>
          <w:jc w:val="center"/>
          <w:ins w:id="4514" w:author="黃梓峻" w:date="2021-05-12T14:46:00Z"/>
        </w:trPr>
        <w:tc>
          <w:tcPr>
            <w:tcW w:w="52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50EF910" w14:textId="77777777" w:rsidR="00F63C93" w:rsidRPr="00F63C93" w:rsidRDefault="00F63C93" w:rsidP="00F63C93">
            <w:pPr>
              <w:rPr>
                <w:ins w:id="4515" w:author="黃梓峻" w:date="2021-05-12T14:46:00Z"/>
                <w:rFonts w:ascii="標楷體" w:eastAsia="標楷體" w:hAnsi="標楷體"/>
              </w:rPr>
            </w:pPr>
            <w:ins w:id="4516" w:author="黃梓峻" w:date="2021-05-12T14:46:00Z">
              <w:r w:rsidRPr="00F63C93">
                <w:rPr>
                  <w:rFonts w:ascii="標楷體" w:eastAsia="標楷體" w:hAnsi="標楷體" w:hint="eastAsia"/>
                </w:rPr>
                <w:t>序號</w:t>
              </w:r>
            </w:ins>
          </w:p>
        </w:tc>
        <w:tc>
          <w:tcPr>
            <w:tcW w:w="1107"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A759A48" w14:textId="77777777" w:rsidR="00F63C93" w:rsidRPr="00F63C93" w:rsidRDefault="00F63C93" w:rsidP="00F63C93">
            <w:pPr>
              <w:rPr>
                <w:ins w:id="4517" w:author="黃梓峻" w:date="2021-05-12T14:46:00Z"/>
                <w:rFonts w:ascii="標楷體" w:eastAsia="標楷體" w:hAnsi="標楷體"/>
              </w:rPr>
            </w:pPr>
            <w:ins w:id="4518" w:author="黃梓峻" w:date="2021-05-12T14:46:00Z">
              <w:r w:rsidRPr="00F63C93">
                <w:rPr>
                  <w:rFonts w:ascii="標楷體" w:eastAsia="標楷體" w:hAnsi="標楷體" w:hint="eastAsia"/>
                </w:rPr>
                <w:t>欄位</w:t>
              </w:r>
            </w:ins>
          </w:p>
        </w:tc>
        <w:tc>
          <w:tcPr>
            <w:tcW w:w="5456"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CAC69DD" w14:textId="77777777" w:rsidR="00F63C93" w:rsidRPr="00F63C93" w:rsidRDefault="00F63C93" w:rsidP="00F63C93">
            <w:pPr>
              <w:jc w:val="center"/>
              <w:rPr>
                <w:ins w:id="4519" w:author="黃梓峻" w:date="2021-05-12T14:46:00Z"/>
                <w:rFonts w:ascii="標楷體" w:eastAsia="標楷體" w:hAnsi="標楷體"/>
              </w:rPr>
            </w:pPr>
            <w:ins w:id="4520" w:author="黃梓峻" w:date="2021-05-12T14:46:00Z">
              <w:r w:rsidRPr="00F63C93">
                <w:rPr>
                  <w:rFonts w:ascii="標楷體" w:eastAsia="標楷體" w:hAnsi="標楷體" w:hint="eastAsia"/>
                </w:rPr>
                <w:t>說明</w:t>
              </w:r>
            </w:ins>
          </w:p>
        </w:tc>
        <w:tc>
          <w:tcPr>
            <w:tcW w:w="333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6D66157B" w14:textId="77777777" w:rsidR="00F63C93" w:rsidRPr="00F63C93" w:rsidRDefault="00F63C93" w:rsidP="00F63C93">
            <w:pPr>
              <w:rPr>
                <w:ins w:id="4521" w:author="黃梓峻" w:date="2021-05-12T14:46:00Z"/>
                <w:rFonts w:ascii="標楷體" w:eastAsia="標楷體" w:hAnsi="標楷體"/>
              </w:rPr>
            </w:pPr>
            <w:ins w:id="4522" w:author="黃梓峻" w:date="2021-05-12T14:46:00Z">
              <w:r w:rsidRPr="00F63C93">
                <w:rPr>
                  <w:rFonts w:ascii="標楷體" w:eastAsia="標楷體" w:hAnsi="標楷體" w:hint="eastAsia"/>
                </w:rPr>
                <w:t>處理邏輯及注意事項</w:t>
              </w:r>
            </w:ins>
          </w:p>
        </w:tc>
      </w:tr>
      <w:tr w:rsidR="00F63C93" w:rsidRPr="00F63C93" w14:paraId="032295CB" w14:textId="77777777" w:rsidTr="00067F94">
        <w:trPr>
          <w:trHeight w:val="244"/>
          <w:tblHeader/>
          <w:jc w:val="center"/>
          <w:ins w:id="4523" w:author="黃梓峻" w:date="2021-05-12T14:4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53DA28" w14:textId="77777777" w:rsidR="00F63C93" w:rsidRPr="00F63C93" w:rsidRDefault="00F63C93" w:rsidP="00F63C93">
            <w:pPr>
              <w:widowControl/>
              <w:rPr>
                <w:ins w:id="4524" w:author="黃梓峻" w:date="2021-05-12T14:46:00Z"/>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E4D88B" w14:textId="77777777" w:rsidR="00F63C93" w:rsidRPr="00F63C93" w:rsidRDefault="00F63C93" w:rsidP="00F63C93">
            <w:pPr>
              <w:widowControl/>
              <w:rPr>
                <w:ins w:id="4525" w:author="黃梓峻" w:date="2021-05-12T14:46:00Z"/>
                <w:rFonts w:ascii="標楷體" w:eastAsia="標楷體" w:hAnsi="標楷體"/>
              </w:rPr>
            </w:pPr>
          </w:p>
        </w:tc>
        <w:tc>
          <w:tcPr>
            <w:tcW w:w="798" w:type="dxa"/>
            <w:tcBorders>
              <w:top w:val="single" w:sz="4" w:space="0" w:color="auto"/>
              <w:left w:val="single" w:sz="4" w:space="0" w:color="auto"/>
              <w:bottom w:val="single" w:sz="4" w:space="0" w:color="auto"/>
              <w:right w:val="single" w:sz="4" w:space="0" w:color="auto"/>
            </w:tcBorders>
            <w:shd w:val="clear" w:color="auto" w:fill="D9D9D9"/>
            <w:hideMark/>
          </w:tcPr>
          <w:p w14:paraId="16543491" w14:textId="77777777" w:rsidR="00F63C93" w:rsidRPr="00F63C93" w:rsidRDefault="00F63C93" w:rsidP="00F63C93">
            <w:pPr>
              <w:rPr>
                <w:ins w:id="4526" w:author="黃梓峻" w:date="2021-05-12T14:46:00Z"/>
                <w:rFonts w:ascii="標楷體" w:eastAsia="標楷體" w:hAnsi="標楷體"/>
              </w:rPr>
            </w:pPr>
            <w:r w:rsidRPr="00F63C93">
              <w:rPr>
                <w:rFonts w:ascii="標楷體" w:eastAsia="標楷體" w:hAnsi="標楷體" w:hint="eastAsia"/>
              </w:rPr>
              <w:t>資料長度</w:t>
            </w:r>
          </w:p>
        </w:tc>
        <w:tc>
          <w:tcPr>
            <w:tcW w:w="855" w:type="dxa"/>
            <w:tcBorders>
              <w:top w:val="single" w:sz="4" w:space="0" w:color="auto"/>
              <w:left w:val="single" w:sz="4" w:space="0" w:color="auto"/>
              <w:bottom w:val="single" w:sz="4" w:space="0" w:color="auto"/>
              <w:right w:val="single" w:sz="4" w:space="0" w:color="auto"/>
            </w:tcBorders>
            <w:shd w:val="clear" w:color="auto" w:fill="D9D9D9"/>
            <w:hideMark/>
          </w:tcPr>
          <w:p w14:paraId="37714E68" w14:textId="77777777" w:rsidR="00F63C93" w:rsidRPr="00F63C93" w:rsidRDefault="00F63C93" w:rsidP="00F63C93">
            <w:pPr>
              <w:rPr>
                <w:ins w:id="4527" w:author="黃梓峻" w:date="2021-05-12T14:46:00Z"/>
                <w:rFonts w:ascii="標楷體" w:eastAsia="標楷體" w:hAnsi="標楷體"/>
              </w:rPr>
            </w:pPr>
            <w:ins w:id="4528" w:author="黃梓峻" w:date="2021-05-12T14:46:00Z">
              <w:r w:rsidRPr="00F63C93">
                <w:rPr>
                  <w:rFonts w:ascii="標楷體" w:eastAsia="標楷體" w:hAnsi="標楷體" w:hint="eastAsia"/>
                </w:rPr>
                <w:t>預設值</w:t>
              </w:r>
            </w:ins>
          </w:p>
        </w:tc>
        <w:tc>
          <w:tcPr>
            <w:tcW w:w="2376" w:type="dxa"/>
            <w:tcBorders>
              <w:top w:val="single" w:sz="4" w:space="0" w:color="auto"/>
              <w:left w:val="single" w:sz="4" w:space="0" w:color="auto"/>
              <w:bottom w:val="single" w:sz="4" w:space="0" w:color="auto"/>
              <w:right w:val="single" w:sz="4" w:space="0" w:color="auto"/>
            </w:tcBorders>
            <w:shd w:val="clear" w:color="auto" w:fill="D9D9D9"/>
            <w:hideMark/>
          </w:tcPr>
          <w:p w14:paraId="10D9BA4F" w14:textId="77777777" w:rsidR="00F63C93" w:rsidRPr="00F63C93" w:rsidRDefault="00F63C93" w:rsidP="00F63C93">
            <w:pPr>
              <w:rPr>
                <w:ins w:id="4529" w:author="黃梓峻" w:date="2021-05-12T14:46:00Z"/>
                <w:rFonts w:ascii="標楷體" w:eastAsia="標楷體" w:hAnsi="標楷體"/>
              </w:rPr>
            </w:pPr>
            <w:ins w:id="4530" w:author="黃梓峻" w:date="2021-05-12T14:46:00Z">
              <w:r w:rsidRPr="00F63C93">
                <w:rPr>
                  <w:rFonts w:ascii="標楷體" w:eastAsia="標楷體" w:hAnsi="標楷體" w:hint="eastAsia"/>
                </w:rPr>
                <w:t>選單內容</w:t>
              </w:r>
            </w:ins>
          </w:p>
        </w:tc>
        <w:tc>
          <w:tcPr>
            <w:tcW w:w="772" w:type="dxa"/>
            <w:tcBorders>
              <w:top w:val="single" w:sz="4" w:space="0" w:color="auto"/>
              <w:left w:val="single" w:sz="4" w:space="0" w:color="auto"/>
              <w:bottom w:val="single" w:sz="4" w:space="0" w:color="auto"/>
              <w:right w:val="single" w:sz="4" w:space="0" w:color="auto"/>
            </w:tcBorders>
            <w:shd w:val="clear" w:color="auto" w:fill="D9D9D9"/>
            <w:hideMark/>
          </w:tcPr>
          <w:p w14:paraId="0BCD29F7" w14:textId="77777777" w:rsidR="00F63C93" w:rsidRPr="00F63C93" w:rsidRDefault="00F63C93" w:rsidP="00F63C93">
            <w:pPr>
              <w:rPr>
                <w:ins w:id="4531" w:author="黃梓峻" w:date="2021-05-12T14:46:00Z"/>
                <w:rFonts w:ascii="標楷體" w:eastAsia="標楷體" w:hAnsi="標楷體"/>
              </w:rPr>
            </w:pPr>
            <w:ins w:id="4532" w:author="黃梓峻" w:date="2021-05-12T14:46:00Z">
              <w:r w:rsidRPr="00F63C93">
                <w:rPr>
                  <w:rFonts w:ascii="標楷體" w:eastAsia="標楷體" w:hAnsi="標楷體" w:hint="eastAsia"/>
                </w:rPr>
                <w:t>必填</w:t>
              </w:r>
            </w:ins>
          </w:p>
        </w:tc>
        <w:tc>
          <w:tcPr>
            <w:tcW w:w="655" w:type="dxa"/>
            <w:tcBorders>
              <w:top w:val="single" w:sz="4" w:space="0" w:color="auto"/>
              <w:left w:val="single" w:sz="4" w:space="0" w:color="auto"/>
              <w:bottom w:val="single" w:sz="4" w:space="0" w:color="auto"/>
              <w:right w:val="single" w:sz="4" w:space="0" w:color="auto"/>
            </w:tcBorders>
            <w:shd w:val="clear" w:color="auto" w:fill="D9D9D9"/>
            <w:hideMark/>
          </w:tcPr>
          <w:p w14:paraId="58CFA439" w14:textId="77777777" w:rsidR="00F63C93" w:rsidRPr="00F63C93" w:rsidRDefault="00F63C93" w:rsidP="00F63C93">
            <w:pPr>
              <w:rPr>
                <w:ins w:id="4533" w:author="黃梓峻" w:date="2021-05-12T14:46:00Z"/>
                <w:rFonts w:ascii="標楷體" w:eastAsia="標楷體" w:hAnsi="標楷體"/>
              </w:rPr>
            </w:pPr>
            <w:ins w:id="4534" w:author="黃梓峻" w:date="2021-05-12T14:46:00Z">
              <w:r w:rsidRPr="00F63C93">
                <w:rPr>
                  <w:rFonts w:ascii="標楷體" w:eastAsia="標楷體" w:hAnsi="標楷體"/>
                </w:rPr>
                <w:t>R/W</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DC0117" w14:textId="77777777" w:rsidR="00F63C93" w:rsidRPr="00F63C93" w:rsidRDefault="00F63C93" w:rsidP="00F63C93">
            <w:pPr>
              <w:widowControl/>
              <w:rPr>
                <w:ins w:id="4535" w:author="黃梓峻" w:date="2021-05-12T14:46:00Z"/>
                <w:rFonts w:ascii="標楷體" w:eastAsia="標楷體" w:hAnsi="標楷體"/>
              </w:rPr>
            </w:pPr>
          </w:p>
        </w:tc>
      </w:tr>
      <w:tr w:rsidR="00F63C93" w:rsidRPr="00F63C93" w14:paraId="51B07B53" w14:textId="77777777" w:rsidTr="00067F94">
        <w:trPr>
          <w:trHeight w:val="244"/>
          <w:jc w:val="center"/>
          <w:ins w:id="4536" w:author="黃梓峻" w:date="2021-05-12T14:46:00Z"/>
        </w:trPr>
        <w:tc>
          <w:tcPr>
            <w:tcW w:w="521" w:type="dxa"/>
            <w:tcBorders>
              <w:top w:val="single" w:sz="4" w:space="0" w:color="auto"/>
              <w:left w:val="single" w:sz="4" w:space="0" w:color="auto"/>
              <w:bottom w:val="single" w:sz="4" w:space="0" w:color="auto"/>
              <w:right w:val="single" w:sz="4" w:space="0" w:color="auto"/>
            </w:tcBorders>
            <w:hideMark/>
          </w:tcPr>
          <w:p w14:paraId="60D93654" w14:textId="77777777" w:rsidR="00F63C93" w:rsidRPr="00F63C93" w:rsidRDefault="00F63C93" w:rsidP="00F63C93">
            <w:pPr>
              <w:rPr>
                <w:ins w:id="4537" w:author="黃梓峻" w:date="2021-05-12T14:46:00Z"/>
                <w:rFonts w:ascii="標楷體" w:eastAsia="標楷體" w:hAnsi="標楷體"/>
              </w:rPr>
            </w:pPr>
            <w:ins w:id="4538" w:author="黃梓峻" w:date="2021-05-12T14:46:00Z">
              <w:r w:rsidRPr="00F63C93">
                <w:rPr>
                  <w:rFonts w:ascii="標楷體" w:eastAsia="標楷體" w:hAnsi="標楷體"/>
                </w:rPr>
                <w:t>1</w:t>
              </w:r>
            </w:ins>
          </w:p>
        </w:tc>
        <w:tc>
          <w:tcPr>
            <w:tcW w:w="1107" w:type="dxa"/>
            <w:tcBorders>
              <w:top w:val="single" w:sz="4" w:space="0" w:color="auto"/>
              <w:left w:val="single" w:sz="4" w:space="0" w:color="auto"/>
              <w:bottom w:val="single" w:sz="4" w:space="0" w:color="auto"/>
              <w:right w:val="single" w:sz="4" w:space="0" w:color="auto"/>
            </w:tcBorders>
            <w:hideMark/>
          </w:tcPr>
          <w:p w14:paraId="08062D75" w14:textId="77777777" w:rsidR="00F63C93" w:rsidRPr="00F63C93" w:rsidRDefault="00F63C93" w:rsidP="00F63C93">
            <w:pPr>
              <w:rPr>
                <w:ins w:id="4539" w:author="黃梓峻" w:date="2021-05-12T14:46:00Z"/>
                <w:rFonts w:ascii="標楷體" w:eastAsia="標楷體" w:hAnsi="標楷體"/>
                <w:lang w:eastAsia="ja-JP"/>
              </w:rPr>
            </w:pPr>
            <w:ins w:id="4540" w:author="黃梓峻" w:date="2021-05-12T14:46:00Z">
              <w:r w:rsidRPr="00F63C93">
                <w:rPr>
                  <w:rFonts w:ascii="標楷體" w:eastAsia="標楷體" w:hAnsi="標楷體" w:hint="eastAsia"/>
                </w:rPr>
                <w:t>登放記號</w:t>
              </w:r>
            </w:ins>
          </w:p>
        </w:tc>
        <w:tc>
          <w:tcPr>
            <w:tcW w:w="798" w:type="dxa"/>
            <w:tcBorders>
              <w:top w:val="single" w:sz="4" w:space="0" w:color="auto"/>
              <w:left w:val="single" w:sz="4" w:space="0" w:color="auto"/>
              <w:bottom w:val="single" w:sz="4" w:space="0" w:color="auto"/>
              <w:right w:val="single" w:sz="4" w:space="0" w:color="auto"/>
            </w:tcBorders>
            <w:hideMark/>
          </w:tcPr>
          <w:p w14:paraId="700A8C10" w14:textId="77777777" w:rsidR="00F63C93" w:rsidRPr="00F63C93" w:rsidRDefault="00F63C93" w:rsidP="00F63C93">
            <w:pPr>
              <w:rPr>
                <w:ins w:id="4541"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5FAC223E" w14:textId="77777777" w:rsidR="00F63C93" w:rsidRPr="00F63C93" w:rsidRDefault="00F63C93" w:rsidP="00F63C93">
            <w:pPr>
              <w:rPr>
                <w:ins w:id="4542" w:author="黃梓峻" w:date="2021-05-12T14:46:00Z"/>
                <w:rFonts w:ascii="標楷體" w:eastAsia="標楷體" w:hAnsi="標楷體"/>
              </w:rPr>
            </w:pPr>
            <w:r w:rsidRPr="00F63C93">
              <w:rPr>
                <w:rFonts w:ascii="標楷體" w:eastAsia="標楷體" w:hAnsi="標楷體" w:hint="eastAsia"/>
                <w:sz w:val="22"/>
              </w:rPr>
              <w:t>登錄</w:t>
            </w:r>
          </w:p>
        </w:tc>
        <w:tc>
          <w:tcPr>
            <w:tcW w:w="2376" w:type="dxa"/>
            <w:tcBorders>
              <w:top w:val="single" w:sz="4" w:space="0" w:color="auto"/>
              <w:left w:val="single" w:sz="4" w:space="0" w:color="auto"/>
              <w:bottom w:val="single" w:sz="4" w:space="0" w:color="auto"/>
              <w:right w:val="single" w:sz="4" w:space="0" w:color="auto"/>
            </w:tcBorders>
          </w:tcPr>
          <w:p w14:paraId="69AA9C08" w14:textId="77777777" w:rsidR="00F63C93" w:rsidRPr="00F63C93" w:rsidRDefault="00F63C93" w:rsidP="00F63C93">
            <w:pPr>
              <w:rPr>
                <w:ins w:id="4543"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5130D43E" w14:textId="77777777" w:rsidR="00F63C93" w:rsidRPr="00F63C93" w:rsidRDefault="00F63C93" w:rsidP="00F63C93">
            <w:pPr>
              <w:rPr>
                <w:ins w:id="4544" w:author="黃梓峻" w:date="2021-05-12T14:46:00Z"/>
                <w:rFonts w:ascii="標楷體" w:eastAsia="標楷體" w:hAnsi="標楷體"/>
              </w:rPr>
            </w:pPr>
          </w:p>
        </w:tc>
        <w:tc>
          <w:tcPr>
            <w:tcW w:w="655" w:type="dxa"/>
            <w:tcBorders>
              <w:top w:val="single" w:sz="4" w:space="0" w:color="auto"/>
              <w:left w:val="single" w:sz="4" w:space="0" w:color="auto"/>
              <w:bottom w:val="single" w:sz="4" w:space="0" w:color="auto"/>
              <w:right w:val="single" w:sz="4" w:space="0" w:color="auto"/>
            </w:tcBorders>
            <w:hideMark/>
          </w:tcPr>
          <w:p w14:paraId="594B3998" w14:textId="77777777" w:rsidR="00F63C93" w:rsidRPr="00F63C93" w:rsidRDefault="00F63C93" w:rsidP="00F63C93">
            <w:pPr>
              <w:jc w:val="center"/>
              <w:rPr>
                <w:ins w:id="4545" w:author="黃梓峻" w:date="2021-05-12T14:46:00Z"/>
                <w:rFonts w:ascii="標楷體" w:eastAsia="標楷體" w:hAnsi="標楷體"/>
              </w:rPr>
            </w:pPr>
            <w:ins w:id="4546" w:author="黃梓峻" w:date="2021-05-12T14:46: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hideMark/>
          </w:tcPr>
          <w:p w14:paraId="35ED6BB7" w14:textId="77777777" w:rsidR="00F63C93" w:rsidRPr="00F63C93" w:rsidRDefault="00F63C93" w:rsidP="00F63C93">
            <w:pPr>
              <w:rPr>
                <w:rFonts w:ascii="標楷體" w:eastAsia="標楷體" w:hAnsi="標楷體"/>
              </w:rPr>
            </w:pPr>
            <w:r w:rsidRPr="00F63C93">
              <w:rPr>
                <w:rFonts w:ascii="標楷體" w:eastAsia="標楷體" w:hAnsi="標楷體" w:hint="eastAsia"/>
              </w:rPr>
              <w:t>1.自動顯示</w:t>
            </w:r>
          </w:p>
          <w:p w14:paraId="704A09BE" w14:textId="77777777" w:rsidR="00F63C93" w:rsidRPr="00F63C93" w:rsidRDefault="00F63C93" w:rsidP="00F63C93">
            <w:pPr>
              <w:ind w:firstLineChars="100" w:firstLine="240"/>
              <w:rPr>
                <w:rFonts w:ascii="標楷體" w:eastAsia="標楷體" w:hAnsi="標楷體"/>
              </w:rPr>
            </w:pPr>
            <w:r w:rsidRPr="00F63C93">
              <w:rPr>
                <w:rFonts w:ascii="標楷體" w:eastAsia="標楷體" w:hAnsi="標楷體" w:hint="eastAsia"/>
              </w:rPr>
              <w:t>(1).經辦:[</w:t>
            </w:r>
            <w:r w:rsidRPr="00F63C93">
              <w:rPr>
                <w:rFonts w:ascii="標楷體" w:eastAsia="標楷體" w:hAnsi="標楷體" w:hint="eastAsia"/>
                <w:lang w:eastAsia="zh-HK"/>
              </w:rPr>
              <w:t>登錄</w:t>
            </w:r>
            <w:r w:rsidRPr="00F63C93">
              <w:rPr>
                <w:rFonts w:ascii="標楷體" w:eastAsia="標楷體" w:hAnsi="標楷體" w:hint="eastAsia"/>
              </w:rPr>
              <w:t>]</w:t>
            </w:r>
          </w:p>
          <w:p w14:paraId="6364BC0D" w14:textId="77777777" w:rsidR="00F63C93" w:rsidRPr="00F63C93" w:rsidRDefault="00F63C93" w:rsidP="00F63C93">
            <w:pPr>
              <w:ind w:firstLineChars="100" w:firstLine="240"/>
              <w:rPr>
                <w:rFonts w:ascii="標楷體" w:eastAsia="標楷體" w:hAnsi="標楷體"/>
              </w:rPr>
            </w:pPr>
            <w:r w:rsidRPr="00F63C93">
              <w:rPr>
                <w:rFonts w:ascii="標楷體" w:eastAsia="標楷體" w:hAnsi="標楷體" w:hint="eastAsia"/>
              </w:rPr>
              <w:t>(2).主管:[</w:t>
            </w:r>
            <w:r w:rsidRPr="00F63C93">
              <w:rPr>
                <w:rFonts w:ascii="標楷體" w:eastAsia="標楷體" w:hAnsi="標楷體" w:hint="eastAsia"/>
                <w:lang w:eastAsia="zh-HK"/>
              </w:rPr>
              <w:t>放行</w:t>
            </w:r>
            <w:r w:rsidRPr="00F63C93">
              <w:rPr>
                <w:rFonts w:ascii="標楷體" w:eastAsia="標楷體" w:hAnsi="標楷體" w:hint="eastAsia"/>
              </w:rPr>
              <w:t>]</w:t>
            </w:r>
          </w:p>
          <w:p w14:paraId="2A8F2CA5" w14:textId="77777777" w:rsidR="00F63C93" w:rsidRPr="00F63C93" w:rsidRDefault="00F63C93" w:rsidP="00F63C93">
            <w:pPr>
              <w:rPr>
                <w:ins w:id="4547" w:author="黃梓峻" w:date="2021-05-12T14:46:00Z"/>
                <w:rFonts w:ascii="標楷體" w:eastAsia="標楷體" w:hAnsi="標楷體"/>
              </w:rPr>
            </w:pPr>
            <w:r w:rsidRPr="00F63C93">
              <w:rPr>
                <w:rFonts w:ascii="標楷體" w:eastAsia="標楷體" w:hAnsi="標楷體" w:hint="eastAsia"/>
                <w:color w:val="000000"/>
              </w:rPr>
              <w:t>2.InnDocRecord</w:t>
            </w:r>
            <w:r w:rsidRPr="00F63C93">
              <w:rPr>
                <w:rFonts w:ascii="標楷體" w:eastAsia="標楷體" w:hAnsi="標楷體" w:hint="eastAsia"/>
              </w:rPr>
              <w:t>.TitaActFg</w:t>
            </w:r>
          </w:p>
        </w:tc>
      </w:tr>
      <w:tr w:rsidR="00F63C93" w:rsidRPr="00F63C93" w14:paraId="34E91B6B" w14:textId="77777777" w:rsidTr="00067F94">
        <w:trPr>
          <w:trHeight w:val="244"/>
          <w:jc w:val="center"/>
          <w:ins w:id="4548"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7A7800A1" w14:textId="77777777" w:rsidR="00F63C93" w:rsidRPr="00F63C93" w:rsidRDefault="00F63C93" w:rsidP="00F63C93">
            <w:pPr>
              <w:rPr>
                <w:ins w:id="4549" w:author="黃梓峻" w:date="2021-05-12T14:46:00Z"/>
                <w:rFonts w:ascii="標楷體" w:eastAsia="標楷體" w:hAnsi="標楷體"/>
              </w:rPr>
            </w:pPr>
            <w:ins w:id="4550" w:author="黃梓峻" w:date="2021-05-12T14:46:00Z">
              <w:r w:rsidRPr="00F63C93">
                <w:rPr>
                  <w:rFonts w:ascii="標楷體" w:eastAsia="標楷體" w:hAnsi="標楷體"/>
                </w:rPr>
                <w:t>2</w:t>
              </w:r>
            </w:ins>
          </w:p>
        </w:tc>
        <w:tc>
          <w:tcPr>
            <w:tcW w:w="1107" w:type="dxa"/>
            <w:tcBorders>
              <w:top w:val="single" w:sz="4" w:space="0" w:color="auto"/>
              <w:left w:val="single" w:sz="4" w:space="0" w:color="auto"/>
              <w:bottom w:val="single" w:sz="4" w:space="0" w:color="auto"/>
              <w:right w:val="single" w:sz="4" w:space="0" w:color="auto"/>
            </w:tcBorders>
          </w:tcPr>
          <w:p w14:paraId="68BD2CC0" w14:textId="77777777" w:rsidR="00F63C93" w:rsidRPr="00F63C93" w:rsidRDefault="00F63C93" w:rsidP="00F63C93">
            <w:pPr>
              <w:rPr>
                <w:ins w:id="4551" w:author="黃梓峻" w:date="2021-05-12T14:46:00Z"/>
                <w:rFonts w:ascii="標楷體" w:eastAsia="標楷體" w:hAnsi="標楷體"/>
              </w:rPr>
            </w:pPr>
            <w:ins w:id="4552" w:author="黃梓峻" w:date="2021-05-12T14:46:00Z">
              <w:r w:rsidRPr="00F63C93">
                <w:rPr>
                  <w:rFonts w:ascii="標楷體" w:eastAsia="標楷體" w:hAnsi="標楷體" w:hint="eastAsia"/>
                </w:rPr>
                <w:t>申請或歸還</w:t>
              </w:r>
            </w:ins>
          </w:p>
        </w:tc>
        <w:tc>
          <w:tcPr>
            <w:tcW w:w="798" w:type="dxa"/>
            <w:tcBorders>
              <w:top w:val="single" w:sz="4" w:space="0" w:color="auto"/>
              <w:left w:val="single" w:sz="4" w:space="0" w:color="auto"/>
              <w:bottom w:val="single" w:sz="4" w:space="0" w:color="auto"/>
              <w:right w:val="single" w:sz="4" w:space="0" w:color="auto"/>
            </w:tcBorders>
          </w:tcPr>
          <w:p w14:paraId="3C6AC327" w14:textId="77777777" w:rsidR="00F63C93" w:rsidRPr="00F63C93" w:rsidRDefault="00F63C93" w:rsidP="00F63C93">
            <w:pPr>
              <w:rPr>
                <w:ins w:id="4553"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66CD7D3E" w14:textId="77777777" w:rsidR="00F63C93" w:rsidRPr="00F63C93" w:rsidRDefault="00F63C93" w:rsidP="00F63C93">
            <w:pPr>
              <w:rPr>
                <w:ins w:id="4554" w:author="黃梓峻" w:date="2021-05-12T14:46:00Z"/>
                <w:rFonts w:ascii="標楷體" w:eastAsia="標楷體" w:hAnsi="標楷體"/>
              </w:rPr>
            </w:pPr>
            <w:r w:rsidRPr="00F63C93">
              <w:rPr>
                <w:rFonts w:ascii="標楷體" w:eastAsia="標楷體" w:hAnsi="標楷體" w:hint="eastAsia"/>
                <w:sz w:val="22"/>
              </w:rPr>
              <w:t>歸還</w:t>
            </w:r>
          </w:p>
        </w:tc>
        <w:tc>
          <w:tcPr>
            <w:tcW w:w="2376" w:type="dxa"/>
            <w:tcBorders>
              <w:top w:val="single" w:sz="4" w:space="0" w:color="auto"/>
              <w:left w:val="single" w:sz="4" w:space="0" w:color="auto"/>
              <w:bottom w:val="single" w:sz="4" w:space="0" w:color="auto"/>
              <w:right w:val="single" w:sz="4" w:space="0" w:color="auto"/>
            </w:tcBorders>
          </w:tcPr>
          <w:p w14:paraId="744A97B3" w14:textId="77777777" w:rsidR="00F63C93" w:rsidRPr="00F63C93" w:rsidRDefault="00F63C93" w:rsidP="00F63C93">
            <w:pPr>
              <w:rPr>
                <w:ins w:id="4555"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6CAAA89C" w14:textId="77777777" w:rsidR="00F63C93" w:rsidRPr="00F63C93" w:rsidRDefault="00F63C93" w:rsidP="00F63C93">
            <w:pPr>
              <w:rPr>
                <w:ins w:id="4556" w:author="黃梓峻" w:date="2021-05-12T14:46:00Z"/>
                <w:rFonts w:ascii="標楷體" w:eastAsia="標楷體" w:hAnsi="標楷體"/>
              </w:rPr>
            </w:pPr>
          </w:p>
        </w:tc>
        <w:tc>
          <w:tcPr>
            <w:tcW w:w="655" w:type="dxa"/>
            <w:tcBorders>
              <w:top w:val="single" w:sz="4" w:space="0" w:color="auto"/>
              <w:left w:val="single" w:sz="4" w:space="0" w:color="auto"/>
              <w:bottom w:val="single" w:sz="4" w:space="0" w:color="auto"/>
              <w:right w:val="single" w:sz="4" w:space="0" w:color="auto"/>
            </w:tcBorders>
          </w:tcPr>
          <w:p w14:paraId="6A1348CD" w14:textId="77777777" w:rsidR="00F63C93" w:rsidRPr="00F63C93" w:rsidRDefault="00F63C93" w:rsidP="00F63C93">
            <w:pPr>
              <w:jc w:val="center"/>
              <w:rPr>
                <w:ins w:id="4557" w:author="黃梓峻" w:date="2021-05-12T14:46:00Z"/>
                <w:rFonts w:ascii="標楷體" w:eastAsia="標楷體" w:hAnsi="標楷體"/>
              </w:rPr>
            </w:pPr>
            <w:ins w:id="4558" w:author="黃梓峻" w:date="2021-05-12T14:46: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00DCE27A" w14:textId="77777777" w:rsidR="00F63C93" w:rsidRPr="00F63C93" w:rsidRDefault="00F63C93" w:rsidP="00F63C93">
            <w:pPr>
              <w:rPr>
                <w:ins w:id="4559" w:author="黃梓峻" w:date="2021-05-12T14:46:00Z"/>
                <w:rFonts w:ascii="標楷體" w:eastAsia="標楷體" w:hAnsi="標楷體"/>
              </w:rPr>
            </w:pPr>
            <w:ins w:id="4560" w:author="黃梓峻" w:date="2021-05-12T14:46:00Z">
              <w:r w:rsidRPr="00F63C93">
                <w:rPr>
                  <w:rFonts w:ascii="標楷體" w:eastAsia="標楷體" w:hAnsi="標楷體"/>
                  <w:color w:val="000000"/>
                </w:rPr>
                <w:t>InnDocRecord</w:t>
              </w:r>
              <w:r w:rsidRPr="00F63C93">
                <w:rPr>
                  <w:rFonts w:ascii="標楷體" w:eastAsia="標楷體" w:hAnsi="標楷體"/>
                </w:rPr>
                <w:t>.ApplCode</w:t>
              </w:r>
            </w:ins>
          </w:p>
        </w:tc>
      </w:tr>
      <w:tr w:rsidR="00F63C93" w:rsidRPr="00F63C93" w14:paraId="2BBA3F74" w14:textId="77777777" w:rsidTr="00067F94">
        <w:trPr>
          <w:trHeight w:val="244"/>
          <w:jc w:val="center"/>
          <w:ins w:id="4561" w:author="黃梓峻" w:date="2021-05-12T14:46:00Z"/>
        </w:trPr>
        <w:tc>
          <w:tcPr>
            <w:tcW w:w="521" w:type="dxa"/>
            <w:tcBorders>
              <w:top w:val="single" w:sz="4" w:space="0" w:color="auto"/>
              <w:left w:val="single" w:sz="4" w:space="0" w:color="auto"/>
              <w:bottom w:val="single" w:sz="4" w:space="0" w:color="auto"/>
              <w:right w:val="single" w:sz="4" w:space="0" w:color="auto"/>
            </w:tcBorders>
            <w:hideMark/>
          </w:tcPr>
          <w:p w14:paraId="6DCD9B15" w14:textId="77777777" w:rsidR="00F63C93" w:rsidRPr="00F63C93" w:rsidRDefault="00F63C93" w:rsidP="00F63C93">
            <w:pPr>
              <w:rPr>
                <w:ins w:id="4562" w:author="黃梓峻" w:date="2021-05-12T14:46:00Z"/>
                <w:rFonts w:ascii="標楷體" w:eastAsia="標楷體" w:hAnsi="標楷體"/>
              </w:rPr>
            </w:pPr>
            <w:ins w:id="4563" w:author="黃梓峻" w:date="2021-05-12T14:46:00Z">
              <w:r w:rsidRPr="00F63C93">
                <w:rPr>
                  <w:rFonts w:ascii="標楷體" w:eastAsia="標楷體" w:hAnsi="標楷體"/>
                  <w:color w:val="000000"/>
                </w:rPr>
                <w:t>3</w:t>
              </w:r>
            </w:ins>
          </w:p>
        </w:tc>
        <w:tc>
          <w:tcPr>
            <w:tcW w:w="1107" w:type="dxa"/>
            <w:tcBorders>
              <w:top w:val="single" w:sz="4" w:space="0" w:color="auto"/>
              <w:left w:val="single" w:sz="4" w:space="0" w:color="auto"/>
              <w:bottom w:val="single" w:sz="4" w:space="0" w:color="auto"/>
              <w:right w:val="single" w:sz="4" w:space="0" w:color="auto"/>
            </w:tcBorders>
            <w:hideMark/>
          </w:tcPr>
          <w:p w14:paraId="03C3575A" w14:textId="77777777" w:rsidR="00F63C93" w:rsidRPr="00F63C93" w:rsidRDefault="00F63C93" w:rsidP="00F63C93">
            <w:pPr>
              <w:rPr>
                <w:ins w:id="4564" w:author="黃梓峻" w:date="2021-05-12T14:46:00Z"/>
                <w:rFonts w:ascii="標楷體" w:eastAsia="標楷體" w:hAnsi="標楷體"/>
              </w:rPr>
            </w:pPr>
            <w:ins w:id="4565" w:author="黃梓峻" w:date="2021-05-12T14:46:00Z">
              <w:r w:rsidRPr="00F63C93">
                <w:rPr>
                  <w:rFonts w:ascii="標楷體" w:eastAsia="標楷體" w:hAnsi="標楷體" w:hint="eastAsia"/>
                </w:rPr>
                <w:t>借款人戶號</w:t>
              </w:r>
              <w:r w:rsidRPr="00F63C93">
                <w:rPr>
                  <w:rFonts w:ascii="標楷體" w:eastAsia="標楷體" w:hAnsi="標楷體"/>
                </w:rPr>
                <w:t>-額度</w:t>
              </w:r>
            </w:ins>
          </w:p>
        </w:tc>
        <w:tc>
          <w:tcPr>
            <w:tcW w:w="798" w:type="dxa"/>
            <w:tcBorders>
              <w:top w:val="single" w:sz="4" w:space="0" w:color="auto"/>
              <w:left w:val="single" w:sz="4" w:space="0" w:color="auto"/>
              <w:bottom w:val="single" w:sz="4" w:space="0" w:color="auto"/>
              <w:right w:val="single" w:sz="4" w:space="0" w:color="auto"/>
            </w:tcBorders>
          </w:tcPr>
          <w:p w14:paraId="77FAC3FA" w14:textId="77777777" w:rsidR="00F63C93" w:rsidRPr="00F63C93" w:rsidRDefault="00F63C93" w:rsidP="00F63C93">
            <w:pPr>
              <w:rPr>
                <w:ins w:id="4566"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6A3D3512" w14:textId="77777777" w:rsidR="00F63C93" w:rsidRPr="00F63C93" w:rsidRDefault="00F63C93" w:rsidP="00F63C93">
            <w:pPr>
              <w:rPr>
                <w:ins w:id="4567"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4929D911" w14:textId="77777777" w:rsidR="00F63C93" w:rsidRPr="00F63C93" w:rsidRDefault="00F63C93" w:rsidP="00F63C93">
            <w:pPr>
              <w:rPr>
                <w:ins w:id="4568"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hideMark/>
          </w:tcPr>
          <w:p w14:paraId="65793FBC" w14:textId="77777777" w:rsidR="00F63C93" w:rsidRPr="00F63C93" w:rsidRDefault="00F63C93" w:rsidP="00F63C93">
            <w:pPr>
              <w:rPr>
                <w:ins w:id="4569" w:author="黃梓峻" w:date="2021-05-12T14:46:00Z"/>
                <w:rFonts w:ascii="標楷體" w:eastAsia="標楷體" w:hAnsi="標楷體"/>
              </w:rPr>
            </w:pPr>
          </w:p>
        </w:tc>
        <w:tc>
          <w:tcPr>
            <w:tcW w:w="655" w:type="dxa"/>
            <w:tcBorders>
              <w:top w:val="single" w:sz="4" w:space="0" w:color="auto"/>
              <w:left w:val="single" w:sz="4" w:space="0" w:color="auto"/>
              <w:bottom w:val="single" w:sz="4" w:space="0" w:color="auto"/>
              <w:right w:val="single" w:sz="4" w:space="0" w:color="auto"/>
            </w:tcBorders>
            <w:hideMark/>
          </w:tcPr>
          <w:p w14:paraId="778EF1F9" w14:textId="77777777" w:rsidR="00F63C93" w:rsidRPr="00F63C93" w:rsidRDefault="00F63C93" w:rsidP="00F63C93">
            <w:pPr>
              <w:jc w:val="center"/>
              <w:rPr>
                <w:ins w:id="4570" w:author="黃梓峻" w:date="2021-05-12T14:46:00Z"/>
                <w:rFonts w:ascii="標楷體" w:eastAsia="標楷體" w:hAnsi="標楷體"/>
              </w:rPr>
            </w:pPr>
            <w:ins w:id="4571" w:author="黃梓峻" w:date="2021-05-12T15:02: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hideMark/>
          </w:tcPr>
          <w:p w14:paraId="41E5E620" w14:textId="77777777" w:rsidR="00F63C93" w:rsidRPr="00F63C93" w:rsidRDefault="00F63C93" w:rsidP="00F63C93">
            <w:pPr>
              <w:rPr>
                <w:ins w:id="4572" w:author="黃梓峻" w:date="2021-05-12T14:46:00Z"/>
                <w:rFonts w:ascii="標楷體" w:eastAsia="標楷體" w:hAnsi="標楷體"/>
              </w:rPr>
            </w:pPr>
            <w:ins w:id="4573" w:author="黃梓峻" w:date="2021-05-12T14:46:00Z">
              <w:r w:rsidRPr="00F63C93">
                <w:rPr>
                  <w:rFonts w:ascii="標楷體" w:eastAsia="標楷體" w:hAnsi="標楷體"/>
                  <w:color w:val="000000"/>
                </w:rPr>
                <w:t>InnDocRecord</w:t>
              </w:r>
              <w:r w:rsidRPr="00F63C93">
                <w:rPr>
                  <w:rFonts w:ascii="標楷體" w:eastAsia="標楷體" w:hAnsi="標楷體"/>
                </w:rPr>
                <w:t>.CustNo-</w:t>
              </w:r>
              <w:r w:rsidRPr="00F63C93">
                <w:rPr>
                  <w:rFonts w:ascii="標楷體" w:eastAsia="標楷體" w:hAnsi="標楷體"/>
                  <w:color w:val="000000"/>
                </w:rPr>
                <w:t xml:space="preserve"> InnDocRecord</w:t>
              </w:r>
              <w:r w:rsidRPr="00F63C93">
                <w:rPr>
                  <w:rFonts w:ascii="標楷體" w:eastAsia="標楷體" w:hAnsi="標楷體"/>
                </w:rPr>
                <w:t>.FacmNo</w:t>
              </w:r>
            </w:ins>
          </w:p>
        </w:tc>
      </w:tr>
      <w:tr w:rsidR="00F63C93" w:rsidRPr="00F63C93" w14:paraId="4E54E9D9" w14:textId="77777777" w:rsidTr="00067F94">
        <w:trPr>
          <w:trHeight w:val="244"/>
          <w:jc w:val="center"/>
          <w:ins w:id="4574"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23211936" w14:textId="77777777" w:rsidR="00F63C93" w:rsidRPr="00F63C93" w:rsidRDefault="00F63C93" w:rsidP="00F63C93">
            <w:pPr>
              <w:rPr>
                <w:ins w:id="4575" w:author="黃梓峻" w:date="2021-05-12T14:46:00Z"/>
                <w:rFonts w:ascii="標楷體" w:eastAsia="標楷體" w:hAnsi="標楷體"/>
                <w:color w:val="000000"/>
              </w:rPr>
            </w:pPr>
            <w:ins w:id="4576" w:author="黃梓峻" w:date="2021-05-12T14:46:00Z">
              <w:r w:rsidRPr="00F63C93">
                <w:rPr>
                  <w:rFonts w:ascii="標楷體" w:eastAsia="標楷體" w:hAnsi="標楷體"/>
                  <w:color w:val="000000"/>
                </w:rPr>
                <w:t>4</w:t>
              </w:r>
            </w:ins>
          </w:p>
        </w:tc>
        <w:tc>
          <w:tcPr>
            <w:tcW w:w="1107" w:type="dxa"/>
            <w:tcBorders>
              <w:top w:val="single" w:sz="4" w:space="0" w:color="auto"/>
              <w:left w:val="single" w:sz="4" w:space="0" w:color="auto"/>
              <w:bottom w:val="single" w:sz="4" w:space="0" w:color="auto"/>
              <w:right w:val="single" w:sz="4" w:space="0" w:color="auto"/>
            </w:tcBorders>
          </w:tcPr>
          <w:p w14:paraId="47D0FED0" w14:textId="77777777" w:rsidR="00F63C93" w:rsidRPr="00F63C93" w:rsidRDefault="00F63C93" w:rsidP="00F63C93">
            <w:pPr>
              <w:rPr>
                <w:ins w:id="4577" w:author="黃梓峻" w:date="2021-05-12T14:46:00Z"/>
                <w:rFonts w:ascii="標楷體" w:eastAsia="標楷體" w:hAnsi="標楷體"/>
              </w:rPr>
            </w:pPr>
            <w:r w:rsidRPr="00F63C93">
              <w:rPr>
                <w:rFonts w:ascii="標楷體" w:eastAsia="標楷體" w:hAnsi="標楷體" w:hint="eastAsia"/>
              </w:rPr>
              <w:t>顧客資料查詢</w:t>
            </w:r>
          </w:p>
        </w:tc>
        <w:tc>
          <w:tcPr>
            <w:tcW w:w="798" w:type="dxa"/>
            <w:tcBorders>
              <w:top w:val="single" w:sz="4" w:space="0" w:color="auto"/>
              <w:left w:val="single" w:sz="4" w:space="0" w:color="auto"/>
              <w:bottom w:val="single" w:sz="4" w:space="0" w:color="auto"/>
              <w:right w:val="single" w:sz="4" w:space="0" w:color="auto"/>
            </w:tcBorders>
          </w:tcPr>
          <w:p w14:paraId="37CC555E" w14:textId="77777777" w:rsidR="00F63C93" w:rsidRPr="00F63C93" w:rsidRDefault="00F63C93" w:rsidP="00F63C93">
            <w:pPr>
              <w:rPr>
                <w:ins w:id="4578"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34F3CEE4" w14:textId="77777777" w:rsidR="00F63C93" w:rsidRPr="00F63C93" w:rsidRDefault="00F63C93" w:rsidP="00F63C93">
            <w:pPr>
              <w:rPr>
                <w:ins w:id="4579"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0854CF35" w14:textId="77777777" w:rsidR="00F63C93" w:rsidRPr="00F63C93" w:rsidRDefault="00F63C93" w:rsidP="00F63C93">
            <w:pPr>
              <w:rPr>
                <w:ins w:id="4580"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389DD795" w14:textId="77777777" w:rsidR="00F63C93" w:rsidRPr="00F63C93" w:rsidRDefault="00F63C93" w:rsidP="00F63C93">
            <w:pPr>
              <w:rPr>
                <w:ins w:id="4581" w:author="黃梓峻" w:date="2021-05-12T14:46:00Z"/>
                <w:rFonts w:ascii="標楷體" w:eastAsia="標楷體" w:hAnsi="標楷體"/>
                <w:color w:val="000000"/>
              </w:rPr>
            </w:pPr>
          </w:p>
        </w:tc>
        <w:tc>
          <w:tcPr>
            <w:tcW w:w="655" w:type="dxa"/>
            <w:tcBorders>
              <w:top w:val="single" w:sz="4" w:space="0" w:color="auto"/>
              <w:left w:val="single" w:sz="4" w:space="0" w:color="auto"/>
              <w:bottom w:val="single" w:sz="4" w:space="0" w:color="auto"/>
              <w:right w:val="single" w:sz="4" w:space="0" w:color="auto"/>
            </w:tcBorders>
          </w:tcPr>
          <w:p w14:paraId="1A6432DE" w14:textId="77777777" w:rsidR="00F63C93" w:rsidRPr="00F63C93" w:rsidRDefault="00F63C93" w:rsidP="00F63C93">
            <w:pPr>
              <w:jc w:val="center"/>
              <w:rPr>
                <w:ins w:id="4582" w:author="黃梓峻" w:date="2021-05-12T14:46:00Z"/>
                <w:rFonts w:ascii="標楷體" w:eastAsia="標楷體" w:hAnsi="標楷體"/>
                <w:color w:val="000000"/>
              </w:rPr>
            </w:pPr>
            <w:ins w:id="4583" w:author="黃梓峻" w:date="2021-05-12T15:02: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110029EB" w14:textId="77777777" w:rsidR="00F63C93" w:rsidRPr="00F63C93" w:rsidRDefault="00F63C93" w:rsidP="00F63C93">
            <w:pPr>
              <w:rPr>
                <w:ins w:id="4584" w:author="黃梓峻" w:date="2021-05-12T14:46:00Z"/>
                <w:rFonts w:ascii="標楷體" w:eastAsia="標楷體" w:hAnsi="標楷體"/>
              </w:rPr>
            </w:pPr>
          </w:p>
        </w:tc>
      </w:tr>
      <w:tr w:rsidR="00F63C93" w:rsidRPr="00F63C93" w14:paraId="093E22CF" w14:textId="77777777" w:rsidTr="00067F94">
        <w:trPr>
          <w:trHeight w:val="244"/>
          <w:jc w:val="center"/>
          <w:ins w:id="4585"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2A9BFCA1" w14:textId="77777777" w:rsidR="00F63C93" w:rsidRPr="00F63C93" w:rsidRDefault="00F63C93" w:rsidP="00F63C93">
            <w:pPr>
              <w:rPr>
                <w:ins w:id="4586" w:author="黃梓峻" w:date="2021-05-12T14:46:00Z"/>
                <w:rFonts w:ascii="標楷體" w:eastAsia="標楷體" w:hAnsi="標楷體"/>
                <w:color w:val="000000"/>
              </w:rPr>
            </w:pPr>
            <w:ins w:id="4587" w:author="黃梓峻" w:date="2021-05-12T14:46:00Z">
              <w:r w:rsidRPr="00F63C93">
                <w:rPr>
                  <w:rFonts w:ascii="標楷體" w:eastAsia="標楷體" w:hAnsi="標楷體"/>
                  <w:color w:val="000000"/>
                </w:rPr>
                <w:t>5</w:t>
              </w:r>
            </w:ins>
          </w:p>
        </w:tc>
        <w:tc>
          <w:tcPr>
            <w:tcW w:w="1107" w:type="dxa"/>
            <w:tcBorders>
              <w:top w:val="single" w:sz="4" w:space="0" w:color="auto"/>
              <w:left w:val="single" w:sz="4" w:space="0" w:color="auto"/>
              <w:bottom w:val="single" w:sz="4" w:space="0" w:color="auto"/>
              <w:right w:val="single" w:sz="4" w:space="0" w:color="auto"/>
            </w:tcBorders>
          </w:tcPr>
          <w:p w14:paraId="3D377B50" w14:textId="77777777" w:rsidR="00F63C93" w:rsidRPr="00F63C93" w:rsidRDefault="00F63C93" w:rsidP="00F63C93">
            <w:pPr>
              <w:rPr>
                <w:ins w:id="4588" w:author="黃梓峻" w:date="2021-05-12T14:46:00Z"/>
                <w:rFonts w:ascii="標楷體" w:eastAsia="標楷體" w:hAnsi="標楷體"/>
              </w:rPr>
            </w:pPr>
            <w:ins w:id="4589" w:author="黃梓峻" w:date="2021-05-12T14:46:00Z">
              <w:r w:rsidRPr="00F63C93">
                <w:rPr>
                  <w:rFonts w:ascii="標楷體" w:eastAsia="標楷體" w:hAnsi="標楷體" w:hint="eastAsia"/>
                </w:rPr>
                <w:t>申請序號</w:t>
              </w:r>
            </w:ins>
          </w:p>
        </w:tc>
        <w:tc>
          <w:tcPr>
            <w:tcW w:w="798" w:type="dxa"/>
            <w:tcBorders>
              <w:top w:val="single" w:sz="4" w:space="0" w:color="auto"/>
              <w:left w:val="single" w:sz="4" w:space="0" w:color="auto"/>
              <w:bottom w:val="single" w:sz="4" w:space="0" w:color="auto"/>
              <w:right w:val="single" w:sz="4" w:space="0" w:color="auto"/>
            </w:tcBorders>
          </w:tcPr>
          <w:p w14:paraId="14828934" w14:textId="77777777" w:rsidR="00F63C93" w:rsidRPr="00F63C93" w:rsidRDefault="00F63C93" w:rsidP="00F63C93">
            <w:pPr>
              <w:rPr>
                <w:ins w:id="4590"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6ED63AE6" w14:textId="77777777" w:rsidR="00F63C93" w:rsidRPr="00F63C93" w:rsidRDefault="00F63C93" w:rsidP="00F63C93">
            <w:pPr>
              <w:rPr>
                <w:ins w:id="4591"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2B9E6D70" w14:textId="77777777" w:rsidR="00F63C93" w:rsidRPr="00F63C93" w:rsidRDefault="00F63C93" w:rsidP="00F63C93">
            <w:pPr>
              <w:rPr>
                <w:ins w:id="4592"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77D91A1B" w14:textId="77777777" w:rsidR="00F63C93" w:rsidRPr="00F63C93" w:rsidRDefault="00F63C93" w:rsidP="00F63C93">
            <w:pPr>
              <w:rPr>
                <w:ins w:id="4593" w:author="黃梓峻" w:date="2021-05-12T14:46:00Z"/>
                <w:rFonts w:ascii="標楷體" w:eastAsia="標楷體" w:hAnsi="標楷體"/>
                <w:color w:val="000000"/>
              </w:rPr>
            </w:pPr>
          </w:p>
        </w:tc>
        <w:tc>
          <w:tcPr>
            <w:tcW w:w="655" w:type="dxa"/>
            <w:tcBorders>
              <w:top w:val="single" w:sz="4" w:space="0" w:color="auto"/>
              <w:left w:val="single" w:sz="4" w:space="0" w:color="auto"/>
              <w:bottom w:val="single" w:sz="4" w:space="0" w:color="auto"/>
              <w:right w:val="single" w:sz="4" w:space="0" w:color="auto"/>
            </w:tcBorders>
          </w:tcPr>
          <w:p w14:paraId="5ECB7565" w14:textId="77777777" w:rsidR="00F63C93" w:rsidRPr="00F63C93" w:rsidRDefault="00F63C93" w:rsidP="00F63C93">
            <w:pPr>
              <w:jc w:val="center"/>
              <w:rPr>
                <w:ins w:id="4594" w:author="黃梓峻" w:date="2021-05-12T14:46:00Z"/>
                <w:rFonts w:ascii="標楷體" w:eastAsia="標楷體" w:hAnsi="標楷體"/>
                <w:color w:val="000000"/>
              </w:rPr>
            </w:pPr>
            <w:ins w:id="4595" w:author="黃梓峻" w:date="2021-05-12T15:02: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3E6379A2" w14:textId="77777777" w:rsidR="00F63C93" w:rsidRPr="00F63C93" w:rsidRDefault="00F63C93" w:rsidP="00F63C93">
            <w:pPr>
              <w:rPr>
                <w:ins w:id="4596" w:author="黃梓峻" w:date="2021-05-12T14:46:00Z"/>
                <w:rFonts w:ascii="標楷體" w:eastAsia="標楷體" w:hAnsi="標楷體"/>
              </w:rPr>
            </w:pPr>
            <w:ins w:id="4597" w:author="黃梓峻" w:date="2021-05-12T14:46:00Z">
              <w:r w:rsidRPr="00F63C93">
                <w:rPr>
                  <w:rFonts w:ascii="標楷體" w:eastAsia="標楷體" w:hAnsi="標楷體"/>
                  <w:color w:val="000000"/>
                </w:rPr>
                <w:t>InnDocRecord</w:t>
              </w:r>
              <w:r w:rsidRPr="00F63C93">
                <w:rPr>
                  <w:rFonts w:ascii="標楷體" w:eastAsia="標楷體" w:hAnsi="標楷體"/>
                </w:rPr>
                <w:t>.ApplSeq</w:t>
              </w:r>
            </w:ins>
          </w:p>
        </w:tc>
      </w:tr>
      <w:tr w:rsidR="00F63C93" w:rsidRPr="00F63C93" w14:paraId="7CF2E592" w14:textId="77777777" w:rsidTr="00067F94">
        <w:trPr>
          <w:trHeight w:val="244"/>
          <w:jc w:val="center"/>
          <w:ins w:id="4598"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2FCA0258" w14:textId="77777777" w:rsidR="00F63C93" w:rsidRPr="00F63C93" w:rsidRDefault="00F63C93" w:rsidP="00F63C93">
            <w:pPr>
              <w:rPr>
                <w:ins w:id="4599" w:author="黃梓峻" w:date="2021-05-12T14:46:00Z"/>
                <w:rFonts w:ascii="標楷體" w:eastAsia="標楷體" w:hAnsi="標楷體"/>
                <w:color w:val="000000"/>
              </w:rPr>
            </w:pPr>
            <w:ins w:id="4600" w:author="黃梓峻" w:date="2021-05-12T14:46:00Z">
              <w:r w:rsidRPr="00F63C93">
                <w:rPr>
                  <w:rFonts w:ascii="標楷體" w:eastAsia="標楷體" w:hAnsi="標楷體"/>
                  <w:color w:val="000000"/>
                </w:rPr>
                <w:t>6</w:t>
              </w:r>
            </w:ins>
          </w:p>
        </w:tc>
        <w:tc>
          <w:tcPr>
            <w:tcW w:w="1107" w:type="dxa"/>
            <w:tcBorders>
              <w:top w:val="single" w:sz="4" w:space="0" w:color="auto"/>
              <w:left w:val="single" w:sz="4" w:space="0" w:color="auto"/>
              <w:bottom w:val="single" w:sz="4" w:space="0" w:color="auto"/>
              <w:right w:val="single" w:sz="4" w:space="0" w:color="auto"/>
            </w:tcBorders>
          </w:tcPr>
          <w:p w14:paraId="73C8A4B6" w14:textId="77777777" w:rsidR="00F63C93" w:rsidRPr="00F63C93" w:rsidRDefault="00F63C93" w:rsidP="00F63C93">
            <w:pPr>
              <w:rPr>
                <w:ins w:id="4601" w:author="黃梓峻" w:date="2021-05-12T14:46:00Z"/>
                <w:rFonts w:ascii="標楷體" w:eastAsia="標楷體" w:hAnsi="標楷體"/>
              </w:rPr>
            </w:pPr>
            <w:ins w:id="4602" w:author="黃梓峻" w:date="2021-05-12T14:46:00Z">
              <w:r w:rsidRPr="00F63C93">
                <w:rPr>
                  <w:rFonts w:ascii="標楷體" w:eastAsia="標楷體" w:hAnsi="標楷體" w:hint="eastAsia"/>
                </w:rPr>
                <w:t>借閱人</w:t>
              </w:r>
            </w:ins>
          </w:p>
        </w:tc>
        <w:tc>
          <w:tcPr>
            <w:tcW w:w="798" w:type="dxa"/>
            <w:tcBorders>
              <w:top w:val="single" w:sz="4" w:space="0" w:color="auto"/>
              <w:left w:val="single" w:sz="4" w:space="0" w:color="auto"/>
              <w:bottom w:val="single" w:sz="4" w:space="0" w:color="auto"/>
              <w:right w:val="single" w:sz="4" w:space="0" w:color="auto"/>
            </w:tcBorders>
          </w:tcPr>
          <w:p w14:paraId="7363C38A" w14:textId="77777777" w:rsidR="00F63C93" w:rsidRPr="00F63C93" w:rsidRDefault="00F63C93" w:rsidP="00F63C93">
            <w:pPr>
              <w:rPr>
                <w:ins w:id="4603"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555174DA" w14:textId="77777777" w:rsidR="00F63C93" w:rsidRPr="00F63C93" w:rsidRDefault="00F63C93" w:rsidP="00F63C93">
            <w:pPr>
              <w:rPr>
                <w:ins w:id="4604"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30FCA271" w14:textId="77777777" w:rsidR="00F63C93" w:rsidRPr="00F63C93" w:rsidRDefault="00F63C93" w:rsidP="00F63C93">
            <w:pPr>
              <w:rPr>
                <w:ins w:id="4605"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66F09B52" w14:textId="77777777" w:rsidR="00F63C93" w:rsidRPr="00F63C93" w:rsidRDefault="00F63C93" w:rsidP="00F63C93">
            <w:pPr>
              <w:rPr>
                <w:ins w:id="4606" w:author="黃梓峻" w:date="2021-05-12T14:46:00Z"/>
                <w:rFonts w:ascii="標楷體" w:eastAsia="標楷體" w:hAnsi="標楷體"/>
                <w:color w:val="000000"/>
              </w:rPr>
            </w:pPr>
          </w:p>
        </w:tc>
        <w:tc>
          <w:tcPr>
            <w:tcW w:w="655" w:type="dxa"/>
            <w:tcBorders>
              <w:top w:val="single" w:sz="4" w:space="0" w:color="auto"/>
              <w:left w:val="single" w:sz="4" w:space="0" w:color="auto"/>
              <w:bottom w:val="single" w:sz="4" w:space="0" w:color="auto"/>
              <w:right w:val="single" w:sz="4" w:space="0" w:color="auto"/>
            </w:tcBorders>
          </w:tcPr>
          <w:p w14:paraId="37838390" w14:textId="77777777" w:rsidR="00F63C93" w:rsidRPr="00F63C93" w:rsidRDefault="00F63C93" w:rsidP="00F63C93">
            <w:pPr>
              <w:jc w:val="center"/>
              <w:rPr>
                <w:ins w:id="4607" w:author="黃梓峻" w:date="2021-05-12T14:46:00Z"/>
                <w:rFonts w:ascii="標楷體" w:eastAsia="標楷體" w:hAnsi="標楷體"/>
                <w:color w:val="000000"/>
              </w:rPr>
            </w:pPr>
            <w:ins w:id="4608" w:author="黃梓峻" w:date="2021-05-12T15:02: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4B5AFEEF" w14:textId="77777777" w:rsidR="00F63C93" w:rsidRPr="00F63C93" w:rsidRDefault="00F63C93" w:rsidP="00F63C93">
            <w:pPr>
              <w:rPr>
                <w:ins w:id="4609" w:author="黃梓峻" w:date="2021-05-12T14:46:00Z"/>
                <w:rFonts w:ascii="標楷體" w:eastAsia="標楷體" w:hAnsi="標楷體"/>
              </w:rPr>
            </w:pPr>
            <w:ins w:id="4610" w:author="黃梓峻" w:date="2021-05-12T14:46:00Z">
              <w:r w:rsidRPr="00F63C93">
                <w:rPr>
                  <w:rFonts w:ascii="標楷體" w:eastAsia="標楷體" w:hAnsi="標楷體"/>
                  <w:color w:val="000000"/>
                </w:rPr>
                <w:t>InnDocRecord</w:t>
              </w:r>
              <w:r w:rsidRPr="00F63C93">
                <w:rPr>
                  <w:rFonts w:ascii="標楷體" w:eastAsia="標楷體" w:hAnsi="標楷體"/>
                </w:rPr>
                <w:t>.ApplEmpNo</w:t>
              </w:r>
            </w:ins>
          </w:p>
        </w:tc>
      </w:tr>
      <w:tr w:rsidR="00F63C93" w:rsidRPr="00F63C93" w14:paraId="12EB485B" w14:textId="77777777" w:rsidTr="00067F94">
        <w:trPr>
          <w:trHeight w:val="244"/>
          <w:jc w:val="center"/>
          <w:ins w:id="4611"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0D5E0E93" w14:textId="77777777" w:rsidR="00F63C93" w:rsidRPr="00F63C93" w:rsidRDefault="00F63C93" w:rsidP="00F63C93">
            <w:pPr>
              <w:rPr>
                <w:ins w:id="4612" w:author="黃梓峻" w:date="2021-05-12T14:46:00Z"/>
                <w:rFonts w:ascii="標楷體" w:eastAsia="標楷體" w:hAnsi="標楷體"/>
                <w:color w:val="000000"/>
              </w:rPr>
            </w:pPr>
            <w:ins w:id="4613" w:author="黃梓峻" w:date="2021-05-12T14:46:00Z">
              <w:r w:rsidRPr="00F63C93">
                <w:rPr>
                  <w:rFonts w:ascii="標楷體" w:eastAsia="標楷體" w:hAnsi="標楷體"/>
                  <w:color w:val="000000"/>
                </w:rPr>
                <w:t>7</w:t>
              </w:r>
            </w:ins>
          </w:p>
        </w:tc>
        <w:tc>
          <w:tcPr>
            <w:tcW w:w="1107" w:type="dxa"/>
            <w:tcBorders>
              <w:top w:val="single" w:sz="4" w:space="0" w:color="auto"/>
              <w:left w:val="single" w:sz="4" w:space="0" w:color="auto"/>
              <w:bottom w:val="single" w:sz="4" w:space="0" w:color="auto"/>
              <w:right w:val="single" w:sz="4" w:space="0" w:color="auto"/>
            </w:tcBorders>
          </w:tcPr>
          <w:p w14:paraId="6C61CCAE" w14:textId="77777777" w:rsidR="00F63C93" w:rsidRPr="00F63C93" w:rsidRDefault="00F63C93" w:rsidP="00F63C93">
            <w:pPr>
              <w:rPr>
                <w:ins w:id="4614" w:author="黃梓峻" w:date="2021-05-12T14:46:00Z"/>
                <w:rFonts w:ascii="標楷體" w:eastAsia="標楷體" w:hAnsi="標楷體"/>
              </w:rPr>
            </w:pPr>
            <w:r w:rsidRPr="00F63C93">
              <w:rPr>
                <w:rFonts w:ascii="標楷體" w:eastAsia="標楷體" w:hAnsi="標楷體" w:hint="eastAsia"/>
              </w:rPr>
              <w:t>使用者查詢</w:t>
            </w:r>
          </w:p>
        </w:tc>
        <w:tc>
          <w:tcPr>
            <w:tcW w:w="798" w:type="dxa"/>
            <w:tcBorders>
              <w:top w:val="single" w:sz="4" w:space="0" w:color="auto"/>
              <w:left w:val="single" w:sz="4" w:space="0" w:color="auto"/>
              <w:bottom w:val="single" w:sz="4" w:space="0" w:color="auto"/>
              <w:right w:val="single" w:sz="4" w:space="0" w:color="auto"/>
            </w:tcBorders>
          </w:tcPr>
          <w:p w14:paraId="7EF620A6" w14:textId="77777777" w:rsidR="00F63C93" w:rsidRPr="00F63C93" w:rsidRDefault="00F63C93" w:rsidP="00F63C93">
            <w:pPr>
              <w:rPr>
                <w:ins w:id="4615"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434F80CF" w14:textId="77777777" w:rsidR="00F63C93" w:rsidRPr="00F63C93" w:rsidRDefault="00F63C93" w:rsidP="00F63C93">
            <w:pPr>
              <w:rPr>
                <w:ins w:id="4616"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5C0D4C74" w14:textId="77777777" w:rsidR="00F63C93" w:rsidRPr="00F63C93" w:rsidRDefault="00F63C93" w:rsidP="00F63C93">
            <w:pPr>
              <w:rPr>
                <w:ins w:id="4617"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053AF462" w14:textId="77777777" w:rsidR="00F63C93" w:rsidRPr="00F63C93" w:rsidRDefault="00F63C93" w:rsidP="00F63C93">
            <w:pPr>
              <w:rPr>
                <w:ins w:id="4618" w:author="黃梓峻" w:date="2021-05-12T14:46:00Z"/>
                <w:rFonts w:ascii="標楷體" w:eastAsia="標楷體" w:hAnsi="標楷體"/>
                <w:color w:val="000000"/>
              </w:rPr>
            </w:pPr>
          </w:p>
        </w:tc>
        <w:tc>
          <w:tcPr>
            <w:tcW w:w="655" w:type="dxa"/>
            <w:tcBorders>
              <w:top w:val="single" w:sz="4" w:space="0" w:color="auto"/>
              <w:left w:val="single" w:sz="4" w:space="0" w:color="auto"/>
              <w:bottom w:val="single" w:sz="4" w:space="0" w:color="auto"/>
              <w:right w:val="single" w:sz="4" w:space="0" w:color="auto"/>
            </w:tcBorders>
          </w:tcPr>
          <w:p w14:paraId="41BDF8D7" w14:textId="77777777" w:rsidR="00F63C93" w:rsidRPr="00F63C93" w:rsidRDefault="00F63C93" w:rsidP="00F63C93">
            <w:pPr>
              <w:jc w:val="center"/>
              <w:rPr>
                <w:ins w:id="4619" w:author="黃梓峻" w:date="2021-05-12T14:46:00Z"/>
                <w:rFonts w:ascii="標楷體" w:eastAsia="標楷體" w:hAnsi="標楷體"/>
                <w:color w:val="000000"/>
              </w:rPr>
            </w:pPr>
            <w:ins w:id="4620" w:author="黃梓峻" w:date="2021-05-12T15:02: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30003483" w14:textId="77777777" w:rsidR="00F63C93" w:rsidRPr="00F63C93" w:rsidRDefault="00F63C93" w:rsidP="00F63C93">
            <w:pPr>
              <w:rPr>
                <w:ins w:id="4621" w:author="黃梓峻" w:date="2021-05-12T14:46:00Z"/>
                <w:rFonts w:ascii="標楷體" w:eastAsia="標楷體" w:hAnsi="標楷體"/>
              </w:rPr>
            </w:pPr>
          </w:p>
        </w:tc>
      </w:tr>
      <w:tr w:rsidR="00F63C93" w:rsidRPr="00F63C93" w14:paraId="14AAE643" w14:textId="77777777" w:rsidTr="00067F94">
        <w:trPr>
          <w:trHeight w:val="244"/>
          <w:jc w:val="center"/>
          <w:ins w:id="4622"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67437877" w14:textId="77777777" w:rsidR="00F63C93" w:rsidRPr="00F63C93" w:rsidRDefault="00F63C93" w:rsidP="00F63C93">
            <w:pPr>
              <w:rPr>
                <w:ins w:id="4623" w:author="黃梓峻" w:date="2021-05-12T14:46:00Z"/>
                <w:rFonts w:ascii="標楷體" w:eastAsia="標楷體" w:hAnsi="標楷體"/>
                <w:color w:val="000000"/>
              </w:rPr>
            </w:pPr>
            <w:ins w:id="4624" w:author="黃梓峻" w:date="2021-05-12T14:46:00Z">
              <w:r w:rsidRPr="00F63C93">
                <w:rPr>
                  <w:rFonts w:ascii="標楷體" w:eastAsia="標楷體" w:hAnsi="標楷體"/>
                  <w:color w:val="000000"/>
                </w:rPr>
                <w:t>8</w:t>
              </w:r>
            </w:ins>
          </w:p>
        </w:tc>
        <w:tc>
          <w:tcPr>
            <w:tcW w:w="1107" w:type="dxa"/>
            <w:tcBorders>
              <w:top w:val="single" w:sz="4" w:space="0" w:color="auto"/>
              <w:left w:val="single" w:sz="4" w:space="0" w:color="auto"/>
              <w:bottom w:val="single" w:sz="4" w:space="0" w:color="auto"/>
              <w:right w:val="single" w:sz="4" w:space="0" w:color="auto"/>
            </w:tcBorders>
          </w:tcPr>
          <w:p w14:paraId="227149EB" w14:textId="77777777" w:rsidR="00F63C93" w:rsidRPr="00F63C93" w:rsidRDefault="00F63C93" w:rsidP="00F63C93">
            <w:pPr>
              <w:rPr>
                <w:ins w:id="4625" w:author="黃梓峻" w:date="2021-05-12T14:46:00Z"/>
                <w:rFonts w:ascii="標楷體" w:eastAsia="標楷體" w:hAnsi="標楷體"/>
              </w:rPr>
            </w:pPr>
            <w:ins w:id="4626" w:author="黃梓峻" w:date="2021-05-12T14:46:00Z">
              <w:r w:rsidRPr="00F63C93">
                <w:rPr>
                  <w:rFonts w:ascii="標楷體" w:eastAsia="標楷體" w:hAnsi="標楷體" w:hint="eastAsia"/>
                </w:rPr>
                <w:t>用途</w:t>
              </w:r>
            </w:ins>
          </w:p>
        </w:tc>
        <w:tc>
          <w:tcPr>
            <w:tcW w:w="798" w:type="dxa"/>
            <w:tcBorders>
              <w:top w:val="single" w:sz="4" w:space="0" w:color="auto"/>
              <w:left w:val="single" w:sz="4" w:space="0" w:color="auto"/>
              <w:bottom w:val="single" w:sz="4" w:space="0" w:color="auto"/>
              <w:right w:val="single" w:sz="4" w:space="0" w:color="auto"/>
            </w:tcBorders>
          </w:tcPr>
          <w:p w14:paraId="6F2D8A4B" w14:textId="77777777" w:rsidR="00F63C93" w:rsidRPr="00F63C93" w:rsidRDefault="00F63C93" w:rsidP="00F63C93">
            <w:pPr>
              <w:rPr>
                <w:ins w:id="4627"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411F5BDA" w14:textId="77777777" w:rsidR="00F63C93" w:rsidRPr="00F63C93" w:rsidRDefault="00F63C93" w:rsidP="00F63C93">
            <w:pPr>
              <w:rPr>
                <w:ins w:id="4628"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6B1396BB" w14:textId="77777777" w:rsidR="00F63C93" w:rsidRPr="00F63C93" w:rsidRDefault="00F63C93" w:rsidP="00F63C93">
            <w:pPr>
              <w:rPr>
                <w:ins w:id="4629"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698A6A49" w14:textId="77777777" w:rsidR="00F63C93" w:rsidRPr="00F63C93" w:rsidRDefault="00F63C93" w:rsidP="00F63C93">
            <w:pPr>
              <w:rPr>
                <w:ins w:id="4630" w:author="黃梓峻" w:date="2021-05-12T14:46:00Z"/>
                <w:rFonts w:ascii="標楷體" w:eastAsia="標楷體" w:hAnsi="標楷體"/>
                <w:color w:val="000000"/>
              </w:rPr>
            </w:pPr>
          </w:p>
        </w:tc>
        <w:tc>
          <w:tcPr>
            <w:tcW w:w="655" w:type="dxa"/>
            <w:tcBorders>
              <w:top w:val="single" w:sz="4" w:space="0" w:color="auto"/>
              <w:left w:val="single" w:sz="4" w:space="0" w:color="auto"/>
              <w:bottom w:val="single" w:sz="4" w:space="0" w:color="auto"/>
              <w:right w:val="single" w:sz="4" w:space="0" w:color="auto"/>
            </w:tcBorders>
          </w:tcPr>
          <w:p w14:paraId="7E1C5127" w14:textId="77777777" w:rsidR="00F63C93" w:rsidRPr="00F63C93" w:rsidRDefault="00F63C93" w:rsidP="00F63C93">
            <w:pPr>
              <w:jc w:val="center"/>
              <w:rPr>
                <w:ins w:id="4631" w:author="黃梓峻" w:date="2021-05-12T14:46:00Z"/>
                <w:rFonts w:ascii="標楷體" w:eastAsia="標楷體" w:hAnsi="標楷體"/>
                <w:color w:val="000000"/>
              </w:rPr>
            </w:pPr>
            <w:ins w:id="4632" w:author="黃梓峻" w:date="2021-05-12T15:02: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1F622ED2" w14:textId="77777777" w:rsidR="00F63C93" w:rsidRPr="00F63C93" w:rsidRDefault="00F63C93" w:rsidP="00F63C93">
            <w:pPr>
              <w:rPr>
                <w:ins w:id="4633" w:author="黃梓峻" w:date="2021-05-12T14:46:00Z"/>
                <w:rFonts w:ascii="標楷體" w:eastAsia="標楷體" w:hAnsi="標楷體"/>
              </w:rPr>
            </w:pPr>
            <w:ins w:id="4634" w:author="黃梓峻" w:date="2021-05-12T14:46:00Z">
              <w:r w:rsidRPr="00F63C93">
                <w:rPr>
                  <w:rFonts w:ascii="標楷體" w:eastAsia="標楷體" w:hAnsi="標楷體"/>
                  <w:color w:val="000000"/>
                </w:rPr>
                <w:t>InnDocRecord</w:t>
              </w:r>
              <w:r w:rsidRPr="00F63C93">
                <w:rPr>
                  <w:rFonts w:ascii="標楷體" w:eastAsia="標楷體" w:hAnsi="標楷體"/>
                </w:rPr>
                <w:t>.UsageCode</w:t>
              </w:r>
            </w:ins>
          </w:p>
        </w:tc>
      </w:tr>
      <w:tr w:rsidR="00F63C93" w:rsidRPr="00F63C93" w14:paraId="489F9E0F" w14:textId="77777777" w:rsidTr="00067F94">
        <w:trPr>
          <w:trHeight w:val="244"/>
          <w:jc w:val="center"/>
          <w:ins w:id="4635"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7B50661D" w14:textId="77777777" w:rsidR="00F63C93" w:rsidRPr="00F63C93" w:rsidRDefault="00F63C93" w:rsidP="00F63C93">
            <w:pPr>
              <w:rPr>
                <w:ins w:id="4636" w:author="黃梓峻" w:date="2021-05-12T14:46:00Z"/>
                <w:rFonts w:ascii="標楷體" w:eastAsia="標楷體" w:hAnsi="標楷體"/>
                <w:color w:val="000000"/>
              </w:rPr>
            </w:pPr>
            <w:ins w:id="4637" w:author="黃梓峻" w:date="2021-05-12T14:46:00Z">
              <w:r w:rsidRPr="00F63C93">
                <w:rPr>
                  <w:rFonts w:ascii="標楷體" w:eastAsia="標楷體" w:hAnsi="標楷體"/>
                  <w:color w:val="000000"/>
                </w:rPr>
                <w:t>9</w:t>
              </w:r>
            </w:ins>
          </w:p>
        </w:tc>
        <w:tc>
          <w:tcPr>
            <w:tcW w:w="1107" w:type="dxa"/>
            <w:tcBorders>
              <w:top w:val="single" w:sz="4" w:space="0" w:color="auto"/>
              <w:left w:val="single" w:sz="4" w:space="0" w:color="auto"/>
              <w:bottom w:val="single" w:sz="4" w:space="0" w:color="auto"/>
              <w:right w:val="single" w:sz="4" w:space="0" w:color="auto"/>
            </w:tcBorders>
          </w:tcPr>
          <w:p w14:paraId="566A5534" w14:textId="77777777" w:rsidR="00F63C93" w:rsidRPr="00F63C93" w:rsidRDefault="00F63C93" w:rsidP="00F63C93">
            <w:pPr>
              <w:rPr>
                <w:ins w:id="4638" w:author="黃梓峻" w:date="2021-05-12T14:46:00Z"/>
                <w:rFonts w:ascii="標楷體" w:eastAsia="標楷體" w:hAnsi="標楷體"/>
              </w:rPr>
            </w:pPr>
            <w:ins w:id="4639" w:author="黃梓峻" w:date="2021-05-12T14:46:00Z">
              <w:r w:rsidRPr="00F63C93">
                <w:rPr>
                  <w:rFonts w:ascii="標楷體" w:eastAsia="標楷體" w:hAnsi="標楷體" w:hint="eastAsia"/>
                </w:rPr>
                <w:t>正本</w:t>
              </w:r>
              <w:r w:rsidRPr="00F63C93">
                <w:rPr>
                  <w:rFonts w:ascii="標楷體" w:eastAsia="標楷體" w:hAnsi="標楷體"/>
                </w:rPr>
                <w:t>/影本</w:t>
              </w:r>
            </w:ins>
          </w:p>
        </w:tc>
        <w:tc>
          <w:tcPr>
            <w:tcW w:w="798" w:type="dxa"/>
            <w:tcBorders>
              <w:top w:val="single" w:sz="4" w:space="0" w:color="auto"/>
              <w:left w:val="single" w:sz="4" w:space="0" w:color="auto"/>
              <w:bottom w:val="single" w:sz="4" w:space="0" w:color="auto"/>
              <w:right w:val="single" w:sz="4" w:space="0" w:color="auto"/>
            </w:tcBorders>
          </w:tcPr>
          <w:p w14:paraId="485390AB" w14:textId="77777777" w:rsidR="00F63C93" w:rsidRPr="00F63C93" w:rsidRDefault="00F63C93" w:rsidP="00F63C93">
            <w:pPr>
              <w:rPr>
                <w:ins w:id="4640"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48E1D5B9" w14:textId="77777777" w:rsidR="00F63C93" w:rsidRPr="00F63C93" w:rsidRDefault="00F63C93" w:rsidP="00F63C93">
            <w:pPr>
              <w:rPr>
                <w:ins w:id="4641"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1AD0FFBD" w14:textId="77777777" w:rsidR="00F63C93" w:rsidRPr="00F63C93" w:rsidRDefault="00F63C93" w:rsidP="00F63C93">
            <w:pPr>
              <w:rPr>
                <w:ins w:id="4642"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5EEFADDB" w14:textId="77777777" w:rsidR="00F63C93" w:rsidRPr="00F63C93" w:rsidRDefault="00F63C93" w:rsidP="00F63C93">
            <w:pPr>
              <w:rPr>
                <w:ins w:id="4643" w:author="黃梓峻" w:date="2021-05-12T14:46:00Z"/>
                <w:rFonts w:ascii="標楷體" w:eastAsia="標楷體" w:hAnsi="標楷體"/>
                <w:color w:val="000000"/>
              </w:rPr>
            </w:pPr>
          </w:p>
        </w:tc>
        <w:tc>
          <w:tcPr>
            <w:tcW w:w="655" w:type="dxa"/>
            <w:tcBorders>
              <w:top w:val="single" w:sz="4" w:space="0" w:color="auto"/>
              <w:left w:val="single" w:sz="4" w:space="0" w:color="auto"/>
              <w:bottom w:val="single" w:sz="4" w:space="0" w:color="auto"/>
              <w:right w:val="single" w:sz="4" w:space="0" w:color="auto"/>
            </w:tcBorders>
          </w:tcPr>
          <w:p w14:paraId="2BED8D3E" w14:textId="77777777" w:rsidR="00F63C93" w:rsidRPr="00F63C93" w:rsidRDefault="00F63C93" w:rsidP="00F63C93">
            <w:pPr>
              <w:jc w:val="center"/>
              <w:rPr>
                <w:ins w:id="4644" w:author="黃梓峻" w:date="2021-05-12T14:46:00Z"/>
                <w:rFonts w:ascii="標楷體" w:eastAsia="標楷體" w:hAnsi="標楷體"/>
                <w:color w:val="000000"/>
              </w:rPr>
            </w:pPr>
            <w:ins w:id="4645" w:author="黃梓峻" w:date="2021-05-12T15:02: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53503F77" w14:textId="77777777" w:rsidR="00F63C93" w:rsidRPr="00F63C93" w:rsidRDefault="00F63C93" w:rsidP="00F63C93">
            <w:pPr>
              <w:rPr>
                <w:ins w:id="4646" w:author="黃梓峻" w:date="2021-05-12T14:46:00Z"/>
                <w:rFonts w:ascii="標楷體" w:eastAsia="標楷體" w:hAnsi="標楷體"/>
              </w:rPr>
            </w:pPr>
            <w:ins w:id="4647" w:author="黃梓峻" w:date="2021-05-12T14:46:00Z">
              <w:r w:rsidRPr="00F63C93">
                <w:rPr>
                  <w:rFonts w:ascii="標楷體" w:eastAsia="標楷體" w:hAnsi="標楷體"/>
                  <w:color w:val="000000"/>
                </w:rPr>
                <w:t>InnDocRecord</w:t>
              </w:r>
              <w:r w:rsidRPr="00F63C93">
                <w:rPr>
                  <w:rFonts w:ascii="標楷體" w:eastAsia="標楷體" w:hAnsi="標楷體"/>
                </w:rPr>
                <w:t>.CopyCode</w:t>
              </w:r>
            </w:ins>
          </w:p>
        </w:tc>
      </w:tr>
      <w:tr w:rsidR="00F63C93" w:rsidRPr="00F63C93" w14:paraId="0DE80730" w14:textId="77777777" w:rsidTr="00067F94">
        <w:trPr>
          <w:trHeight w:val="244"/>
          <w:jc w:val="center"/>
          <w:ins w:id="4648"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2E7F7985" w14:textId="77777777" w:rsidR="00F63C93" w:rsidRPr="00F63C93" w:rsidRDefault="00F63C93" w:rsidP="00F63C93">
            <w:pPr>
              <w:rPr>
                <w:ins w:id="4649" w:author="黃梓峻" w:date="2021-05-12T14:46:00Z"/>
                <w:rFonts w:ascii="標楷體" w:eastAsia="標楷體" w:hAnsi="標楷體"/>
                <w:color w:val="000000"/>
              </w:rPr>
            </w:pPr>
            <w:ins w:id="4650" w:author="黃梓峻" w:date="2021-05-12T14:46:00Z">
              <w:r w:rsidRPr="00F63C93">
                <w:rPr>
                  <w:rFonts w:ascii="標楷體" w:eastAsia="標楷體" w:hAnsi="標楷體"/>
                  <w:color w:val="000000"/>
                </w:rPr>
                <w:t>10</w:t>
              </w:r>
            </w:ins>
          </w:p>
        </w:tc>
        <w:tc>
          <w:tcPr>
            <w:tcW w:w="1107" w:type="dxa"/>
            <w:tcBorders>
              <w:top w:val="single" w:sz="4" w:space="0" w:color="auto"/>
              <w:left w:val="single" w:sz="4" w:space="0" w:color="auto"/>
              <w:bottom w:val="single" w:sz="4" w:space="0" w:color="auto"/>
              <w:right w:val="single" w:sz="4" w:space="0" w:color="auto"/>
            </w:tcBorders>
          </w:tcPr>
          <w:p w14:paraId="6B65B583" w14:textId="77777777" w:rsidR="00F63C93" w:rsidRPr="00F63C93" w:rsidRDefault="00F63C93" w:rsidP="00F63C93">
            <w:pPr>
              <w:rPr>
                <w:ins w:id="4651" w:author="黃梓峻" w:date="2021-05-12T14:46:00Z"/>
                <w:rFonts w:ascii="標楷體" w:eastAsia="標楷體" w:hAnsi="標楷體"/>
              </w:rPr>
            </w:pPr>
            <w:ins w:id="4652" w:author="黃梓峻" w:date="2021-05-12T14:59:00Z">
              <w:r w:rsidRPr="00F63C93">
                <w:rPr>
                  <w:rFonts w:ascii="標楷體" w:eastAsia="標楷體" w:hAnsi="標楷體" w:hint="eastAsia"/>
                </w:rPr>
                <w:t>歸還日期</w:t>
              </w:r>
            </w:ins>
          </w:p>
        </w:tc>
        <w:tc>
          <w:tcPr>
            <w:tcW w:w="798" w:type="dxa"/>
            <w:tcBorders>
              <w:top w:val="single" w:sz="4" w:space="0" w:color="auto"/>
              <w:left w:val="single" w:sz="4" w:space="0" w:color="auto"/>
              <w:bottom w:val="single" w:sz="4" w:space="0" w:color="auto"/>
              <w:right w:val="single" w:sz="4" w:space="0" w:color="auto"/>
            </w:tcBorders>
          </w:tcPr>
          <w:p w14:paraId="37F14665" w14:textId="77777777" w:rsidR="00F63C93" w:rsidRPr="00F63C93" w:rsidRDefault="00F63C93" w:rsidP="00F63C93">
            <w:pPr>
              <w:rPr>
                <w:ins w:id="4653" w:author="黃梓峻" w:date="2021-05-12T14:46:00Z"/>
                <w:rFonts w:ascii="標楷體" w:eastAsia="標楷體" w:hAnsi="標楷體"/>
              </w:rPr>
            </w:pPr>
            <w:ins w:id="4654" w:author="黃梓峻" w:date="2021-05-12T14:59:00Z">
              <w:r w:rsidRPr="00F63C93">
                <w:rPr>
                  <w:rFonts w:ascii="標楷體" w:eastAsia="標楷體" w:hAnsi="標楷體"/>
                </w:rPr>
                <w:t>7</w:t>
              </w:r>
            </w:ins>
          </w:p>
        </w:tc>
        <w:tc>
          <w:tcPr>
            <w:tcW w:w="855" w:type="dxa"/>
            <w:tcBorders>
              <w:top w:val="single" w:sz="4" w:space="0" w:color="auto"/>
              <w:left w:val="single" w:sz="4" w:space="0" w:color="auto"/>
              <w:bottom w:val="single" w:sz="4" w:space="0" w:color="auto"/>
              <w:right w:val="single" w:sz="4" w:space="0" w:color="auto"/>
            </w:tcBorders>
          </w:tcPr>
          <w:p w14:paraId="3E26686F" w14:textId="77777777" w:rsidR="00F63C93" w:rsidRPr="00F63C93" w:rsidRDefault="00F63C93" w:rsidP="00F63C93">
            <w:pPr>
              <w:rPr>
                <w:ins w:id="4655" w:author="黃梓峻" w:date="2021-05-12T14:46:00Z"/>
                <w:rFonts w:ascii="標楷體" w:eastAsia="標楷體" w:hAnsi="標楷體"/>
              </w:rPr>
            </w:pPr>
            <w:r w:rsidRPr="00F63C93">
              <w:rPr>
                <w:rFonts w:ascii="標楷體" w:eastAsia="標楷體" w:hAnsi="標楷體" w:hint="eastAsia"/>
              </w:rPr>
              <w:t>會計日</w:t>
            </w:r>
          </w:p>
        </w:tc>
        <w:tc>
          <w:tcPr>
            <w:tcW w:w="2376" w:type="dxa"/>
            <w:tcBorders>
              <w:top w:val="single" w:sz="4" w:space="0" w:color="auto"/>
              <w:left w:val="single" w:sz="4" w:space="0" w:color="auto"/>
              <w:bottom w:val="single" w:sz="4" w:space="0" w:color="auto"/>
              <w:right w:val="single" w:sz="4" w:space="0" w:color="auto"/>
            </w:tcBorders>
          </w:tcPr>
          <w:p w14:paraId="628138B3" w14:textId="77777777" w:rsidR="00F63C93" w:rsidRPr="00F63C93" w:rsidRDefault="00F63C93" w:rsidP="00F63C93">
            <w:pPr>
              <w:rPr>
                <w:ins w:id="4656" w:author="黃梓峻" w:date="2021-05-12T14:46:00Z"/>
                <w:rFonts w:ascii="標楷體" w:eastAsia="標楷體" w:hAnsi="標楷體"/>
              </w:rPr>
            </w:pPr>
            <w:r w:rsidRPr="00F63C93">
              <w:rPr>
                <w:rFonts w:ascii="標楷體" w:eastAsia="標楷體" w:hAnsi="標楷體" w:hint="eastAsia"/>
              </w:rPr>
              <w:t>日期選單</w:t>
            </w:r>
          </w:p>
        </w:tc>
        <w:tc>
          <w:tcPr>
            <w:tcW w:w="772" w:type="dxa"/>
            <w:tcBorders>
              <w:top w:val="single" w:sz="4" w:space="0" w:color="auto"/>
              <w:left w:val="single" w:sz="4" w:space="0" w:color="auto"/>
              <w:bottom w:val="single" w:sz="4" w:space="0" w:color="auto"/>
              <w:right w:val="single" w:sz="4" w:space="0" w:color="auto"/>
            </w:tcBorders>
          </w:tcPr>
          <w:p w14:paraId="126904B8" w14:textId="77777777" w:rsidR="00F63C93" w:rsidRPr="00F63C93" w:rsidRDefault="00F63C93" w:rsidP="00F63C93">
            <w:pPr>
              <w:rPr>
                <w:ins w:id="4657" w:author="黃梓峻" w:date="2021-05-12T14:46:00Z"/>
                <w:rFonts w:ascii="標楷體" w:eastAsia="標楷體" w:hAnsi="標楷體"/>
                <w:color w:val="000000"/>
              </w:rPr>
            </w:pPr>
            <w:r w:rsidRPr="00F63C93">
              <w:rPr>
                <w:rFonts w:ascii="標楷體" w:eastAsia="標楷體" w:hAnsi="標楷體" w:hint="eastAsia"/>
              </w:rPr>
              <w:t>V</w:t>
            </w:r>
          </w:p>
        </w:tc>
        <w:tc>
          <w:tcPr>
            <w:tcW w:w="655" w:type="dxa"/>
            <w:tcBorders>
              <w:top w:val="single" w:sz="4" w:space="0" w:color="auto"/>
              <w:left w:val="single" w:sz="4" w:space="0" w:color="auto"/>
              <w:bottom w:val="single" w:sz="4" w:space="0" w:color="auto"/>
              <w:right w:val="single" w:sz="4" w:space="0" w:color="auto"/>
            </w:tcBorders>
          </w:tcPr>
          <w:p w14:paraId="61E6CA94" w14:textId="77777777" w:rsidR="00F63C93" w:rsidRPr="00F63C93" w:rsidRDefault="00F63C93" w:rsidP="00F63C93">
            <w:pPr>
              <w:jc w:val="center"/>
              <w:rPr>
                <w:ins w:id="4658" w:author="黃梓峻" w:date="2021-05-12T14:46:00Z"/>
                <w:rFonts w:ascii="標楷體" w:eastAsia="標楷體" w:hAnsi="標楷體"/>
                <w:color w:val="000000"/>
              </w:rPr>
            </w:pPr>
            <w:ins w:id="4659" w:author="黃梓峻" w:date="2021-05-12T15:03:00Z">
              <w:r w:rsidRPr="00F63C93">
                <w:rPr>
                  <w:rFonts w:ascii="標楷體" w:eastAsia="標楷體" w:hAnsi="標楷體"/>
                  <w:color w:val="000000"/>
                </w:rPr>
                <w:t>W</w:t>
              </w:r>
            </w:ins>
          </w:p>
        </w:tc>
        <w:tc>
          <w:tcPr>
            <w:tcW w:w="3336" w:type="dxa"/>
            <w:tcBorders>
              <w:top w:val="single" w:sz="4" w:space="0" w:color="auto"/>
              <w:left w:val="single" w:sz="4" w:space="0" w:color="auto"/>
              <w:bottom w:val="single" w:sz="4" w:space="0" w:color="auto"/>
              <w:right w:val="single" w:sz="4" w:space="0" w:color="auto"/>
            </w:tcBorders>
          </w:tcPr>
          <w:p w14:paraId="6DF67165" w14:textId="77777777" w:rsidR="00F63C93" w:rsidRPr="00F63C93" w:rsidRDefault="00F63C93" w:rsidP="00F63C93">
            <w:pPr>
              <w:rPr>
                <w:ins w:id="4660" w:author="黃梓峻" w:date="2021-06-28T12:30:00Z"/>
                <w:rFonts w:ascii="標楷體" w:eastAsia="標楷體" w:hAnsi="標楷體"/>
                <w:color w:val="000000"/>
              </w:rPr>
            </w:pPr>
            <w:ins w:id="4661" w:author="黃梓峻" w:date="2021-05-12T14:59:00Z">
              <w:r w:rsidRPr="00F63C93">
                <w:rPr>
                  <w:rFonts w:ascii="標楷體" w:eastAsia="標楷體" w:hAnsi="標楷體"/>
                </w:rPr>
                <w:t>1.</w:t>
              </w:r>
            </w:ins>
            <w:r w:rsidRPr="00F63C93">
              <w:rPr>
                <w:rFonts w:ascii="標楷體" w:eastAsia="標楷體" w:hAnsi="標楷體" w:hint="eastAsia"/>
                <w:color w:val="000000"/>
              </w:rPr>
              <w:t>限輸入日期</w:t>
            </w:r>
            <w:ins w:id="4662" w:author="黃梓峻" w:date="2021-06-28T12:30:00Z">
              <w:r w:rsidRPr="00F63C93">
                <w:rPr>
                  <w:rFonts w:ascii="標楷體" w:eastAsia="標楷體" w:hAnsi="標楷體" w:hint="eastAsia"/>
                  <w:color w:val="000000"/>
                </w:rPr>
                <w:t>，檢核條件:</w:t>
              </w:r>
            </w:ins>
          </w:p>
          <w:p w14:paraId="22692388" w14:textId="77777777" w:rsidR="00F63C93" w:rsidRPr="00F63C93" w:rsidRDefault="00F63C93" w:rsidP="00F63C93">
            <w:pPr>
              <w:rPr>
                <w:ins w:id="4663" w:author="黃梓峻" w:date="2021-06-28T12:30:00Z"/>
                <w:rFonts w:ascii="標楷體" w:eastAsia="標楷體" w:hAnsi="標楷體"/>
                <w:color w:val="000000"/>
              </w:rPr>
            </w:pPr>
            <w:ins w:id="4664" w:author="黃梓峻" w:date="2021-06-28T12:30:00Z">
              <w:r w:rsidRPr="00F63C93">
                <w:rPr>
                  <w:rFonts w:ascii="標楷體" w:eastAsia="標楷體" w:hAnsi="標楷體" w:hint="eastAsia"/>
                  <w:color w:val="000000"/>
                </w:rPr>
                <w:t xml:space="preserve">  (1).不可空白V(7)</w:t>
              </w:r>
            </w:ins>
          </w:p>
          <w:p w14:paraId="3684EB5A" w14:textId="77777777" w:rsidR="00F63C93" w:rsidRPr="00F63C93" w:rsidRDefault="00F63C93" w:rsidP="00F63C93">
            <w:pPr>
              <w:rPr>
                <w:ins w:id="4665" w:author="黃梓峻" w:date="2021-06-28T12:30:00Z"/>
                <w:rFonts w:ascii="標楷體" w:eastAsia="標楷體" w:hAnsi="標楷體"/>
                <w:color w:val="000000"/>
              </w:rPr>
            </w:pPr>
            <w:ins w:id="4666" w:author="黃梓峻" w:date="2021-06-28T12:30:00Z">
              <w:r w:rsidRPr="00F63C93">
                <w:rPr>
                  <w:rFonts w:ascii="標楷體" w:eastAsia="標楷體" w:hAnsi="標楷體" w:hint="eastAsia"/>
                  <w:color w:val="000000"/>
                </w:rPr>
                <w:t xml:space="preserve">  (2).日期格式/A(DATE,0)</w:t>
              </w:r>
            </w:ins>
          </w:p>
          <w:p w14:paraId="2445B875" w14:textId="77777777" w:rsidR="00F63C93" w:rsidRPr="00F63C93" w:rsidRDefault="00F63C93" w:rsidP="00F63C93">
            <w:pPr>
              <w:rPr>
                <w:ins w:id="4667" w:author="黃梓峻" w:date="2021-06-28T12:30:00Z"/>
                <w:rFonts w:ascii="標楷體" w:eastAsia="標楷體" w:hAnsi="標楷體"/>
                <w:color w:val="000000"/>
              </w:rPr>
            </w:pPr>
            <w:ins w:id="4668" w:author="黃梓峻" w:date="2021-06-28T12:30:00Z">
              <w:r w:rsidRPr="00F63C93">
                <w:rPr>
                  <w:rFonts w:ascii="標楷體" w:eastAsia="標楷體" w:hAnsi="標楷體" w:hint="eastAsia"/>
                  <w:color w:val="000000"/>
                </w:rPr>
                <w:t xml:space="preserve"> </w:t>
              </w:r>
              <w:r w:rsidRPr="00F63C93">
                <w:rPr>
                  <w:rFonts w:ascii="標楷體" w:eastAsia="標楷體" w:hAnsi="標楷體"/>
                  <w:color w:val="000000"/>
                </w:rPr>
                <w:t xml:space="preserve"> (3).</w:t>
              </w:r>
              <w:r w:rsidRPr="00F63C93">
                <w:rPr>
                  <w:rFonts w:ascii="標楷體" w:eastAsia="標楷體" w:hAnsi="標楷體" w:hint="eastAsia"/>
                  <w:color w:val="000000"/>
                </w:rPr>
                <w:t>歸還日期不可小於借閱</w:t>
              </w:r>
            </w:ins>
          </w:p>
          <w:p w14:paraId="21C23566" w14:textId="77777777" w:rsidR="00F63C93" w:rsidRPr="00F63C93" w:rsidRDefault="00F63C93" w:rsidP="00F63C93">
            <w:pPr>
              <w:ind w:firstLineChars="300" w:firstLine="720"/>
              <w:rPr>
                <w:ins w:id="4669" w:author="黃梓峻" w:date="2021-06-28T12:30:00Z"/>
                <w:rFonts w:ascii="標楷體" w:eastAsia="標楷體" w:hAnsi="標楷體"/>
                <w:color w:val="000000"/>
              </w:rPr>
              <w:pPrChange w:id="4670" w:author="黃梓峻" w:date="2021-06-28T12:30:00Z">
                <w:pPr/>
              </w:pPrChange>
            </w:pPr>
            <w:ins w:id="4671" w:author="黃梓峻" w:date="2021-06-28T12:30:00Z">
              <w:r w:rsidRPr="00F63C93">
                <w:rPr>
                  <w:rFonts w:ascii="標楷體" w:eastAsia="標楷體" w:hAnsi="標楷體" w:hint="eastAsia"/>
                  <w:color w:val="000000"/>
                </w:rPr>
                <w:t>日期</w:t>
              </w:r>
            </w:ins>
          </w:p>
          <w:p w14:paraId="32875C2D" w14:textId="77777777" w:rsidR="00F63C93" w:rsidRPr="00F63C93" w:rsidRDefault="00F63C93" w:rsidP="00F63C93">
            <w:pPr>
              <w:rPr>
                <w:ins w:id="4672" w:author="黃梓峻" w:date="2021-05-12T14:46:00Z"/>
                <w:rFonts w:ascii="標楷體" w:eastAsia="標楷體" w:hAnsi="標楷體"/>
              </w:rPr>
            </w:pPr>
            <w:ins w:id="4673" w:author="黃梓峻" w:date="2021-05-12T14:59:00Z">
              <w:r w:rsidRPr="00F63C93">
                <w:rPr>
                  <w:rFonts w:ascii="標楷體" w:eastAsia="標楷體" w:hAnsi="標楷體"/>
                </w:rPr>
                <w:t>2.</w:t>
              </w:r>
              <w:r w:rsidRPr="00F63C93">
                <w:rPr>
                  <w:rFonts w:ascii="標楷體" w:eastAsia="標楷體" w:hAnsi="標楷體"/>
                  <w:color w:val="000000"/>
                </w:rPr>
                <w:t>InnDocRecord</w:t>
              </w:r>
              <w:r w:rsidRPr="00F63C93">
                <w:rPr>
                  <w:rFonts w:ascii="標楷體" w:eastAsia="標楷體" w:hAnsi="標楷體"/>
                </w:rPr>
                <w:t>.ReturnDate</w:t>
              </w:r>
            </w:ins>
          </w:p>
        </w:tc>
      </w:tr>
      <w:tr w:rsidR="00F63C93" w:rsidRPr="00F63C93" w14:paraId="49DA79B6" w14:textId="77777777" w:rsidTr="00067F94">
        <w:trPr>
          <w:trHeight w:val="244"/>
          <w:jc w:val="center"/>
          <w:ins w:id="4674"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196871F0" w14:textId="77777777" w:rsidR="00F63C93" w:rsidRPr="00F63C93" w:rsidRDefault="00F63C93" w:rsidP="00F63C93">
            <w:pPr>
              <w:rPr>
                <w:ins w:id="4675" w:author="黃梓峻" w:date="2021-05-12T14:46:00Z"/>
                <w:rFonts w:ascii="標楷體" w:eastAsia="標楷體" w:hAnsi="標楷體"/>
                <w:color w:val="000000"/>
              </w:rPr>
            </w:pPr>
            <w:ins w:id="4676" w:author="黃梓峻" w:date="2021-05-12T14:46:00Z">
              <w:r w:rsidRPr="00F63C93">
                <w:rPr>
                  <w:rFonts w:ascii="標楷體" w:eastAsia="標楷體" w:hAnsi="標楷體"/>
                  <w:color w:val="000000"/>
                </w:rPr>
                <w:t>11</w:t>
              </w:r>
            </w:ins>
          </w:p>
        </w:tc>
        <w:tc>
          <w:tcPr>
            <w:tcW w:w="1107" w:type="dxa"/>
            <w:tcBorders>
              <w:top w:val="single" w:sz="4" w:space="0" w:color="auto"/>
              <w:left w:val="single" w:sz="4" w:space="0" w:color="auto"/>
              <w:bottom w:val="single" w:sz="4" w:space="0" w:color="auto"/>
              <w:right w:val="single" w:sz="4" w:space="0" w:color="auto"/>
            </w:tcBorders>
          </w:tcPr>
          <w:p w14:paraId="56E7D230" w14:textId="77777777" w:rsidR="00F63C93" w:rsidRPr="00F63C93" w:rsidRDefault="00F63C93" w:rsidP="00F63C93">
            <w:pPr>
              <w:rPr>
                <w:ins w:id="4677" w:author="黃梓峻" w:date="2021-05-12T14:46:00Z"/>
                <w:rFonts w:ascii="標楷體" w:eastAsia="標楷體" w:hAnsi="標楷體"/>
              </w:rPr>
            </w:pPr>
            <w:ins w:id="4678" w:author="黃梓峻" w:date="2021-05-12T14:59:00Z">
              <w:r w:rsidRPr="00F63C93">
                <w:rPr>
                  <w:rFonts w:ascii="標楷體" w:eastAsia="標楷體" w:hAnsi="標楷體" w:hint="eastAsia"/>
                </w:rPr>
                <w:t>歸還人</w:t>
              </w:r>
            </w:ins>
          </w:p>
        </w:tc>
        <w:tc>
          <w:tcPr>
            <w:tcW w:w="798" w:type="dxa"/>
            <w:tcBorders>
              <w:top w:val="single" w:sz="4" w:space="0" w:color="auto"/>
              <w:left w:val="single" w:sz="4" w:space="0" w:color="auto"/>
              <w:bottom w:val="single" w:sz="4" w:space="0" w:color="auto"/>
              <w:right w:val="single" w:sz="4" w:space="0" w:color="auto"/>
            </w:tcBorders>
          </w:tcPr>
          <w:p w14:paraId="167758A7" w14:textId="77777777" w:rsidR="00F63C93" w:rsidRPr="00F63C93" w:rsidRDefault="00F63C93" w:rsidP="00F63C93">
            <w:pPr>
              <w:rPr>
                <w:ins w:id="4679"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7B90B0A4" w14:textId="77777777" w:rsidR="00F63C93" w:rsidRPr="00F63C93" w:rsidRDefault="00F63C93" w:rsidP="00F63C93">
            <w:pPr>
              <w:rPr>
                <w:ins w:id="4680"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78D589B2" w14:textId="77777777" w:rsidR="00F63C93" w:rsidRPr="00F63C93" w:rsidRDefault="00F63C93" w:rsidP="00F63C93">
            <w:pPr>
              <w:rPr>
                <w:ins w:id="4681"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33107743" w14:textId="77777777" w:rsidR="00F63C93" w:rsidRPr="00F63C93" w:rsidRDefault="00F63C93" w:rsidP="00F63C93">
            <w:pPr>
              <w:rPr>
                <w:ins w:id="4682" w:author="黃梓峻" w:date="2021-05-12T14:46:00Z"/>
                <w:rFonts w:ascii="標楷體" w:eastAsia="標楷體" w:hAnsi="標楷體"/>
                <w:color w:val="000000"/>
              </w:rPr>
            </w:pPr>
          </w:p>
        </w:tc>
        <w:tc>
          <w:tcPr>
            <w:tcW w:w="655" w:type="dxa"/>
            <w:tcBorders>
              <w:top w:val="single" w:sz="4" w:space="0" w:color="auto"/>
              <w:left w:val="single" w:sz="4" w:space="0" w:color="auto"/>
              <w:bottom w:val="single" w:sz="4" w:space="0" w:color="auto"/>
              <w:right w:val="single" w:sz="4" w:space="0" w:color="auto"/>
            </w:tcBorders>
          </w:tcPr>
          <w:p w14:paraId="19BC1A16" w14:textId="77777777" w:rsidR="00F63C93" w:rsidRPr="00F63C93" w:rsidRDefault="00F63C93" w:rsidP="00F63C93">
            <w:pPr>
              <w:jc w:val="center"/>
              <w:rPr>
                <w:ins w:id="4683" w:author="黃梓峻" w:date="2021-05-12T14:46:00Z"/>
                <w:rFonts w:ascii="標楷體" w:eastAsia="標楷體" w:hAnsi="標楷體"/>
                <w:color w:val="000000"/>
              </w:rPr>
            </w:pPr>
            <w:ins w:id="4684" w:author="黃梓峻" w:date="2021-06-28T12:31:00Z">
              <w:r w:rsidRPr="00F63C93">
                <w:rPr>
                  <w:rFonts w:ascii="標楷體" w:eastAsia="標楷體" w:hAnsi="標楷體"/>
                  <w:color w:val="000000"/>
                </w:rPr>
                <w:t>R</w:t>
              </w:r>
            </w:ins>
          </w:p>
        </w:tc>
        <w:tc>
          <w:tcPr>
            <w:tcW w:w="3336" w:type="dxa"/>
            <w:tcBorders>
              <w:top w:val="single" w:sz="4" w:space="0" w:color="auto"/>
              <w:left w:val="single" w:sz="4" w:space="0" w:color="auto"/>
              <w:bottom w:val="single" w:sz="4" w:space="0" w:color="auto"/>
              <w:right w:val="single" w:sz="4" w:space="0" w:color="auto"/>
            </w:tcBorders>
          </w:tcPr>
          <w:p w14:paraId="6041822D" w14:textId="77777777" w:rsidR="00F63C93" w:rsidRPr="00F63C93" w:rsidRDefault="00F63C93" w:rsidP="00F63C93">
            <w:pPr>
              <w:rPr>
                <w:ins w:id="4685" w:author="黃梓峻" w:date="2021-05-12T15:04:00Z"/>
                <w:rFonts w:ascii="標楷體" w:eastAsia="標楷體" w:hAnsi="標楷體"/>
              </w:rPr>
            </w:pPr>
            <w:ins w:id="4686" w:author="黃梓峻" w:date="2021-05-12T14:59:00Z">
              <w:r w:rsidRPr="00F63C93">
                <w:rPr>
                  <w:rFonts w:ascii="標楷體" w:eastAsia="標楷體" w:hAnsi="標楷體"/>
                  <w:color w:val="000000"/>
                </w:rPr>
                <w:t>InnDocRecord</w:t>
              </w:r>
              <w:r w:rsidRPr="00F63C93">
                <w:rPr>
                  <w:rFonts w:ascii="標楷體" w:eastAsia="標楷體" w:hAnsi="標楷體"/>
                </w:rPr>
                <w:t>.ReturnEmpNo</w:t>
              </w:r>
            </w:ins>
          </w:p>
          <w:p w14:paraId="4C2BDD6D" w14:textId="77777777" w:rsidR="00F63C93" w:rsidRPr="00F63C93" w:rsidRDefault="00F63C93" w:rsidP="00F63C93">
            <w:pPr>
              <w:rPr>
                <w:ins w:id="4687" w:author="黃梓峻" w:date="2021-05-12T14:46:00Z"/>
                <w:rFonts w:ascii="標楷體" w:eastAsia="標楷體" w:hAnsi="標楷體"/>
              </w:rPr>
            </w:pPr>
          </w:p>
        </w:tc>
      </w:tr>
      <w:tr w:rsidR="00F63C93" w:rsidRPr="00F63C93" w14:paraId="101C7A6E" w14:textId="77777777" w:rsidTr="00067F94">
        <w:trPr>
          <w:trHeight w:val="244"/>
          <w:jc w:val="center"/>
          <w:ins w:id="4688"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5D7C1029" w14:textId="77777777" w:rsidR="00F63C93" w:rsidRPr="00F63C93" w:rsidRDefault="00F63C93" w:rsidP="00F63C93">
            <w:pPr>
              <w:rPr>
                <w:ins w:id="4689" w:author="黃梓峻" w:date="2021-05-12T14:46:00Z"/>
                <w:rFonts w:ascii="標楷體" w:eastAsia="標楷體" w:hAnsi="標楷體"/>
                <w:color w:val="000000"/>
              </w:rPr>
            </w:pPr>
            <w:ins w:id="4690" w:author="黃梓峻" w:date="2021-05-12T14:46:00Z">
              <w:r w:rsidRPr="00F63C93">
                <w:rPr>
                  <w:rFonts w:ascii="標楷體" w:eastAsia="標楷體" w:hAnsi="標楷體"/>
                  <w:color w:val="000000"/>
                </w:rPr>
                <w:t>12</w:t>
              </w:r>
            </w:ins>
          </w:p>
        </w:tc>
        <w:tc>
          <w:tcPr>
            <w:tcW w:w="1107" w:type="dxa"/>
            <w:tcBorders>
              <w:top w:val="single" w:sz="4" w:space="0" w:color="auto"/>
              <w:left w:val="single" w:sz="4" w:space="0" w:color="auto"/>
              <w:bottom w:val="single" w:sz="4" w:space="0" w:color="auto"/>
              <w:right w:val="single" w:sz="4" w:space="0" w:color="auto"/>
            </w:tcBorders>
          </w:tcPr>
          <w:p w14:paraId="7B84D4F3" w14:textId="77777777" w:rsidR="00F63C93" w:rsidRPr="00F63C93" w:rsidRDefault="00F63C93" w:rsidP="00F63C93">
            <w:pPr>
              <w:rPr>
                <w:ins w:id="4691" w:author="黃梓峻" w:date="2021-05-12T14:46:00Z"/>
                <w:rFonts w:ascii="標楷體" w:eastAsia="標楷體" w:hAnsi="標楷體"/>
              </w:rPr>
            </w:pPr>
            <w:r w:rsidRPr="00F63C93">
              <w:rPr>
                <w:rFonts w:ascii="標楷體" w:eastAsia="標楷體" w:hAnsi="標楷體" w:hint="eastAsia"/>
              </w:rPr>
              <w:t>使用者查詢</w:t>
            </w:r>
          </w:p>
        </w:tc>
        <w:tc>
          <w:tcPr>
            <w:tcW w:w="798" w:type="dxa"/>
            <w:tcBorders>
              <w:top w:val="single" w:sz="4" w:space="0" w:color="auto"/>
              <w:left w:val="single" w:sz="4" w:space="0" w:color="auto"/>
              <w:bottom w:val="single" w:sz="4" w:space="0" w:color="auto"/>
              <w:right w:val="single" w:sz="4" w:space="0" w:color="auto"/>
            </w:tcBorders>
          </w:tcPr>
          <w:p w14:paraId="31EA693C" w14:textId="77777777" w:rsidR="00F63C93" w:rsidRPr="00F63C93" w:rsidRDefault="00F63C93" w:rsidP="00F63C93">
            <w:pPr>
              <w:rPr>
                <w:ins w:id="4692" w:author="黃梓峻" w:date="2021-05-12T14:46:00Z"/>
                <w:rFonts w:ascii="標楷體" w:eastAsia="標楷體" w:hAnsi="標楷體"/>
              </w:rPr>
            </w:pPr>
            <w:r w:rsidRPr="00F63C93">
              <w:rPr>
                <w:rFonts w:ascii="標楷體" w:eastAsia="標楷體" w:hAnsi="標楷體" w:hint="eastAsia"/>
              </w:rPr>
              <w:t>按鈕</w:t>
            </w:r>
          </w:p>
        </w:tc>
        <w:tc>
          <w:tcPr>
            <w:tcW w:w="855" w:type="dxa"/>
            <w:tcBorders>
              <w:top w:val="single" w:sz="4" w:space="0" w:color="auto"/>
              <w:left w:val="single" w:sz="4" w:space="0" w:color="auto"/>
              <w:bottom w:val="single" w:sz="4" w:space="0" w:color="auto"/>
              <w:right w:val="single" w:sz="4" w:space="0" w:color="auto"/>
            </w:tcBorders>
          </w:tcPr>
          <w:p w14:paraId="08D3FF7D" w14:textId="77777777" w:rsidR="00F63C93" w:rsidRPr="00F63C93" w:rsidRDefault="00F63C93" w:rsidP="00F63C93">
            <w:pPr>
              <w:rPr>
                <w:ins w:id="4693"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47FD05F9" w14:textId="77777777" w:rsidR="00F63C93" w:rsidRPr="00F63C93" w:rsidRDefault="00F63C93" w:rsidP="00F63C93">
            <w:pPr>
              <w:rPr>
                <w:ins w:id="4694"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50DAF7B3" w14:textId="77777777" w:rsidR="00F63C93" w:rsidRPr="00F63C93" w:rsidRDefault="00F63C93" w:rsidP="00F63C93">
            <w:pPr>
              <w:rPr>
                <w:ins w:id="4695" w:author="黃梓峻" w:date="2021-05-12T14:46:00Z"/>
                <w:rFonts w:ascii="標楷體" w:eastAsia="標楷體" w:hAnsi="標楷體"/>
                <w:color w:val="000000"/>
              </w:rPr>
            </w:pPr>
          </w:p>
        </w:tc>
        <w:tc>
          <w:tcPr>
            <w:tcW w:w="655" w:type="dxa"/>
            <w:tcBorders>
              <w:top w:val="single" w:sz="4" w:space="0" w:color="auto"/>
              <w:left w:val="single" w:sz="4" w:space="0" w:color="auto"/>
              <w:bottom w:val="single" w:sz="4" w:space="0" w:color="auto"/>
              <w:right w:val="single" w:sz="4" w:space="0" w:color="auto"/>
            </w:tcBorders>
          </w:tcPr>
          <w:p w14:paraId="7B5D6A7C" w14:textId="77777777" w:rsidR="00F63C93" w:rsidRPr="00F63C93" w:rsidRDefault="00F63C93" w:rsidP="00F63C93">
            <w:pPr>
              <w:jc w:val="center"/>
              <w:rPr>
                <w:ins w:id="4696" w:author="黃梓峻" w:date="2021-05-12T14:46:00Z"/>
                <w:rFonts w:ascii="標楷體" w:eastAsia="標楷體" w:hAnsi="標楷體"/>
                <w:color w:val="000000"/>
              </w:rPr>
            </w:pPr>
          </w:p>
        </w:tc>
        <w:tc>
          <w:tcPr>
            <w:tcW w:w="3336" w:type="dxa"/>
            <w:tcBorders>
              <w:top w:val="single" w:sz="4" w:space="0" w:color="auto"/>
              <w:left w:val="single" w:sz="4" w:space="0" w:color="auto"/>
              <w:bottom w:val="single" w:sz="4" w:space="0" w:color="auto"/>
              <w:right w:val="single" w:sz="4" w:space="0" w:color="auto"/>
            </w:tcBorders>
          </w:tcPr>
          <w:p w14:paraId="49CB1CCB" w14:textId="77777777" w:rsidR="00F63C93" w:rsidRPr="00F63C93" w:rsidRDefault="00F63C93" w:rsidP="00F63C93">
            <w:pPr>
              <w:rPr>
                <w:ins w:id="4697" w:author="黃梓峻" w:date="2021-05-12T14:46:00Z"/>
                <w:rFonts w:ascii="標楷體" w:eastAsia="標楷體" w:hAnsi="標楷體"/>
              </w:rPr>
            </w:pPr>
            <w:ins w:id="4698" w:author="黃梓峻" w:date="2021-05-12T14:59:00Z">
              <w:r w:rsidRPr="00F63C93">
                <w:rPr>
                  <w:rFonts w:eastAsia="標楷體" w:hint="eastAsia"/>
                  <w:color w:val="000000"/>
                </w:rPr>
                <w:t>連結至【</w:t>
              </w:r>
              <w:r w:rsidRPr="00F63C93">
                <w:rPr>
                  <w:rFonts w:eastAsia="標楷體"/>
                  <w:color w:val="000000"/>
                </w:rPr>
                <w:t xml:space="preserve">L6041 </w:t>
              </w:r>
              <w:r w:rsidRPr="00F63C93">
                <w:rPr>
                  <w:rFonts w:eastAsia="標楷體" w:hint="eastAsia"/>
                  <w:color w:val="000000"/>
                </w:rPr>
                <w:t>使用者資料查詢】，</w:t>
              </w:r>
              <w:r w:rsidRPr="00F63C93">
                <w:rPr>
                  <w:rFonts w:ascii="標楷體" w:eastAsia="標楷體" w:hAnsi="標楷體" w:hint="eastAsia"/>
                  <w:lang w:eastAsia="zh-HK"/>
                </w:rPr>
                <w:t>供查詢</w:t>
              </w:r>
              <w:r w:rsidRPr="00F63C93">
                <w:rPr>
                  <w:rFonts w:eastAsia="標楷體" w:hint="eastAsia"/>
                  <w:color w:val="000000"/>
                </w:rPr>
                <w:t>使用者資料</w:t>
              </w:r>
              <w:r w:rsidRPr="00F63C93">
                <w:rPr>
                  <w:rFonts w:ascii="標楷體" w:eastAsia="標楷體" w:hAnsi="標楷體" w:hint="eastAsia"/>
                  <w:lang w:eastAsia="zh-HK"/>
                </w:rPr>
                <w:t>，</w:t>
              </w:r>
              <w:r w:rsidRPr="00F63C93">
                <w:rPr>
                  <w:rFonts w:ascii="標楷體" w:eastAsia="標楷體" w:hAnsi="標楷體" w:hint="eastAsia"/>
                  <w:lang w:eastAsia="zh-HK"/>
                </w:rPr>
                <w:lastRenderedPageBreak/>
                <w:t>點選資料帶回戶號</w:t>
              </w:r>
            </w:ins>
          </w:p>
        </w:tc>
      </w:tr>
      <w:tr w:rsidR="00F63C93" w:rsidRPr="00F63C93" w14:paraId="7F81A0D3" w14:textId="77777777" w:rsidTr="00067F94">
        <w:trPr>
          <w:trHeight w:val="244"/>
          <w:jc w:val="center"/>
          <w:ins w:id="4699"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2F9189E8" w14:textId="77777777" w:rsidR="00F63C93" w:rsidRPr="00F63C93" w:rsidRDefault="00F63C93" w:rsidP="00F63C93">
            <w:pPr>
              <w:rPr>
                <w:ins w:id="4700" w:author="黃梓峻" w:date="2021-05-12T14:46:00Z"/>
                <w:rFonts w:ascii="標楷體" w:eastAsia="標楷體" w:hAnsi="標楷體"/>
                <w:color w:val="000000"/>
              </w:rPr>
            </w:pPr>
            <w:ins w:id="4701" w:author="黃梓峻" w:date="2021-05-12T14:46:00Z">
              <w:r w:rsidRPr="00F63C93">
                <w:rPr>
                  <w:rFonts w:ascii="標楷體" w:eastAsia="標楷體" w:hAnsi="標楷體"/>
                  <w:color w:val="000000"/>
                </w:rPr>
                <w:lastRenderedPageBreak/>
                <w:t>13</w:t>
              </w:r>
            </w:ins>
          </w:p>
        </w:tc>
        <w:tc>
          <w:tcPr>
            <w:tcW w:w="1107" w:type="dxa"/>
            <w:tcBorders>
              <w:top w:val="single" w:sz="4" w:space="0" w:color="auto"/>
              <w:left w:val="single" w:sz="4" w:space="0" w:color="auto"/>
              <w:bottom w:val="single" w:sz="4" w:space="0" w:color="auto"/>
              <w:right w:val="single" w:sz="4" w:space="0" w:color="auto"/>
            </w:tcBorders>
          </w:tcPr>
          <w:p w14:paraId="7D6448BE" w14:textId="77777777" w:rsidR="00F63C93" w:rsidRPr="00F63C93" w:rsidRDefault="00F63C93" w:rsidP="00F63C93">
            <w:pPr>
              <w:rPr>
                <w:ins w:id="4702" w:author="黃梓峻" w:date="2021-05-12T14:46:00Z"/>
                <w:rFonts w:ascii="標楷體" w:eastAsia="標楷體" w:hAnsi="標楷體"/>
              </w:rPr>
            </w:pPr>
            <w:ins w:id="4703" w:author="黃梓峻" w:date="2021-05-12T14:59:00Z">
              <w:r w:rsidRPr="00F63C93">
                <w:rPr>
                  <w:rFonts w:ascii="標楷體" w:eastAsia="標楷體" w:hAnsi="標楷體" w:hint="eastAsia"/>
                </w:rPr>
                <w:t>備註</w:t>
              </w:r>
            </w:ins>
          </w:p>
        </w:tc>
        <w:tc>
          <w:tcPr>
            <w:tcW w:w="798" w:type="dxa"/>
            <w:tcBorders>
              <w:top w:val="single" w:sz="4" w:space="0" w:color="auto"/>
              <w:left w:val="single" w:sz="4" w:space="0" w:color="auto"/>
              <w:bottom w:val="single" w:sz="4" w:space="0" w:color="auto"/>
              <w:right w:val="single" w:sz="4" w:space="0" w:color="auto"/>
            </w:tcBorders>
          </w:tcPr>
          <w:p w14:paraId="0B479B76" w14:textId="77777777" w:rsidR="00F63C93" w:rsidRPr="00F63C93" w:rsidRDefault="00F63C93" w:rsidP="00F63C93">
            <w:pPr>
              <w:rPr>
                <w:ins w:id="4704"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5523A9D9" w14:textId="77777777" w:rsidR="00F63C93" w:rsidRPr="00F63C93" w:rsidRDefault="00F63C93" w:rsidP="00F63C93">
            <w:pPr>
              <w:rPr>
                <w:ins w:id="4705"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5437DB93" w14:textId="77777777" w:rsidR="00F63C93" w:rsidRPr="00F63C93" w:rsidRDefault="00F63C93" w:rsidP="00F63C93">
            <w:pPr>
              <w:rPr>
                <w:ins w:id="4706"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7DEF65E6" w14:textId="77777777" w:rsidR="00F63C93" w:rsidRPr="00F63C93" w:rsidRDefault="00F63C93" w:rsidP="00F63C93">
            <w:pPr>
              <w:rPr>
                <w:ins w:id="4707" w:author="黃梓峻" w:date="2021-05-12T14:46:00Z"/>
                <w:rFonts w:ascii="標楷體" w:eastAsia="標楷體" w:hAnsi="標楷體"/>
                <w:color w:val="000000"/>
              </w:rPr>
            </w:pPr>
          </w:p>
        </w:tc>
        <w:tc>
          <w:tcPr>
            <w:tcW w:w="655" w:type="dxa"/>
            <w:tcBorders>
              <w:top w:val="single" w:sz="4" w:space="0" w:color="auto"/>
              <w:left w:val="single" w:sz="4" w:space="0" w:color="auto"/>
              <w:bottom w:val="single" w:sz="4" w:space="0" w:color="auto"/>
              <w:right w:val="single" w:sz="4" w:space="0" w:color="auto"/>
            </w:tcBorders>
          </w:tcPr>
          <w:p w14:paraId="64251E0A" w14:textId="77777777" w:rsidR="00F63C93" w:rsidRPr="00F63C93" w:rsidRDefault="00F63C93" w:rsidP="00F63C93">
            <w:pPr>
              <w:jc w:val="center"/>
              <w:rPr>
                <w:ins w:id="4708" w:author="黃梓峻" w:date="2021-05-12T14:46:00Z"/>
                <w:rFonts w:ascii="標楷體" w:eastAsia="標楷體" w:hAnsi="標楷體"/>
                <w:color w:val="000000"/>
              </w:rPr>
            </w:pPr>
            <w:ins w:id="4709" w:author="黃梓峻" w:date="2021-05-12T15:03: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7EFE5EA3" w14:textId="77777777" w:rsidR="00F63C93" w:rsidRPr="00F63C93" w:rsidRDefault="00F63C93" w:rsidP="00F63C93">
            <w:pPr>
              <w:rPr>
                <w:ins w:id="4710" w:author="黃梓峻" w:date="2021-05-12T14:46:00Z"/>
                <w:rFonts w:eastAsia="標楷體"/>
                <w:color w:val="000000"/>
              </w:rPr>
            </w:pPr>
            <w:ins w:id="4711" w:author="黃梓峻" w:date="2021-05-12T14:59:00Z">
              <w:r w:rsidRPr="00F63C93">
                <w:rPr>
                  <w:rFonts w:ascii="標楷體" w:eastAsia="標楷體" w:hAnsi="標楷體"/>
                  <w:color w:val="000000"/>
                </w:rPr>
                <w:t>InnDocRecord</w:t>
              </w:r>
              <w:r w:rsidRPr="00F63C93">
                <w:rPr>
                  <w:rFonts w:ascii="標楷體" w:eastAsia="標楷體" w:hAnsi="標楷體"/>
                </w:rPr>
                <w:t>.Remark</w:t>
              </w:r>
            </w:ins>
          </w:p>
        </w:tc>
      </w:tr>
      <w:tr w:rsidR="00F63C93" w:rsidRPr="00F63C93" w14:paraId="273D498A" w14:textId="77777777" w:rsidTr="00067F94">
        <w:trPr>
          <w:trHeight w:val="244"/>
          <w:jc w:val="center"/>
          <w:ins w:id="4712" w:author="黃梓峻" w:date="2021-05-12T14:46:00Z"/>
        </w:trPr>
        <w:tc>
          <w:tcPr>
            <w:tcW w:w="521" w:type="dxa"/>
            <w:tcBorders>
              <w:top w:val="single" w:sz="4" w:space="0" w:color="auto"/>
              <w:left w:val="single" w:sz="4" w:space="0" w:color="auto"/>
              <w:bottom w:val="single" w:sz="4" w:space="0" w:color="auto"/>
              <w:right w:val="single" w:sz="4" w:space="0" w:color="auto"/>
            </w:tcBorders>
          </w:tcPr>
          <w:p w14:paraId="2B03CA8C" w14:textId="77777777" w:rsidR="00F63C93" w:rsidRPr="00F63C93" w:rsidRDefault="00F63C93" w:rsidP="00F63C93">
            <w:pPr>
              <w:rPr>
                <w:ins w:id="4713" w:author="黃梓峻" w:date="2021-05-12T14:46:00Z"/>
                <w:rFonts w:ascii="標楷體" w:eastAsia="標楷體" w:hAnsi="標楷體"/>
                <w:color w:val="000000"/>
              </w:rPr>
            </w:pPr>
            <w:ins w:id="4714" w:author="黃梓峻" w:date="2021-05-12T14:46:00Z">
              <w:r w:rsidRPr="00F63C93">
                <w:rPr>
                  <w:rFonts w:ascii="標楷體" w:eastAsia="標楷體" w:hAnsi="標楷體"/>
                  <w:color w:val="000000"/>
                </w:rPr>
                <w:t>14</w:t>
              </w:r>
            </w:ins>
          </w:p>
        </w:tc>
        <w:tc>
          <w:tcPr>
            <w:tcW w:w="1107" w:type="dxa"/>
            <w:tcBorders>
              <w:top w:val="single" w:sz="4" w:space="0" w:color="auto"/>
              <w:left w:val="single" w:sz="4" w:space="0" w:color="auto"/>
              <w:bottom w:val="single" w:sz="4" w:space="0" w:color="auto"/>
              <w:right w:val="single" w:sz="4" w:space="0" w:color="auto"/>
            </w:tcBorders>
          </w:tcPr>
          <w:p w14:paraId="4B7E1521" w14:textId="77777777" w:rsidR="00F63C93" w:rsidRPr="00F63C93" w:rsidRDefault="00F63C93" w:rsidP="00F63C93">
            <w:pPr>
              <w:rPr>
                <w:ins w:id="4715" w:author="黃梓峻" w:date="2021-05-12T14:46:00Z"/>
                <w:rFonts w:ascii="標楷體" w:eastAsia="標楷體" w:hAnsi="標楷體"/>
              </w:rPr>
            </w:pPr>
            <w:ins w:id="4716" w:author="黃梓峻" w:date="2021-05-12T14:59:00Z">
              <w:r w:rsidRPr="00F63C93">
                <w:rPr>
                  <w:rFonts w:ascii="標楷體" w:eastAsia="標楷體" w:hAnsi="標楷體" w:hint="eastAsia"/>
                </w:rPr>
                <w:t>借閱項目</w:t>
              </w:r>
            </w:ins>
          </w:p>
        </w:tc>
        <w:tc>
          <w:tcPr>
            <w:tcW w:w="798" w:type="dxa"/>
            <w:tcBorders>
              <w:top w:val="single" w:sz="4" w:space="0" w:color="auto"/>
              <w:left w:val="single" w:sz="4" w:space="0" w:color="auto"/>
              <w:bottom w:val="single" w:sz="4" w:space="0" w:color="auto"/>
              <w:right w:val="single" w:sz="4" w:space="0" w:color="auto"/>
            </w:tcBorders>
          </w:tcPr>
          <w:p w14:paraId="3EFD7CA3" w14:textId="77777777" w:rsidR="00F63C93" w:rsidRPr="00F63C93" w:rsidRDefault="00F63C93" w:rsidP="00F63C93">
            <w:pPr>
              <w:rPr>
                <w:ins w:id="4717" w:author="黃梓峻" w:date="2021-05-12T14:46:00Z"/>
                <w:rFonts w:ascii="標楷體" w:eastAsia="標楷體" w:hAnsi="標楷體"/>
              </w:rPr>
            </w:pPr>
          </w:p>
        </w:tc>
        <w:tc>
          <w:tcPr>
            <w:tcW w:w="855" w:type="dxa"/>
            <w:tcBorders>
              <w:top w:val="single" w:sz="4" w:space="0" w:color="auto"/>
              <w:left w:val="single" w:sz="4" w:space="0" w:color="auto"/>
              <w:bottom w:val="single" w:sz="4" w:space="0" w:color="auto"/>
              <w:right w:val="single" w:sz="4" w:space="0" w:color="auto"/>
            </w:tcBorders>
          </w:tcPr>
          <w:p w14:paraId="1DA35767" w14:textId="77777777" w:rsidR="00F63C93" w:rsidRPr="00F63C93" w:rsidRDefault="00F63C93" w:rsidP="00F63C93">
            <w:pPr>
              <w:rPr>
                <w:ins w:id="4718" w:author="黃梓峻" w:date="2021-05-12T14:46:00Z"/>
                <w:rFonts w:ascii="標楷體" w:eastAsia="標楷體" w:hAnsi="標楷體"/>
              </w:rPr>
            </w:pPr>
          </w:p>
        </w:tc>
        <w:tc>
          <w:tcPr>
            <w:tcW w:w="2376" w:type="dxa"/>
            <w:tcBorders>
              <w:top w:val="single" w:sz="4" w:space="0" w:color="auto"/>
              <w:left w:val="single" w:sz="4" w:space="0" w:color="auto"/>
              <w:bottom w:val="single" w:sz="4" w:space="0" w:color="auto"/>
              <w:right w:val="single" w:sz="4" w:space="0" w:color="auto"/>
            </w:tcBorders>
          </w:tcPr>
          <w:p w14:paraId="1E5CCA42" w14:textId="77777777" w:rsidR="00F63C93" w:rsidRPr="00F63C93" w:rsidRDefault="00F63C93" w:rsidP="00F63C93">
            <w:pPr>
              <w:rPr>
                <w:ins w:id="4719" w:author="黃梓峻" w:date="2021-05-12T14:46:00Z"/>
                <w:rFonts w:ascii="標楷體" w:eastAsia="標楷體" w:hAnsi="標楷體"/>
              </w:rPr>
            </w:pPr>
          </w:p>
        </w:tc>
        <w:tc>
          <w:tcPr>
            <w:tcW w:w="772" w:type="dxa"/>
            <w:tcBorders>
              <w:top w:val="single" w:sz="4" w:space="0" w:color="auto"/>
              <w:left w:val="single" w:sz="4" w:space="0" w:color="auto"/>
              <w:bottom w:val="single" w:sz="4" w:space="0" w:color="auto"/>
              <w:right w:val="single" w:sz="4" w:space="0" w:color="auto"/>
            </w:tcBorders>
          </w:tcPr>
          <w:p w14:paraId="68C81686" w14:textId="77777777" w:rsidR="00F63C93" w:rsidRPr="00F63C93" w:rsidRDefault="00F63C93" w:rsidP="00F63C93">
            <w:pPr>
              <w:rPr>
                <w:ins w:id="4720" w:author="黃梓峻" w:date="2021-05-12T14:46:00Z"/>
                <w:rFonts w:ascii="標楷體" w:eastAsia="標楷體" w:hAnsi="標楷體"/>
                <w:color w:val="000000"/>
              </w:rPr>
            </w:pPr>
          </w:p>
        </w:tc>
        <w:tc>
          <w:tcPr>
            <w:tcW w:w="655" w:type="dxa"/>
            <w:tcBorders>
              <w:top w:val="single" w:sz="4" w:space="0" w:color="auto"/>
              <w:left w:val="single" w:sz="4" w:space="0" w:color="auto"/>
              <w:bottom w:val="single" w:sz="4" w:space="0" w:color="auto"/>
              <w:right w:val="single" w:sz="4" w:space="0" w:color="auto"/>
            </w:tcBorders>
          </w:tcPr>
          <w:p w14:paraId="5F14F6A2" w14:textId="77777777" w:rsidR="00F63C93" w:rsidRPr="00F63C93" w:rsidRDefault="00F63C93" w:rsidP="00F63C93">
            <w:pPr>
              <w:jc w:val="center"/>
              <w:rPr>
                <w:ins w:id="4721" w:author="黃梓峻" w:date="2021-05-12T14:46:00Z"/>
                <w:rFonts w:ascii="標楷體" w:eastAsia="標楷體" w:hAnsi="標楷體"/>
                <w:color w:val="000000"/>
              </w:rPr>
            </w:pPr>
            <w:ins w:id="4722" w:author="黃梓峻" w:date="2021-05-12T15:03:00Z">
              <w:r w:rsidRPr="00F63C93">
                <w:rPr>
                  <w:rFonts w:ascii="標楷體" w:eastAsia="標楷體" w:hAnsi="標楷體"/>
                </w:rPr>
                <w:t>R</w:t>
              </w:r>
            </w:ins>
          </w:p>
        </w:tc>
        <w:tc>
          <w:tcPr>
            <w:tcW w:w="3336" w:type="dxa"/>
            <w:tcBorders>
              <w:top w:val="single" w:sz="4" w:space="0" w:color="auto"/>
              <w:left w:val="single" w:sz="4" w:space="0" w:color="auto"/>
              <w:bottom w:val="single" w:sz="4" w:space="0" w:color="auto"/>
              <w:right w:val="single" w:sz="4" w:space="0" w:color="auto"/>
            </w:tcBorders>
          </w:tcPr>
          <w:p w14:paraId="42468A88" w14:textId="77777777" w:rsidR="00F63C93" w:rsidRPr="00F63C93" w:rsidRDefault="00F63C93" w:rsidP="00F63C93">
            <w:pPr>
              <w:rPr>
                <w:ins w:id="4723" w:author="黃梓峻" w:date="2021-05-12T14:46:00Z"/>
                <w:rFonts w:ascii="標楷體" w:eastAsia="標楷體" w:hAnsi="標楷體"/>
              </w:rPr>
            </w:pPr>
            <w:ins w:id="4724" w:author="黃梓峻" w:date="2021-05-12T14:59:00Z">
              <w:r w:rsidRPr="00F63C93">
                <w:rPr>
                  <w:rFonts w:ascii="標楷體" w:eastAsia="標楷體" w:hAnsi="標楷體"/>
                  <w:color w:val="000000"/>
                </w:rPr>
                <w:t>InnDocRecord</w:t>
              </w:r>
              <w:r w:rsidRPr="00F63C93">
                <w:rPr>
                  <w:rFonts w:ascii="標楷體" w:eastAsia="標楷體" w:hAnsi="標楷體"/>
                </w:rPr>
                <w:t>.ApplObj</w:t>
              </w:r>
            </w:ins>
          </w:p>
        </w:tc>
      </w:tr>
    </w:tbl>
    <w:p w14:paraId="753B0D91" w14:textId="77777777" w:rsidR="00F63C93" w:rsidRPr="00F63C93" w:rsidRDefault="00F63C93" w:rsidP="00F63C93">
      <w:pPr>
        <w:rPr>
          <w:ins w:id="4725" w:author="st1" w:date="2021-05-07T15:41:00Z"/>
          <w:rFonts w:ascii="標楷體" w:eastAsia="標楷體" w:hAnsi="標楷體"/>
          <w:noProof/>
        </w:rPr>
      </w:pPr>
    </w:p>
    <w:p w14:paraId="75847D17" w14:textId="77777777" w:rsidR="00F63C93" w:rsidRPr="00F63C93" w:rsidDel="008508E6" w:rsidRDefault="00F63C93" w:rsidP="00F63C93">
      <w:pPr>
        <w:rPr>
          <w:del w:id="4726" w:author="st1" w:date="2021-05-07T16:23:00Z"/>
          <w:rFonts w:ascii="標楷體" w:eastAsia="標楷體" w:hAnsi="標楷體"/>
          <w:noProof/>
          <w:rPrChange w:id="4727" w:author="st1" w:date="2021-05-07T15:37:00Z">
            <w:rPr>
              <w:del w:id="4728" w:author="st1" w:date="2021-05-07T16:23:00Z"/>
              <w:noProof/>
            </w:rPr>
          </w:rPrChange>
        </w:rPr>
        <w:pPrChange w:id="4729" w:author="st1" w:date="2021-05-07T15:37:00Z">
          <w:pPr>
            <w:pStyle w:val="af9"/>
            <w:numPr>
              <w:ilvl w:val="2"/>
              <w:numId w:val="9"/>
            </w:numPr>
            <w:ind w:leftChars="0" w:left="2640" w:hanging="480"/>
          </w:pPr>
        </w:pPrChange>
      </w:pPr>
    </w:p>
    <w:p w14:paraId="76BFE0A6" w14:textId="77777777" w:rsidR="00F63C93" w:rsidRPr="00F63C93" w:rsidDel="008508E6" w:rsidRDefault="00F63C93" w:rsidP="00F63C93">
      <w:pPr>
        <w:rPr>
          <w:del w:id="4730" w:author="st1" w:date="2021-05-07T16:23:00Z"/>
          <w:rFonts w:ascii="標楷體" w:eastAsia="標楷體" w:hAnsi="標楷體"/>
          <w:lang w:eastAsia="x-none"/>
        </w:rPr>
      </w:pPr>
      <w:del w:id="4731" w:author="st1" w:date="2021-05-07T15:36:00Z">
        <w:r w:rsidRPr="00F63C93" w:rsidDel="00101072">
          <w:rPr>
            <w:rFonts w:ascii="標楷體" w:eastAsia="標楷體" w:hAnsi="標楷體"/>
            <w:noProof/>
          </w:rPr>
          <w:drawing>
            <wp:inline distT="0" distB="0" distL="0" distR="0" wp14:anchorId="73AFC009" wp14:editId="38671282">
              <wp:extent cx="6477000" cy="3492500"/>
              <wp:effectExtent l="0" t="0" r="0" b="0"/>
              <wp:docPr id="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3492500"/>
                      </a:xfrm>
                      <a:prstGeom prst="rect">
                        <a:avLst/>
                      </a:prstGeom>
                      <a:noFill/>
                      <a:ln>
                        <a:noFill/>
                      </a:ln>
                    </pic:spPr>
                  </pic:pic>
                </a:graphicData>
              </a:graphic>
            </wp:inline>
          </w:drawing>
        </w:r>
      </w:del>
    </w:p>
    <w:p w14:paraId="3A1A45E7" w14:textId="77777777" w:rsidR="00F63C93" w:rsidRPr="00F63C93" w:rsidDel="008508E6" w:rsidRDefault="00F63C93" w:rsidP="00F63C93">
      <w:pPr>
        <w:numPr>
          <w:ilvl w:val="0"/>
          <w:numId w:val="126"/>
        </w:numPr>
        <w:ind w:left="0" w:firstLine="0"/>
        <w:rPr>
          <w:del w:id="4732" w:author="st1" w:date="2021-05-07T16:23:00Z"/>
          <w:rFonts w:ascii="標楷體" w:eastAsia="標楷體" w:hAnsi="標楷體"/>
          <w:sz w:val="26"/>
          <w:szCs w:val="26"/>
          <w:lang w:eastAsia="x-none"/>
        </w:rPr>
      </w:pPr>
      <w:del w:id="4733" w:author="st1" w:date="2021-05-07T16:23:00Z">
        <w:r w:rsidRPr="00F63C93" w:rsidDel="008508E6">
          <w:rPr>
            <w:rFonts w:ascii="標楷體" w:eastAsia="標楷體" w:hAnsi="標楷體"/>
            <w:sz w:val="26"/>
            <w:szCs w:val="26"/>
            <w:lang w:eastAsia="x-none"/>
          </w:rPr>
          <w:delText>輸入畫面資料說明</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729"/>
        <w:gridCol w:w="1296"/>
        <w:gridCol w:w="905"/>
        <w:gridCol w:w="1143"/>
        <w:gridCol w:w="668"/>
        <w:gridCol w:w="687"/>
        <w:gridCol w:w="3309"/>
      </w:tblGrid>
      <w:tr w:rsidR="00F63C93" w:rsidRPr="00F63C93" w:rsidDel="008508E6" w14:paraId="2CC8CDFE" w14:textId="77777777" w:rsidTr="00067F94">
        <w:trPr>
          <w:trHeight w:val="388"/>
          <w:jc w:val="center"/>
          <w:del w:id="4734" w:author="st1" w:date="2021-05-07T16:23:00Z"/>
        </w:trPr>
        <w:tc>
          <w:tcPr>
            <w:tcW w:w="456" w:type="dxa"/>
            <w:vMerge w:val="restart"/>
          </w:tcPr>
          <w:p w14:paraId="1CF883AA" w14:textId="77777777" w:rsidR="00F63C93" w:rsidRPr="00F63C93" w:rsidDel="008508E6" w:rsidRDefault="00F63C93" w:rsidP="00F63C93">
            <w:pPr>
              <w:rPr>
                <w:del w:id="4735" w:author="st1" w:date="2021-05-07T16:23:00Z"/>
                <w:rFonts w:ascii="標楷體" w:eastAsia="標楷體" w:hAnsi="標楷體"/>
                <w:lang w:eastAsia="x-none"/>
              </w:rPr>
            </w:pPr>
            <w:del w:id="4736" w:author="st1" w:date="2021-05-07T16:23:00Z">
              <w:r w:rsidRPr="00F63C93" w:rsidDel="008508E6">
                <w:rPr>
                  <w:rFonts w:ascii="標楷體" w:eastAsia="標楷體" w:hAnsi="標楷體"/>
                  <w:lang w:eastAsia="x-none"/>
                </w:rPr>
                <w:delText>序號</w:delText>
              </w:r>
            </w:del>
          </w:p>
        </w:tc>
        <w:tc>
          <w:tcPr>
            <w:tcW w:w="1858" w:type="dxa"/>
            <w:vMerge w:val="restart"/>
          </w:tcPr>
          <w:p w14:paraId="04DFD4F2" w14:textId="77777777" w:rsidR="00F63C93" w:rsidRPr="00F63C93" w:rsidDel="008508E6" w:rsidRDefault="00F63C93" w:rsidP="00F63C93">
            <w:pPr>
              <w:rPr>
                <w:del w:id="4737" w:author="st1" w:date="2021-05-07T16:23:00Z"/>
                <w:rFonts w:ascii="標楷體" w:eastAsia="標楷體" w:hAnsi="標楷體"/>
                <w:lang w:eastAsia="x-none"/>
              </w:rPr>
            </w:pPr>
            <w:del w:id="4738" w:author="st1" w:date="2021-05-07T16:23:00Z">
              <w:r w:rsidRPr="00F63C93" w:rsidDel="008508E6">
                <w:rPr>
                  <w:rFonts w:ascii="標楷體" w:eastAsia="標楷體" w:hAnsi="標楷體"/>
                  <w:lang w:eastAsia="x-none"/>
                </w:rPr>
                <w:delText>欄位</w:delText>
              </w:r>
            </w:del>
          </w:p>
        </w:tc>
        <w:tc>
          <w:tcPr>
            <w:tcW w:w="4505" w:type="dxa"/>
            <w:gridSpan w:val="5"/>
          </w:tcPr>
          <w:p w14:paraId="19F906A2" w14:textId="77777777" w:rsidR="00F63C93" w:rsidRPr="00F63C93" w:rsidDel="008508E6" w:rsidRDefault="00F63C93" w:rsidP="00F63C93">
            <w:pPr>
              <w:rPr>
                <w:del w:id="4739" w:author="st1" w:date="2021-05-07T16:23:00Z"/>
                <w:rFonts w:ascii="標楷體" w:eastAsia="標楷體" w:hAnsi="標楷體"/>
                <w:lang w:eastAsia="x-none"/>
              </w:rPr>
            </w:pPr>
            <w:del w:id="4740" w:author="st1" w:date="2021-05-07T16:23:00Z">
              <w:r w:rsidRPr="00F63C93" w:rsidDel="008508E6">
                <w:rPr>
                  <w:rFonts w:ascii="標楷體" w:eastAsia="標楷體" w:hAnsi="標楷體"/>
                  <w:lang w:eastAsia="x-none"/>
                </w:rPr>
                <w:delText>說明</w:delText>
              </w:r>
            </w:del>
          </w:p>
        </w:tc>
        <w:tc>
          <w:tcPr>
            <w:tcW w:w="3601" w:type="dxa"/>
            <w:vMerge w:val="restart"/>
          </w:tcPr>
          <w:p w14:paraId="0180299B" w14:textId="77777777" w:rsidR="00F63C93" w:rsidRPr="00F63C93" w:rsidDel="008508E6" w:rsidRDefault="00F63C93" w:rsidP="00F63C93">
            <w:pPr>
              <w:rPr>
                <w:del w:id="4741" w:author="st1" w:date="2021-05-07T16:23:00Z"/>
                <w:rFonts w:ascii="標楷體" w:eastAsia="標楷體" w:hAnsi="標楷體"/>
                <w:lang w:eastAsia="x-none"/>
              </w:rPr>
            </w:pPr>
            <w:del w:id="4742" w:author="st1" w:date="2021-05-07T16:23:00Z">
              <w:r w:rsidRPr="00F63C93" w:rsidDel="008508E6">
                <w:rPr>
                  <w:rFonts w:ascii="標楷體" w:eastAsia="標楷體" w:hAnsi="標楷體"/>
                  <w:lang w:eastAsia="x-none"/>
                </w:rPr>
                <w:delText>處理邏輯及注意事項</w:delText>
              </w:r>
            </w:del>
          </w:p>
        </w:tc>
      </w:tr>
      <w:tr w:rsidR="00F63C93" w:rsidRPr="00F63C93" w:rsidDel="008508E6" w14:paraId="567788A3" w14:textId="77777777" w:rsidTr="00067F94">
        <w:trPr>
          <w:trHeight w:val="244"/>
          <w:jc w:val="center"/>
          <w:del w:id="4743" w:author="st1" w:date="2021-05-07T16:23:00Z"/>
        </w:trPr>
        <w:tc>
          <w:tcPr>
            <w:tcW w:w="456" w:type="dxa"/>
            <w:vMerge/>
          </w:tcPr>
          <w:p w14:paraId="2E9342F9" w14:textId="77777777" w:rsidR="00F63C93" w:rsidRPr="00F63C93" w:rsidDel="008508E6" w:rsidRDefault="00F63C93" w:rsidP="00F63C93">
            <w:pPr>
              <w:rPr>
                <w:del w:id="4744" w:author="st1" w:date="2021-05-07T16:23:00Z"/>
                <w:rFonts w:ascii="標楷體" w:eastAsia="標楷體" w:hAnsi="標楷體"/>
                <w:lang w:eastAsia="x-none"/>
              </w:rPr>
            </w:pPr>
          </w:p>
        </w:tc>
        <w:tc>
          <w:tcPr>
            <w:tcW w:w="1858" w:type="dxa"/>
            <w:vMerge/>
          </w:tcPr>
          <w:p w14:paraId="627D0430" w14:textId="77777777" w:rsidR="00F63C93" w:rsidRPr="00F63C93" w:rsidDel="008508E6" w:rsidRDefault="00F63C93" w:rsidP="00F63C93">
            <w:pPr>
              <w:rPr>
                <w:del w:id="4745" w:author="st1" w:date="2021-05-07T16:23:00Z"/>
                <w:rFonts w:ascii="標楷體" w:eastAsia="標楷體" w:hAnsi="標楷體"/>
                <w:lang w:eastAsia="x-none"/>
              </w:rPr>
            </w:pPr>
          </w:p>
        </w:tc>
        <w:tc>
          <w:tcPr>
            <w:tcW w:w="939" w:type="dxa"/>
          </w:tcPr>
          <w:p w14:paraId="711690B2" w14:textId="77777777" w:rsidR="00F63C93" w:rsidRPr="00F63C93" w:rsidDel="008508E6" w:rsidRDefault="00F63C93" w:rsidP="00F63C93">
            <w:pPr>
              <w:rPr>
                <w:del w:id="4746" w:author="st1" w:date="2021-05-07T16:23:00Z"/>
                <w:rFonts w:ascii="標楷體" w:eastAsia="標楷體" w:hAnsi="標楷體"/>
                <w:lang w:eastAsia="x-none"/>
              </w:rPr>
            </w:pPr>
            <w:del w:id="4747" w:author="st1" w:date="2021-05-07T16:23:00Z">
              <w:r w:rsidRPr="00F63C93" w:rsidDel="008508E6">
                <w:rPr>
                  <w:rFonts w:ascii="標楷體" w:eastAsia="標楷體" w:hAnsi="標楷體" w:hint="eastAsia"/>
                </w:rPr>
                <w:delText>資料型態長度</w:delText>
              </w:r>
            </w:del>
          </w:p>
        </w:tc>
        <w:tc>
          <w:tcPr>
            <w:tcW w:w="955" w:type="dxa"/>
          </w:tcPr>
          <w:p w14:paraId="09B9EA5D" w14:textId="77777777" w:rsidR="00F63C93" w:rsidRPr="00F63C93" w:rsidDel="008508E6" w:rsidRDefault="00F63C93" w:rsidP="00F63C93">
            <w:pPr>
              <w:rPr>
                <w:del w:id="4748" w:author="st1" w:date="2021-05-07T16:23:00Z"/>
                <w:rFonts w:ascii="標楷體" w:eastAsia="標楷體" w:hAnsi="標楷體"/>
                <w:lang w:eastAsia="x-none"/>
              </w:rPr>
            </w:pPr>
            <w:del w:id="4749" w:author="st1" w:date="2021-05-07T16:23:00Z">
              <w:r w:rsidRPr="00F63C93" w:rsidDel="008508E6">
                <w:rPr>
                  <w:rFonts w:ascii="標楷體" w:eastAsia="標楷體" w:hAnsi="標楷體"/>
                  <w:lang w:eastAsia="x-none"/>
                </w:rPr>
                <w:delText>預設值</w:delText>
              </w:r>
            </w:del>
          </w:p>
        </w:tc>
        <w:tc>
          <w:tcPr>
            <w:tcW w:w="1220" w:type="dxa"/>
          </w:tcPr>
          <w:p w14:paraId="3C60A244" w14:textId="77777777" w:rsidR="00F63C93" w:rsidRPr="00F63C93" w:rsidDel="008508E6" w:rsidRDefault="00F63C93" w:rsidP="00F63C93">
            <w:pPr>
              <w:rPr>
                <w:del w:id="4750" w:author="st1" w:date="2021-05-07T16:23:00Z"/>
                <w:rFonts w:ascii="標楷體" w:eastAsia="標楷體" w:hAnsi="標楷體"/>
                <w:lang w:eastAsia="x-none"/>
              </w:rPr>
            </w:pPr>
            <w:del w:id="4751" w:author="st1" w:date="2021-05-07T16:23:00Z">
              <w:r w:rsidRPr="00F63C93" w:rsidDel="008508E6">
                <w:rPr>
                  <w:rFonts w:ascii="標楷體" w:eastAsia="標楷體" w:hAnsi="標楷體"/>
                  <w:lang w:eastAsia="x-none"/>
                </w:rPr>
                <w:delText>選單內容</w:delText>
              </w:r>
            </w:del>
          </w:p>
        </w:tc>
        <w:tc>
          <w:tcPr>
            <w:tcW w:w="692" w:type="dxa"/>
          </w:tcPr>
          <w:p w14:paraId="623DD22F" w14:textId="77777777" w:rsidR="00F63C93" w:rsidRPr="00F63C93" w:rsidDel="008508E6" w:rsidRDefault="00F63C93" w:rsidP="00F63C93">
            <w:pPr>
              <w:rPr>
                <w:del w:id="4752" w:author="st1" w:date="2021-05-07T16:23:00Z"/>
                <w:rFonts w:ascii="標楷體" w:eastAsia="標楷體" w:hAnsi="標楷體"/>
                <w:lang w:eastAsia="x-none"/>
              </w:rPr>
            </w:pPr>
            <w:del w:id="4753" w:author="st1" w:date="2021-05-07T16:23:00Z">
              <w:r w:rsidRPr="00F63C93" w:rsidDel="008508E6">
                <w:rPr>
                  <w:rFonts w:ascii="標楷體" w:eastAsia="標楷體" w:hAnsi="標楷體"/>
                  <w:lang w:eastAsia="x-none"/>
                </w:rPr>
                <w:delText>必填</w:delText>
              </w:r>
            </w:del>
          </w:p>
        </w:tc>
        <w:tc>
          <w:tcPr>
            <w:tcW w:w="699" w:type="dxa"/>
          </w:tcPr>
          <w:p w14:paraId="78B539DA" w14:textId="77777777" w:rsidR="00F63C93" w:rsidRPr="00F63C93" w:rsidDel="008508E6" w:rsidRDefault="00F63C93" w:rsidP="00F63C93">
            <w:pPr>
              <w:rPr>
                <w:del w:id="4754" w:author="st1" w:date="2021-05-07T16:23:00Z"/>
                <w:rFonts w:ascii="標楷體" w:eastAsia="標楷體" w:hAnsi="標楷體"/>
                <w:lang w:eastAsia="x-none"/>
              </w:rPr>
            </w:pPr>
            <w:del w:id="4755" w:author="st1" w:date="2021-05-07T16:23:00Z">
              <w:r w:rsidRPr="00F63C93" w:rsidDel="008508E6">
                <w:rPr>
                  <w:rFonts w:ascii="標楷體" w:eastAsia="標楷體" w:hAnsi="標楷體"/>
                  <w:lang w:eastAsia="x-none"/>
                </w:rPr>
                <w:delText>R/W</w:delText>
              </w:r>
            </w:del>
          </w:p>
        </w:tc>
        <w:tc>
          <w:tcPr>
            <w:tcW w:w="3601" w:type="dxa"/>
            <w:vMerge/>
          </w:tcPr>
          <w:p w14:paraId="5B7945CC" w14:textId="77777777" w:rsidR="00F63C93" w:rsidRPr="00F63C93" w:rsidDel="008508E6" w:rsidRDefault="00F63C93" w:rsidP="00F63C93">
            <w:pPr>
              <w:rPr>
                <w:del w:id="4756" w:author="st1" w:date="2021-05-07T16:23:00Z"/>
                <w:rFonts w:ascii="標楷體" w:eastAsia="標楷體" w:hAnsi="標楷體"/>
                <w:lang w:eastAsia="x-none"/>
              </w:rPr>
            </w:pPr>
          </w:p>
        </w:tc>
      </w:tr>
      <w:tr w:rsidR="00F63C93" w:rsidRPr="00F63C93" w:rsidDel="008508E6" w14:paraId="1D77B2DC" w14:textId="77777777" w:rsidTr="00067F94">
        <w:trPr>
          <w:trHeight w:val="291"/>
          <w:jc w:val="center"/>
          <w:del w:id="4757" w:author="st1" w:date="2021-05-07T16:23:00Z"/>
        </w:trPr>
        <w:tc>
          <w:tcPr>
            <w:tcW w:w="456" w:type="dxa"/>
          </w:tcPr>
          <w:p w14:paraId="42C1B3C6" w14:textId="77777777" w:rsidR="00F63C93" w:rsidRPr="00F63C93" w:rsidDel="008508E6" w:rsidRDefault="00F63C93" w:rsidP="00F63C93">
            <w:pPr>
              <w:rPr>
                <w:del w:id="4758" w:author="st1" w:date="2021-05-07T16:23:00Z"/>
                <w:rFonts w:ascii="標楷體" w:eastAsia="標楷體" w:hAnsi="標楷體"/>
                <w:lang w:eastAsia="x-none"/>
              </w:rPr>
            </w:pPr>
            <w:del w:id="4759" w:author="st1" w:date="2021-05-07T16:23:00Z">
              <w:r w:rsidRPr="00F63C93" w:rsidDel="008508E6">
                <w:rPr>
                  <w:rFonts w:ascii="標楷體" w:eastAsia="標楷體" w:hAnsi="標楷體" w:hint="eastAsia"/>
                  <w:lang w:eastAsia="x-none"/>
                </w:rPr>
                <w:delText>1</w:delText>
              </w:r>
            </w:del>
          </w:p>
        </w:tc>
        <w:tc>
          <w:tcPr>
            <w:tcW w:w="1858" w:type="dxa"/>
          </w:tcPr>
          <w:p w14:paraId="1C1A959D" w14:textId="77777777" w:rsidR="00F63C93" w:rsidRPr="00F63C93" w:rsidDel="008508E6" w:rsidRDefault="00F63C93" w:rsidP="00F63C93">
            <w:pPr>
              <w:rPr>
                <w:del w:id="4760" w:author="st1" w:date="2021-05-07T16:23:00Z"/>
                <w:rFonts w:ascii="標楷體" w:eastAsia="標楷體" w:hAnsi="標楷體"/>
                <w:lang w:eastAsia="x-none"/>
              </w:rPr>
            </w:pPr>
            <w:del w:id="4761" w:author="st1" w:date="2021-05-07T16:23:00Z">
              <w:r w:rsidRPr="00F63C93" w:rsidDel="008508E6">
                <w:rPr>
                  <w:rFonts w:ascii="標楷體" w:eastAsia="標楷體" w:hAnsi="標楷體" w:hint="eastAsia"/>
                  <w:lang w:eastAsia="x-none"/>
                </w:rPr>
                <w:delText>登放記號</w:delText>
              </w:r>
            </w:del>
          </w:p>
        </w:tc>
        <w:tc>
          <w:tcPr>
            <w:tcW w:w="939" w:type="dxa"/>
          </w:tcPr>
          <w:p w14:paraId="42EA63FA" w14:textId="77777777" w:rsidR="00F63C93" w:rsidRPr="00F63C93" w:rsidDel="008508E6" w:rsidRDefault="00F63C93" w:rsidP="00F63C93">
            <w:pPr>
              <w:rPr>
                <w:del w:id="4762" w:author="st1" w:date="2021-05-07T16:23:00Z"/>
                <w:rFonts w:ascii="標楷體" w:eastAsia="標楷體" w:hAnsi="標楷體"/>
                <w:lang w:eastAsia="x-none"/>
              </w:rPr>
            </w:pPr>
            <w:del w:id="4763" w:author="st1" w:date="2021-05-07T16:23:00Z">
              <w:r w:rsidRPr="00F63C93" w:rsidDel="008508E6">
                <w:rPr>
                  <w:rFonts w:ascii="標楷體" w:eastAsia="標楷體" w:hAnsi="標楷體" w:hint="eastAsia"/>
                </w:rPr>
                <w:delText>9</w:delText>
              </w:r>
            </w:del>
          </w:p>
        </w:tc>
        <w:tc>
          <w:tcPr>
            <w:tcW w:w="955" w:type="dxa"/>
          </w:tcPr>
          <w:p w14:paraId="350A53A6" w14:textId="77777777" w:rsidR="00F63C93" w:rsidRPr="00F63C93" w:rsidDel="008508E6" w:rsidRDefault="00F63C93" w:rsidP="00F63C93">
            <w:pPr>
              <w:rPr>
                <w:del w:id="4764" w:author="st1" w:date="2021-05-07T16:23:00Z"/>
                <w:rFonts w:ascii="標楷體" w:eastAsia="標楷體" w:hAnsi="標楷體"/>
                <w:lang w:eastAsia="x-none"/>
              </w:rPr>
            </w:pPr>
            <w:del w:id="4765" w:author="st1" w:date="2021-05-07T16:23:00Z">
              <w:r w:rsidRPr="00F63C93" w:rsidDel="008508E6">
                <w:rPr>
                  <w:rFonts w:ascii="標楷體" w:eastAsia="標楷體" w:hAnsi="標楷體" w:hint="eastAsia"/>
                  <w:lang w:eastAsia="x-none"/>
                </w:rPr>
                <w:delText>1</w:delText>
              </w:r>
            </w:del>
          </w:p>
        </w:tc>
        <w:tc>
          <w:tcPr>
            <w:tcW w:w="1220" w:type="dxa"/>
          </w:tcPr>
          <w:p w14:paraId="6837DB5F" w14:textId="77777777" w:rsidR="00F63C93" w:rsidRPr="00F63C93" w:rsidDel="008508E6" w:rsidRDefault="00F63C93" w:rsidP="00F63C93">
            <w:pPr>
              <w:rPr>
                <w:del w:id="4766" w:author="st1" w:date="2021-05-07T16:23:00Z"/>
                <w:rFonts w:ascii="標楷體" w:eastAsia="標楷體" w:hAnsi="標楷體"/>
                <w:lang w:eastAsia="x-none"/>
              </w:rPr>
            </w:pPr>
          </w:p>
        </w:tc>
        <w:tc>
          <w:tcPr>
            <w:tcW w:w="692" w:type="dxa"/>
          </w:tcPr>
          <w:p w14:paraId="41E7C412" w14:textId="77777777" w:rsidR="00F63C93" w:rsidRPr="00F63C93" w:rsidDel="008508E6" w:rsidRDefault="00F63C93" w:rsidP="00F63C93">
            <w:pPr>
              <w:rPr>
                <w:del w:id="4767" w:author="st1" w:date="2021-05-07T16:23:00Z"/>
                <w:rFonts w:ascii="標楷體" w:eastAsia="標楷體" w:hAnsi="標楷體"/>
                <w:lang w:eastAsia="x-none"/>
              </w:rPr>
            </w:pPr>
          </w:p>
        </w:tc>
        <w:tc>
          <w:tcPr>
            <w:tcW w:w="699" w:type="dxa"/>
          </w:tcPr>
          <w:p w14:paraId="7359CA57" w14:textId="77777777" w:rsidR="00F63C93" w:rsidRPr="00F63C93" w:rsidDel="008508E6" w:rsidRDefault="00F63C93" w:rsidP="00F63C93">
            <w:pPr>
              <w:rPr>
                <w:del w:id="4768" w:author="st1" w:date="2021-05-07T16:23:00Z"/>
                <w:rFonts w:ascii="標楷體" w:eastAsia="標楷體" w:hAnsi="標楷體"/>
                <w:lang w:eastAsia="x-none"/>
              </w:rPr>
            </w:pPr>
          </w:p>
        </w:tc>
        <w:tc>
          <w:tcPr>
            <w:tcW w:w="3601" w:type="dxa"/>
          </w:tcPr>
          <w:p w14:paraId="56B469B5" w14:textId="77777777" w:rsidR="00F63C93" w:rsidRPr="00F63C93" w:rsidDel="008508E6" w:rsidRDefault="00F63C93" w:rsidP="00F63C93">
            <w:pPr>
              <w:rPr>
                <w:del w:id="4769" w:author="st1" w:date="2021-05-07T16:23:00Z"/>
                <w:rFonts w:ascii="標楷體" w:eastAsia="標楷體" w:hAnsi="標楷體"/>
                <w:lang w:eastAsia="x-none"/>
              </w:rPr>
            </w:pPr>
            <w:del w:id="4770" w:author="st1" w:date="2021-05-07T16:23:00Z">
              <w:r w:rsidRPr="00F63C93" w:rsidDel="008508E6">
                <w:rPr>
                  <w:rFonts w:ascii="標楷體" w:eastAsia="標楷體" w:hAnsi="標楷體" w:hint="eastAsia"/>
                  <w:lang w:eastAsia="x-none"/>
                </w:rPr>
                <w:delText>i.系統自動顯示,不必輸入</w:delText>
              </w:r>
            </w:del>
          </w:p>
          <w:p w14:paraId="62483991" w14:textId="77777777" w:rsidR="00F63C93" w:rsidRPr="00F63C93" w:rsidDel="008508E6" w:rsidRDefault="00F63C93" w:rsidP="00F63C93">
            <w:pPr>
              <w:rPr>
                <w:del w:id="4771" w:author="st1" w:date="2021-05-07T16:23:00Z"/>
                <w:rFonts w:ascii="標楷體" w:eastAsia="標楷體" w:hAnsi="標楷體"/>
                <w:lang w:eastAsia="x-none"/>
              </w:rPr>
            </w:pPr>
            <w:del w:id="4772" w:author="st1" w:date="2021-05-07T16:23:00Z">
              <w:r w:rsidRPr="00F63C93" w:rsidDel="008508E6">
                <w:rPr>
                  <w:rFonts w:ascii="標楷體" w:eastAsia="標楷體" w:hAnsi="標楷體" w:hint="eastAsia"/>
                  <w:lang w:eastAsia="x-none"/>
                </w:rPr>
                <w:delText>1:登錄</w:delText>
              </w:r>
            </w:del>
          </w:p>
          <w:p w14:paraId="07D55056" w14:textId="77777777" w:rsidR="00F63C93" w:rsidRPr="00F63C93" w:rsidDel="008508E6" w:rsidRDefault="00F63C93" w:rsidP="00F63C93">
            <w:pPr>
              <w:rPr>
                <w:del w:id="4773" w:author="st1" w:date="2021-05-07T16:23:00Z"/>
                <w:rFonts w:ascii="標楷體" w:eastAsia="標楷體" w:hAnsi="標楷體"/>
                <w:lang w:eastAsia="x-none"/>
              </w:rPr>
            </w:pPr>
            <w:del w:id="4774" w:author="st1" w:date="2021-05-07T16:23:00Z">
              <w:r w:rsidRPr="00F63C93" w:rsidDel="008508E6">
                <w:rPr>
                  <w:rFonts w:ascii="標楷體" w:eastAsia="標楷體" w:hAnsi="標楷體" w:hint="eastAsia"/>
                  <w:lang w:eastAsia="x-none"/>
                </w:rPr>
                <w:delText>2:放行</w:delText>
              </w:r>
            </w:del>
          </w:p>
        </w:tc>
      </w:tr>
      <w:tr w:rsidR="00F63C93" w:rsidRPr="00F63C93" w:rsidDel="008508E6" w14:paraId="59B5A74D" w14:textId="77777777" w:rsidTr="00067F94">
        <w:trPr>
          <w:trHeight w:val="291"/>
          <w:jc w:val="center"/>
          <w:del w:id="4775" w:author="st1" w:date="2021-05-07T16:23:00Z"/>
        </w:trPr>
        <w:tc>
          <w:tcPr>
            <w:tcW w:w="456" w:type="dxa"/>
          </w:tcPr>
          <w:p w14:paraId="14155D91" w14:textId="77777777" w:rsidR="00F63C93" w:rsidRPr="00F63C93" w:rsidDel="008508E6" w:rsidRDefault="00F63C93" w:rsidP="00F63C93">
            <w:pPr>
              <w:rPr>
                <w:del w:id="4776" w:author="st1" w:date="2021-05-07T16:23:00Z"/>
                <w:rFonts w:ascii="標楷體" w:eastAsia="標楷體" w:hAnsi="標楷體"/>
                <w:lang w:eastAsia="x-none"/>
              </w:rPr>
            </w:pPr>
            <w:del w:id="4777" w:author="st1" w:date="2021-05-07T16:23:00Z">
              <w:r w:rsidRPr="00F63C93" w:rsidDel="008508E6">
                <w:rPr>
                  <w:rFonts w:ascii="標楷體" w:eastAsia="標楷體" w:hAnsi="標楷體" w:hint="eastAsia"/>
                  <w:lang w:eastAsia="x-none"/>
                </w:rPr>
                <w:delText>2</w:delText>
              </w:r>
            </w:del>
          </w:p>
        </w:tc>
        <w:tc>
          <w:tcPr>
            <w:tcW w:w="1858" w:type="dxa"/>
          </w:tcPr>
          <w:p w14:paraId="12B34DA2" w14:textId="77777777" w:rsidR="00F63C93" w:rsidRPr="00F63C93" w:rsidDel="008508E6" w:rsidRDefault="00F63C93" w:rsidP="00F63C93">
            <w:pPr>
              <w:rPr>
                <w:del w:id="4778" w:author="st1" w:date="2021-05-07T16:23:00Z"/>
                <w:rFonts w:ascii="標楷體" w:eastAsia="標楷體" w:hAnsi="標楷體"/>
                <w:lang w:eastAsia="x-none"/>
              </w:rPr>
            </w:pPr>
            <w:del w:id="4779" w:author="st1" w:date="2021-05-07T16:23:00Z">
              <w:r w:rsidRPr="00F63C93" w:rsidDel="008508E6">
                <w:rPr>
                  <w:rFonts w:ascii="標楷體" w:eastAsia="標楷體" w:hAnsi="標楷體" w:hint="eastAsia"/>
                  <w:lang w:eastAsia="x-none"/>
                </w:rPr>
                <w:delText>借款人戶號</w:delText>
              </w:r>
            </w:del>
          </w:p>
        </w:tc>
        <w:tc>
          <w:tcPr>
            <w:tcW w:w="939" w:type="dxa"/>
          </w:tcPr>
          <w:p w14:paraId="03B5FE0C" w14:textId="77777777" w:rsidR="00F63C93" w:rsidRPr="00F63C93" w:rsidDel="008508E6" w:rsidRDefault="00F63C93" w:rsidP="00F63C93">
            <w:pPr>
              <w:rPr>
                <w:del w:id="4780" w:author="st1" w:date="2021-05-07T16:23:00Z"/>
                <w:rFonts w:ascii="標楷體" w:eastAsia="標楷體" w:hAnsi="標楷體"/>
                <w:lang w:eastAsia="x-none"/>
              </w:rPr>
            </w:pPr>
            <w:del w:id="4781" w:author="st1" w:date="2021-05-07T16:23:00Z">
              <w:r w:rsidRPr="00F63C93" w:rsidDel="008508E6">
                <w:rPr>
                  <w:rFonts w:ascii="標楷體" w:eastAsia="標楷體" w:hAnsi="標楷體" w:hint="eastAsia"/>
                </w:rPr>
                <w:delText>9(07)</w:delText>
              </w:r>
            </w:del>
          </w:p>
        </w:tc>
        <w:tc>
          <w:tcPr>
            <w:tcW w:w="955" w:type="dxa"/>
          </w:tcPr>
          <w:p w14:paraId="77DFBCB1" w14:textId="77777777" w:rsidR="00F63C93" w:rsidRPr="00F63C93" w:rsidDel="008508E6" w:rsidRDefault="00F63C93" w:rsidP="00F63C93">
            <w:pPr>
              <w:rPr>
                <w:del w:id="4782" w:author="st1" w:date="2021-05-07T16:23:00Z"/>
                <w:rFonts w:ascii="標楷體" w:eastAsia="標楷體" w:hAnsi="標楷體"/>
                <w:lang w:eastAsia="x-none"/>
              </w:rPr>
            </w:pPr>
          </w:p>
        </w:tc>
        <w:tc>
          <w:tcPr>
            <w:tcW w:w="1220" w:type="dxa"/>
          </w:tcPr>
          <w:p w14:paraId="5D56C431" w14:textId="77777777" w:rsidR="00F63C93" w:rsidRPr="00F63C93" w:rsidDel="008508E6" w:rsidRDefault="00F63C93" w:rsidP="00F63C93">
            <w:pPr>
              <w:rPr>
                <w:del w:id="4783" w:author="st1" w:date="2021-05-07T16:23:00Z"/>
                <w:rFonts w:ascii="標楷體" w:eastAsia="標楷體" w:hAnsi="標楷體"/>
                <w:lang w:eastAsia="x-none"/>
              </w:rPr>
            </w:pPr>
          </w:p>
        </w:tc>
        <w:tc>
          <w:tcPr>
            <w:tcW w:w="692" w:type="dxa"/>
          </w:tcPr>
          <w:p w14:paraId="64B1693C" w14:textId="77777777" w:rsidR="00F63C93" w:rsidRPr="00F63C93" w:rsidDel="008508E6" w:rsidRDefault="00F63C93" w:rsidP="00F63C93">
            <w:pPr>
              <w:rPr>
                <w:del w:id="4784" w:author="st1" w:date="2021-05-07T16:23:00Z"/>
                <w:rFonts w:ascii="標楷體" w:eastAsia="標楷體" w:hAnsi="標楷體"/>
                <w:lang w:eastAsia="x-none"/>
              </w:rPr>
            </w:pPr>
            <w:del w:id="4785" w:author="st1" w:date="2021-05-07T16:23:00Z">
              <w:r w:rsidRPr="00F63C93" w:rsidDel="008508E6">
                <w:rPr>
                  <w:rFonts w:ascii="標楷體" w:eastAsia="標楷體" w:hAnsi="標楷體" w:hint="eastAsia"/>
                  <w:lang w:eastAsia="x-none"/>
                </w:rPr>
                <w:delText>V</w:delText>
              </w:r>
            </w:del>
          </w:p>
        </w:tc>
        <w:tc>
          <w:tcPr>
            <w:tcW w:w="699" w:type="dxa"/>
          </w:tcPr>
          <w:p w14:paraId="051F100C" w14:textId="77777777" w:rsidR="00F63C93" w:rsidRPr="00F63C93" w:rsidDel="008508E6" w:rsidRDefault="00F63C93" w:rsidP="00F63C93">
            <w:pPr>
              <w:rPr>
                <w:del w:id="4786" w:author="st1" w:date="2021-05-07T16:23:00Z"/>
                <w:rFonts w:ascii="標楷體" w:eastAsia="標楷體" w:hAnsi="標楷體"/>
                <w:lang w:eastAsia="x-none"/>
              </w:rPr>
            </w:pPr>
          </w:p>
        </w:tc>
        <w:tc>
          <w:tcPr>
            <w:tcW w:w="3601" w:type="dxa"/>
          </w:tcPr>
          <w:p w14:paraId="13B74965" w14:textId="77777777" w:rsidR="00F63C93" w:rsidRPr="00F63C93" w:rsidDel="008508E6" w:rsidRDefault="00F63C93" w:rsidP="00F63C93">
            <w:pPr>
              <w:rPr>
                <w:del w:id="4787" w:author="st1" w:date="2021-05-07T16:23:00Z"/>
                <w:rFonts w:ascii="標楷體" w:eastAsia="標楷體" w:hAnsi="標楷體"/>
                <w:lang w:eastAsia="x-none"/>
              </w:rPr>
            </w:pPr>
            <w:del w:id="4788" w:author="st1" w:date="2021-05-07T16:23:00Z">
              <w:r w:rsidRPr="00F63C93" w:rsidDel="008508E6">
                <w:rPr>
                  <w:rFonts w:ascii="標楷體" w:eastAsia="標楷體" w:hAnsi="標楷體" w:hint="eastAsia"/>
                  <w:lang w:eastAsia="x-none"/>
                </w:rPr>
                <w:delText>i.必須輸入</w:delText>
              </w:r>
            </w:del>
          </w:p>
          <w:p w14:paraId="79876188" w14:textId="77777777" w:rsidR="00F63C93" w:rsidRPr="00F63C93" w:rsidDel="008508E6" w:rsidRDefault="00F63C93" w:rsidP="00F63C93">
            <w:pPr>
              <w:rPr>
                <w:del w:id="4789" w:author="st1" w:date="2021-05-07T16:23:00Z"/>
                <w:rFonts w:ascii="標楷體" w:eastAsia="標楷體" w:hAnsi="標楷體"/>
                <w:b/>
                <w:lang w:eastAsia="x-none"/>
              </w:rPr>
            </w:pPr>
            <w:del w:id="4790" w:author="st1" w:date="2021-05-07T16:23:00Z">
              <w:r w:rsidRPr="00F63C93" w:rsidDel="008508E6">
                <w:rPr>
                  <w:rFonts w:ascii="標楷體" w:eastAsia="標楷體" w:hAnsi="標楷體" w:hint="eastAsia"/>
                  <w:lang w:eastAsia="x-none"/>
                </w:rPr>
                <w:delText>ii.按</w:delText>
              </w:r>
              <w:r w:rsidRPr="00F63C93" w:rsidDel="008508E6">
                <w:rPr>
                  <w:rFonts w:ascii="標楷體" w:eastAsia="標楷體" w:hAnsi="標楷體" w:hint="eastAsia"/>
                  <w:b/>
                  <w:lang w:eastAsia="x-none"/>
                </w:rPr>
                <w:delText>[瀏覽]</w:delText>
              </w:r>
              <w:r w:rsidRPr="00F63C93" w:rsidDel="008508E6">
                <w:rPr>
                  <w:rFonts w:ascii="標楷體" w:eastAsia="標楷體" w:hAnsi="標楷體" w:hint="eastAsia"/>
                  <w:lang w:eastAsia="x-none"/>
                </w:rPr>
                <w:delText>連結</w:delText>
              </w:r>
              <w:r w:rsidRPr="00F63C93" w:rsidDel="008508E6">
                <w:rPr>
                  <w:rFonts w:ascii="標楷體" w:eastAsia="標楷體" w:hAnsi="標楷體" w:hint="eastAsia"/>
                  <w:b/>
                  <w:lang w:eastAsia="x-none"/>
                </w:rPr>
                <w:delText>[顧客明細資料查詢]</w:delText>
              </w:r>
            </w:del>
          </w:p>
        </w:tc>
      </w:tr>
      <w:tr w:rsidR="00F63C93" w:rsidRPr="00F63C93" w:rsidDel="008508E6" w14:paraId="2BA2F3CB" w14:textId="77777777" w:rsidTr="00067F94">
        <w:trPr>
          <w:trHeight w:val="291"/>
          <w:jc w:val="center"/>
          <w:del w:id="4791" w:author="st1" w:date="2021-05-07T16:23:00Z"/>
        </w:trPr>
        <w:tc>
          <w:tcPr>
            <w:tcW w:w="456" w:type="dxa"/>
          </w:tcPr>
          <w:p w14:paraId="28E0096B" w14:textId="77777777" w:rsidR="00F63C93" w:rsidRPr="00F63C93" w:rsidDel="008508E6" w:rsidRDefault="00F63C93" w:rsidP="00F63C93">
            <w:pPr>
              <w:rPr>
                <w:del w:id="4792" w:author="st1" w:date="2021-05-07T16:23:00Z"/>
                <w:rFonts w:ascii="標楷體" w:eastAsia="標楷體" w:hAnsi="標楷體"/>
                <w:lang w:eastAsia="x-none"/>
              </w:rPr>
            </w:pPr>
            <w:del w:id="4793" w:author="st1" w:date="2021-05-07T16:23:00Z">
              <w:r w:rsidRPr="00F63C93" w:rsidDel="008508E6">
                <w:rPr>
                  <w:rFonts w:ascii="標楷體" w:eastAsia="標楷體" w:hAnsi="標楷體" w:hint="eastAsia"/>
                  <w:lang w:eastAsia="x-none"/>
                </w:rPr>
                <w:delText>3</w:delText>
              </w:r>
            </w:del>
          </w:p>
        </w:tc>
        <w:tc>
          <w:tcPr>
            <w:tcW w:w="1858" w:type="dxa"/>
          </w:tcPr>
          <w:p w14:paraId="35D61C8C" w14:textId="77777777" w:rsidR="00F63C93" w:rsidRPr="00F63C93" w:rsidDel="008508E6" w:rsidRDefault="00F63C93" w:rsidP="00F63C93">
            <w:pPr>
              <w:rPr>
                <w:del w:id="4794" w:author="st1" w:date="2021-05-07T16:23:00Z"/>
                <w:rFonts w:ascii="標楷體" w:eastAsia="標楷體" w:hAnsi="標楷體"/>
                <w:lang w:eastAsia="x-none"/>
              </w:rPr>
            </w:pPr>
            <w:del w:id="4795" w:author="st1" w:date="2021-05-07T16:23:00Z">
              <w:r w:rsidRPr="00F63C93" w:rsidDel="008508E6">
                <w:rPr>
                  <w:rFonts w:ascii="標楷體" w:eastAsia="標楷體" w:hAnsi="標楷體" w:hint="eastAsia"/>
                  <w:lang w:eastAsia="x-none"/>
                </w:rPr>
                <w:delText>額度編號</w:delText>
              </w:r>
            </w:del>
          </w:p>
        </w:tc>
        <w:tc>
          <w:tcPr>
            <w:tcW w:w="939" w:type="dxa"/>
          </w:tcPr>
          <w:p w14:paraId="7211F60E" w14:textId="77777777" w:rsidR="00F63C93" w:rsidRPr="00F63C93" w:rsidDel="008508E6" w:rsidRDefault="00F63C93" w:rsidP="00F63C93">
            <w:pPr>
              <w:rPr>
                <w:del w:id="4796" w:author="st1" w:date="2021-05-07T16:23:00Z"/>
                <w:rFonts w:ascii="標楷體" w:eastAsia="標楷體" w:hAnsi="標楷體"/>
                <w:lang w:eastAsia="x-none"/>
              </w:rPr>
            </w:pPr>
            <w:del w:id="4797" w:author="st1" w:date="2021-05-07T16:23:00Z">
              <w:r w:rsidRPr="00F63C93" w:rsidDel="008508E6">
                <w:rPr>
                  <w:rFonts w:ascii="標楷體" w:eastAsia="標楷體" w:hAnsi="標楷體" w:hint="eastAsia"/>
                </w:rPr>
                <w:delText>999</w:delText>
              </w:r>
            </w:del>
          </w:p>
        </w:tc>
        <w:tc>
          <w:tcPr>
            <w:tcW w:w="955" w:type="dxa"/>
          </w:tcPr>
          <w:p w14:paraId="36197710" w14:textId="77777777" w:rsidR="00F63C93" w:rsidRPr="00F63C93" w:rsidDel="008508E6" w:rsidRDefault="00F63C93" w:rsidP="00F63C93">
            <w:pPr>
              <w:rPr>
                <w:del w:id="4798" w:author="st1" w:date="2021-05-07T16:23:00Z"/>
                <w:rFonts w:ascii="標楷體" w:eastAsia="標楷體" w:hAnsi="標楷體"/>
                <w:lang w:eastAsia="x-none"/>
              </w:rPr>
            </w:pPr>
          </w:p>
        </w:tc>
        <w:tc>
          <w:tcPr>
            <w:tcW w:w="1220" w:type="dxa"/>
          </w:tcPr>
          <w:p w14:paraId="09F983F2" w14:textId="77777777" w:rsidR="00F63C93" w:rsidRPr="00F63C93" w:rsidDel="008508E6" w:rsidRDefault="00F63C93" w:rsidP="00F63C93">
            <w:pPr>
              <w:rPr>
                <w:del w:id="4799" w:author="st1" w:date="2021-05-07T16:23:00Z"/>
                <w:rFonts w:ascii="標楷體" w:eastAsia="標楷體" w:hAnsi="標楷體"/>
                <w:lang w:eastAsia="x-none"/>
              </w:rPr>
            </w:pPr>
          </w:p>
        </w:tc>
        <w:tc>
          <w:tcPr>
            <w:tcW w:w="692" w:type="dxa"/>
          </w:tcPr>
          <w:p w14:paraId="44479A4E" w14:textId="77777777" w:rsidR="00F63C93" w:rsidRPr="00F63C93" w:rsidDel="008508E6" w:rsidRDefault="00F63C93" w:rsidP="00F63C93">
            <w:pPr>
              <w:rPr>
                <w:del w:id="4800" w:author="st1" w:date="2021-05-07T16:23:00Z"/>
                <w:rFonts w:ascii="標楷體" w:eastAsia="標楷體" w:hAnsi="標楷體"/>
                <w:lang w:eastAsia="x-none"/>
              </w:rPr>
            </w:pPr>
            <w:del w:id="4801" w:author="st1" w:date="2021-05-07T16:23:00Z">
              <w:r w:rsidRPr="00F63C93" w:rsidDel="008508E6">
                <w:rPr>
                  <w:rFonts w:ascii="標楷體" w:eastAsia="標楷體" w:hAnsi="標楷體" w:hint="eastAsia"/>
                  <w:lang w:eastAsia="x-none"/>
                </w:rPr>
                <w:delText>V</w:delText>
              </w:r>
            </w:del>
          </w:p>
        </w:tc>
        <w:tc>
          <w:tcPr>
            <w:tcW w:w="699" w:type="dxa"/>
          </w:tcPr>
          <w:p w14:paraId="09F76F71" w14:textId="77777777" w:rsidR="00F63C93" w:rsidRPr="00F63C93" w:rsidDel="008508E6" w:rsidRDefault="00F63C93" w:rsidP="00F63C93">
            <w:pPr>
              <w:rPr>
                <w:del w:id="4802" w:author="st1" w:date="2021-05-07T16:23:00Z"/>
                <w:rFonts w:ascii="標楷體" w:eastAsia="標楷體" w:hAnsi="標楷體"/>
                <w:lang w:eastAsia="x-none"/>
              </w:rPr>
            </w:pPr>
          </w:p>
        </w:tc>
        <w:tc>
          <w:tcPr>
            <w:tcW w:w="3601" w:type="dxa"/>
          </w:tcPr>
          <w:p w14:paraId="747AF201" w14:textId="77777777" w:rsidR="00F63C93" w:rsidRPr="00F63C93" w:rsidDel="008508E6" w:rsidRDefault="00F63C93" w:rsidP="00F63C93">
            <w:pPr>
              <w:rPr>
                <w:del w:id="4803" w:author="st1" w:date="2021-05-07T16:23:00Z"/>
                <w:rFonts w:ascii="標楷體" w:eastAsia="標楷體" w:hAnsi="標楷體"/>
                <w:lang w:eastAsia="x-none"/>
              </w:rPr>
            </w:pPr>
            <w:del w:id="4804" w:author="st1" w:date="2021-05-07T16:23:00Z">
              <w:r w:rsidRPr="00F63C93" w:rsidDel="008508E6">
                <w:rPr>
                  <w:rFonts w:ascii="標楷體" w:eastAsia="標楷體" w:hAnsi="標楷體" w:hint="eastAsia"/>
                  <w:lang w:eastAsia="x-none"/>
                </w:rPr>
                <w:delText>i.必須輸入</w:delText>
              </w:r>
            </w:del>
          </w:p>
        </w:tc>
      </w:tr>
      <w:tr w:rsidR="00F63C93" w:rsidRPr="00F63C93" w:rsidDel="008508E6" w14:paraId="5CE94A7B" w14:textId="77777777" w:rsidTr="00067F94">
        <w:trPr>
          <w:trHeight w:val="291"/>
          <w:jc w:val="center"/>
          <w:del w:id="4805" w:author="st1" w:date="2021-05-07T16:23:00Z"/>
        </w:trPr>
        <w:tc>
          <w:tcPr>
            <w:tcW w:w="456" w:type="dxa"/>
          </w:tcPr>
          <w:p w14:paraId="256F8E16" w14:textId="77777777" w:rsidR="00F63C93" w:rsidRPr="00F63C93" w:rsidDel="008508E6" w:rsidRDefault="00F63C93" w:rsidP="00F63C93">
            <w:pPr>
              <w:rPr>
                <w:del w:id="4806" w:author="st1" w:date="2021-05-07T16:23:00Z"/>
                <w:rFonts w:ascii="標楷體" w:eastAsia="標楷體" w:hAnsi="標楷體"/>
                <w:lang w:eastAsia="x-none"/>
              </w:rPr>
            </w:pPr>
            <w:del w:id="4807" w:author="st1" w:date="2021-05-07T16:23:00Z">
              <w:r w:rsidRPr="00F63C93" w:rsidDel="008508E6">
                <w:rPr>
                  <w:rFonts w:ascii="標楷體" w:eastAsia="標楷體" w:hAnsi="標楷體" w:hint="eastAsia"/>
                  <w:lang w:eastAsia="x-none"/>
                </w:rPr>
                <w:delText>4</w:delText>
              </w:r>
            </w:del>
          </w:p>
        </w:tc>
        <w:tc>
          <w:tcPr>
            <w:tcW w:w="1858" w:type="dxa"/>
          </w:tcPr>
          <w:p w14:paraId="43AAA594" w14:textId="77777777" w:rsidR="00F63C93" w:rsidRPr="00F63C93" w:rsidDel="008508E6" w:rsidRDefault="00F63C93" w:rsidP="00F63C93">
            <w:pPr>
              <w:rPr>
                <w:del w:id="4808" w:author="st1" w:date="2021-05-07T16:23:00Z"/>
                <w:rFonts w:ascii="標楷體" w:eastAsia="標楷體" w:hAnsi="標楷體"/>
                <w:lang w:eastAsia="x-none"/>
              </w:rPr>
            </w:pPr>
            <w:del w:id="4809" w:author="st1" w:date="2021-05-07T16:23:00Z">
              <w:r w:rsidRPr="00F63C93" w:rsidDel="008508E6">
                <w:rPr>
                  <w:rFonts w:ascii="標楷體" w:eastAsia="標楷體" w:hAnsi="標楷體" w:hint="eastAsia"/>
                  <w:lang w:eastAsia="x-none"/>
                </w:rPr>
                <w:delText>申請或歸還</w:delText>
              </w:r>
            </w:del>
          </w:p>
        </w:tc>
        <w:tc>
          <w:tcPr>
            <w:tcW w:w="939" w:type="dxa"/>
          </w:tcPr>
          <w:p w14:paraId="049EF277" w14:textId="77777777" w:rsidR="00F63C93" w:rsidRPr="00F63C93" w:rsidDel="008508E6" w:rsidRDefault="00F63C93" w:rsidP="00F63C93">
            <w:pPr>
              <w:rPr>
                <w:del w:id="4810" w:author="st1" w:date="2021-05-07T16:23:00Z"/>
                <w:rFonts w:ascii="標楷體" w:eastAsia="標楷體" w:hAnsi="標楷體"/>
                <w:lang w:eastAsia="x-none"/>
              </w:rPr>
            </w:pPr>
            <w:del w:id="4811" w:author="st1" w:date="2021-05-07T16:23:00Z">
              <w:r w:rsidRPr="00F63C93" w:rsidDel="008508E6">
                <w:rPr>
                  <w:rFonts w:ascii="標楷體" w:eastAsia="標楷體" w:hAnsi="標楷體" w:hint="eastAsia"/>
                </w:rPr>
                <w:delText>9</w:delText>
              </w:r>
            </w:del>
          </w:p>
        </w:tc>
        <w:tc>
          <w:tcPr>
            <w:tcW w:w="955" w:type="dxa"/>
          </w:tcPr>
          <w:p w14:paraId="60C86E95" w14:textId="77777777" w:rsidR="00F63C93" w:rsidRPr="00F63C93" w:rsidDel="008508E6" w:rsidRDefault="00F63C93" w:rsidP="00F63C93">
            <w:pPr>
              <w:rPr>
                <w:del w:id="4812" w:author="st1" w:date="2021-05-07T16:23:00Z"/>
                <w:rFonts w:ascii="標楷體" w:eastAsia="標楷體" w:hAnsi="標楷體"/>
                <w:lang w:eastAsia="x-none"/>
              </w:rPr>
            </w:pPr>
            <w:del w:id="4813" w:author="st1" w:date="2021-05-07T16:23:00Z">
              <w:r w:rsidRPr="00F63C93" w:rsidDel="008508E6">
                <w:rPr>
                  <w:rFonts w:ascii="標楷體" w:eastAsia="標楷體" w:hAnsi="標楷體" w:hint="eastAsia"/>
                  <w:lang w:eastAsia="x-none"/>
                </w:rPr>
                <w:delText>1</w:delText>
              </w:r>
            </w:del>
          </w:p>
        </w:tc>
        <w:tc>
          <w:tcPr>
            <w:tcW w:w="1220" w:type="dxa"/>
          </w:tcPr>
          <w:p w14:paraId="0447428B" w14:textId="77777777" w:rsidR="00F63C93" w:rsidRPr="00F63C93" w:rsidDel="008508E6" w:rsidRDefault="00F63C93" w:rsidP="00F63C93">
            <w:pPr>
              <w:rPr>
                <w:del w:id="4814" w:author="st1" w:date="2021-05-07T16:23:00Z"/>
                <w:rFonts w:ascii="標楷體" w:eastAsia="標楷體" w:hAnsi="標楷體"/>
                <w:lang w:eastAsia="x-none"/>
              </w:rPr>
            </w:pPr>
            <w:del w:id="4815" w:author="st1" w:date="2021-05-07T16:23:00Z">
              <w:r w:rsidRPr="00F63C93" w:rsidDel="008508E6">
                <w:rPr>
                  <w:rFonts w:ascii="標楷體" w:eastAsia="標楷體" w:hAnsi="標楷體" w:hint="eastAsia"/>
                  <w:lang w:eastAsia="x-none"/>
                </w:rPr>
                <w:delText>下拉式選單</w:delText>
              </w:r>
            </w:del>
          </w:p>
        </w:tc>
        <w:tc>
          <w:tcPr>
            <w:tcW w:w="692" w:type="dxa"/>
          </w:tcPr>
          <w:p w14:paraId="3CD07E00" w14:textId="77777777" w:rsidR="00F63C93" w:rsidRPr="00F63C93" w:rsidDel="008508E6" w:rsidRDefault="00F63C93" w:rsidP="00F63C93">
            <w:pPr>
              <w:rPr>
                <w:del w:id="4816" w:author="st1" w:date="2021-05-07T16:23:00Z"/>
                <w:rFonts w:ascii="標楷體" w:eastAsia="標楷體" w:hAnsi="標楷體"/>
                <w:lang w:eastAsia="x-none"/>
              </w:rPr>
            </w:pPr>
          </w:p>
        </w:tc>
        <w:tc>
          <w:tcPr>
            <w:tcW w:w="699" w:type="dxa"/>
          </w:tcPr>
          <w:p w14:paraId="257EA5FC" w14:textId="77777777" w:rsidR="00F63C93" w:rsidRPr="00F63C93" w:rsidDel="008508E6" w:rsidRDefault="00F63C93" w:rsidP="00F63C93">
            <w:pPr>
              <w:rPr>
                <w:del w:id="4817" w:author="st1" w:date="2021-05-07T16:23:00Z"/>
                <w:rFonts w:ascii="標楷體" w:eastAsia="標楷體" w:hAnsi="標楷體"/>
                <w:lang w:eastAsia="x-none"/>
              </w:rPr>
            </w:pPr>
          </w:p>
        </w:tc>
        <w:tc>
          <w:tcPr>
            <w:tcW w:w="3601" w:type="dxa"/>
          </w:tcPr>
          <w:p w14:paraId="06B2822D" w14:textId="77777777" w:rsidR="00F63C93" w:rsidRPr="00F63C93" w:rsidDel="008508E6" w:rsidRDefault="00F63C93" w:rsidP="00F63C93">
            <w:pPr>
              <w:rPr>
                <w:del w:id="4818" w:author="st1" w:date="2021-05-07T16:23:00Z"/>
                <w:rFonts w:ascii="標楷體" w:eastAsia="標楷體" w:hAnsi="標楷體"/>
                <w:lang w:eastAsia="x-none"/>
              </w:rPr>
            </w:pPr>
            <w:del w:id="4819" w:author="st1" w:date="2021-05-07T16:23:00Z">
              <w:r w:rsidRPr="00F63C93" w:rsidDel="008508E6">
                <w:rPr>
                  <w:rFonts w:ascii="標楷體" w:eastAsia="標楷體" w:hAnsi="標楷體" w:hint="eastAsia"/>
                  <w:lang w:eastAsia="x-none"/>
                </w:rPr>
                <w:delText>i.必須輸入</w:delText>
              </w:r>
            </w:del>
          </w:p>
          <w:p w14:paraId="0938B2B8" w14:textId="77777777" w:rsidR="00F63C93" w:rsidRPr="00F63C93" w:rsidDel="008508E6" w:rsidRDefault="00F63C93" w:rsidP="00F63C93">
            <w:pPr>
              <w:rPr>
                <w:del w:id="4820" w:author="st1" w:date="2021-05-07T16:23:00Z"/>
                <w:rFonts w:ascii="標楷體" w:eastAsia="標楷體" w:hAnsi="標楷體"/>
                <w:lang w:eastAsia="x-none"/>
              </w:rPr>
            </w:pPr>
            <w:del w:id="4821" w:author="st1" w:date="2021-05-07T16:23:00Z">
              <w:r w:rsidRPr="00F63C93" w:rsidDel="008508E6">
                <w:rPr>
                  <w:rFonts w:ascii="標楷體" w:eastAsia="標楷體" w:hAnsi="標楷體" w:hint="eastAsia"/>
                  <w:lang w:eastAsia="x-none"/>
                </w:rPr>
                <w:delText>1: 申請</w:delText>
              </w:r>
            </w:del>
          </w:p>
          <w:p w14:paraId="5F2D036D" w14:textId="77777777" w:rsidR="00F63C93" w:rsidRPr="00F63C93" w:rsidDel="008508E6" w:rsidRDefault="00F63C93" w:rsidP="00F63C93">
            <w:pPr>
              <w:rPr>
                <w:del w:id="4822" w:author="st1" w:date="2021-05-07T16:23:00Z"/>
                <w:rFonts w:ascii="標楷體" w:eastAsia="標楷體" w:hAnsi="標楷體"/>
                <w:lang w:eastAsia="x-none"/>
              </w:rPr>
            </w:pPr>
            <w:del w:id="4823" w:author="st1" w:date="2021-05-07T16:23:00Z">
              <w:r w:rsidRPr="00F63C93" w:rsidDel="008508E6">
                <w:rPr>
                  <w:rFonts w:ascii="標楷體" w:eastAsia="標楷體" w:hAnsi="標楷體" w:hint="eastAsia"/>
                  <w:lang w:eastAsia="x-none"/>
                </w:rPr>
                <w:delText>2: 歸還</w:delText>
              </w:r>
            </w:del>
          </w:p>
        </w:tc>
      </w:tr>
      <w:tr w:rsidR="00F63C93" w:rsidRPr="00F63C93" w:rsidDel="008508E6" w14:paraId="2B342E4F" w14:textId="77777777" w:rsidTr="00067F94">
        <w:trPr>
          <w:trHeight w:val="291"/>
          <w:jc w:val="center"/>
          <w:del w:id="4824" w:author="st1" w:date="2021-05-07T16:23:00Z"/>
        </w:trPr>
        <w:tc>
          <w:tcPr>
            <w:tcW w:w="456" w:type="dxa"/>
          </w:tcPr>
          <w:p w14:paraId="7CDB415F" w14:textId="77777777" w:rsidR="00F63C93" w:rsidRPr="00F63C93" w:rsidDel="008508E6" w:rsidRDefault="00F63C93" w:rsidP="00F63C93">
            <w:pPr>
              <w:rPr>
                <w:del w:id="4825" w:author="st1" w:date="2021-05-07T16:23:00Z"/>
                <w:rFonts w:ascii="標楷體" w:eastAsia="標楷體" w:hAnsi="標楷體"/>
                <w:lang w:eastAsia="x-none"/>
              </w:rPr>
            </w:pPr>
            <w:del w:id="4826" w:author="st1" w:date="2021-05-07T16:23:00Z">
              <w:r w:rsidRPr="00F63C93" w:rsidDel="008508E6">
                <w:rPr>
                  <w:rFonts w:ascii="標楷體" w:eastAsia="標楷體" w:hAnsi="標楷體" w:hint="eastAsia"/>
                  <w:lang w:eastAsia="x-none"/>
                </w:rPr>
                <w:delText>5</w:delText>
              </w:r>
            </w:del>
          </w:p>
        </w:tc>
        <w:tc>
          <w:tcPr>
            <w:tcW w:w="1858" w:type="dxa"/>
          </w:tcPr>
          <w:p w14:paraId="0267E0E9" w14:textId="77777777" w:rsidR="00F63C93" w:rsidRPr="00F63C93" w:rsidDel="008508E6" w:rsidRDefault="00F63C93" w:rsidP="00F63C93">
            <w:pPr>
              <w:rPr>
                <w:del w:id="4827" w:author="st1" w:date="2021-05-07T16:23:00Z"/>
                <w:rFonts w:ascii="標楷體" w:eastAsia="標楷體" w:hAnsi="標楷體"/>
                <w:lang w:eastAsia="x-none"/>
              </w:rPr>
            </w:pPr>
            <w:del w:id="4828" w:author="st1" w:date="2021-05-07T16:23:00Z">
              <w:r w:rsidRPr="00F63C93" w:rsidDel="008508E6">
                <w:rPr>
                  <w:rFonts w:ascii="標楷體" w:eastAsia="標楷體" w:hAnsi="標楷體" w:hint="eastAsia"/>
                  <w:lang w:eastAsia="x-none"/>
                </w:rPr>
                <w:delText>申請序號</w:delText>
              </w:r>
            </w:del>
          </w:p>
        </w:tc>
        <w:tc>
          <w:tcPr>
            <w:tcW w:w="939" w:type="dxa"/>
          </w:tcPr>
          <w:p w14:paraId="662C06CF" w14:textId="77777777" w:rsidR="00F63C93" w:rsidRPr="00F63C93" w:rsidDel="008508E6" w:rsidRDefault="00F63C93" w:rsidP="00F63C93">
            <w:pPr>
              <w:rPr>
                <w:del w:id="4829" w:author="st1" w:date="2021-05-07T16:23:00Z"/>
                <w:rFonts w:ascii="標楷體" w:eastAsia="標楷體" w:hAnsi="標楷體"/>
                <w:lang w:eastAsia="x-none"/>
              </w:rPr>
            </w:pPr>
            <w:del w:id="4830" w:author="st1" w:date="2021-05-07T16:23:00Z">
              <w:r w:rsidRPr="00F63C93" w:rsidDel="008508E6">
                <w:rPr>
                  <w:rFonts w:ascii="標楷體" w:eastAsia="標楷體" w:hAnsi="標楷體" w:hint="eastAsia"/>
                </w:rPr>
                <w:delText>999</w:delText>
              </w:r>
            </w:del>
          </w:p>
        </w:tc>
        <w:tc>
          <w:tcPr>
            <w:tcW w:w="955" w:type="dxa"/>
          </w:tcPr>
          <w:p w14:paraId="420E2DEF" w14:textId="77777777" w:rsidR="00F63C93" w:rsidRPr="00F63C93" w:rsidDel="008508E6" w:rsidRDefault="00F63C93" w:rsidP="00F63C93">
            <w:pPr>
              <w:rPr>
                <w:del w:id="4831" w:author="st1" w:date="2021-05-07T16:23:00Z"/>
                <w:rFonts w:ascii="標楷體" w:eastAsia="標楷體" w:hAnsi="標楷體"/>
                <w:lang w:eastAsia="x-none"/>
              </w:rPr>
            </w:pPr>
          </w:p>
        </w:tc>
        <w:tc>
          <w:tcPr>
            <w:tcW w:w="1220" w:type="dxa"/>
          </w:tcPr>
          <w:p w14:paraId="35050889" w14:textId="77777777" w:rsidR="00F63C93" w:rsidRPr="00F63C93" w:rsidDel="008508E6" w:rsidRDefault="00F63C93" w:rsidP="00F63C93">
            <w:pPr>
              <w:rPr>
                <w:del w:id="4832" w:author="st1" w:date="2021-05-07T16:23:00Z"/>
                <w:rFonts w:ascii="標楷體" w:eastAsia="標楷體" w:hAnsi="標楷體"/>
                <w:lang w:eastAsia="x-none"/>
              </w:rPr>
            </w:pPr>
          </w:p>
        </w:tc>
        <w:tc>
          <w:tcPr>
            <w:tcW w:w="692" w:type="dxa"/>
          </w:tcPr>
          <w:p w14:paraId="1D253A07" w14:textId="77777777" w:rsidR="00F63C93" w:rsidRPr="00F63C93" w:rsidDel="008508E6" w:rsidRDefault="00F63C93" w:rsidP="00F63C93">
            <w:pPr>
              <w:rPr>
                <w:del w:id="4833" w:author="st1" w:date="2021-05-07T16:23:00Z"/>
                <w:rFonts w:ascii="標楷體" w:eastAsia="標楷體" w:hAnsi="標楷體"/>
                <w:lang w:eastAsia="x-none"/>
              </w:rPr>
            </w:pPr>
          </w:p>
        </w:tc>
        <w:tc>
          <w:tcPr>
            <w:tcW w:w="699" w:type="dxa"/>
          </w:tcPr>
          <w:p w14:paraId="382FD23F" w14:textId="77777777" w:rsidR="00F63C93" w:rsidRPr="00F63C93" w:rsidDel="008508E6" w:rsidRDefault="00F63C93" w:rsidP="00F63C93">
            <w:pPr>
              <w:rPr>
                <w:del w:id="4834" w:author="st1" w:date="2021-05-07T16:23:00Z"/>
                <w:rFonts w:ascii="標楷體" w:eastAsia="標楷體" w:hAnsi="標楷體"/>
                <w:lang w:eastAsia="x-none"/>
              </w:rPr>
            </w:pPr>
          </w:p>
        </w:tc>
        <w:tc>
          <w:tcPr>
            <w:tcW w:w="3601" w:type="dxa"/>
          </w:tcPr>
          <w:p w14:paraId="1DA17B1A" w14:textId="77777777" w:rsidR="00F63C93" w:rsidRPr="00F63C93" w:rsidDel="008508E6" w:rsidRDefault="00F63C93" w:rsidP="00F63C93">
            <w:pPr>
              <w:rPr>
                <w:del w:id="4835" w:author="st1" w:date="2021-05-07T16:23:00Z"/>
                <w:rFonts w:ascii="標楷體" w:eastAsia="標楷體" w:hAnsi="標楷體"/>
                <w:lang w:eastAsia="x-none"/>
              </w:rPr>
            </w:pPr>
            <w:del w:id="4836" w:author="st1" w:date="2021-05-07T16:23:00Z">
              <w:r w:rsidRPr="00F63C93" w:rsidDel="008508E6">
                <w:rPr>
                  <w:rFonts w:ascii="標楷體" w:eastAsia="標楷體" w:hAnsi="標楷體" w:hint="eastAsia"/>
                  <w:lang w:eastAsia="x-none"/>
                </w:rPr>
                <w:delText>i.申請時不必輸入,系統自動編號,</w:delText>
              </w:r>
            </w:del>
          </w:p>
          <w:p w14:paraId="56FC6178" w14:textId="77777777" w:rsidR="00F63C93" w:rsidRPr="00F63C93" w:rsidDel="008508E6" w:rsidRDefault="00F63C93" w:rsidP="00F63C93">
            <w:pPr>
              <w:rPr>
                <w:del w:id="4837" w:author="st1" w:date="2021-05-07T16:23:00Z"/>
                <w:rFonts w:ascii="標楷體" w:eastAsia="標楷體" w:hAnsi="標楷體"/>
                <w:lang w:eastAsia="x-none"/>
              </w:rPr>
            </w:pPr>
            <w:del w:id="4838" w:author="st1" w:date="2021-05-07T16:23:00Z">
              <w:r w:rsidRPr="00F63C93" w:rsidDel="008508E6">
                <w:rPr>
                  <w:rFonts w:ascii="標楷體" w:eastAsia="標楷體" w:hAnsi="標楷體" w:hint="eastAsia"/>
                  <w:lang w:eastAsia="x-none"/>
                </w:rPr>
                <w:delText>歸還時必須輸入</w:delText>
              </w:r>
            </w:del>
          </w:p>
        </w:tc>
      </w:tr>
      <w:tr w:rsidR="00F63C93" w:rsidRPr="00F63C93" w:rsidDel="008508E6" w14:paraId="21E75DBB" w14:textId="77777777" w:rsidTr="00067F94">
        <w:trPr>
          <w:trHeight w:val="291"/>
          <w:jc w:val="center"/>
          <w:del w:id="4839" w:author="st1" w:date="2021-05-07T16:23:00Z"/>
        </w:trPr>
        <w:tc>
          <w:tcPr>
            <w:tcW w:w="456" w:type="dxa"/>
          </w:tcPr>
          <w:p w14:paraId="0BE14DE4" w14:textId="77777777" w:rsidR="00F63C93" w:rsidRPr="00F63C93" w:rsidDel="008508E6" w:rsidRDefault="00F63C93" w:rsidP="00F63C93">
            <w:pPr>
              <w:rPr>
                <w:del w:id="4840" w:author="st1" w:date="2021-05-07T16:23:00Z"/>
                <w:rFonts w:ascii="標楷體" w:eastAsia="標楷體" w:hAnsi="標楷體"/>
                <w:lang w:eastAsia="x-none"/>
              </w:rPr>
            </w:pPr>
            <w:del w:id="4841" w:author="st1" w:date="2021-05-07T16:23:00Z">
              <w:r w:rsidRPr="00F63C93" w:rsidDel="008508E6">
                <w:rPr>
                  <w:rFonts w:ascii="標楷體" w:eastAsia="標楷體" w:hAnsi="標楷體" w:hint="eastAsia"/>
                  <w:lang w:eastAsia="x-none"/>
                </w:rPr>
                <w:delText>6</w:delText>
              </w:r>
            </w:del>
          </w:p>
        </w:tc>
        <w:tc>
          <w:tcPr>
            <w:tcW w:w="1858" w:type="dxa"/>
          </w:tcPr>
          <w:p w14:paraId="5D75D85A" w14:textId="77777777" w:rsidR="00F63C93" w:rsidRPr="00F63C93" w:rsidDel="008508E6" w:rsidRDefault="00F63C93" w:rsidP="00F63C93">
            <w:pPr>
              <w:rPr>
                <w:del w:id="4842" w:author="st1" w:date="2021-05-07T16:23:00Z"/>
                <w:rFonts w:ascii="標楷體" w:eastAsia="標楷體" w:hAnsi="標楷體"/>
                <w:lang w:eastAsia="x-none"/>
              </w:rPr>
            </w:pPr>
            <w:del w:id="4843" w:author="st1" w:date="2021-05-07T16:23:00Z">
              <w:r w:rsidRPr="00F63C93" w:rsidDel="008508E6">
                <w:rPr>
                  <w:rFonts w:ascii="標楷體" w:eastAsia="標楷體" w:hAnsi="標楷體" w:hint="eastAsia"/>
                  <w:lang w:eastAsia="x-none"/>
                </w:rPr>
                <w:delText>借閱人</w:delText>
              </w:r>
            </w:del>
          </w:p>
        </w:tc>
        <w:tc>
          <w:tcPr>
            <w:tcW w:w="939" w:type="dxa"/>
          </w:tcPr>
          <w:p w14:paraId="0CF9DB33" w14:textId="77777777" w:rsidR="00F63C93" w:rsidRPr="00F63C93" w:rsidDel="008508E6" w:rsidRDefault="00F63C93" w:rsidP="00F63C93">
            <w:pPr>
              <w:rPr>
                <w:del w:id="4844" w:author="st1" w:date="2021-05-07T16:23:00Z"/>
                <w:rFonts w:ascii="標楷體" w:eastAsia="標楷體" w:hAnsi="標楷體"/>
                <w:lang w:eastAsia="x-none"/>
              </w:rPr>
            </w:pPr>
            <w:del w:id="4845" w:author="st1" w:date="2021-05-07T16:23:00Z">
              <w:r w:rsidRPr="00F63C93" w:rsidDel="008508E6">
                <w:rPr>
                  <w:rFonts w:ascii="標楷體" w:eastAsia="標楷體" w:hAnsi="標楷體" w:hint="eastAsia"/>
                </w:rPr>
                <w:delText>X(06)</w:delText>
              </w:r>
            </w:del>
          </w:p>
        </w:tc>
        <w:tc>
          <w:tcPr>
            <w:tcW w:w="955" w:type="dxa"/>
          </w:tcPr>
          <w:p w14:paraId="685AF995" w14:textId="77777777" w:rsidR="00F63C93" w:rsidRPr="00F63C93" w:rsidDel="008508E6" w:rsidRDefault="00F63C93" w:rsidP="00F63C93">
            <w:pPr>
              <w:rPr>
                <w:del w:id="4846" w:author="st1" w:date="2021-05-07T16:23:00Z"/>
                <w:rFonts w:ascii="標楷體" w:eastAsia="標楷體" w:hAnsi="標楷體"/>
                <w:lang w:eastAsia="x-none"/>
              </w:rPr>
            </w:pPr>
          </w:p>
        </w:tc>
        <w:tc>
          <w:tcPr>
            <w:tcW w:w="1220" w:type="dxa"/>
          </w:tcPr>
          <w:p w14:paraId="0525C2F7" w14:textId="77777777" w:rsidR="00F63C93" w:rsidRPr="00F63C93" w:rsidDel="008508E6" w:rsidRDefault="00F63C93" w:rsidP="00F63C93">
            <w:pPr>
              <w:rPr>
                <w:del w:id="4847" w:author="st1" w:date="2021-05-07T16:23:00Z"/>
                <w:rFonts w:ascii="標楷體" w:eastAsia="標楷體" w:hAnsi="標楷體"/>
                <w:lang w:eastAsia="x-none"/>
              </w:rPr>
            </w:pPr>
          </w:p>
        </w:tc>
        <w:tc>
          <w:tcPr>
            <w:tcW w:w="692" w:type="dxa"/>
          </w:tcPr>
          <w:p w14:paraId="14B53E8C" w14:textId="77777777" w:rsidR="00F63C93" w:rsidRPr="00F63C93" w:rsidDel="008508E6" w:rsidRDefault="00F63C93" w:rsidP="00F63C93">
            <w:pPr>
              <w:rPr>
                <w:del w:id="4848" w:author="st1" w:date="2021-05-07T16:23:00Z"/>
                <w:rFonts w:ascii="標楷體" w:eastAsia="標楷體" w:hAnsi="標楷體"/>
                <w:lang w:eastAsia="x-none"/>
              </w:rPr>
            </w:pPr>
          </w:p>
        </w:tc>
        <w:tc>
          <w:tcPr>
            <w:tcW w:w="699" w:type="dxa"/>
          </w:tcPr>
          <w:p w14:paraId="082D38E9" w14:textId="77777777" w:rsidR="00F63C93" w:rsidRPr="00F63C93" w:rsidDel="008508E6" w:rsidRDefault="00F63C93" w:rsidP="00F63C93">
            <w:pPr>
              <w:rPr>
                <w:del w:id="4849" w:author="st1" w:date="2021-05-07T16:23:00Z"/>
                <w:rFonts w:ascii="標楷體" w:eastAsia="標楷體" w:hAnsi="標楷體"/>
                <w:lang w:eastAsia="x-none"/>
              </w:rPr>
            </w:pPr>
          </w:p>
        </w:tc>
        <w:tc>
          <w:tcPr>
            <w:tcW w:w="3601" w:type="dxa"/>
          </w:tcPr>
          <w:p w14:paraId="49ECF106" w14:textId="77777777" w:rsidR="00F63C93" w:rsidRPr="00F63C93" w:rsidDel="008508E6" w:rsidRDefault="00F63C93" w:rsidP="00F63C93">
            <w:pPr>
              <w:rPr>
                <w:del w:id="4850" w:author="st1" w:date="2021-05-07T16:23:00Z"/>
                <w:rFonts w:ascii="標楷體" w:eastAsia="標楷體" w:hAnsi="標楷體"/>
                <w:lang w:eastAsia="x-none"/>
              </w:rPr>
            </w:pPr>
            <w:del w:id="4851" w:author="st1" w:date="2021-05-07T16:23:00Z">
              <w:r w:rsidRPr="00F63C93" w:rsidDel="008508E6">
                <w:rPr>
                  <w:rFonts w:ascii="標楷體" w:eastAsia="標楷體" w:hAnsi="標楷體" w:hint="eastAsia"/>
                  <w:lang w:eastAsia="x-none"/>
                </w:rPr>
                <w:delText>自動顯示登錄經辦員編,不必輸入</w:delText>
              </w:r>
            </w:del>
          </w:p>
        </w:tc>
      </w:tr>
      <w:tr w:rsidR="00F63C93" w:rsidRPr="00F63C93" w:rsidDel="008508E6" w14:paraId="7E380621" w14:textId="77777777" w:rsidTr="00067F94">
        <w:trPr>
          <w:trHeight w:val="291"/>
          <w:jc w:val="center"/>
          <w:del w:id="4852" w:author="st1" w:date="2021-05-07T16:23:00Z"/>
        </w:trPr>
        <w:tc>
          <w:tcPr>
            <w:tcW w:w="456" w:type="dxa"/>
          </w:tcPr>
          <w:p w14:paraId="44038DA6" w14:textId="77777777" w:rsidR="00F63C93" w:rsidRPr="00F63C93" w:rsidDel="008508E6" w:rsidRDefault="00F63C93" w:rsidP="00F63C93">
            <w:pPr>
              <w:rPr>
                <w:del w:id="4853" w:author="st1" w:date="2021-05-07T16:23:00Z"/>
                <w:rFonts w:ascii="標楷體" w:eastAsia="標楷體" w:hAnsi="標楷體"/>
                <w:lang w:eastAsia="x-none"/>
              </w:rPr>
            </w:pPr>
            <w:del w:id="4854" w:author="st1" w:date="2021-05-07T16:23:00Z">
              <w:r w:rsidRPr="00F63C93" w:rsidDel="008508E6">
                <w:rPr>
                  <w:rFonts w:ascii="標楷體" w:eastAsia="標楷體" w:hAnsi="標楷體" w:hint="eastAsia"/>
                  <w:lang w:eastAsia="x-none"/>
                </w:rPr>
                <w:delText>7</w:delText>
              </w:r>
            </w:del>
          </w:p>
        </w:tc>
        <w:tc>
          <w:tcPr>
            <w:tcW w:w="1858" w:type="dxa"/>
          </w:tcPr>
          <w:p w14:paraId="575DF46B" w14:textId="77777777" w:rsidR="00F63C93" w:rsidRPr="00F63C93" w:rsidDel="008508E6" w:rsidRDefault="00F63C93" w:rsidP="00F63C93">
            <w:pPr>
              <w:rPr>
                <w:del w:id="4855" w:author="st1" w:date="2021-05-07T16:23:00Z"/>
                <w:rFonts w:ascii="標楷體" w:eastAsia="標楷體" w:hAnsi="標楷體"/>
                <w:lang w:eastAsia="x-none"/>
              </w:rPr>
            </w:pPr>
            <w:del w:id="4856" w:author="st1" w:date="2021-05-07T16:23:00Z">
              <w:r w:rsidRPr="00F63C93" w:rsidDel="008508E6">
                <w:rPr>
                  <w:rFonts w:ascii="標楷體" w:eastAsia="標楷體" w:hAnsi="標楷體" w:hint="eastAsia"/>
                  <w:lang w:eastAsia="x-none"/>
                </w:rPr>
                <w:delText>管理人</w:delText>
              </w:r>
            </w:del>
          </w:p>
        </w:tc>
        <w:tc>
          <w:tcPr>
            <w:tcW w:w="939" w:type="dxa"/>
          </w:tcPr>
          <w:p w14:paraId="4A7681EA" w14:textId="77777777" w:rsidR="00F63C93" w:rsidRPr="00F63C93" w:rsidDel="008508E6" w:rsidRDefault="00F63C93" w:rsidP="00F63C93">
            <w:pPr>
              <w:rPr>
                <w:del w:id="4857" w:author="st1" w:date="2021-05-07T16:23:00Z"/>
                <w:rFonts w:ascii="標楷體" w:eastAsia="標楷體" w:hAnsi="標楷體"/>
                <w:lang w:eastAsia="x-none"/>
              </w:rPr>
            </w:pPr>
            <w:del w:id="4858" w:author="st1" w:date="2021-05-07T16:23:00Z">
              <w:r w:rsidRPr="00F63C93" w:rsidDel="008508E6">
                <w:rPr>
                  <w:rFonts w:ascii="標楷體" w:eastAsia="標楷體" w:hAnsi="標楷體" w:hint="eastAsia"/>
                </w:rPr>
                <w:delText>X(06)</w:delText>
              </w:r>
            </w:del>
          </w:p>
        </w:tc>
        <w:tc>
          <w:tcPr>
            <w:tcW w:w="955" w:type="dxa"/>
          </w:tcPr>
          <w:p w14:paraId="3F62CE11" w14:textId="77777777" w:rsidR="00F63C93" w:rsidRPr="00F63C93" w:rsidDel="008508E6" w:rsidRDefault="00F63C93" w:rsidP="00F63C93">
            <w:pPr>
              <w:rPr>
                <w:del w:id="4859" w:author="st1" w:date="2021-05-07T16:23:00Z"/>
                <w:rFonts w:ascii="標楷體" w:eastAsia="標楷體" w:hAnsi="標楷體"/>
                <w:lang w:eastAsia="x-none"/>
              </w:rPr>
            </w:pPr>
          </w:p>
        </w:tc>
        <w:tc>
          <w:tcPr>
            <w:tcW w:w="1220" w:type="dxa"/>
          </w:tcPr>
          <w:p w14:paraId="4C8836C5" w14:textId="77777777" w:rsidR="00F63C93" w:rsidRPr="00F63C93" w:rsidDel="008508E6" w:rsidRDefault="00F63C93" w:rsidP="00F63C93">
            <w:pPr>
              <w:rPr>
                <w:del w:id="4860" w:author="st1" w:date="2021-05-07T16:23:00Z"/>
                <w:rFonts w:ascii="標楷體" w:eastAsia="標楷體" w:hAnsi="標楷體"/>
                <w:lang w:eastAsia="x-none"/>
              </w:rPr>
            </w:pPr>
          </w:p>
        </w:tc>
        <w:tc>
          <w:tcPr>
            <w:tcW w:w="692" w:type="dxa"/>
          </w:tcPr>
          <w:p w14:paraId="20AA002E" w14:textId="77777777" w:rsidR="00F63C93" w:rsidRPr="00F63C93" w:rsidDel="008508E6" w:rsidRDefault="00F63C93" w:rsidP="00F63C93">
            <w:pPr>
              <w:rPr>
                <w:del w:id="4861" w:author="st1" w:date="2021-05-07T16:23:00Z"/>
                <w:rFonts w:ascii="標楷體" w:eastAsia="標楷體" w:hAnsi="標楷體"/>
                <w:lang w:eastAsia="x-none"/>
              </w:rPr>
            </w:pPr>
          </w:p>
        </w:tc>
        <w:tc>
          <w:tcPr>
            <w:tcW w:w="699" w:type="dxa"/>
          </w:tcPr>
          <w:p w14:paraId="34D5ABAB" w14:textId="77777777" w:rsidR="00F63C93" w:rsidRPr="00F63C93" w:rsidDel="008508E6" w:rsidRDefault="00F63C93" w:rsidP="00F63C93">
            <w:pPr>
              <w:rPr>
                <w:del w:id="4862" w:author="st1" w:date="2021-05-07T16:23:00Z"/>
                <w:rFonts w:ascii="標楷體" w:eastAsia="標楷體" w:hAnsi="標楷體"/>
                <w:lang w:eastAsia="x-none"/>
              </w:rPr>
            </w:pPr>
          </w:p>
        </w:tc>
        <w:tc>
          <w:tcPr>
            <w:tcW w:w="3601" w:type="dxa"/>
          </w:tcPr>
          <w:p w14:paraId="0427997D" w14:textId="77777777" w:rsidR="00F63C93" w:rsidRPr="00F63C93" w:rsidDel="008508E6" w:rsidRDefault="00F63C93" w:rsidP="00F63C93">
            <w:pPr>
              <w:rPr>
                <w:del w:id="4863" w:author="st1" w:date="2021-05-07T16:23:00Z"/>
                <w:rFonts w:ascii="標楷體" w:eastAsia="標楷體" w:hAnsi="標楷體"/>
                <w:lang w:eastAsia="x-none"/>
              </w:rPr>
            </w:pPr>
            <w:del w:id="4864" w:author="st1" w:date="2021-05-07T16:23:00Z">
              <w:r w:rsidRPr="00F63C93" w:rsidDel="008508E6">
                <w:rPr>
                  <w:rFonts w:ascii="標楷體" w:eastAsia="標楷體" w:hAnsi="標楷體" w:hint="eastAsia"/>
                  <w:lang w:eastAsia="x-none"/>
                </w:rPr>
                <w:delText>i.申請時必須輸入,歸還時自動顯示不必輸入</w:delText>
              </w:r>
            </w:del>
          </w:p>
        </w:tc>
      </w:tr>
      <w:tr w:rsidR="00F63C93" w:rsidRPr="00F63C93" w:rsidDel="008508E6" w14:paraId="20CD260D" w14:textId="77777777" w:rsidTr="00067F94">
        <w:trPr>
          <w:trHeight w:val="291"/>
          <w:jc w:val="center"/>
          <w:del w:id="4865" w:author="st1" w:date="2021-05-07T16:23:00Z"/>
        </w:trPr>
        <w:tc>
          <w:tcPr>
            <w:tcW w:w="456" w:type="dxa"/>
          </w:tcPr>
          <w:p w14:paraId="46502942" w14:textId="77777777" w:rsidR="00F63C93" w:rsidRPr="00F63C93" w:rsidDel="008508E6" w:rsidRDefault="00F63C93" w:rsidP="00F63C93">
            <w:pPr>
              <w:rPr>
                <w:del w:id="4866" w:author="st1" w:date="2021-05-07T16:23:00Z"/>
                <w:rFonts w:ascii="標楷體" w:eastAsia="標楷體" w:hAnsi="標楷體"/>
                <w:lang w:eastAsia="x-none"/>
              </w:rPr>
            </w:pPr>
            <w:del w:id="4867" w:author="st1" w:date="2021-05-07T16:23:00Z">
              <w:r w:rsidRPr="00F63C93" w:rsidDel="008508E6">
                <w:rPr>
                  <w:rFonts w:ascii="標楷體" w:eastAsia="標楷體" w:hAnsi="標楷體" w:hint="eastAsia"/>
                  <w:lang w:eastAsia="x-none"/>
                </w:rPr>
                <w:delText>8</w:delText>
              </w:r>
            </w:del>
          </w:p>
        </w:tc>
        <w:tc>
          <w:tcPr>
            <w:tcW w:w="1858" w:type="dxa"/>
          </w:tcPr>
          <w:p w14:paraId="0C4B99D4" w14:textId="77777777" w:rsidR="00F63C93" w:rsidRPr="00F63C93" w:rsidDel="008508E6" w:rsidRDefault="00F63C93" w:rsidP="00F63C93">
            <w:pPr>
              <w:rPr>
                <w:del w:id="4868" w:author="st1" w:date="2021-05-07T16:23:00Z"/>
                <w:rFonts w:ascii="標楷體" w:eastAsia="標楷體" w:hAnsi="標楷體"/>
                <w:lang w:eastAsia="x-none"/>
              </w:rPr>
            </w:pPr>
            <w:del w:id="4869" w:author="st1" w:date="2021-05-07T16:23:00Z">
              <w:r w:rsidRPr="00F63C93" w:rsidDel="008508E6">
                <w:rPr>
                  <w:rFonts w:ascii="標楷體" w:eastAsia="標楷體" w:hAnsi="標楷體" w:hint="eastAsia"/>
                  <w:lang w:eastAsia="x-none"/>
                </w:rPr>
                <w:delText>用途碼</w:delText>
              </w:r>
            </w:del>
          </w:p>
        </w:tc>
        <w:tc>
          <w:tcPr>
            <w:tcW w:w="939" w:type="dxa"/>
          </w:tcPr>
          <w:p w14:paraId="4B590D1E" w14:textId="77777777" w:rsidR="00F63C93" w:rsidRPr="00F63C93" w:rsidDel="008508E6" w:rsidRDefault="00F63C93" w:rsidP="00F63C93">
            <w:pPr>
              <w:rPr>
                <w:del w:id="4870" w:author="st1" w:date="2021-05-07T16:23:00Z"/>
                <w:rFonts w:ascii="標楷體" w:eastAsia="標楷體" w:hAnsi="標楷體"/>
                <w:lang w:eastAsia="x-none"/>
              </w:rPr>
            </w:pPr>
            <w:del w:id="4871" w:author="st1" w:date="2021-05-07T16:23:00Z">
              <w:r w:rsidRPr="00F63C93" w:rsidDel="008508E6">
                <w:rPr>
                  <w:rFonts w:ascii="標楷體" w:eastAsia="標楷體" w:hAnsi="標楷體" w:hint="eastAsia"/>
                </w:rPr>
                <w:delText>99</w:delText>
              </w:r>
            </w:del>
          </w:p>
        </w:tc>
        <w:tc>
          <w:tcPr>
            <w:tcW w:w="955" w:type="dxa"/>
          </w:tcPr>
          <w:p w14:paraId="32590D18" w14:textId="77777777" w:rsidR="00F63C93" w:rsidRPr="00F63C93" w:rsidDel="008508E6" w:rsidRDefault="00F63C93" w:rsidP="00F63C93">
            <w:pPr>
              <w:rPr>
                <w:del w:id="4872" w:author="st1" w:date="2021-05-07T16:23:00Z"/>
                <w:rFonts w:ascii="標楷體" w:eastAsia="標楷體" w:hAnsi="標楷體"/>
                <w:lang w:eastAsia="x-none"/>
              </w:rPr>
            </w:pPr>
          </w:p>
        </w:tc>
        <w:tc>
          <w:tcPr>
            <w:tcW w:w="1220" w:type="dxa"/>
          </w:tcPr>
          <w:p w14:paraId="1D58195A" w14:textId="77777777" w:rsidR="00F63C93" w:rsidRPr="00F63C93" w:rsidDel="008508E6" w:rsidRDefault="00F63C93" w:rsidP="00F63C93">
            <w:pPr>
              <w:rPr>
                <w:del w:id="4873" w:author="st1" w:date="2021-05-07T16:23:00Z"/>
                <w:rFonts w:ascii="標楷體" w:eastAsia="標楷體" w:hAnsi="標楷體"/>
                <w:lang w:eastAsia="x-none"/>
              </w:rPr>
            </w:pPr>
            <w:del w:id="4874" w:author="st1" w:date="2021-05-07T16:23:00Z">
              <w:r w:rsidRPr="00F63C93" w:rsidDel="008508E6">
                <w:rPr>
                  <w:rFonts w:ascii="標楷體" w:eastAsia="標楷體" w:hAnsi="標楷體" w:hint="eastAsia"/>
                  <w:lang w:eastAsia="x-none"/>
                </w:rPr>
                <w:delText>下拉式選單</w:delText>
              </w:r>
            </w:del>
          </w:p>
        </w:tc>
        <w:tc>
          <w:tcPr>
            <w:tcW w:w="692" w:type="dxa"/>
          </w:tcPr>
          <w:p w14:paraId="57D15E0C" w14:textId="77777777" w:rsidR="00F63C93" w:rsidRPr="00F63C93" w:rsidDel="008508E6" w:rsidRDefault="00F63C93" w:rsidP="00F63C93">
            <w:pPr>
              <w:rPr>
                <w:del w:id="4875" w:author="st1" w:date="2021-05-07T16:23:00Z"/>
                <w:rFonts w:ascii="標楷體" w:eastAsia="標楷體" w:hAnsi="標楷體"/>
                <w:lang w:eastAsia="x-none"/>
              </w:rPr>
            </w:pPr>
          </w:p>
        </w:tc>
        <w:tc>
          <w:tcPr>
            <w:tcW w:w="699" w:type="dxa"/>
          </w:tcPr>
          <w:p w14:paraId="1611CFB9" w14:textId="77777777" w:rsidR="00F63C93" w:rsidRPr="00F63C93" w:rsidDel="008508E6" w:rsidRDefault="00F63C93" w:rsidP="00F63C93">
            <w:pPr>
              <w:rPr>
                <w:del w:id="4876" w:author="st1" w:date="2021-05-07T16:23:00Z"/>
                <w:rFonts w:ascii="標楷體" w:eastAsia="標楷體" w:hAnsi="標楷體"/>
                <w:lang w:eastAsia="x-none"/>
              </w:rPr>
            </w:pPr>
          </w:p>
        </w:tc>
        <w:tc>
          <w:tcPr>
            <w:tcW w:w="3601" w:type="dxa"/>
          </w:tcPr>
          <w:p w14:paraId="445AAC1F" w14:textId="77777777" w:rsidR="00F63C93" w:rsidRPr="00F63C93" w:rsidDel="008508E6" w:rsidRDefault="00F63C93" w:rsidP="00F63C93">
            <w:pPr>
              <w:rPr>
                <w:del w:id="4877" w:author="st1" w:date="2021-05-07T16:23:00Z"/>
                <w:rFonts w:ascii="標楷體" w:eastAsia="標楷體" w:hAnsi="標楷體"/>
                <w:lang w:eastAsia="x-none"/>
              </w:rPr>
            </w:pPr>
            <w:del w:id="4878" w:author="st1" w:date="2021-05-07T16:23:00Z">
              <w:r w:rsidRPr="00F63C93" w:rsidDel="008508E6">
                <w:rPr>
                  <w:rFonts w:ascii="標楷體" w:eastAsia="標楷體" w:hAnsi="標楷體" w:hint="eastAsia"/>
                  <w:lang w:eastAsia="x-none"/>
                </w:rPr>
                <w:delText>i.申請時必須輸入,歸還時自動顯示不必輸入</w:delText>
              </w:r>
            </w:del>
          </w:p>
          <w:p w14:paraId="6589F8C7" w14:textId="77777777" w:rsidR="00F63C93" w:rsidRPr="00F63C93" w:rsidDel="008508E6" w:rsidRDefault="00F63C93" w:rsidP="00F63C93">
            <w:pPr>
              <w:rPr>
                <w:del w:id="4879" w:author="st1" w:date="2021-05-07T16:23:00Z"/>
                <w:rFonts w:ascii="標楷體" w:eastAsia="標楷體" w:hAnsi="標楷體"/>
                <w:lang w:eastAsia="x-none"/>
              </w:rPr>
            </w:pPr>
            <w:del w:id="4880" w:author="st1" w:date="2021-05-07T16:23:00Z">
              <w:r w:rsidRPr="00F63C93" w:rsidDel="008508E6">
                <w:rPr>
                  <w:rFonts w:ascii="標楷體" w:eastAsia="標楷體" w:hAnsi="標楷體" w:hint="eastAsia"/>
                  <w:lang w:eastAsia="x-none"/>
                </w:rPr>
                <w:delText>01: 清償</w:delText>
              </w:r>
            </w:del>
          </w:p>
          <w:p w14:paraId="7919CA20" w14:textId="77777777" w:rsidR="00F63C93" w:rsidRPr="00F63C93" w:rsidDel="008508E6" w:rsidRDefault="00F63C93" w:rsidP="00F63C93">
            <w:pPr>
              <w:rPr>
                <w:del w:id="4881" w:author="st1" w:date="2021-05-07T16:23:00Z"/>
                <w:rFonts w:ascii="標楷體" w:eastAsia="標楷體" w:hAnsi="標楷體"/>
                <w:lang w:eastAsia="x-none"/>
              </w:rPr>
            </w:pPr>
            <w:del w:id="4882" w:author="st1" w:date="2021-05-07T16:23:00Z">
              <w:r w:rsidRPr="00F63C93" w:rsidDel="008508E6">
                <w:rPr>
                  <w:rFonts w:ascii="標楷體" w:eastAsia="標楷體" w:hAnsi="標楷體" w:hint="eastAsia"/>
                  <w:lang w:eastAsia="x-none"/>
                </w:rPr>
                <w:delText>02: 法拍</w:delText>
              </w:r>
            </w:del>
          </w:p>
          <w:p w14:paraId="6D6C13AD" w14:textId="77777777" w:rsidR="00F63C93" w:rsidRPr="00F63C93" w:rsidDel="008508E6" w:rsidRDefault="00F63C93" w:rsidP="00F63C93">
            <w:pPr>
              <w:rPr>
                <w:del w:id="4883" w:author="st1" w:date="2021-05-07T16:23:00Z"/>
                <w:rFonts w:ascii="標楷體" w:eastAsia="標楷體" w:hAnsi="標楷體"/>
                <w:lang w:eastAsia="x-none"/>
              </w:rPr>
            </w:pPr>
            <w:del w:id="4884" w:author="st1" w:date="2021-05-07T16:23:00Z">
              <w:r w:rsidRPr="00F63C93" w:rsidDel="008508E6">
                <w:rPr>
                  <w:rFonts w:ascii="標楷體" w:eastAsia="標楷體" w:hAnsi="標楷體" w:hint="eastAsia"/>
                  <w:lang w:eastAsia="x-none"/>
                </w:rPr>
                <w:delText>03: 增貸</w:delText>
              </w:r>
            </w:del>
          </w:p>
          <w:p w14:paraId="663BBCF8" w14:textId="77777777" w:rsidR="00F63C93" w:rsidRPr="00F63C93" w:rsidDel="008508E6" w:rsidRDefault="00F63C93" w:rsidP="00F63C93">
            <w:pPr>
              <w:rPr>
                <w:del w:id="4885" w:author="st1" w:date="2021-05-07T16:23:00Z"/>
                <w:rFonts w:ascii="標楷體" w:eastAsia="標楷體" w:hAnsi="標楷體"/>
                <w:lang w:eastAsia="x-none"/>
              </w:rPr>
            </w:pPr>
            <w:del w:id="4886" w:author="st1" w:date="2021-05-07T16:23:00Z">
              <w:r w:rsidRPr="00F63C93" w:rsidDel="008508E6">
                <w:rPr>
                  <w:rFonts w:ascii="標楷體" w:eastAsia="標楷體" w:hAnsi="標楷體" w:hint="eastAsia"/>
                  <w:lang w:eastAsia="x-none"/>
                </w:rPr>
                <w:delText>04: 展期</w:delText>
              </w:r>
            </w:del>
          </w:p>
          <w:p w14:paraId="1CCD704E" w14:textId="77777777" w:rsidR="00F63C93" w:rsidRPr="00F63C93" w:rsidDel="008508E6" w:rsidRDefault="00F63C93" w:rsidP="00F63C93">
            <w:pPr>
              <w:rPr>
                <w:del w:id="4887" w:author="st1" w:date="2021-05-07T16:23:00Z"/>
                <w:rFonts w:ascii="標楷體" w:eastAsia="標楷體" w:hAnsi="標楷體"/>
                <w:lang w:eastAsia="x-none"/>
              </w:rPr>
            </w:pPr>
            <w:del w:id="4888" w:author="st1" w:date="2021-05-07T16:23:00Z">
              <w:r w:rsidRPr="00F63C93" w:rsidDel="008508E6">
                <w:rPr>
                  <w:rFonts w:ascii="標楷體" w:eastAsia="標楷體" w:hAnsi="標楷體" w:hint="eastAsia"/>
                  <w:lang w:eastAsia="x-none"/>
                </w:rPr>
                <w:delText>05: 撥款</w:delText>
              </w:r>
            </w:del>
          </w:p>
          <w:p w14:paraId="105A1DA1" w14:textId="77777777" w:rsidR="00F63C93" w:rsidRPr="00F63C93" w:rsidDel="008508E6" w:rsidRDefault="00F63C93" w:rsidP="00F63C93">
            <w:pPr>
              <w:rPr>
                <w:del w:id="4889" w:author="st1" w:date="2021-05-07T16:23:00Z"/>
                <w:rFonts w:ascii="標楷體" w:eastAsia="標楷體" w:hAnsi="標楷體"/>
                <w:lang w:eastAsia="x-none"/>
              </w:rPr>
            </w:pPr>
            <w:del w:id="4890" w:author="st1" w:date="2021-05-07T16:23:00Z">
              <w:r w:rsidRPr="00F63C93" w:rsidDel="008508E6">
                <w:rPr>
                  <w:rFonts w:ascii="標楷體" w:eastAsia="標楷體" w:hAnsi="標楷體" w:hint="eastAsia"/>
                  <w:lang w:eastAsia="x-none"/>
                </w:rPr>
                <w:delText>06: 查閱</w:delText>
              </w:r>
            </w:del>
          </w:p>
          <w:p w14:paraId="6C2F734A" w14:textId="77777777" w:rsidR="00F63C93" w:rsidRPr="00F63C93" w:rsidDel="008508E6" w:rsidRDefault="00F63C93" w:rsidP="00F63C93">
            <w:pPr>
              <w:rPr>
                <w:del w:id="4891" w:author="st1" w:date="2021-05-07T16:23:00Z"/>
                <w:rFonts w:ascii="標楷體" w:eastAsia="標楷體" w:hAnsi="標楷體"/>
                <w:lang w:eastAsia="x-none"/>
              </w:rPr>
            </w:pPr>
            <w:del w:id="4892" w:author="st1" w:date="2021-05-07T16:23:00Z">
              <w:r w:rsidRPr="00F63C93" w:rsidDel="008508E6">
                <w:rPr>
                  <w:rFonts w:ascii="標楷體" w:eastAsia="標楷體" w:hAnsi="標楷體" w:hint="eastAsia"/>
                  <w:lang w:eastAsia="x-none"/>
                </w:rPr>
                <w:delText>07: 重估</w:delText>
              </w:r>
            </w:del>
          </w:p>
          <w:p w14:paraId="7366DADC" w14:textId="77777777" w:rsidR="00F63C93" w:rsidRPr="00F63C93" w:rsidDel="008508E6" w:rsidRDefault="00F63C93" w:rsidP="00F63C93">
            <w:pPr>
              <w:rPr>
                <w:del w:id="4893" w:author="st1" w:date="2021-05-07T16:23:00Z"/>
                <w:rFonts w:ascii="標楷體" w:eastAsia="標楷體" w:hAnsi="標楷體"/>
                <w:lang w:eastAsia="x-none"/>
              </w:rPr>
            </w:pPr>
            <w:del w:id="4894" w:author="st1" w:date="2021-05-07T16:23:00Z">
              <w:r w:rsidRPr="00F63C93" w:rsidDel="008508E6">
                <w:rPr>
                  <w:rFonts w:ascii="標楷體" w:eastAsia="標楷體" w:hAnsi="標楷體" w:hint="eastAsia"/>
                  <w:lang w:eastAsia="x-none"/>
                </w:rPr>
                <w:delText>08: 部分清償</w:delText>
              </w:r>
            </w:del>
          </w:p>
          <w:p w14:paraId="4BE7293A" w14:textId="77777777" w:rsidR="00F63C93" w:rsidRPr="00F63C93" w:rsidDel="008508E6" w:rsidRDefault="00F63C93" w:rsidP="00F63C93">
            <w:pPr>
              <w:rPr>
                <w:del w:id="4895" w:author="st1" w:date="2021-05-07T16:23:00Z"/>
                <w:rFonts w:ascii="標楷體" w:eastAsia="標楷體" w:hAnsi="標楷體"/>
                <w:lang w:eastAsia="x-none"/>
              </w:rPr>
            </w:pPr>
            <w:del w:id="4896" w:author="st1" w:date="2021-05-07T16:23:00Z">
              <w:r w:rsidRPr="00F63C93" w:rsidDel="008508E6">
                <w:rPr>
                  <w:rFonts w:ascii="標楷體" w:eastAsia="標楷體" w:hAnsi="標楷體" w:hint="eastAsia"/>
                  <w:lang w:eastAsia="x-none"/>
                </w:rPr>
                <w:delText>09: 金檢</w:delText>
              </w:r>
            </w:del>
          </w:p>
          <w:p w14:paraId="7E2560EC" w14:textId="77777777" w:rsidR="00F63C93" w:rsidRPr="00F63C93" w:rsidDel="008508E6" w:rsidRDefault="00F63C93" w:rsidP="00F63C93">
            <w:pPr>
              <w:rPr>
                <w:del w:id="4897" w:author="st1" w:date="2021-05-07T16:23:00Z"/>
                <w:rFonts w:ascii="標楷體" w:eastAsia="標楷體" w:hAnsi="標楷體"/>
                <w:lang w:eastAsia="x-none"/>
              </w:rPr>
            </w:pPr>
            <w:del w:id="4898" w:author="st1" w:date="2021-05-07T16:23:00Z">
              <w:r w:rsidRPr="00F63C93" w:rsidDel="008508E6">
                <w:rPr>
                  <w:rFonts w:ascii="標楷體" w:eastAsia="標楷體" w:hAnsi="標楷體" w:hint="eastAsia"/>
                  <w:lang w:eastAsia="x-none"/>
                </w:rPr>
                <w:delText>10: 稽核</w:delText>
              </w:r>
            </w:del>
          </w:p>
          <w:p w14:paraId="7B04292E" w14:textId="77777777" w:rsidR="00F63C93" w:rsidRPr="00F63C93" w:rsidDel="008508E6" w:rsidRDefault="00F63C93" w:rsidP="00F63C93">
            <w:pPr>
              <w:rPr>
                <w:del w:id="4899" w:author="st1" w:date="2021-05-07T16:23:00Z"/>
                <w:rFonts w:ascii="標楷體" w:eastAsia="標楷體" w:hAnsi="標楷體"/>
                <w:lang w:eastAsia="x-none"/>
              </w:rPr>
            </w:pPr>
            <w:del w:id="4900" w:author="st1" w:date="2021-05-07T16:23:00Z">
              <w:r w:rsidRPr="00F63C93" w:rsidDel="008508E6">
                <w:rPr>
                  <w:rFonts w:ascii="標楷體" w:eastAsia="標楷體" w:hAnsi="標楷體" w:hint="eastAsia"/>
                  <w:lang w:eastAsia="x-none"/>
                </w:rPr>
                <w:delText>11: 會師</w:delText>
              </w:r>
            </w:del>
          </w:p>
          <w:p w14:paraId="69ACB5D5" w14:textId="77777777" w:rsidR="00F63C93" w:rsidRPr="00F63C93" w:rsidDel="008508E6" w:rsidRDefault="00F63C93" w:rsidP="00F63C93">
            <w:pPr>
              <w:rPr>
                <w:del w:id="4901" w:author="st1" w:date="2021-05-07T16:23:00Z"/>
                <w:rFonts w:ascii="標楷體" w:eastAsia="標楷體" w:hAnsi="標楷體"/>
                <w:lang w:eastAsia="x-none"/>
              </w:rPr>
            </w:pPr>
            <w:del w:id="4902" w:author="st1" w:date="2021-05-07T16:23:00Z">
              <w:r w:rsidRPr="00F63C93" w:rsidDel="008508E6">
                <w:rPr>
                  <w:rFonts w:ascii="標楷體" w:eastAsia="標楷體" w:hAnsi="標楷體" w:hint="eastAsia"/>
                  <w:lang w:eastAsia="x-none"/>
                </w:rPr>
                <w:delText>12: 自檢</w:delText>
              </w:r>
            </w:del>
          </w:p>
          <w:p w14:paraId="21C88A6B" w14:textId="77777777" w:rsidR="00F63C93" w:rsidRPr="00F63C93" w:rsidDel="008508E6" w:rsidRDefault="00F63C93" w:rsidP="00F63C93">
            <w:pPr>
              <w:rPr>
                <w:del w:id="4903" w:author="st1" w:date="2021-05-07T16:23:00Z"/>
                <w:rFonts w:ascii="標楷體" w:eastAsia="標楷體" w:hAnsi="標楷體"/>
                <w:lang w:eastAsia="x-none"/>
              </w:rPr>
            </w:pPr>
            <w:del w:id="4904" w:author="st1" w:date="2021-05-07T16:23:00Z">
              <w:r w:rsidRPr="00F63C93" w:rsidDel="008508E6">
                <w:rPr>
                  <w:rFonts w:ascii="標楷體" w:eastAsia="標楷體" w:hAnsi="標楷體" w:hint="eastAsia"/>
                  <w:lang w:eastAsia="x-none"/>
                </w:rPr>
                <w:delText>13: 催收</w:delText>
              </w:r>
            </w:del>
          </w:p>
          <w:p w14:paraId="2572DCC6" w14:textId="77777777" w:rsidR="00F63C93" w:rsidRPr="00F63C93" w:rsidDel="008508E6" w:rsidRDefault="00F63C93" w:rsidP="00F63C93">
            <w:pPr>
              <w:rPr>
                <w:del w:id="4905" w:author="st1" w:date="2021-05-07T16:23:00Z"/>
                <w:rFonts w:ascii="標楷體" w:eastAsia="標楷體" w:hAnsi="標楷體"/>
                <w:lang w:eastAsia="x-none"/>
              </w:rPr>
            </w:pPr>
            <w:del w:id="4906" w:author="st1" w:date="2021-05-07T16:23:00Z">
              <w:r w:rsidRPr="00F63C93" w:rsidDel="008508E6">
                <w:rPr>
                  <w:rFonts w:ascii="標楷體" w:eastAsia="標楷體" w:hAnsi="標楷體" w:hint="eastAsia"/>
                  <w:lang w:eastAsia="x-none"/>
                </w:rPr>
                <w:delText>14: 分析</w:delText>
              </w:r>
            </w:del>
          </w:p>
          <w:p w14:paraId="428C70B8" w14:textId="77777777" w:rsidR="00F63C93" w:rsidRPr="00F63C93" w:rsidDel="008508E6" w:rsidRDefault="00F63C93" w:rsidP="00F63C93">
            <w:pPr>
              <w:rPr>
                <w:del w:id="4907" w:author="st1" w:date="2021-05-07T16:23:00Z"/>
                <w:rFonts w:ascii="標楷體" w:eastAsia="標楷體" w:hAnsi="標楷體"/>
                <w:lang w:eastAsia="x-none"/>
              </w:rPr>
            </w:pPr>
            <w:del w:id="4908" w:author="st1" w:date="2021-05-07T16:23:00Z">
              <w:r w:rsidRPr="00F63C93" w:rsidDel="008508E6">
                <w:rPr>
                  <w:rFonts w:ascii="標楷體" w:eastAsia="標楷體" w:hAnsi="標楷體" w:hint="eastAsia"/>
                  <w:lang w:eastAsia="x-none"/>
                </w:rPr>
                <w:delText>99: 其他</w:delText>
              </w:r>
            </w:del>
          </w:p>
        </w:tc>
      </w:tr>
      <w:tr w:rsidR="00F63C93" w:rsidRPr="00F63C93" w:rsidDel="008508E6" w14:paraId="10FDEE63" w14:textId="77777777" w:rsidTr="00067F94">
        <w:trPr>
          <w:trHeight w:val="291"/>
          <w:jc w:val="center"/>
          <w:del w:id="4909" w:author="st1" w:date="2021-05-07T16:23:00Z"/>
        </w:trPr>
        <w:tc>
          <w:tcPr>
            <w:tcW w:w="456" w:type="dxa"/>
          </w:tcPr>
          <w:p w14:paraId="79398714" w14:textId="77777777" w:rsidR="00F63C93" w:rsidRPr="00F63C93" w:rsidDel="008508E6" w:rsidRDefault="00F63C93" w:rsidP="00F63C93">
            <w:pPr>
              <w:rPr>
                <w:del w:id="4910" w:author="st1" w:date="2021-05-07T16:23:00Z"/>
                <w:rFonts w:ascii="標楷體" w:eastAsia="標楷體" w:hAnsi="標楷體"/>
                <w:lang w:eastAsia="x-none"/>
              </w:rPr>
            </w:pPr>
            <w:del w:id="4911" w:author="st1" w:date="2021-05-07T16:23:00Z">
              <w:r w:rsidRPr="00F63C93" w:rsidDel="008508E6">
                <w:rPr>
                  <w:rFonts w:ascii="標楷體" w:eastAsia="標楷體" w:hAnsi="標楷體" w:hint="eastAsia"/>
                  <w:lang w:eastAsia="x-none"/>
                </w:rPr>
                <w:delText>9</w:delText>
              </w:r>
            </w:del>
          </w:p>
        </w:tc>
        <w:tc>
          <w:tcPr>
            <w:tcW w:w="1858" w:type="dxa"/>
          </w:tcPr>
          <w:p w14:paraId="2EFFF99C" w14:textId="77777777" w:rsidR="00F63C93" w:rsidRPr="00F63C93" w:rsidDel="008508E6" w:rsidRDefault="00F63C93" w:rsidP="00F63C93">
            <w:pPr>
              <w:rPr>
                <w:del w:id="4912" w:author="st1" w:date="2021-05-07T16:23:00Z"/>
                <w:rFonts w:ascii="標楷體" w:eastAsia="標楷體" w:hAnsi="標楷體"/>
                <w:lang w:eastAsia="x-none"/>
              </w:rPr>
            </w:pPr>
            <w:del w:id="4913" w:author="st1" w:date="2021-05-07T16:23:00Z">
              <w:r w:rsidRPr="00F63C93" w:rsidDel="008508E6">
                <w:rPr>
                  <w:rFonts w:ascii="標楷體" w:eastAsia="標楷體" w:hAnsi="標楷體" w:hint="eastAsia"/>
                  <w:lang w:eastAsia="x-none"/>
                </w:rPr>
                <w:delText>內容明細</w:delText>
              </w:r>
            </w:del>
          </w:p>
        </w:tc>
        <w:tc>
          <w:tcPr>
            <w:tcW w:w="939" w:type="dxa"/>
          </w:tcPr>
          <w:p w14:paraId="2D17AC84" w14:textId="77777777" w:rsidR="00F63C93" w:rsidRPr="00F63C93" w:rsidDel="008508E6" w:rsidRDefault="00F63C93" w:rsidP="00F63C93">
            <w:pPr>
              <w:rPr>
                <w:del w:id="4914" w:author="st1" w:date="2021-05-07T16:23:00Z"/>
                <w:rFonts w:ascii="標楷體" w:eastAsia="標楷體" w:hAnsi="標楷體"/>
              </w:rPr>
            </w:pPr>
            <w:del w:id="4915" w:author="st1" w:date="2021-05-07T16:23:00Z">
              <w:r w:rsidRPr="00F63C93" w:rsidDel="008508E6">
                <w:rPr>
                  <w:rFonts w:ascii="標楷體" w:eastAsia="標楷體" w:hAnsi="標楷體" w:hint="eastAsia"/>
                </w:rPr>
                <w:delText>9</w:delText>
              </w:r>
            </w:del>
          </w:p>
        </w:tc>
        <w:tc>
          <w:tcPr>
            <w:tcW w:w="955" w:type="dxa"/>
          </w:tcPr>
          <w:p w14:paraId="00420B70" w14:textId="77777777" w:rsidR="00F63C93" w:rsidRPr="00F63C93" w:rsidDel="008508E6" w:rsidRDefault="00F63C93" w:rsidP="00F63C93">
            <w:pPr>
              <w:rPr>
                <w:del w:id="4916" w:author="st1" w:date="2021-05-07T16:23:00Z"/>
                <w:rFonts w:ascii="標楷體" w:eastAsia="標楷體" w:hAnsi="標楷體"/>
                <w:lang w:eastAsia="x-none"/>
              </w:rPr>
            </w:pPr>
          </w:p>
        </w:tc>
        <w:tc>
          <w:tcPr>
            <w:tcW w:w="1220" w:type="dxa"/>
          </w:tcPr>
          <w:p w14:paraId="00BD861B" w14:textId="77777777" w:rsidR="00F63C93" w:rsidRPr="00F63C93" w:rsidDel="008508E6" w:rsidRDefault="00F63C93" w:rsidP="00F63C93">
            <w:pPr>
              <w:rPr>
                <w:del w:id="4917" w:author="st1" w:date="2021-05-07T16:23:00Z"/>
                <w:rFonts w:ascii="標楷體" w:eastAsia="標楷體" w:hAnsi="標楷體"/>
                <w:lang w:eastAsia="x-none"/>
              </w:rPr>
            </w:pPr>
            <w:del w:id="4918" w:author="st1" w:date="2021-05-07T16:23:00Z">
              <w:r w:rsidRPr="00F63C93" w:rsidDel="008508E6">
                <w:rPr>
                  <w:rFonts w:ascii="標楷體" w:eastAsia="標楷體" w:hAnsi="標楷體" w:hint="eastAsia"/>
                  <w:lang w:eastAsia="x-none"/>
                </w:rPr>
                <w:delText>下拉式選單</w:delText>
              </w:r>
            </w:del>
          </w:p>
        </w:tc>
        <w:tc>
          <w:tcPr>
            <w:tcW w:w="692" w:type="dxa"/>
          </w:tcPr>
          <w:p w14:paraId="01CE790E" w14:textId="77777777" w:rsidR="00F63C93" w:rsidRPr="00F63C93" w:rsidDel="008508E6" w:rsidRDefault="00F63C93" w:rsidP="00F63C93">
            <w:pPr>
              <w:rPr>
                <w:del w:id="4919" w:author="st1" w:date="2021-05-07T16:23:00Z"/>
                <w:rFonts w:ascii="標楷體" w:eastAsia="標楷體" w:hAnsi="標楷體"/>
                <w:lang w:eastAsia="x-none"/>
              </w:rPr>
            </w:pPr>
          </w:p>
        </w:tc>
        <w:tc>
          <w:tcPr>
            <w:tcW w:w="699" w:type="dxa"/>
          </w:tcPr>
          <w:p w14:paraId="6906B542" w14:textId="77777777" w:rsidR="00F63C93" w:rsidRPr="00F63C93" w:rsidDel="008508E6" w:rsidRDefault="00F63C93" w:rsidP="00F63C93">
            <w:pPr>
              <w:rPr>
                <w:del w:id="4920" w:author="st1" w:date="2021-05-07T16:23:00Z"/>
                <w:rFonts w:ascii="標楷體" w:eastAsia="標楷體" w:hAnsi="標楷體"/>
                <w:lang w:eastAsia="x-none"/>
              </w:rPr>
            </w:pPr>
          </w:p>
        </w:tc>
        <w:tc>
          <w:tcPr>
            <w:tcW w:w="3601" w:type="dxa"/>
          </w:tcPr>
          <w:p w14:paraId="416499B8" w14:textId="77777777" w:rsidR="00F63C93" w:rsidRPr="00F63C93" w:rsidDel="008508E6" w:rsidRDefault="00F63C93" w:rsidP="00F63C93">
            <w:pPr>
              <w:rPr>
                <w:del w:id="4921" w:author="st1" w:date="2021-05-07T16:23:00Z"/>
                <w:rFonts w:ascii="標楷體" w:eastAsia="標楷體" w:hAnsi="標楷體"/>
                <w:lang w:eastAsia="x-none"/>
              </w:rPr>
            </w:pPr>
            <w:del w:id="4922" w:author="st1" w:date="2021-05-07T16:23:00Z">
              <w:r w:rsidRPr="00F63C93" w:rsidDel="008508E6">
                <w:rPr>
                  <w:rFonts w:ascii="標楷體" w:eastAsia="標楷體" w:hAnsi="標楷體" w:hint="eastAsia"/>
                  <w:lang w:eastAsia="x-none"/>
                </w:rPr>
                <w:delText>i.申請時必須輸入,歸還時自動顯示不必輸入</w:delText>
              </w:r>
            </w:del>
          </w:p>
          <w:p w14:paraId="4B69F22C" w14:textId="77777777" w:rsidR="00F63C93" w:rsidRPr="00F63C93" w:rsidDel="008508E6" w:rsidRDefault="00F63C93" w:rsidP="00F63C93">
            <w:pPr>
              <w:rPr>
                <w:del w:id="4923" w:author="st1" w:date="2021-05-07T16:23:00Z"/>
                <w:rFonts w:ascii="標楷體" w:eastAsia="標楷體" w:hAnsi="標楷體"/>
                <w:lang w:eastAsia="x-none"/>
              </w:rPr>
            </w:pPr>
            <w:del w:id="4924" w:author="st1" w:date="2021-05-07T16:23:00Z">
              <w:r w:rsidRPr="00F63C93" w:rsidDel="008508E6">
                <w:rPr>
                  <w:rFonts w:ascii="標楷體" w:eastAsia="標楷體" w:hAnsi="標楷體" w:hint="eastAsia"/>
                  <w:lang w:eastAsia="x-none"/>
                </w:rPr>
                <w:delText>1: 申請資料</w:delText>
              </w:r>
            </w:del>
          </w:p>
          <w:p w14:paraId="3A7C6304" w14:textId="77777777" w:rsidR="00F63C93" w:rsidRPr="00F63C93" w:rsidDel="008508E6" w:rsidRDefault="00F63C93" w:rsidP="00F63C93">
            <w:pPr>
              <w:rPr>
                <w:del w:id="4925" w:author="st1" w:date="2021-05-07T16:23:00Z"/>
                <w:rFonts w:ascii="標楷體" w:eastAsia="標楷體" w:hAnsi="標楷體"/>
                <w:lang w:eastAsia="x-none"/>
              </w:rPr>
            </w:pPr>
            <w:del w:id="4926" w:author="st1" w:date="2021-05-07T16:23:00Z">
              <w:r w:rsidRPr="00F63C93" w:rsidDel="008508E6">
                <w:rPr>
                  <w:rFonts w:ascii="標楷體" w:eastAsia="標楷體" w:hAnsi="標楷體" w:hint="eastAsia"/>
                  <w:lang w:eastAsia="x-none"/>
                </w:rPr>
                <w:delText>2: 設定資料</w:delText>
              </w:r>
            </w:del>
          </w:p>
          <w:p w14:paraId="50EF72E8" w14:textId="77777777" w:rsidR="00F63C93" w:rsidRPr="00F63C93" w:rsidDel="008508E6" w:rsidRDefault="00F63C93" w:rsidP="00F63C93">
            <w:pPr>
              <w:rPr>
                <w:del w:id="4927" w:author="st1" w:date="2021-05-07T16:23:00Z"/>
                <w:rFonts w:ascii="標楷體" w:eastAsia="標楷體" w:hAnsi="標楷體"/>
                <w:lang w:eastAsia="x-none"/>
              </w:rPr>
            </w:pPr>
            <w:del w:id="4928" w:author="st1" w:date="2021-05-07T16:23:00Z">
              <w:r w:rsidRPr="00F63C93" w:rsidDel="008508E6">
                <w:rPr>
                  <w:rFonts w:ascii="標楷體" w:eastAsia="標楷體" w:hAnsi="標楷體" w:hint="eastAsia"/>
                  <w:lang w:eastAsia="x-none"/>
                </w:rPr>
                <w:delText>3: 對保資料</w:delText>
              </w:r>
            </w:del>
          </w:p>
          <w:p w14:paraId="0D18220D" w14:textId="77777777" w:rsidR="00F63C93" w:rsidRPr="00F63C93" w:rsidDel="008508E6" w:rsidRDefault="00F63C93" w:rsidP="00F63C93">
            <w:pPr>
              <w:rPr>
                <w:del w:id="4929" w:author="st1" w:date="2021-05-07T16:23:00Z"/>
                <w:rFonts w:ascii="標楷體" w:eastAsia="標楷體" w:hAnsi="標楷體"/>
                <w:lang w:eastAsia="x-none"/>
              </w:rPr>
            </w:pPr>
            <w:del w:id="4930" w:author="st1" w:date="2021-05-07T16:23:00Z">
              <w:r w:rsidRPr="00F63C93" w:rsidDel="008508E6">
                <w:rPr>
                  <w:rFonts w:ascii="標楷體" w:eastAsia="標楷體" w:hAnsi="標楷體" w:hint="eastAsia"/>
                  <w:lang w:eastAsia="x-none"/>
                </w:rPr>
                <w:delText>4: 其他資料</w:delText>
              </w:r>
            </w:del>
          </w:p>
          <w:p w14:paraId="71DEF22F" w14:textId="77777777" w:rsidR="00F63C93" w:rsidRPr="00F63C93" w:rsidDel="008508E6" w:rsidRDefault="00F63C93" w:rsidP="00F63C93">
            <w:pPr>
              <w:rPr>
                <w:del w:id="4931" w:author="st1" w:date="2021-05-07T16:23:00Z"/>
                <w:rFonts w:ascii="標楷體" w:eastAsia="標楷體" w:hAnsi="標楷體"/>
                <w:lang w:eastAsia="x-none"/>
              </w:rPr>
            </w:pPr>
          </w:p>
        </w:tc>
      </w:tr>
      <w:tr w:rsidR="00F63C93" w:rsidRPr="00F63C93" w:rsidDel="008508E6" w14:paraId="05FD6DA0" w14:textId="77777777" w:rsidTr="00067F94">
        <w:trPr>
          <w:trHeight w:val="291"/>
          <w:jc w:val="center"/>
          <w:del w:id="4932" w:author="st1" w:date="2021-05-07T16:23:00Z"/>
        </w:trPr>
        <w:tc>
          <w:tcPr>
            <w:tcW w:w="456" w:type="dxa"/>
          </w:tcPr>
          <w:p w14:paraId="78AF026F" w14:textId="77777777" w:rsidR="00F63C93" w:rsidRPr="00F63C93" w:rsidDel="008508E6" w:rsidRDefault="00F63C93" w:rsidP="00F63C93">
            <w:pPr>
              <w:rPr>
                <w:del w:id="4933" w:author="st1" w:date="2021-05-07T16:23:00Z"/>
                <w:rFonts w:ascii="標楷體" w:eastAsia="標楷體" w:hAnsi="標楷體"/>
                <w:lang w:eastAsia="x-none"/>
              </w:rPr>
            </w:pPr>
            <w:del w:id="4934" w:author="st1" w:date="2021-05-07T16:23:00Z">
              <w:r w:rsidRPr="00F63C93" w:rsidDel="008508E6">
                <w:rPr>
                  <w:rFonts w:ascii="標楷體" w:eastAsia="標楷體" w:hAnsi="標楷體" w:hint="eastAsia"/>
                  <w:lang w:eastAsia="x-none"/>
                </w:rPr>
                <w:delText>10</w:delText>
              </w:r>
            </w:del>
          </w:p>
        </w:tc>
        <w:tc>
          <w:tcPr>
            <w:tcW w:w="1858" w:type="dxa"/>
          </w:tcPr>
          <w:p w14:paraId="6CFD5E8C" w14:textId="77777777" w:rsidR="00F63C93" w:rsidRPr="00F63C93" w:rsidDel="008508E6" w:rsidRDefault="00F63C93" w:rsidP="00F63C93">
            <w:pPr>
              <w:rPr>
                <w:del w:id="4935" w:author="st1" w:date="2021-05-07T16:23:00Z"/>
                <w:rFonts w:ascii="標楷體" w:eastAsia="標楷體" w:hAnsi="標楷體"/>
                <w:lang w:eastAsia="x-none"/>
              </w:rPr>
            </w:pPr>
            <w:del w:id="4936" w:author="st1" w:date="2021-05-07T16:23:00Z">
              <w:r w:rsidRPr="00F63C93" w:rsidDel="008508E6">
                <w:rPr>
                  <w:rFonts w:ascii="標楷體" w:eastAsia="標楷體" w:hAnsi="標楷體" w:hint="eastAsia"/>
                </w:rPr>
                <w:delText>申請</w:delText>
              </w:r>
              <w:r w:rsidRPr="00F63C93" w:rsidDel="008508E6">
                <w:rPr>
                  <w:rFonts w:ascii="標楷體" w:eastAsia="標楷體" w:hAnsi="標楷體" w:hint="eastAsia"/>
                  <w:lang w:eastAsia="x-none"/>
                </w:rPr>
                <w:delText>日期</w:delText>
              </w:r>
            </w:del>
          </w:p>
        </w:tc>
        <w:tc>
          <w:tcPr>
            <w:tcW w:w="939" w:type="dxa"/>
          </w:tcPr>
          <w:p w14:paraId="4F21155F" w14:textId="77777777" w:rsidR="00F63C93" w:rsidRPr="00F63C93" w:rsidDel="008508E6" w:rsidRDefault="00F63C93" w:rsidP="00F63C93">
            <w:pPr>
              <w:rPr>
                <w:del w:id="4937" w:author="st1" w:date="2021-05-07T16:23:00Z"/>
                <w:rFonts w:ascii="標楷體" w:eastAsia="標楷體" w:hAnsi="標楷體"/>
                <w:lang w:eastAsia="x-none"/>
              </w:rPr>
            </w:pPr>
            <w:del w:id="4938" w:author="st1" w:date="2021-05-07T16:23:00Z">
              <w:r w:rsidRPr="00F63C93" w:rsidDel="008508E6">
                <w:rPr>
                  <w:rFonts w:ascii="標楷體" w:eastAsia="標楷體" w:hAnsi="標楷體" w:hint="eastAsia"/>
                </w:rPr>
                <w:delText>999/99/99</w:delText>
              </w:r>
            </w:del>
          </w:p>
        </w:tc>
        <w:tc>
          <w:tcPr>
            <w:tcW w:w="955" w:type="dxa"/>
          </w:tcPr>
          <w:p w14:paraId="433DC8BC" w14:textId="77777777" w:rsidR="00F63C93" w:rsidRPr="00F63C93" w:rsidDel="008508E6" w:rsidRDefault="00F63C93" w:rsidP="00F63C93">
            <w:pPr>
              <w:rPr>
                <w:del w:id="4939" w:author="st1" w:date="2021-05-07T16:23:00Z"/>
                <w:rFonts w:ascii="標楷體" w:eastAsia="標楷體" w:hAnsi="標楷體"/>
                <w:lang w:eastAsia="x-none"/>
              </w:rPr>
            </w:pPr>
            <w:del w:id="4940" w:author="st1" w:date="2021-05-07T16:23:00Z">
              <w:r w:rsidRPr="00F63C93" w:rsidDel="008508E6">
                <w:rPr>
                  <w:rFonts w:ascii="標楷體" w:eastAsia="標楷體" w:hAnsi="標楷體" w:hint="eastAsia"/>
                  <w:lang w:eastAsia="x-none"/>
                </w:rPr>
                <w:delText>系統帳務日期</w:delText>
              </w:r>
            </w:del>
          </w:p>
        </w:tc>
        <w:tc>
          <w:tcPr>
            <w:tcW w:w="1220" w:type="dxa"/>
          </w:tcPr>
          <w:p w14:paraId="344AAB5D" w14:textId="77777777" w:rsidR="00F63C93" w:rsidRPr="00F63C93" w:rsidDel="008508E6" w:rsidRDefault="00F63C93" w:rsidP="00F63C93">
            <w:pPr>
              <w:rPr>
                <w:del w:id="4941" w:author="st1" w:date="2021-05-07T16:23:00Z"/>
                <w:rFonts w:ascii="標楷體" w:eastAsia="標楷體" w:hAnsi="標楷體"/>
                <w:lang w:eastAsia="x-none"/>
              </w:rPr>
            </w:pPr>
          </w:p>
        </w:tc>
        <w:tc>
          <w:tcPr>
            <w:tcW w:w="692" w:type="dxa"/>
          </w:tcPr>
          <w:p w14:paraId="2F9CEB2C" w14:textId="77777777" w:rsidR="00F63C93" w:rsidRPr="00F63C93" w:rsidDel="008508E6" w:rsidRDefault="00F63C93" w:rsidP="00F63C93">
            <w:pPr>
              <w:rPr>
                <w:del w:id="4942" w:author="st1" w:date="2021-05-07T16:23:00Z"/>
                <w:rFonts w:ascii="標楷體" w:eastAsia="標楷體" w:hAnsi="標楷體"/>
                <w:lang w:eastAsia="x-none"/>
              </w:rPr>
            </w:pPr>
            <w:del w:id="4943" w:author="st1" w:date="2021-05-07T16:23:00Z">
              <w:r w:rsidRPr="00F63C93" w:rsidDel="008508E6">
                <w:rPr>
                  <w:rFonts w:ascii="標楷體" w:eastAsia="標楷體" w:hAnsi="標楷體" w:hint="eastAsia"/>
                  <w:lang w:eastAsia="x-none"/>
                </w:rPr>
                <w:delText>V</w:delText>
              </w:r>
            </w:del>
          </w:p>
        </w:tc>
        <w:tc>
          <w:tcPr>
            <w:tcW w:w="699" w:type="dxa"/>
          </w:tcPr>
          <w:p w14:paraId="31F6CF67" w14:textId="77777777" w:rsidR="00F63C93" w:rsidRPr="00F63C93" w:rsidDel="008508E6" w:rsidRDefault="00F63C93" w:rsidP="00F63C93">
            <w:pPr>
              <w:rPr>
                <w:del w:id="4944" w:author="st1" w:date="2021-05-07T16:23:00Z"/>
                <w:rFonts w:ascii="標楷體" w:eastAsia="標楷體" w:hAnsi="標楷體"/>
                <w:lang w:eastAsia="x-none"/>
              </w:rPr>
            </w:pPr>
          </w:p>
        </w:tc>
        <w:tc>
          <w:tcPr>
            <w:tcW w:w="3601" w:type="dxa"/>
          </w:tcPr>
          <w:p w14:paraId="647F62C8" w14:textId="77777777" w:rsidR="00F63C93" w:rsidRPr="00F63C93" w:rsidDel="008508E6" w:rsidRDefault="00F63C93" w:rsidP="00F63C93">
            <w:pPr>
              <w:rPr>
                <w:del w:id="4945" w:author="st1" w:date="2021-05-07T16:23:00Z"/>
                <w:rFonts w:ascii="標楷體" w:eastAsia="標楷體" w:hAnsi="標楷體"/>
                <w:lang w:eastAsia="x-none"/>
              </w:rPr>
            </w:pPr>
            <w:del w:id="4946" w:author="st1" w:date="2021-05-07T16:23:00Z">
              <w:r w:rsidRPr="00F63C93" w:rsidDel="008508E6">
                <w:rPr>
                  <w:rFonts w:ascii="標楷體" w:eastAsia="標楷體" w:hAnsi="標楷體" w:hint="eastAsia"/>
                  <w:lang w:eastAsia="x-none"/>
                </w:rPr>
                <w:delText>i.申請時必須輸入,歸還時自動顯示不必輸入</w:delText>
              </w:r>
            </w:del>
          </w:p>
        </w:tc>
      </w:tr>
      <w:tr w:rsidR="00F63C93" w:rsidRPr="00F63C93" w:rsidDel="008508E6" w14:paraId="71679FCE" w14:textId="77777777" w:rsidTr="00067F94">
        <w:trPr>
          <w:trHeight w:val="291"/>
          <w:jc w:val="center"/>
          <w:del w:id="4947" w:author="st1" w:date="2021-05-07T16:23:00Z"/>
        </w:trPr>
        <w:tc>
          <w:tcPr>
            <w:tcW w:w="456" w:type="dxa"/>
          </w:tcPr>
          <w:p w14:paraId="666333DE" w14:textId="77777777" w:rsidR="00F63C93" w:rsidRPr="00F63C93" w:rsidDel="008508E6" w:rsidRDefault="00F63C93" w:rsidP="00F63C93">
            <w:pPr>
              <w:rPr>
                <w:del w:id="4948" w:author="st1" w:date="2021-05-07T16:23:00Z"/>
                <w:rFonts w:ascii="標楷體" w:eastAsia="標楷體" w:hAnsi="標楷體"/>
                <w:lang w:eastAsia="x-none"/>
              </w:rPr>
            </w:pPr>
          </w:p>
        </w:tc>
        <w:tc>
          <w:tcPr>
            <w:tcW w:w="1858" w:type="dxa"/>
          </w:tcPr>
          <w:p w14:paraId="06C9B3F4" w14:textId="77777777" w:rsidR="00F63C93" w:rsidRPr="00F63C93" w:rsidDel="008508E6" w:rsidRDefault="00F63C93" w:rsidP="00F63C93">
            <w:pPr>
              <w:rPr>
                <w:del w:id="4949" w:author="st1" w:date="2021-05-07T16:23:00Z"/>
                <w:rFonts w:ascii="標楷體" w:eastAsia="標楷體" w:hAnsi="標楷體"/>
                <w:lang w:eastAsia="x-none"/>
              </w:rPr>
            </w:pPr>
            <w:del w:id="4950" w:author="st1" w:date="2021-05-07T16:23:00Z">
              <w:r w:rsidRPr="00F63C93" w:rsidDel="008508E6">
                <w:rPr>
                  <w:rFonts w:ascii="標楷體" w:eastAsia="標楷體" w:hAnsi="標楷體" w:hint="eastAsia"/>
                </w:rPr>
                <w:delText>核准日期</w:delText>
              </w:r>
            </w:del>
          </w:p>
        </w:tc>
        <w:tc>
          <w:tcPr>
            <w:tcW w:w="939" w:type="dxa"/>
          </w:tcPr>
          <w:p w14:paraId="03094520" w14:textId="77777777" w:rsidR="00F63C93" w:rsidRPr="00F63C93" w:rsidDel="008508E6" w:rsidRDefault="00F63C93" w:rsidP="00F63C93">
            <w:pPr>
              <w:rPr>
                <w:del w:id="4951" w:author="st1" w:date="2021-05-07T16:23:00Z"/>
                <w:rFonts w:ascii="標楷體" w:eastAsia="標楷體" w:hAnsi="標楷體"/>
              </w:rPr>
            </w:pPr>
          </w:p>
        </w:tc>
        <w:tc>
          <w:tcPr>
            <w:tcW w:w="955" w:type="dxa"/>
          </w:tcPr>
          <w:p w14:paraId="15AD99EB" w14:textId="77777777" w:rsidR="00F63C93" w:rsidRPr="00F63C93" w:rsidDel="008508E6" w:rsidRDefault="00F63C93" w:rsidP="00F63C93">
            <w:pPr>
              <w:rPr>
                <w:del w:id="4952" w:author="st1" w:date="2021-05-07T16:23:00Z"/>
                <w:rFonts w:ascii="標楷體" w:eastAsia="標楷體" w:hAnsi="標楷體"/>
                <w:lang w:eastAsia="x-none"/>
              </w:rPr>
            </w:pPr>
          </w:p>
        </w:tc>
        <w:tc>
          <w:tcPr>
            <w:tcW w:w="1220" w:type="dxa"/>
          </w:tcPr>
          <w:p w14:paraId="3FF6962E" w14:textId="77777777" w:rsidR="00F63C93" w:rsidRPr="00F63C93" w:rsidDel="008508E6" w:rsidRDefault="00F63C93" w:rsidP="00F63C93">
            <w:pPr>
              <w:rPr>
                <w:del w:id="4953" w:author="st1" w:date="2021-05-07T16:23:00Z"/>
                <w:rFonts w:ascii="標楷體" w:eastAsia="標楷體" w:hAnsi="標楷體"/>
                <w:lang w:eastAsia="x-none"/>
              </w:rPr>
            </w:pPr>
          </w:p>
        </w:tc>
        <w:tc>
          <w:tcPr>
            <w:tcW w:w="692" w:type="dxa"/>
          </w:tcPr>
          <w:p w14:paraId="71EC29F7" w14:textId="77777777" w:rsidR="00F63C93" w:rsidRPr="00F63C93" w:rsidDel="008508E6" w:rsidRDefault="00F63C93" w:rsidP="00F63C93">
            <w:pPr>
              <w:rPr>
                <w:del w:id="4954" w:author="st1" w:date="2021-05-07T16:23:00Z"/>
                <w:rFonts w:ascii="標楷體" w:eastAsia="標楷體" w:hAnsi="標楷體"/>
                <w:lang w:eastAsia="x-none"/>
              </w:rPr>
            </w:pPr>
          </w:p>
        </w:tc>
        <w:tc>
          <w:tcPr>
            <w:tcW w:w="699" w:type="dxa"/>
          </w:tcPr>
          <w:p w14:paraId="0C12DEF9" w14:textId="77777777" w:rsidR="00F63C93" w:rsidRPr="00F63C93" w:rsidDel="008508E6" w:rsidRDefault="00F63C93" w:rsidP="00F63C93">
            <w:pPr>
              <w:rPr>
                <w:del w:id="4955" w:author="st1" w:date="2021-05-07T16:23:00Z"/>
                <w:rFonts w:ascii="標楷體" w:eastAsia="標楷體" w:hAnsi="標楷體"/>
                <w:lang w:eastAsia="x-none"/>
              </w:rPr>
            </w:pPr>
          </w:p>
        </w:tc>
        <w:tc>
          <w:tcPr>
            <w:tcW w:w="3601" w:type="dxa"/>
          </w:tcPr>
          <w:p w14:paraId="4B009BD9" w14:textId="77777777" w:rsidR="00F63C93" w:rsidRPr="00F63C93" w:rsidDel="008508E6" w:rsidRDefault="00F63C93" w:rsidP="00F63C93">
            <w:pPr>
              <w:rPr>
                <w:del w:id="4956" w:author="st1" w:date="2021-05-07T16:23:00Z"/>
                <w:rFonts w:ascii="標楷體" w:eastAsia="標楷體" w:hAnsi="標楷體"/>
                <w:lang w:eastAsia="x-none"/>
              </w:rPr>
            </w:pPr>
            <w:del w:id="4957" w:author="st1" w:date="2021-05-07T16:23:00Z">
              <w:r w:rsidRPr="00F63C93" w:rsidDel="008508E6">
                <w:rPr>
                  <w:rFonts w:ascii="標楷體" w:eastAsia="標楷體" w:hAnsi="標楷體" w:hint="eastAsia"/>
                </w:rPr>
                <w:delText>自動顯示審核時的日期，</w:delText>
              </w:r>
              <w:r w:rsidRPr="00F63C93" w:rsidDel="008508E6">
                <w:rPr>
                  <w:rFonts w:ascii="標楷體" w:eastAsia="標楷體" w:hAnsi="標楷體" w:hint="eastAsia"/>
                  <w:lang w:eastAsia="x-none"/>
                </w:rPr>
                <w:delText>不必輸入</w:delText>
              </w:r>
            </w:del>
          </w:p>
        </w:tc>
      </w:tr>
      <w:tr w:rsidR="00F63C93" w:rsidRPr="00F63C93" w:rsidDel="008508E6" w14:paraId="01792AA3" w14:textId="77777777" w:rsidTr="00067F94">
        <w:trPr>
          <w:trHeight w:val="291"/>
          <w:jc w:val="center"/>
          <w:del w:id="4958" w:author="st1" w:date="2021-05-07T16:23:00Z"/>
        </w:trPr>
        <w:tc>
          <w:tcPr>
            <w:tcW w:w="456" w:type="dxa"/>
          </w:tcPr>
          <w:p w14:paraId="2F6AA915" w14:textId="77777777" w:rsidR="00F63C93" w:rsidRPr="00F63C93" w:rsidDel="008508E6" w:rsidRDefault="00F63C93" w:rsidP="00F63C93">
            <w:pPr>
              <w:rPr>
                <w:del w:id="4959" w:author="st1" w:date="2021-05-07T16:23:00Z"/>
                <w:rFonts w:ascii="標楷體" w:eastAsia="標楷體" w:hAnsi="標楷體"/>
                <w:lang w:eastAsia="x-none"/>
              </w:rPr>
            </w:pPr>
            <w:del w:id="4960" w:author="st1" w:date="2021-05-07T16:23:00Z">
              <w:r w:rsidRPr="00F63C93" w:rsidDel="008508E6">
                <w:rPr>
                  <w:rFonts w:ascii="標楷體" w:eastAsia="標楷體" w:hAnsi="標楷體" w:hint="eastAsia"/>
                  <w:lang w:eastAsia="x-none"/>
                </w:rPr>
                <w:delText>11</w:delText>
              </w:r>
            </w:del>
          </w:p>
        </w:tc>
        <w:tc>
          <w:tcPr>
            <w:tcW w:w="1858" w:type="dxa"/>
          </w:tcPr>
          <w:p w14:paraId="29E55F3A" w14:textId="77777777" w:rsidR="00F63C93" w:rsidRPr="00F63C93" w:rsidDel="008508E6" w:rsidRDefault="00F63C93" w:rsidP="00F63C93">
            <w:pPr>
              <w:rPr>
                <w:del w:id="4961" w:author="st1" w:date="2021-05-07T16:23:00Z"/>
                <w:rFonts w:ascii="標楷體" w:eastAsia="標楷體" w:hAnsi="標楷體"/>
                <w:lang w:eastAsia="x-none"/>
              </w:rPr>
            </w:pPr>
            <w:del w:id="4962" w:author="st1" w:date="2021-05-07T16:23:00Z">
              <w:r w:rsidRPr="00F63C93" w:rsidDel="008508E6">
                <w:rPr>
                  <w:rFonts w:ascii="標楷體" w:eastAsia="標楷體" w:hAnsi="標楷體" w:hint="eastAsia"/>
                  <w:lang w:eastAsia="x-none"/>
                </w:rPr>
                <w:delText>歸還日期</w:delText>
              </w:r>
            </w:del>
          </w:p>
        </w:tc>
        <w:tc>
          <w:tcPr>
            <w:tcW w:w="939" w:type="dxa"/>
          </w:tcPr>
          <w:p w14:paraId="5F82EA51" w14:textId="77777777" w:rsidR="00F63C93" w:rsidRPr="00F63C93" w:rsidDel="008508E6" w:rsidRDefault="00F63C93" w:rsidP="00F63C93">
            <w:pPr>
              <w:rPr>
                <w:del w:id="4963" w:author="st1" w:date="2021-05-07T16:23:00Z"/>
                <w:rFonts w:ascii="標楷體" w:eastAsia="標楷體" w:hAnsi="標楷體"/>
                <w:lang w:eastAsia="x-none"/>
              </w:rPr>
            </w:pPr>
            <w:del w:id="4964" w:author="st1" w:date="2021-05-07T16:23:00Z">
              <w:r w:rsidRPr="00F63C93" w:rsidDel="008508E6">
                <w:rPr>
                  <w:rFonts w:ascii="標楷體" w:eastAsia="標楷體" w:hAnsi="標楷體" w:hint="eastAsia"/>
                </w:rPr>
                <w:delText>999/99/99</w:delText>
              </w:r>
            </w:del>
          </w:p>
        </w:tc>
        <w:tc>
          <w:tcPr>
            <w:tcW w:w="955" w:type="dxa"/>
          </w:tcPr>
          <w:p w14:paraId="3C6412BF" w14:textId="77777777" w:rsidR="00F63C93" w:rsidRPr="00F63C93" w:rsidDel="008508E6" w:rsidRDefault="00F63C93" w:rsidP="00F63C93">
            <w:pPr>
              <w:rPr>
                <w:del w:id="4965" w:author="st1" w:date="2021-05-07T16:23:00Z"/>
                <w:rFonts w:ascii="標楷體" w:eastAsia="標楷體" w:hAnsi="標楷體"/>
                <w:lang w:eastAsia="x-none"/>
              </w:rPr>
            </w:pPr>
          </w:p>
        </w:tc>
        <w:tc>
          <w:tcPr>
            <w:tcW w:w="1220" w:type="dxa"/>
          </w:tcPr>
          <w:p w14:paraId="663003C0" w14:textId="77777777" w:rsidR="00F63C93" w:rsidRPr="00F63C93" w:rsidDel="008508E6" w:rsidRDefault="00F63C93" w:rsidP="00F63C93">
            <w:pPr>
              <w:rPr>
                <w:del w:id="4966" w:author="st1" w:date="2021-05-07T16:23:00Z"/>
                <w:rFonts w:ascii="標楷體" w:eastAsia="標楷體" w:hAnsi="標楷體"/>
                <w:lang w:eastAsia="x-none"/>
              </w:rPr>
            </w:pPr>
          </w:p>
        </w:tc>
        <w:tc>
          <w:tcPr>
            <w:tcW w:w="692" w:type="dxa"/>
          </w:tcPr>
          <w:p w14:paraId="5B0CB8D6" w14:textId="77777777" w:rsidR="00F63C93" w:rsidRPr="00F63C93" w:rsidDel="008508E6" w:rsidRDefault="00F63C93" w:rsidP="00F63C93">
            <w:pPr>
              <w:rPr>
                <w:del w:id="4967" w:author="st1" w:date="2021-05-07T16:23:00Z"/>
                <w:rFonts w:ascii="標楷體" w:eastAsia="標楷體" w:hAnsi="標楷體"/>
                <w:lang w:eastAsia="x-none"/>
              </w:rPr>
            </w:pPr>
          </w:p>
        </w:tc>
        <w:tc>
          <w:tcPr>
            <w:tcW w:w="699" w:type="dxa"/>
          </w:tcPr>
          <w:p w14:paraId="121BCCA7" w14:textId="77777777" w:rsidR="00F63C93" w:rsidRPr="00F63C93" w:rsidDel="008508E6" w:rsidRDefault="00F63C93" w:rsidP="00F63C93">
            <w:pPr>
              <w:rPr>
                <w:del w:id="4968" w:author="st1" w:date="2021-05-07T16:23:00Z"/>
                <w:rFonts w:ascii="標楷體" w:eastAsia="標楷體" w:hAnsi="標楷體"/>
                <w:lang w:eastAsia="x-none"/>
              </w:rPr>
            </w:pPr>
          </w:p>
        </w:tc>
        <w:tc>
          <w:tcPr>
            <w:tcW w:w="3601" w:type="dxa"/>
          </w:tcPr>
          <w:p w14:paraId="4F86CD27" w14:textId="77777777" w:rsidR="00F63C93" w:rsidRPr="00F63C93" w:rsidDel="008508E6" w:rsidRDefault="00F63C93" w:rsidP="00F63C93">
            <w:pPr>
              <w:rPr>
                <w:del w:id="4969" w:author="st1" w:date="2021-05-07T16:23:00Z"/>
                <w:rFonts w:ascii="標楷體" w:eastAsia="標楷體" w:hAnsi="標楷體"/>
                <w:lang w:eastAsia="x-none"/>
              </w:rPr>
            </w:pPr>
            <w:del w:id="4970" w:author="st1" w:date="2021-05-07T16:23:00Z">
              <w:r w:rsidRPr="00F63C93" w:rsidDel="008508E6">
                <w:rPr>
                  <w:rFonts w:ascii="標楷體" w:eastAsia="標楷體" w:hAnsi="標楷體" w:hint="eastAsia"/>
                  <w:lang w:eastAsia="x-none"/>
                </w:rPr>
                <w:delText>i.申請時不必輸入,歸還時必須輸入</w:delText>
              </w:r>
            </w:del>
          </w:p>
        </w:tc>
      </w:tr>
      <w:tr w:rsidR="00F63C93" w:rsidRPr="00F63C93" w:rsidDel="008508E6" w14:paraId="280740B7" w14:textId="77777777" w:rsidTr="00067F94">
        <w:trPr>
          <w:trHeight w:val="291"/>
          <w:jc w:val="center"/>
          <w:del w:id="4971" w:author="st1" w:date="2021-05-07T16:23:00Z"/>
        </w:trPr>
        <w:tc>
          <w:tcPr>
            <w:tcW w:w="456" w:type="dxa"/>
          </w:tcPr>
          <w:p w14:paraId="20655E0C" w14:textId="77777777" w:rsidR="00F63C93" w:rsidRPr="00F63C93" w:rsidDel="008508E6" w:rsidRDefault="00F63C93" w:rsidP="00F63C93">
            <w:pPr>
              <w:rPr>
                <w:del w:id="4972" w:author="st1" w:date="2021-05-07T16:23:00Z"/>
                <w:rFonts w:ascii="標楷體" w:eastAsia="標楷體" w:hAnsi="標楷體"/>
                <w:lang w:eastAsia="x-none"/>
              </w:rPr>
            </w:pPr>
            <w:del w:id="4973" w:author="st1" w:date="2021-05-07T16:23:00Z">
              <w:r w:rsidRPr="00F63C93" w:rsidDel="008508E6">
                <w:rPr>
                  <w:rFonts w:ascii="標楷體" w:eastAsia="標楷體" w:hAnsi="標楷體" w:hint="eastAsia"/>
                  <w:lang w:eastAsia="x-none"/>
                </w:rPr>
                <w:delText>12</w:delText>
              </w:r>
            </w:del>
          </w:p>
        </w:tc>
        <w:tc>
          <w:tcPr>
            <w:tcW w:w="1858" w:type="dxa"/>
          </w:tcPr>
          <w:p w14:paraId="6BD5B9FD" w14:textId="77777777" w:rsidR="00F63C93" w:rsidRPr="00F63C93" w:rsidDel="008508E6" w:rsidRDefault="00F63C93" w:rsidP="00F63C93">
            <w:pPr>
              <w:rPr>
                <w:del w:id="4974" w:author="st1" w:date="2021-05-07T16:23:00Z"/>
                <w:rFonts w:ascii="標楷體" w:eastAsia="標楷體" w:hAnsi="標楷體"/>
                <w:lang w:eastAsia="x-none"/>
              </w:rPr>
            </w:pPr>
            <w:del w:id="4975" w:author="st1" w:date="2021-05-07T16:23:00Z">
              <w:r w:rsidRPr="00F63C93" w:rsidDel="008508E6">
                <w:rPr>
                  <w:rFonts w:ascii="標楷體" w:eastAsia="標楷體" w:hAnsi="標楷體" w:hint="eastAsia"/>
                  <w:lang w:eastAsia="x-none"/>
                </w:rPr>
                <w:delText>歸還人</w:delText>
              </w:r>
            </w:del>
          </w:p>
        </w:tc>
        <w:tc>
          <w:tcPr>
            <w:tcW w:w="939" w:type="dxa"/>
          </w:tcPr>
          <w:p w14:paraId="014D1D22" w14:textId="77777777" w:rsidR="00F63C93" w:rsidRPr="00F63C93" w:rsidDel="008508E6" w:rsidRDefault="00F63C93" w:rsidP="00F63C93">
            <w:pPr>
              <w:rPr>
                <w:del w:id="4976" w:author="st1" w:date="2021-05-07T16:23:00Z"/>
                <w:rFonts w:ascii="標楷體" w:eastAsia="標楷體" w:hAnsi="標楷體"/>
                <w:lang w:eastAsia="x-none"/>
              </w:rPr>
            </w:pPr>
            <w:del w:id="4977" w:author="st1" w:date="2021-05-07T16:23:00Z">
              <w:r w:rsidRPr="00F63C93" w:rsidDel="008508E6">
                <w:rPr>
                  <w:rFonts w:ascii="標楷體" w:eastAsia="標楷體" w:hAnsi="標楷體" w:hint="eastAsia"/>
                </w:rPr>
                <w:delText>X(06)</w:delText>
              </w:r>
            </w:del>
          </w:p>
        </w:tc>
        <w:tc>
          <w:tcPr>
            <w:tcW w:w="955" w:type="dxa"/>
          </w:tcPr>
          <w:p w14:paraId="066340C0" w14:textId="77777777" w:rsidR="00F63C93" w:rsidRPr="00F63C93" w:rsidDel="008508E6" w:rsidRDefault="00F63C93" w:rsidP="00F63C93">
            <w:pPr>
              <w:rPr>
                <w:del w:id="4978" w:author="st1" w:date="2021-05-07T16:23:00Z"/>
                <w:rFonts w:ascii="標楷體" w:eastAsia="標楷體" w:hAnsi="標楷體"/>
                <w:lang w:eastAsia="x-none"/>
              </w:rPr>
            </w:pPr>
          </w:p>
        </w:tc>
        <w:tc>
          <w:tcPr>
            <w:tcW w:w="1220" w:type="dxa"/>
          </w:tcPr>
          <w:p w14:paraId="28B7BD5A" w14:textId="77777777" w:rsidR="00F63C93" w:rsidRPr="00F63C93" w:rsidDel="008508E6" w:rsidRDefault="00F63C93" w:rsidP="00F63C93">
            <w:pPr>
              <w:rPr>
                <w:del w:id="4979" w:author="st1" w:date="2021-05-07T16:23:00Z"/>
                <w:rFonts w:ascii="標楷體" w:eastAsia="標楷體" w:hAnsi="標楷體"/>
                <w:lang w:eastAsia="x-none"/>
              </w:rPr>
            </w:pPr>
          </w:p>
        </w:tc>
        <w:tc>
          <w:tcPr>
            <w:tcW w:w="692" w:type="dxa"/>
          </w:tcPr>
          <w:p w14:paraId="2BE7DC21" w14:textId="77777777" w:rsidR="00F63C93" w:rsidRPr="00F63C93" w:rsidDel="008508E6" w:rsidRDefault="00F63C93" w:rsidP="00F63C93">
            <w:pPr>
              <w:rPr>
                <w:del w:id="4980" w:author="st1" w:date="2021-05-07T16:23:00Z"/>
                <w:rFonts w:ascii="標楷體" w:eastAsia="標楷體" w:hAnsi="標楷體"/>
                <w:lang w:eastAsia="x-none"/>
              </w:rPr>
            </w:pPr>
          </w:p>
        </w:tc>
        <w:tc>
          <w:tcPr>
            <w:tcW w:w="699" w:type="dxa"/>
          </w:tcPr>
          <w:p w14:paraId="78F49B8A" w14:textId="77777777" w:rsidR="00F63C93" w:rsidRPr="00F63C93" w:rsidDel="008508E6" w:rsidRDefault="00F63C93" w:rsidP="00F63C93">
            <w:pPr>
              <w:rPr>
                <w:del w:id="4981" w:author="st1" w:date="2021-05-07T16:23:00Z"/>
                <w:rFonts w:ascii="標楷體" w:eastAsia="標楷體" w:hAnsi="標楷體"/>
                <w:lang w:eastAsia="x-none"/>
              </w:rPr>
            </w:pPr>
          </w:p>
        </w:tc>
        <w:tc>
          <w:tcPr>
            <w:tcW w:w="3601" w:type="dxa"/>
          </w:tcPr>
          <w:p w14:paraId="5AFFF282" w14:textId="77777777" w:rsidR="00F63C93" w:rsidRPr="00F63C93" w:rsidDel="008508E6" w:rsidRDefault="00F63C93" w:rsidP="00F63C93">
            <w:pPr>
              <w:rPr>
                <w:del w:id="4982" w:author="st1" w:date="2021-05-07T16:23:00Z"/>
                <w:rFonts w:ascii="標楷體" w:eastAsia="標楷體" w:hAnsi="標楷體"/>
                <w:lang w:eastAsia="x-none"/>
              </w:rPr>
            </w:pPr>
            <w:del w:id="4983" w:author="st1" w:date="2021-05-07T16:23:00Z">
              <w:r w:rsidRPr="00F63C93" w:rsidDel="008508E6">
                <w:rPr>
                  <w:rFonts w:ascii="標楷體" w:eastAsia="標楷體" w:hAnsi="標楷體" w:hint="eastAsia"/>
                  <w:lang w:eastAsia="x-none"/>
                </w:rPr>
                <w:delText>i.申請時不必輸入,歸還時必須輸入</w:delText>
              </w:r>
            </w:del>
          </w:p>
        </w:tc>
      </w:tr>
      <w:tr w:rsidR="00F63C93" w:rsidRPr="00F63C93" w:rsidDel="008508E6" w14:paraId="7845503F" w14:textId="77777777" w:rsidTr="00067F94">
        <w:trPr>
          <w:trHeight w:val="291"/>
          <w:jc w:val="center"/>
          <w:del w:id="4984" w:author="st1" w:date="2021-05-07T16:23:00Z"/>
        </w:trPr>
        <w:tc>
          <w:tcPr>
            <w:tcW w:w="456" w:type="dxa"/>
          </w:tcPr>
          <w:p w14:paraId="394A7E01" w14:textId="77777777" w:rsidR="00F63C93" w:rsidRPr="00F63C93" w:rsidDel="008508E6" w:rsidRDefault="00F63C93" w:rsidP="00F63C93">
            <w:pPr>
              <w:rPr>
                <w:del w:id="4985" w:author="st1" w:date="2021-05-07T16:23:00Z"/>
                <w:rFonts w:ascii="標楷體" w:eastAsia="標楷體" w:hAnsi="標楷體"/>
                <w:lang w:eastAsia="x-none"/>
              </w:rPr>
            </w:pPr>
            <w:del w:id="4986" w:author="st1" w:date="2021-05-07T16:23:00Z">
              <w:r w:rsidRPr="00F63C93" w:rsidDel="008508E6">
                <w:rPr>
                  <w:rFonts w:ascii="標楷體" w:eastAsia="標楷體" w:hAnsi="標楷體" w:hint="eastAsia"/>
                  <w:lang w:eastAsia="x-none"/>
                </w:rPr>
                <w:delText>13</w:delText>
              </w:r>
            </w:del>
          </w:p>
        </w:tc>
        <w:tc>
          <w:tcPr>
            <w:tcW w:w="1858" w:type="dxa"/>
          </w:tcPr>
          <w:p w14:paraId="79D0B7D0" w14:textId="77777777" w:rsidR="00F63C93" w:rsidRPr="00F63C93" w:rsidDel="008508E6" w:rsidRDefault="00F63C93" w:rsidP="00F63C93">
            <w:pPr>
              <w:rPr>
                <w:del w:id="4987" w:author="st1" w:date="2021-05-07T16:23:00Z"/>
                <w:rFonts w:ascii="標楷體" w:eastAsia="標楷體" w:hAnsi="標楷體"/>
                <w:lang w:eastAsia="x-none"/>
              </w:rPr>
            </w:pPr>
            <w:del w:id="4988" w:author="st1" w:date="2021-05-07T16:23:00Z">
              <w:r w:rsidRPr="00F63C93" w:rsidDel="008508E6">
                <w:rPr>
                  <w:rFonts w:ascii="標楷體" w:eastAsia="標楷體" w:hAnsi="標楷體" w:hint="eastAsia"/>
                  <w:lang w:eastAsia="x-none"/>
                </w:rPr>
                <w:delText>備註</w:delText>
              </w:r>
            </w:del>
          </w:p>
        </w:tc>
        <w:tc>
          <w:tcPr>
            <w:tcW w:w="939" w:type="dxa"/>
          </w:tcPr>
          <w:p w14:paraId="5728A364" w14:textId="77777777" w:rsidR="00F63C93" w:rsidRPr="00F63C93" w:rsidDel="008508E6" w:rsidRDefault="00F63C93" w:rsidP="00F63C93">
            <w:pPr>
              <w:rPr>
                <w:del w:id="4989" w:author="st1" w:date="2021-05-07T16:23:00Z"/>
                <w:rFonts w:ascii="標楷體" w:eastAsia="標楷體" w:hAnsi="標楷體"/>
                <w:lang w:eastAsia="x-none"/>
              </w:rPr>
            </w:pPr>
            <w:del w:id="4990" w:author="st1" w:date="2021-05-07T16:23:00Z">
              <w:r w:rsidRPr="00F63C93" w:rsidDel="008508E6">
                <w:rPr>
                  <w:rFonts w:ascii="標楷體" w:eastAsia="標楷體" w:hAnsi="標楷體" w:hint="eastAsia"/>
                </w:rPr>
                <w:delText>X(60)</w:delText>
              </w:r>
            </w:del>
          </w:p>
        </w:tc>
        <w:tc>
          <w:tcPr>
            <w:tcW w:w="955" w:type="dxa"/>
          </w:tcPr>
          <w:p w14:paraId="4D1124D8" w14:textId="77777777" w:rsidR="00F63C93" w:rsidRPr="00F63C93" w:rsidDel="008508E6" w:rsidRDefault="00F63C93" w:rsidP="00F63C93">
            <w:pPr>
              <w:rPr>
                <w:del w:id="4991" w:author="st1" w:date="2021-05-07T16:23:00Z"/>
                <w:rFonts w:ascii="標楷體" w:eastAsia="標楷體" w:hAnsi="標楷體"/>
                <w:lang w:eastAsia="x-none"/>
              </w:rPr>
            </w:pPr>
          </w:p>
        </w:tc>
        <w:tc>
          <w:tcPr>
            <w:tcW w:w="1220" w:type="dxa"/>
          </w:tcPr>
          <w:p w14:paraId="25BF536E" w14:textId="77777777" w:rsidR="00F63C93" w:rsidRPr="00F63C93" w:rsidDel="008508E6" w:rsidRDefault="00F63C93" w:rsidP="00F63C93">
            <w:pPr>
              <w:rPr>
                <w:del w:id="4992" w:author="st1" w:date="2021-05-07T16:23:00Z"/>
                <w:rFonts w:ascii="標楷體" w:eastAsia="標楷體" w:hAnsi="標楷體"/>
                <w:lang w:eastAsia="x-none"/>
              </w:rPr>
            </w:pPr>
          </w:p>
        </w:tc>
        <w:tc>
          <w:tcPr>
            <w:tcW w:w="692" w:type="dxa"/>
          </w:tcPr>
          <w:p w14:paraId="37F05816" w14:textId="77777777" w:rsidR="00F63C93" w:rsidRPr="00F63C93" w:rsidDel="008508E6" w:rsidRDefault="00F63C93" w:rsidP="00F63C93">
            <w:pPr>
              <w:rPr>
                <w:del w:id="4993" w:author="st1" w:date="2021-05-07T16:23:00Z"/>
                <w:rFonts w:ascii="標楷體" w:eastAsia="標楷體" w:hAnsi="標楷體"/>
                <w:lang w:eastAsia="x-none"/>
              </w:rPr>
            </w:pPr>
          </w:p>
        </w:tc>
        <w:tc>
          <w:tcPr>
            <w:tcW w:w="699" w:type="dxa"/>
          </w:tcPr>
          <w:p w14:paraId="1A701584" w14:textId="77777777" w:rsidR="00F63C93" w:rsidRPr="00F63C93" w:rsidDel="008508E6" w:rsidRDefault="00F63C93" w:rsidP="00F63C93">
            <w:pPr>
              <w:rPr>
                <w:del w:id="4994" w:author="st1" w:date="2021-05-07T16:23:00Z"/>
                <w:rFonts w:ascii="標楷體" w:eastAsia="標楷體" w:hAnsi="標楷體"/>
                <w:lang w:eastAsia="x-none"/>
              </w:rPr>
            </w:pPr>
          </w:p>
        </w:tc>
        <w:tc>
          <w:tcPr>
            <w:tcW w:w="3601" w:type="dxa"/>
          </w:tcPr>
          <w:p w14:paraId="58F63468" w14:textId="77777777" w:rsidR="00F63C93" w:rsidRPr="00F63C93" w:rsidDel="008508E6" w:rsidRDefault="00F63C93" w:rsidP="00F63C93">
            <w:pPr>
              <w:rPr>
                <w:del w:id="4995" w:author="st1" w:date="2021-05-07T16:23:00Z"/>
                <w:rFonts w:ascii="標楷體" w:eastAsia="標楷體" w:hAnsi="標楷體"/>
                <w:lang w:eastAsia="x-none"/>
              </w:rPr>
            </w:pPr>
            <w:del w:id="4996" w:author="st1" w:date="2021-05-07T16:23:00Z">
              <w:r w:rsidRPr="00F63C93" w:rsidDel="008508E6">
                <w:rPr>
                  <w:rFonts w:ascii="標楷體" w:eastAsia="標楷體" w:hAnsi="標楷體" w:hint="eastAsia"/>
                  <w:lang w:eastAsia="x-none"/>
                </w:rPr>
                <w:delText>i.申請時可不輸入,歸還時自動顯示不必輸入</w:delText>
              </w:r>
            </w:del>
          </w:p>
        </w:tc>
      </w:tr>
      <w:tr w:rsidR="00F63C93" w:rsidRPr="00F63C93" w:rsidDel="008508E6" w14:paraId="45204CEB" w14:textId="77777777" w:rsidTr="00067F94">
        <w:trPr>
          <w:trHeight w:val="291"/>
          <w:jc w:val="center"/>
          <w:del w:id="4997" w:author="st1" w:date="2021-05-07T16:23:00Z"/>
        </w:trPr>
        <w:tc>
          <w:tcPr>
            <w:tcW w:w="456" w:type="dxa"/>
          </w:tcPr>
          <w:p w14:paraId="16247242" w14:textId="77777777" w:rsidR="00F63C93" w:rsidRPr="00F63C93" w:rsidDel="008508E6" w:rsidRDefault="00F63C93" w:rsidP="00F63C93">
            <w:pPr>
              <w:rPr>
                <w:del w:id="4998" w:author="st1" w:date="2021-05-07T16:23:00Z"/>
                <w:rFonts w:ascii="標楷體" w:eastAsia="標楷體" w:hAnsi="標楷體"/>
                <w:lang w:eastAsia="x-none"/>
              </w:rPr>
            </w:pPr>
          </w:p>
        </w:tc>
        <w:tc>
          <w:tcPr>
            <w:tcW w:w="1858" w:type="dxa"/>
          </w:tcPr>
          <w:p w14:paraId="0F3FFAB6" w14:textId="77777777" w:rsidR="00F63C93" w:rsidRPr="00F63C93" w:rsidDel="008508E6" w:rsidRDefault="00F63C93" w:rsidP="00F63C93">
            <w:pPr>
              <w:rPr>
                <w:del w:id="4999" w:author="st1" w:date="2021-05-07T16:23:00Z"/>
                <w:rFonts w:ascii="標楷體" w:eastAsia="標楷體" w:hAnsi="標楷體"/>
                <w:lang w:eastAsia="x-none"/>
              </w:rPr>
            </w:pPr>
            <w:del w:id="5000" w:author="st1" w:date="2021-05-07T16:23:00Z">
              <w:r w:rsidRPr="00F63C93" w:rsidDel="008508E6">
                <w:rPr>
                  <w:rFonts w:ascii="標楷體" w:eastAsia="標楷體" w:hAnsi="標楷體" w:hint="eastAsia"/>
                  <w:lang w:eastAsia="x-none"/>
                </w:rPr>
                <w:delText>OPT</w:delText>
              </w:r>
            </w:del>
          </w:p>
        </w:tc>
        <w:tc>
          <w:tcPr>
            <w:tcW w:w="939" w:type="dxa"/>
          </w:tcPr>
          <w:p w14:paraId="2481DC74" w14:textId="77777777" w:rsidR="00F63C93" w:rsidRPr="00F63C93" w:rsidDel="008508E6" w:rsidRDefault="00F63C93" w:rsidP="00F63C93">
            <w:pPr>
              <w:rPr>
                <w:del w:id="5001" w:author="st1" w:date="2021-05-07T16:23:00Z"/>
                <w:rFonts w:ascii="標楷體" w:eastAsia="標楷體" w:hAnsi="標楷體"/>
                <w:lang w:eastAsia="x-none"/>
              </w:rPr>
            </w:pPr>
          </w:p>
        </w:tc>
        <w:tc>
          <w:tcPr>
            <w:tcW w:w="955" w:type="dxa"/>
          </w:tcPr>
          <w:p w14:paraId="24F31ACB" w14:textId="77777777" w:rsidR="00F63C93" w:rsidRPr="00F63C93" w:rsidDel="008508E6" w:rsidRDefault="00F63C93" w:rsidP="00F63C93">
            <w:pPr>
              <w:rPr>
                <w:del w:id="5002" w:author="st1" w:date="2021-05-07T16:23:00Z"/>
                <w:rFonts w:ascii="標楷體" w:eastAsia="標楷體" w:hAnsi="標楷體"/>
                <w:lang w:eastAsia="x-none"/>
              </w:rPr>
            </w:pPr>
          </w:p>
        </w:tc>
        <w:tc>
          <w:tcPr>
            <w:tcW w:w="1220" w:type="dxa"/>
          </w:tcPr>
          <w:p w14:paraId="1D57B09F" w14:textId="77777777" w:rsidR="00F63C93" w:rsidRPr="00F63C93" w:rsidDel="008508E6" w:rsidRDefault="00F63C93" w:rsidP="00F63C93">
            <w:pPr>
              <w:rPr>
                <w:del w:id="5003" w:author="st1" w:date="2021-05-07T16:23:00Z"/>
                <w:rFonts w:ascii="標楷體" w:eastAsia="標楷體" w:hAnsi="標楷體"/>
                <w:lang w:eastAsia="x-none"/>
              </w:rPr>
            </w:pPr>
          </w:p>
        </w:tc>
        <w:tc>
          <w:tcPr>
            <w:tcW w:w="692" w:type="dxa"/>
          </w:tcPr>
          <w:p w14:paraId="481F7331" w14:textId="77777777" w:rsidR="00F63C93" w:rsidRPr="00F63C93" w:rsidDel="008508E6" w:rsidRDefault="00F63C93" w:rsidP="00F63C93">
            <w:pPr>
              <w:rPr>
                <w:del w:id="5004" w:author="st1" w:date="2021-05-07T16:23:00Z"/>
                <w:rFonts w:ascii="標楷體" w:eastAsia="標楷體" w:hAnsi="標楷體"/>
                <w:lang w:eastAsia="x-none"/>
              </w:rPr>
            </w:pPr>
          </w:p>
        </w:tc>
        <w:tc>
          <w:tcPr>
            <w:tcW w:w="699" w:type="dxa"/>
          </w:tcPr>
          <w:p w14:paraId="7992F7D0" w14:textId="77777777" w:rsidR="00F63C93" w:rsidRPr="00F63C93" w:rsidDel="008508E6" w:rsidRDefault="00F63C93" w:rsidP="00F63C93">
            <w:pPr>
              <w:rPr>
                <w:del w:id="5005" w:author="st1" w:date="2021-05-07T16:23:00Z"/>
                <w:rFonts w:ascii="標楷體" w:eastAsia="標楷體" w:hAnsi="標楷體"/>
                <w:lang w:eastAsia="x-none"/>
              </w:rPr>
            </w:pPr>
          </w:p>
        </w:tc>
        <w:tc>
          <w:tcPr>
            <w:tcW w:w="3601" w:type="dxa"/>
          </w:tcPr>
          <w:p w14:paraId="1639DEAD" w14:textId="77777777" w:rsidR="00F63C93" w:rsidRPr="00F63C93" w:rsidDel="008508E6" w:rsidRDefault="00F63C93" w:rsidP="00F63C93">
            <w:pPr>
              <w:rPr>
                <w:del w:id="5006" w:author="st1" w:date="2021-05-07T16:23:00Z"/>
                <w:rFonts w:ascii="標楷體" w:eastAsia="標楷體" w:hAnsi="標楷體"/>
                <w:lang w:eastAsia="x-none"/>
              </w:rPr>
            </w:pPr>
            <w:del w:id="5007" w:author="st1" w:date="2021-05-07T16:23:00Z">
              <w:r w:rsidRPr="00F63C93" w:rsidDel="008508E6">
                <w:rPr>
                  <w:rFonts w:ascii="標楷體" w:eastAsia="標楷體" w:hAnsi="標楷體" w:hint="eastAsia"/>
                  <w:lang w:eastAsia="x-none"/>
                </w:rPr>
                <w:delText>i.可勾選</w:delText>
              </w:r>
            </w:del>
          </w:p>
        </w:tc>
      </w:tr>
      <w:tr w:rsidR="00F63C93" w:rsidRPr="00F63C93" w:rsidDel="008508E6" w14:paraId="6E27A8F2" w14:textId="77777777" w:rsidTr="00067F94">
        <w:trPr>
          <w:trHeight w:val="291"/>
          <w:jc w:val="center"/>
          <w:del w:id="5008" w:author="st1" w:date="2021-05-07T16:23:00Z"/>
        </w:trPr>
        <w:tc>
          <w:tcPr>
            <w:tcW w:w="456" w:type="dxa"/>
          </w:tcPr>
          <w:p w14:paraId="0333A473" w14:textId="77777777" w:rsidR="00F63C93" w:rsidRPr="00F63C93" w:rsidDel="008508E6" w:rsidRDefault="00F63C93" w:rsidP="00F63C93">
            <w:pPr>
              <w:rPr>
                <w:del w:id="5009" w:author="st1" w:date="2021-05-07T16:23:00Z"/>
                <w:rFonts w:ascii="標楷體" w:eastAsia="標楷體" w:hAnsi="標楷體"/>
                <w:lang w:eastAsia="x-none"/>
              </w:rPr>
            </w:pPr>
          </w:p>
        </w:tc>
        <w:tc>
          <w:tcPr>
            <w:tcW w:w="1858" w:type="dxa"/>
          </w:tcPr>
          <w:p w14:paraId="6F38716B" w14:textId="77777777" w:rsidR="00F63C93" w:rsidRPr="00F63C93" w:rsidDel="008508E6" w:rsidRDefault="00F63C93" w:rsidP="00F63C93">
            <w:pPr>
              <w:rPr>
                <w:del w:id="5010" w:author="st1" w:date="2021-05-07T16:23:00Z"/>
                <w:rFonts w:ascii="標楷體" w:eastAsia="標楷體" w:hAnsi="標楷體"/>
                <w:lang w:eastAsia="x-none"/>
              </w:rPr>
            </w:pPr>
            <w:del w:id="5011" w:author="st1" w:date="2021-05-07T16:23:00Z">
              <w:r w:rsidRPr="00F63C93" w:rsidDel="008508E6">
                <w:rPr>
                  <w:rFonts w:ascii="標楷體" w:eastAsia="標楷體" w:hAnsi="標楷體" w:hint="eastAsia"/>
                  <w:lang w:eastAsia="x-none"/>
                </w:rPr>
                <w:delText>內容資料名稱</w:delText>
              </w:r>
            </w:del>
          </w:p>
        </w:tc>
        <w:tc>
          <w:tcPr>
            <w:tcW w:w="939" w:type="dxa"/>
          </w:tcPr>
          <w:p w14:paraId="63640511" w14:textId="77777777" w:rsidR="00F63C93" w:rsidRPr="00F63C93" w:rsidDel="008508E6" w:rsidRDefault="00F63C93" w:rsidP="00F63C93">
            <w:pPr>
              <w:rPr>
                <w:del w:id="5012" w:author="st1" w:date="2021-05-07T16:23:00Z"/>
                <w:rFonts w:ascii="標楷體" w:eastAsia="標楷體" w:hAnsi="標楷體"/>
                <w:lang w:eastAsia="x-none"/>
              </w:rPr>
            </w:pPr>
          </w:p>
        </w:tc>
        <w:tc>
          <w:tcPr>
            <w:tcW w:w="955" w:type="dxa"/>
          </w:tcPr>
          <w:p w14:paraId="0F233D03" w14:textId="77777777" w:rsidR="00F63C93" w:rsidRPr="00F63C93" w:rsidDel="008508E6" w:rsidRDefault="00F63C93" w:rsidP="00F63C93">
            <w:pPr>
              <w:rPr>
                <w:del w:id="5013" w:author="st1" w:date="2021-05-07T16:23:00Z"/>
                <w:rFonts w:ascii="標楷體" w:eastAsia="標楷體" w:hAnsi="標楷體"/>
                <w:lang w:eastAsia="x-none"/>
              </w:rPr>
            </w:pPr>
          </w:p>
        </w:tc>
        <w:tc>
          <w:tcPr>
            <w:tcW w:w="1220" w:type="dxa"/>
          </w:tcPr>
          <w:p w14:paraId="55E85BC7" w14:textId="77777777" w:rsidR="00F63C93" w:rsidRPr="00F63C93" w:rsidDel="008508E6" w:rsidRDefault="00F63C93" w:rsidP="00F63C93">
            <w:pPr>
              <w:rPr>
                <w:del w:id="5014" w:author="st1" w:date="2021-05-07T16:23:00Z"/>
                <w:rFonts w:ascii="標楷體" w:eastAsia="標楷體" w:hAnsi="標楷體"/>
                <w:lang w:eastAsia="x-none"/>
              </w:rPr>
            </w:pPr>
          </w:p>
        </w:tc>
        <w:tc>
          <w:tcPr>
            <w:tcW w:w="692" w:type="dxa"/>
          </w:tcPr>
          <w:p w14:paraId="4E15CA44" w14:textId="77777777" w:rsidR="00F63C93" w:rsidRPr="00F63C93" w:rsidDel="008508E6" w:rsidRDefault="00F63C93" w:rsidP="00F63C93">
            <w:pPr>
              <w:rPr>
                <w:del w:id="5015" w:author="st1" w:date="2021-05-07T16:23:00Z"/>
                <w:rFonts w:ascii="標楷體" w:eastAsia="標楷體" w:hAnsi="標楷體"/>
                <w:lang w:eastAsia="x-none"/>
              </w:rPr>
            </w:pPr>
          </w:p>
        </w:tc>
        <w:tc>
          <w:tcPr>
            <w:tcW w:w="699" w:type="dxa"/>
          </w:tcPr>
          <w:p w14:paraId="34FD7EE7" w14:textId="77777777" w:rsidR="00F63C93" w:rsidRPr="00F63C93" w:rsidDel="008508E6" w:rsidRDefault="00F63C93" w:rsidP="00F63C93">
            <w:pPr>
              <w:rPr>
                <w:del w:id="5016" w:author="st1" w:date="2021-05-07T16:23:00Z"/>
                <w:rFonts w:ascii="標楷體" w:eastAsia="標楷體" w:hAnsi="標楷體"/>
                <w:lang w:eastAsia="x-none"/>
              </w:rPr>
            </w:pPr>
          </w:p>
        </w:tc>
        <w:tc>
          <w:tcPr>
            <w:tcW w:w="3601" w:type="dxa"/>
          </w:tcPr>
          <w:p w14:paraId="7BFA227B" w14:textId="77777777" w:rsidR="00F63C93" w:rsidRPr="00F63C93" w:rsidDel="008508E6" w:rsidRDefault="00F63C93" w:rsidP="00F63C93">
            <w:pPr>
              <w:rPr>
                <w:del w:id="5017" w:author="st1" w:date="2021-05-07T16:23:00Z"/>
                <w:rFonts w:ascii="標楷體" w:eastAsia="標楷體" w:hAnsi="標楷體"/>
                <w:lang w:eastAsia="x-none"/>
              </w:rPr>
            </w:pPr>
            <w:del w:id="5018" w:author="st1" w:date="2021-05-07T16:23:00Z">
              <w:r w:rsidRPr="00F63C93" w:rsidDel="008508E6">
                <w:rPr>
                  <w:rFonts w:ascii="標楷體" w:eastAsia="標楷體" w:hAnsi="標楷體" w:hint="eastAsia"/>
                  <w:lang w:eastAsia="x-none"/>
                </w:rPr>
                <w:delText>i.依據內容明細顯示所有內容資料名稱</w:delText>
              </w:r>
            </w:del>
          </w:p>
          <w:p w14:paraId="4609BC39" w14:textId="77777777" w:rsidR="00F63C93" w:rsidRPr="00F63C93" w:rsidDel="008508E6" w:rsidRDefault="00F63C93" w:rsidP="00F63C93">
            <w:pPr>
              <w:rPr>
                <w:del w:id="5019" w:author="st1" w:date="2021-05-07T16:23:00Z"/>
                <w:rFonts w:ascii="標楷體" w:eastAsia="標楷體" w:hAnsi="標楷體"/>
                <w:lang w:eastAsia="x-none"/>
              </w:rPr>
            </w:pPr>
            <w:del w:id="5020" w:author="st1" w:date="2021-05-07T16:23:00Z">
              <w:r w:rsidRPr="00F63C93" w:rsidDel="008508E6">
                <w:rPr>
                  <w:rFonts w:ascii="標楷體" w:eastAsia="標楷體" w:hAnsi="標楷體" w:hint="eastAsia"/>
                  <w:lang w:eastAsia="x-none"/>
                </w:rPr>
                <w:delText>A.申請資料</w:delText>
              </w:r>
            </w:del>
          </w:p>
          <w:p w14:paraId="7E86B424" w14:textId="77777777" w:rsidR="00F63C93" w:rsidRPr="00F63C93" w:rsidDel="008508E6" w:rsidRDefault="00F63C93" w:rsidP="00F63C93">
            <w:pPr>
              <w:rPr>
                <w:del w:id="5021" w:author="st1" w:date="2021-05-07T16:23:00Z"/>
                <w:rFonts w:ascii="標楷體" w:eastAsia="標楷體" w:hAnsi="標楷體"/>
                <w:lang w:eastAsia="x-none"/>
              </w:rPr>
            </w:pPr>
            <w:del w:id="5022" w:author="st1" w:date="2021-05-07T16:23:00Z">
              <w:r w:rsidRPr="00F63C93" w:rsidDel="008508E6">
                <w:rPr>
                  <w:rFonts w:ascii="標楷體" w:eastAsia="標楷體" w:hAnsi="標楷體" w:hint="eastAsia"/>
                  <w:lang w:eastAsia="x-none"/>
                </w:rPr>
                <w:delText>01: 借款申請書</w:delText>
              </w:r>
            </w:del>
          </w:p>
          <w:p w14:paraId="10B9B654" w14:textId="77777777" w:rsidR="00F63C93" w:rsidRPr="00F63C93" w:rsidDel="008508E6" w:rsidRDefault="00F63C93" w:rsidP="00F63C93">
            <w:pPr>
              <w:rPr>
                <w:del w:id="5023" w:author="st1" w:date="2021-05-07T16:23:00Z"/>
                <w:rFonts w:ascii="標楷體" w:eastAsia="標楷體" w:hAnsi="標楷體"/>
                <w:lang w:eastAsia="x-none"/>
              </w:rPr>
            </w:pPr>
            <w:del w:id="5024" w:author="st1" w:date="2021-05-07T16:23:00Z">
              <w:r w:rsidRPr="00F63C93" w:rsidDel="008508E6">
                <w:rPr>
                  <w:rFonts w:ascii="標楷體" w:eastAsia="標楷體" w:hAnsi="標楷體" w:hint="eastAsia"/>
                  <w:lang w:eastAsia="x-none"/>
                </w:rPr>
                <w:delText>02: 不動產實查鑑價表</w:delText>
              </w:r>
            </w:del>
          </w:p>
          <w:p w14:paraId="3F9461B3" w14:textId="77777777" w:rsidR="00F63C93" w:rsidRPr="00F63C93" w:rsidDel="008508E6" w:rsidRDefault="00F63C93" w:rsidP="00F63C93">
            <w:pPr>
              <w:rPr>
                <w:del w:id="5025" w:author="st1" w:date="2021-05-07T16:23:00Z"/>
                <w:rFonts w:ascii="標楷體" w:eastAsia="標楷體" w:hAnsi="標楷體"/>
                <w:lang w:eastAsia="x-none"/>
              </w:rPr>
            </w:pPr>
            <w:del w:id="5026" w:author="st1" w:date="2021-05-07T16:23:00Z">
              <w:r w:rsidRPr="00F63C93" w:rsidDel="008508E6">
                <w:rPr>
                  <w:rFonts w:ascii="標楷體" w:eastAsia="標楷體" w:hAnsi="標楷體" w:hint="eastAsia"/>
                  <w:lang w:eastAsia="x-none"/>
                </w:rPr>
                <w:delText>03: 鑑價公司鑑定報告書</w:delText>
              </w:r>
            </w:del>
          </w:p>
          <w:p w14:paraId="3A74D7CF" w14:textId="77777777" w:rsidR="00F63C93" w:rsidRPr="00F63C93" w:rsidDel="008508E6" w:rsidRDefault="00F63C93" w:rsidP="00F63C93">
            <w:pPr>
              <w:rPr>
                <w:del w:id="5027" w:author="st1" w:date="2021-05-07T16:23:00Z"/>
                <w:rFonts w:ascii="標楷體" w:eastAsia="標楷體" w:hAnsi="標楷體"/>
                <w:lang w:eastAsia="x-none"/>
              </w:rPr>
            </w:pPr>
            <w:del w:id="5028" w:author="st1" w:date="2021-05-07T16:23:00Z">
              <w:r w:rsidRPr="00F63C93" w:rsidDel="008508E6">
                <w:rPr>
                  <w:rFonts w:ascii="標楷體" w:eastAsia="標楷體" w:hAnsi="標楷體" w:hint="eastAsia"/>
                  <w:lang w:eastAsia="x-none"/>
                </w:rPr>
                <w:delText>04: 顧客資料表(公司)</w:delText>
              </w:r>
            </w:del>
          </w:p>
          <w:p w14:paraId="2F87FA7D" w14:textId="77777777" w:rsidR="00F63C93" w:rsidRPr="00F63C93" w:rsidDel="008508E6" w:rsidRDefault="00F63C93" w:rsidP="00F63C93">
            <w:pPr>
              <w:rPr>
                <w:del w:id="5029" w:author="st1" w:date="2021-05-07T16:23:00Z"/>
                <w:rFonts w:ascii="標楷體" w:eastAsia="標楷體" w:hAnsi="標楷體"/>
                <w:lang w:eastAsia="x-none"/>
              </w:rPr>
            </w:pPr>
            <w:del w:id="5030" w:author="st1" w:date="2021-05-07T16:23:00Z">
              <w:r w:rsidRPr="00F63C93" w:rsidDel="008508E6">
                <w:rPr>
                  <w:rFonts w:ascii="標楷體" w:eastAsia="標楷體" w:hAnsi="標楷體" w:hint="eastAsia"/>
                  <w:lang w:eastAsia="x-none"/>
                </w:rPr>
                <w:delText>05: 顧客資料表(個人)</w:delText>
              </w:r>
            </w:del>
          </w:p>
          <w:p w14:paraId="0EA16288" w14:textId="77777777" w:rsidR="00F63C93" w:rsidRPr="00F63C93" w:rsidDel="008508E6" w:rsidRDefault="00F63C93" w:rsidP="00F63C93">
            <w:pPr>
              <w:rPr>
                <w:del w:id="5031" w:author="st1" w:date="2021-05-07T16:23:00Z"/>
                <w:rFonts w:ascii="標楷體" w:eastAsia="標楷體" w:hAnsi="標楷體"/>
                <w:lang w:eastAsia="x-none"/>
              </w:rPr>
            </w:pPr>
            <w:del w:id="5032" w:author="st1" w:date="2021-05-07T16:23:00Z">
              <w:r w:rsidRPr="00F63C93" w:rsidDel="008508E6">
                <w:rPr>
                  <w:rFonts w:ascii="標楷體" w:eastAsia="標楷體" w:hAnsi="標楷體" w:hint="eastAsia"/>
                  <w:lang w:eastAsia="x-none"/>
                </w:rPr>
                <w:delText>06: 批覆書</w:delText>
              </w:r>
            </w:del>
          </w:p>
          <w:p w14:paraId="604DBC11" w14:textId="77777777" w:rsidR="00F63C93" w:rsidRPr="00F63C93" w:rsidDel="008508E6" w:rsidRDefault="00F63C93" w:rsidP="00F63C93">
            <w:pPr>
              <w:rPr>
                <w:del w:id="5033" w:author="st1" w:date="2021-05-07T16:23:00Z"/>
                <w:rFonts w:ascii="標楷體" w:eastAsia="標楷體" w:hAnsi="標楷體"/>
                <w:lang w:eastAsia="x-none"/>
              </w:rPr>
            </w:pPr>
            <w:del w:id="5034" w:author="st1" w:date="2021-05-07T16:23:00Z">
              <w:r w:rsidRPr="00F63C93" w:rsidDel="008508E6">
                <w:rPr>
                  <w:rFonts w:ascii="標楷體" w:eastAsia="標楷體" w:hAnsi="標楷體" w:hint="eastAsia"/>
                  <w:lang w:eastAsia="x-none"/>
                </w:rPr>
                <w:delText>07: 徵信查詢資料</w:delText>
              </w:r>
            </w:del>
          </w:p>
          <w:p w14:paraId="2134CF04" w14:textId="77777777" w:rsidR="00F63C93" w:rsidRPr="00F63C93" w:rsidDel="008508E6" w:rsidRDefault="00F63C93" w:rsidP="00F63C93">
            <w:pPr>
              <w:rPr>
                <w:del w:id="5035" w:author="st1" w:date="2021-05-07T16:23:00Z"/>
                <w:rFonts w:ascii="標楷體" w:eastAsia="標楷體" w:hAnsi="標楷體"/>
                <w:lang w:eastAsia="x-none"/>
              </w:rPr>
            </w:pPr>
            <w:del w:id="5036" w:author="st1" w:date="2021-05-07T16:23:00Z">
              <w:r w:rsidRPr="00F63C93" w:rsidDel="008508E6">
                <w:rPr>
                  <w:rFonts w:ascii="標楷體" w:eastAsia="標楷體" w:hAnsi="標楷體" w:hint="eastAsia"/>
                  <w:lang w:eastAsia="x-none"/>
                </w:rPr>
                <w:delText>08: 綜合所得稅申報資料</w:delText>
              </w:r>
            </w:del>
          </w:p>
          <w:p w14:paraId="01F68314" w14:textId="77777777" w:rsidR="00F63C93" w:rsidRPr="00F63C93" w:rsidDel="008508E6" w:rsidRDefault="00F63C93" w:rsidP="00F63C93">
            <w:pPr>
              <w:rPr>
                <w:del w:id="5037" w:author="st1" w:date="2021-05-07T16:23:00Z"/>
                <w:rFonts w:ascii="標楷體" w:eastAsia="標楷體" w:hAnsi="標楷體"/>
                <w:lang w:eastAsia="x-none"/>
              </w:rPr>
            </w:pPr>
            <w:del w:id="5038" w:author="st1" w:date="2021-05-07T16:23:00Z">
              <w:r w:rsidRPr="00F63C93" w:rsidDel="008508E6">
                <w:rPr>
                  <w:rFonts w:ascii="標楷體" w:eastAsia="標楷體" w:hAnsi="標楷體" w:hint="eastAsia"/>
                  <w:lang w:eastAsia="x-none"/>
                </w:rPr>
                <w:delText>09: 會計師財務簽證･財報</w:delText>
              </w:r>
            </w:del>
          </w:p>
          <w:p w14:paraId="690F59B3" w14:textId="77777777" w:rsidR="00F63C93" w:rsidRPr="00F63C93" w:rsidDel="008508E6" w:rsidRDefault="00F63C93" w:rsidP="00F63C93">
            <w:pPr>
              <w:rPr>
                <w:del w:id="5039" w:author="st1" w:date="2021-05-07T16:23:00Z"/>
                <w:rFonts w:ascii="標楷體" w:eastAsia="標楷體" w:hAnsi="標楷體"/>
                <w:lang w:eastAsia="x-none"/>
              </w:rPr>
            </w:pPr>
            <w:del w:id="5040" w:author="st1" w:date="2021-05-07T16:23:00Z">
              <w:r w:rsidRPr="00F63C93" w:rsidDel="008508E6">
                <w:rPr>
                  <w:rFonts w:ascii="標楷體" w:eastAsia="標楷體" w:hAnsi="標楷體" w:hint="eastAsia"/>
                  <w:lang w:eastAsia="x-none"/>
                </w:rPr>
                <w:delText>10: 公司章程･董監名冊</w:delText>
              </w:r>
            </w:del>
          </w:p>
          <w:p w14:paraId="0CF11428" w14:textId="77777777" w:rsidR="00F63C93" w:rsidRPr="00F63C93" w:rsidDel="008508E6" w:rsidRDefault="00F63C93" w:rsidP="00F63C93">
            <w:pPr>
              <w:rPr>
                <w:del w:id="5041" w:author="st1" w:date="2021-05-07T16:23:00Z"/>
                <w:rFonts w:ascii="標楷體" w:eastAsia="標楷體" w:hAnsi="標楷體"/>
                <w:lang w:eastAsia="x-none"/>
              </w:rPr>
            </w:pPr>
            <w:del w:id="5042" w:author="st1" w:date="2021-05-07T16:23:00Z">
              <w:r w:rsidRPr="00F63C93" w:rsidDel="008508E6">
                <w:rPr>
                  <w:rFonts w:ascii="標楷體" w:eastAsia="標楷體" w:hAnsi="標楷體" w:hint="eastAsia"/>
                  <w:lang w:eastAsia="x-none"/>
                </w:rPr>
                <w:delText>11: 公司執照･股東名冊</w:delText>
              </w:r>
            </w:del>
          </w:p>
          <w:p w14:paraId="179EEAC5" w14:textId="77777777" w:rsidR="00F63C93" w:rsidRPr="00F63C93" w:rsidDel="008508E6" w:rsidRDefault="00F63C93" w:rsidP="00F63C93">
            <w:pPr>
              <w:rPr>
                <w:del w:id="5043" w:author="st1" w:date="2021-05-07T16:23:00Z"/>
                <w:rFonts w:ascii="標楷體" w:eastAsia="標楷體" w:hAnsi="標楷體"/>
                <w:lang w:eastAsia="x-none"/>
              </w:rPr>
            </w:pPr>
            <w:del w:id="5044" w:author="st1" w:date="2021-05-07T16:23:00Z">
              <w:r w:rsidRPr="00F63C93" w:rsidDel="008508E6">
                <w:rPr>
                  <w:rFonts w:ascii="標楷體" w:eastAsia="標楷體" w:hAnsi="標楷體" w:hint="eastAsia"/>
                  <w:lang w:eastAsia="x-none"/>
                </w:rPr>
                <w:delText>12: 公司印鑑證明</w:delText>
              </w:r>
            </w:del>
          </w:p>
          <w:p w14:paraId="46A14FCC" w14:textId="77777777" w:rsidR="00F63C93" w:rsidRPr="00F63C93" w:rsidDel="008508E6" w:rsidRDefault="00F63C93" w:rsidP="00F63C93">
            <w:pPr>
              <w:rPr>
                <w:del w:id="5045" w:author="st1" w:date="2021-05-07T16:23:00Z"/>
                <w:rFonts w:ascii="標楷體" w:eastAsia="標楷體" w:hAnsi="標楷體"/>
                <w:lang w:eastAsia="x-none"/>
              </w:rPr>
            </w:pPr>
            <w:del w:id="5046" w:author="st1" w:date="2021-05-07T16:23:00Z">
              <w:r w:rsidRPr="00F63C93" w:rsidDel="008508E6">
                <w:rPr>
                  <w:rFonts w:ascii="標楷體" w:eastAsia="標楷體" w:hAnsi="標楷體" w:hint="eastAsia"/>
                  <w:lang w:eastAsia="x-none"/>
                </w:rPr>
                <w:delText>13: 負責人資格證明</w:delText>
              </w:r>
            </w:del>
          </w:p>
          <w:p w14:paraId="357F22D8" w14:textId="77777777" w:rsidR="00F63C93" w:rsidRPr="00F63C93" w:rsidDel="008508E6" w:rsidRDefault="00F63C93" w:rsidP="00F63C93">
            <w:pPr>
              <w:rPr>
                <w:del w:id="5047" w:author="st1" w:date="2021-05-07T16:23:00Z"/>
                <w:rFonts w:ascii="標楷體" w:eastAsia="標楷體" w:hAnsi="標楷體"/>
                <w:lang w:eastAsia="x-none"/>
              </w:rPr>
            </w:pPr>
            <w:del w:id="5048" w:author="st1" w:date="2021-05-07T16:23:00Z">
              <w:r w:rsidRPr="00F63C93" w:rsidDel="008508E6">
                <w:rPr>
                  <w:rFonts w:ascii="標楷體" w:eastAsia="標楷體" w:hAnsi="標楷體" w:hint="eastAsia"/>
                  <w:lang w:eastAsia="x-none"/>
                </w:rPr>
                <w:delText>14: 資金運用計劃書</w:delText>
              </w:r>
            </w:del>
          </w:p>
          <w:p w14:paraId="69689B39" w14:textId="77777777" w:rsidR="00F63C93" w:rsidRPr="00F63C93" w:rsidDel="008508E6" w:rsidRDefault="00F63C93" w:rsidP="00F63C93">
            <w:pPr>
              <w:rPr>
                <w:del w:id="5049" w:author="st1" w:date="2021-05-07T16:23:00Z"/>
                <w:rFonts w:ascii="標楷體" w:eastAsia="標楷體" w:hAnsi="標楷體"/>
                <w:lang w:eastAsia="x-none"/>
              </w:rPr>
            </w:pPr>
            <w:del w:id="5050" w:author="st1" w:date="2021-05-07T16:23:00Z">
              <w:r w:rsidRPr="00F63C93" w:rsidDel="008508E6">
                <w:rPr>
                  <w:rFonts w:ascii="標楷體" w:eastAsia="標楷體" w:hAnsi="標楷體" w:hint="eastAsia"/>
                  <w:lang w:eastAsia="x-none"/>
                </w:rPr>
                <w:delText>15: 債務清償計劃書</w:delText>
              </w:r>
            </w:del>
          </w:p>
          <w:p w14:paraId="6D17C2FB" w14:textId="77777777" w:rsidR="00F63C93" w:rsidRPr="00F63C93" w:rsidDel="008508E6" w:rsidRDefault="00F63C93" w:rsidP="00F63C93">
            <w:pPr>
              <w:rPr>
                <w:del w:id="5051" w:author="st1" w:date="2021-05-07T16:23:00Z"/>
                <w:rFonts w:ascii="標楷體" w:eastAsia="標楷體" w:hAnsi="標楷體"/>
                <w:lang w:eastAsia="x-none"/>
              </w:rPr>
            </w:pPr>
            <w:del w:id="5052" w:author="st1" w:date="2021-05-07T16:23:00Z">
              <w:r w:rsidRPr="00F63C93" w:rsidDel="008508E6">
                <w:rPr>
                  <w:rFonts w:ascii="標楷體" w:eastAsia="標楷體" w:hAnsi="標楷體" w:hint="eastAsia"/>
                  <w:lang w:eastAsia="x-none"/>
                </w:rPr>
                <w:delText>16: 土地使用計畫書</w:delText>
              </w:r>
            </w:del>
          </w:p>
          <w:p w14:paraId="439FF8E4" w14:textId="77777777" w:rsidR="00F63C93" w:rsidRPr="00F63C93" w:rsidDel="008508E6" w:rsidRDefault="00F63C93" w:rsidP="00F63C93">
            <w:pPr>
              <w:rPr>
                <w:del w:id="5053" w:author="st1" w:date="2021-05-07T16:23:00Z"/>
                <w:rFonts w:ascii="標楷體" w:eastAsia="標楷體" w:hAnsi="標楷體"/>
                <w:lang w:eastAsia="x-none"/>
              </w:rPr>
            </w:pPr>
            <w:del w:id="5054" w:author="st1" w:date="2021-05-07T16:23:00Z">
              <w:r w:rsidRPr="00F63C93" w:rsidDel="008508E6">
                <w:rPr>
                  <w:rFonts w:ascii="標楷體" w:eastAsia="標楷體" w:hAnsi="標楷體" w:hint="eastAsia"/>
                  <w:lang w:eastAsia="x-none"/>
                </w:rPr>
                <w:delText>17: 建築執照</w:delText>
              </w:r>
            </w:del>
          </w:p>
          <w:p w14:paraId="6B1C1745" w14:textId="77777777" w:rsidR="00F63C93" w:rsidRPr="00F63C93" w:rsidDel="008508E6" w:rsidRDefault="00F63C93" w:rsidP="00F63C93">
            <w:pPr>
              <w:rPr>
                <w:del w:id="5055" w:author="st1" w:date="2021-05-07T16:23:00Z"/>
                <w:rFonts w:ascii="標楷體" w:eastAsia="標楷體" w:hAnsi="標楷體"/>
                <w:lang w:eastAsia="x-none"/>
              </w:rPr>
            </w:pPr>
            <w:del w:id="5056" w:author="st1" w:date="2021-05-07T16:23:00Z">
              <w:r w:rsidRPr="00F63C93" w:rsidDel="008508E6">
                <w:rPr>
                  <w:rFonts w:ascii="標楷體" w:eastAsia="標楷體" w:hAnsi="標楷體" w:hint="eastAsia"/>
                  <w:lang w:eastAsia="x-none"/>
                </w:rPr>
                <w:delText>B.設定資料</w:delText>
              </w:r>
            </w:del>
          </w:p>
          <w:p w14:paraId="2FB5A71B" w14:textId="77777777" w:rsidR="00F63C93" w:rsidRPr="00F63C93" w:rsidDel="008508E6" w:rsidRDefault="00F63C93" w:rsidP="00F63C93">
            <w:pPr>
              <w:rPr>
                <w:del w:id="5057" w:author="st1" w:date="2021-05-07T16:23:00Z"/>
                <w:rFonts w:ascii="標楷體" w:eastAsia="標楷體" w:hAnsi="標楷體"/>
                <w:lang w:eastAsia="x-none"/>
              </w:rPr>
            </w:pPr>
            <w:del w:id="5058" w:author="st1" w:date="2021-05-07T16:23:00Z">
              <w:r w:rsidRPr="00F63C93" w:rsidDel="008508E6">
                <w:rPr>
                  <w:rFonts w:ascii="標楷體" w:eastAsia="標楷體" w:hAnsi="標楷體" w:hint="eastAsia"/>
                  <w:lang w:eastAsia="x-none"/>
                </w:rPr>
                <w:delText>01: 他項權利證明書</w:delText>
              </w:r>
            </w:del>
          </w:p>
          <w:p w14:paraId="66D88628" w14:textId="77777777" w:rsidR="00F63C93" w:rsidRPr="00F63C93" w:rsidDel="008508E6" w:rsidRDefault="00F63C93" w:rsidP="00F63C93">
            <w:pPr>
              <w:rPr>
                <w:del w:id="5059" w:author="st1" w:date="2021-05-07T16:23:00Z"/>
                <w:rFonts w:ascii="標楷體" w:eastAsia="標楷體" w:hAnsi="標楷體"/>
                <w:lang w:eastAsia="x-none"/>
              </w:rPr>
            </w:pPr>
            <w:del w:id="5060" w:author="st1" w:date="2021-05-07T16:23:00Z">
              <w:r w:rsidRPr="00F63C93" w:rsidDel="008508E6">
                <w:rPr>
                  <w:rFonts w:ascii="標楷體" w:eastAsia="標楷體" w:hAnsi="標楷體" w:hint="eastAsia"/>
                  <w:lang w:eastAsia="x-none"/>
                </w:rPr>
                <w:delText>02: 抵押權設定契約書</w:delText>
              </w:r>
            </w:del>
          </w:p>
          <w:p w14:paraId="1B9F9416" w14:textId="77777777" w:rsidR="00F63C93" w:rsidRPr="00F63C93" w:rsidDel="008508E6" w:rsidRDefault="00F63C93" w:rsidP="00F63C93">
            <w:pPr>
              <w:rPr>
                <w:del w:id="5061" w:author="st1" w:date="2021-05-07T16:23:00Z"/>
                <w:rFonts w:ascii="標楷體" w:eastAsia="標楷體" w:hAnsi="標楷體"/>
                <w:lang w:eastAsia="x-none"/>
              </w:rPr>
            </w:pPr>
            <w:del w:id="5062" w:author="st1" w:date="2021-05-07T16:23:00Z">
              <w:r w:rsidRPr="00F63C93" w:rsidDel="008508E6">
                <w:rPr>
                  <w:rFonts w:ascii="標楷體" w:eastAsia="標楷體" w:hAnsi="標楷體" w:hint="eastAsia"/>
                  <w:lang w:eastAsia="x-none"/>
                </w:rPr>
                <w:delText>03: 他項權利變更契約書</w:delText>
              </w:r>
            </w:del>
          </w:p>
          <w:p w14:paraId="5400C484" w14:textId="77777777" w:rsidR="00F63C93" w:rsidRPr="00F63C93" w:rsidDel="008508E6" w:rsidRDefault="00F63C93" w:rsidP="00F63C93">
            <w:pPr>
              <w:rPr>
                <w:del w:id="5063" w:author="st1" w:date="2021-05-07T16:23:00Z"/>
                <w:rFonts w:ascii="標楷體" w:eastAsia="標楷體" w:hAnsi="標楷體"/>
                <w:lang w:eastAsia="x-none"/>
              </w:rPr>
            </w:pPr>
            <w:del w:id="5064" w:author="st1" w:date="2021-05-07T16:23:00Z">
              <w:r w:rsidRPr="00F63C93" w:rsidDel="008508E6">
                <w:rPr>
                  <w:rFonts w:ascii="標楷體" w:eastAsia="標楷體" w:hAnsi="標楷體" w:hint="eastAsia"/>
                  <w:lang w:eastAsia="x-none"/>
                </w:rPr>
                <w:delText>04: 其他約定事項</w:delText>
              </w:r>
            </w:del>
          </w:p>
          <w:p w14:paraId="3C7FE275" w14:textId="77777777" w:rsidR="00F63C93" w:rsidRPr="00F63C93" w:rsidDel="008508E6" w:rsidRDefault="00F63C93" w:rsidP="00F63C93">
            <w:pPr>
              <w:rPr>
                <w:del w:id="5065" w:author="st1" w:date="2021-05-07T16:23:00Z"/>
                <w:rFonts w:ascii="標楷體" w:eastAsia="標楷體" w:hAnsi="標楷體"/>
                <w:lang w:eastAsia="x-none"/>
              </w:rPr>
            </w:pPr>
            <w:del w:id="5066" w:author="st1" w:date="2021-05-07T16:23:00Z">
              <w:r w:rsidRPr="00F63C93" w:rsidDel="008508E6">
                <w:rPr>
                  <w:rFonts w:ascii="標楷體" w:eastAsia="標楷體" w:hAnsi="標楷體" w:hint="eastAsia"/>
                  <w:lang w:eastAsia="x-none"/>
                </w:rPr>
                <w:delText>05: 土地權狀(正本)</w:delText>
              </w:r>
            </w:del>
          </w:p>
          <w:p w14:paraId="111F6891" w14:textId="77777777" w:rsidR="00F63C93" w:rsidRPr="00F63C93" w:rsidDel="008508E6" w:rsidRDefault="00F63C93" w:rsidP="00F63C93">
            <w:pPr>
              <w:rPr>
                <w:del w:id="5067" w:author="st1" w:date="2021-05-07T16:23:00Z"/>
                <w:rFonts w:ascii="標楷體" w:eastAsia="標楷體" w:hAnsi="標楷體"/>
                <w:lang w:eastAsia="x-none"/>
              </w:rPr>
            </w:pPr>
            <w:del w:id="5068" w:author="st1" w:date="2021-05-07T16:23:00Z">
              <w:r w:rsidRPr="00F63C93" w:rsidDel="008508E6">
                <w:rPr>
                  <w:rFonts w:ascii="標楷體" w:eastAsia="標楷體" w:hAnsi="標楷體" w:hint="eastAsia"/>
                  <w:lang w:eastAsia="x-none"/>
                </w:rPr>
                <w:delText>06: 建物權狀(正本)</w:delText>
              </w:r>
            </w:del>
          </w:p>
          <w:p w14:paraId="7CFB2FC7" w14:textId="77777777" w:rsidR="00F63C93" w:rsidRPr="00F63C93" w:rsidDel="008508E6" w:rsidRDefault="00F63C93" w:rsidP="00F63C93">
            <w:pPr>
              <w:rPr>
                <w:del w:id="5069" w:author="st1" w:date="2021-05-07T16:23:00Z"/>
                <w:rFonts w:ascii="標楷體" w:eastAsia="標楷體" w:hAnsi="標楷體"/>
                <w:lang w:eastAsia="x-none"/>
              </w:rPr>
            </w:pPr>
            <w:del w:id="5070" w:author="st1" w:date="2021-05-07T16:23:00Z">
              <w:r w:rsidRPr="00F63C93" w:rsidDel="008508E6">
                <w:rPr>
                  <w:rFonts w:ascii="標楷體" w:eastAsia="標楷體" w:hAnsi="標楷體" w:hint="eastAsia"/>
                  <w:lang w:eastAsia="x-none"/>
                </w:rPr>
                <w:delText>07: 土地權狀(影本)</w:delText>
              </w:r>
            </w:del>
          </w:p>
          <w:p w14:paraId="4B64F2D5" w14:textId="77777777" w:rsidR="00F63C93" w:rsidRPr="00F63C93" w:rsidDel="008508E6" w:rsidRDefault="00F63C93" w:rsidP="00F63C93">
            <w:pPr>
              <w:rPr>
                <w:del w:id="5071" w:author="st1" w:date="2021-05-07T16:23:00Z"/>
                <w:rFonts w:ascii="標楷體" w:eastAsia="標楷體" w:hAnsi="標楷體"/>
                <w:lang w:eastAsia="x-none"/>
              </w:rPr>
            </w:pPr>
            <w:del w:id="5072" w:author="st1" w:date="2021-05-07T16:23:00Z">
              <w:r w:rsidRPr="00F63C93" w:rsidDel="008508E6">
                <w:rPr>
                  <w:rFonts w:ascii="標楷體" w:eastAsia="標楷體" w:hAnsi="標楷體" w:hint="eastAsia"/>
                  <w:lang w:eastAsia="x-none"/>
                </w:rPr>
                <w:delText>08: 建物權狀(影本)</w:delText>
              </w:r>
            </w:del>
          </w:p>
          <w:p w14:paraId="7AC4B3DC" w14:textId="77777777" w:rsidR="00F63C93" w:rsidRPr="00F63C93" w:rsidDel="008508E6" w:rsidRDefault="00F63C93" w:rsidP="00F63C93">
            <w:pPr>
              <w:rPr>
                <w:del w:id="5073" w:author="st1" w:date="2021-05-07T16:23:00Z"/>
                <w:rFonts w:ascii="標楷體" w:eastAsia="標楷體" w:hAnsi="標楷體"/>
                <w:lang w:eastAsia="x-none"/>
              </w:rPr>
            </w:pPr>
            <w:del w:id="5074" w:author="st1" w:date="2021-05-07T16:23:00Z">
              <w:r w:rsidRPr="00F63C93" w:rsidDel="008508E6">
                <w:rPr>
                  <w:rFonts w:ascii="標楷體" w:eastAsia="標楷體" w:hAnsi="標楷體" w:hint="eastAsia"/>
                  <w:lang w:eastAsia="x-none"/>
                </w:rPr>
                <w:delText>09: 權狀領回條</w:delText>
              </w:r>
            </w:del>
          </w:p>
          <w:p w14:paraId="673500FF" w14:textId="77777777" w:rsidR="00F63C93" w:rsidRPr="00F63C93" w:rsidDel="008508E6" w:rsidRDefault="00F63C93" w:rsidP="00F63C93">
            <w:pPr>
              <w:rPr>
                <w:del w:id="5075" w:author="st1" w:date="2021-05-07T16:23:00Z"/>
                <w:rFonts w:ascii="標楷體" w:eastAsia="標楷體" w:hAnsi="標楷體"/>
                <w:lang w:eastAsia="x-none"/>
              </w:rPr>
            </w:pPr>
            <w:del w:id="5076" w:author="st1" w:date="2021-05-07T16:23:00Z">
              <w:r w:rsidRPr="00F63C93" w:rsidDel="008508E6">
                <w:rPr>
                  <w:rFonts w:ascii="標楷體" w:eastAsia="標楷體" w:hAnsi="標楷體" w:hint="eastAsia"/>
                  <w:lang w:eastAsia="x-none"/>
                </w:rPr>
                <w:delText>10: 土地登記簿謄本</w:delText>
              </w:r>
            </w:del>
          </w:p>
          <w:p w14:paraId="77741D10" w14:textId="77777777" w:rsidR="00F63C93" w:rsidRPr="00F63C93" w:rsidDel="008508E6" w:rsidRDefault="00F63C93" w:rsidP="00F63C93">
            <w:pPr>
              <w:rPr>
                <w:del w:id="5077" w:author="st1" w:date="2021-05-07T16:23:00Z"/>
                <w:rFonts w:ascii="標楷體" w:eastAsia="標楷體" w:hAnsi="標楷體"/>
                <w:lang w:eastAsia="x-none"/>
              </w:rPr>
            </w:pPr>
            <w:del w:id="5078" w:author="st1" w:date="2021-05-07T16:23:00Z">
              <w:r w:rsidRPr="00F63C93" w:rsidDel="008508E6">
                <w:rPr>
                  <w:rFonts w:ascii="標楷體" w:eastAsia="標楷體" w:hAnsi="標楷體" w:hint="eastAsia"/>
                  <w:lang w:eastAsia="x-none"/>
                </w:rPr>
                <w:delText>11: 建物登記簿謄本</w:delText>
              </w:r>
            </w:del>
          </w:p>
          <w:p w14:paraId="3C8BD444" w14:textId="77777777" w:rsidR="00F63C93" w:rsidRPr="00F63C93" w:rsidDel="008508E6" w:rsidRDefault="00F63C93" w:rsidP="00F63C93">
            <w:pPr>
              <w:rPr>
                <w:del w:id="5079" w:author="st1" w:date="2021-05-07T16:23:00Z"/>
                <w:rFonts w:ascii="標楷體" w:eastAsia="標楷體" w:hAnsi="標楷體"/>
                <w:lang w:eastAsia="x-none"/>
              </w:rPr>
            </w:pPr>
            <w:del w:id="5080" w:author="st1" w:date="2021-05-07T16:23:00Z">
              <w:r w:rsidRPr="00F63C93" w:rsidDel="008508E6">
                <w:rPr>
                  <w:rFonts w:ascii="標楷體" w:eastAsia="標楷體" w:hAnsi="標楷體" w:hint="eastAsia"/>
                  <w:lang w:eastAsia="x-none"/>
                </w:rPr>
                <w:delText>C.對保資料</w:delText>
              </w:r>
            </w:del>
          </w:p>
          <w:p w14:paraId="5B5B0C71" w14:textId="77777777" w:rsidR="00F63C93" w:rsidRPr="00F63C93" w:rsidDel="008508E6" w:rsidRDefault="00F63C93" w:rsidP="00F63C93">
            <w:pPr>
              <w:rPr>
                <w:del w:id="5081" w:author="st1" w:date="2021-05-07T16:23:00Z"/>
                <w:rFonts w:ascii="標楷體" w:eastAsia="標楷體" w:hAnsi="標楷體"/>
                <w:lang w:eastAsia="x-none"/>
              </w:rPr>
            </w:pPr>
            <w:del w:id="5082" w:author="st1" w:date="2021-05-07T16:23:00Z">
              <w:r w:rsidRPr="00F63C93" w:rsidDel="008508E6">
                <w:rPr>
                  <w:rFonts w:ascii="標楷體" w:eastAsia="標楷體" w:hAnsi="標楷體" w:hint="eastAsia"/>
                  <w:lang w:eastAsia="x-none"/>
                </w:rPr>
                <w:delText>01: 借據</w:delText>
              </w:r>
            </w:del>
          </w:p>
          <w:p w14:paraId="4EF93FCA" w14:textId="77777777" w:rsidR="00F63C93" w:rsidRPr="00F63C93" w:rsidDel="008508E6" w:rsidRDefault="00F63C93" w:rsidP="00F63C93">
            <w:pPr>
              <w:rPr>
                <w:del w:id="5083" w:author="st1" w:date="2021-05-07T16:23:00Z"/>
                <w:rFonts w:ascii="標楷體" w:eastAsia="標楷體" w:hAnsi="標楷體"/>
                <w:lang w:eastAsia="x-none"/>
              </w:rPr>
            </w:pPr>
            <w:del w:id="5084" w:author="st1" w:date="2021-05-07T16:23:00Z">
              <w:r w:rsidRPr="00F63C93" w:rsidDel="008508E6">
                <w:rPr>
                  <w:rFonts w:ascii="標楷體" w:eastAsia="標楷體" w:hAnsi="標楷體" w:hint="eastAsia"/>
                  <w:lang w:eastAsia="x-none"/>
                </w:rPr>
                <w:delText>02: 本票</w:delText>
              </w:r>
            </w:del>
          </w:p>
          <w:p w14:paraId="4B110212" w14:textId="77777777" w:rsidR="00F63C93" w:rsidRPr="00F63C93" w:rsidDel="008508E6" w:rsidRDefault="00F63C93" w:rsidP="00F63C93">
            <w:pPr>
              <w:rPr>
                <w:del w:id="5085" w:author="st1" w:date="2021-05-07T16:23:00Z"/>
                <w:rFonts w:ascii="標楷體" w:eastAsia="標楷體" w:hAnsi="標楷體"/>
                <w:lang w:eastAsia="x-none"/>
              </w:rPr>
            </w:pPr>
            <w:del w:id="5086" w:author="st1" w:date="2021-05-07T16:23:00Z">
              <w:r w:rsidRPr="00F63C93" w:rsidDel="008508E6">
                <w:rPr>
                  <w:rFonts w:ascii="標楷體" w:eastAsia="標楷體" w:hAnsi="標楷體" w:hint="eastAsia"/>
                  <w:lang w:eastAsia="x-none"/>
                </w:rPr>
                <w:delText>03: 授權書</w:delText>
              </w:r>
            </w:del>
          </w:p>
          <w:p w14:paraId="668956A3" w14:textId="77777777" w:rsidR="00F63C93" w:rsidRPr="00F63C93" w:rsidDel="008508E6" w:rsidRDefault="00F63C93" w:rsidP="00F63C93">
            <w:pPr>
              <w:rPr>
                <w:del w:id="5087" w:author="st1" w:date="2021-05-07T16:23:00Z"/>
                <w:rFonts w:ascii="標楷體" w:eastAsia="標楷體" w:hAnsi="標楷體"/>
                <w:lang w:eastAsia="x-none"/>
              </w:rPr>
            </w:pPr>
            <w:del w:id="5088" w:author="st1" w:date="2021-05-07T16:23:00Z">
              <w:r w:rsidRPr="00F63C93" w:rsidDel="008508E6">
                <w:rPr>
                  <w:rFonts w:ascii="標楷體" w:eastAsia="標楷體" w:hAnsi="標楷體" w:hint="eastAsia"/>
                  <w:lang w:eastAsia="x-none"/>
                </w:rPr>
                <w:delText>04: 約定書</w:delText>
              </w:r>
            </w:del>
          </w:p>
          <w:p w14:paraId="3DCD8CD9" w14:textId="77777777" w:rsidR="00F63C93" w:rsidRPr="00F63C93" w:rsidDel="008508E6" w:rsidRDefault="00F63C93" w:rsidP="00F63C93">
            <w:pPr>
              <w:rPr>
                <w:del w:id="5089" w:author="st1" w:date="2021-05-07T16:23:00Z"/>
                <w:rFonts w:ascii="標楷體" w:eastAsia="標楷體" w:hAnsi="標楷體"/>
                <w:lang w:eastAsia="x-none"/>
              </w:rPr>
            </w:pPr>
            <w:del w:id="5090" w:author="st1" w:date="2021-05-07T16:23:00Z">
              <w:r w:rsidRPr="00F63C93" w:rsidDel="008508E6">
                <w:rPr>
                  <w:rFonts w:ascii="標楷體" w:eastAsia="標楷體" w:hAnsi="標楷體" w:hint="eastAsia"/>
                  <w:lang w:eastAsia="x-none"/>
                </w:rPr>
                <w:delText>05: 保證書</w:delText>
              </w:r>
            </w:del>
          </w:p>
          <w:p w14:paraId="11A12E50" w14:textId="77777777" w:rsidR="00F63C93" w:rsidRPr="00F63C93" w:rsidDel="008508E6" w:rsidRDefault="00F63C93" w:rsidP="00F63C93">
            <w:pPr>
              <w:rPr>
                <w:del w:id="5091" w:author="st1" w:date="2021-05-07T16:23:00Z"/>
                <w:rFonts w:ascii="標楷體" w:eastAsia="標楷體" w:hAnsi="標楷體"/>
                <w:lang w:eastAsia="x-none"/>
              </w:rPr>
            </w:pPr>
            <w:del w:id="5092" w:author="st1" w:date="2021-05-07T16:23:00Z">
              <w:r w:rsidRPr="00F63C93" w:rsidDel="008508E6">
                <w:rPr>
                  <w:rFonts w:ascii="標楷體" w:eastAsia="標楷體" w:hAnsi="標楷體" w:hint="eastAsia"/>
                  <w:lang w:eastAsia="x-none"/>
                </w:rPr>
                <w:delText>06: 無租賃切結書</w:delText>
              </w:r>
            </w:del>
          </w:p>
          <w:p w14:paraId="6F7A5F7E" w14:textId="77777777" w:rsidR="00F63C93" w:rsidRPr="00F63C93" w:rsidDel="008508E6" w:rsidRDefault="00F63C93" w:rsidP="00F63C93">
            <w:pPr>
              <w:rPr>
                <w:del w:id="5093" w:author="st1" w:date="2021-05-07T16:23:00Z"/>
                <w:rFonts w:ascii="標楷體" w:eastAsia="標楷體" w:hAnsi="標楷體"/>
                <w:lang w:eastAsia="x-none"/>
              </w:rPr>
            </w:pPr>
            <w:del w:id="5094" w:author="st1" w:date="2021-05-07T16:23:00Z">
              <w:r w:rsidRPr="00F63C93" w:rsidDel="008508E6">
                <w:rPr>
                  <w:rFonts w:ascii="標楷體" w:eastAsia="標楷體" w:hAnsi="標楷體" w:hint="eastAsia"/>
                  <w:lang w:eastAsia="x-none"/>
                </w:rPr>
                <w:delText>07: 員工離職切結書</w:delText>
              </w:r>
            </w:del>
          </w:p>
          <w:p w14:paraId="44AE59F6" w14:textId="77777777" w:rsidR="00F63C93" w:rsidRPr="00F63C93" w:rsidDel="008508E6" w:rsidRDefault="00F63C93" w:rsidP="00F63C93">
            <w:pPr>
              <w:rPr>
                <w:del w:id="5095" w:author="st1" w:date="2021-05-07T16:23:00Z"/>
                <w:rFonts w:ascii="標楷體" w:eastAsia="標楷體" w:hAnsi="標楷體"/>
                <w:lang w:eastAsia="x-none"/>
              </w:rPr>
            </w:pPr>
            <w:del w:id="5096" w:author="st1" w:date="2021-05-07T16:23:00Z">
              <w:r w:rsidRPr="00F63C93" w:rsidDel="008508E6">
                <w:rPr>
                  <w:rFonts w:ascii="標楷體" w:eastAsia="標楷體" w:hAnsi="標楷體" w:hint="eastAsia"/>
                  <w:lang w:eastAsia="x-none"/>
                </w:rPr>
                <w:delText>08: 增建切結書</w:delText>
              </w:r>
            </w:del>
          </w:p>
          <w:p w14:paraId="6FBE0F80" w14:textId="77777777" w:rsidR="00F63C93" w:rsidRPr="00F63C93" w:rsidDel="008508E6" w:rsidRDefault="00F63C93" w:rsidP="00F63C93">
            <w:pPr>
              <w:rPr>
                <w:del w:id="5097" w:author="st1" w:date="2021-05-07T16:23:00Z"/>
                <w:rFonts w:ascii="標楷體" w:eastAsia="標楷體" w:hAnsi="標楷體"/>
                <w:lang w:eastAsia="x-none"/>
              </w:rPr>
            </w:pPr>
            <w:del w:id="5098" w:author="st1" w:date="2021-05-07T16:23:00Z">
              <w:r w:rsidRPr="00F63C93" w:rsidDel="008508E6">
                <w:rPr>
                  <w:rFonts w:ascii="標楷體" w:eastAsia="標楷體" w:hAnsi="標楷體" w:hint="eastAsia"/>
                  <w:lang w:eastAsia="x-none"/>
                </w:rPr>
                <w:delText>09: 土地貸款切結書</w:delText>
              </w:r>
            </w:del>
          </w:p>
          <w:p w14:paraId="6965993C" w14:textId="77777777" w:rsidR="00F63C93" w:rsidRPr="00F63C93" w:rsidDel="008508E6" w:rsidRDefault="00F63C93" w:rsidP="00F63C93">
            <w:pPr>
              <w:rPr>
                <w:del w:id="5099" w:author="st1" w:date="2021-05-07T16:23:00Z"/>
                <w:rFonts w:ascii="標楷體" w:eastAsia="標楷體" w:hAnsi="標楷體"/>
                <w:lang w:eastAsia="x-none"/>
              </w:rPr>
            </w:pPr>
            <w:del w:id="5100" w:author="st1" w:date="2021-05-07T16:23:00Z">
              <w:r w:rsidRPr="00F63C93" w:rsidDel="008508E6">
                <w:rPr>
                  <w:rFonts w:ascii="標楷體" w:eastAsia="標楷體" w:hAnsi="標楷體" w:hint="eastAsia"/>
                  <w:lang w:eastAsia="x-none"/>
                </w:rPr>
                <w:delText>10: 撥款同意書</w:delText>
              </w:r>
            </w:del>
          </w:p>
          <w:p w14:paraId="79B476D3" w14:textId="77777777" w:rsidR="00F63C93" w:rsidRPr="00F63C93" w:rsidDel="008508E6" w:rsidRDefault="00F63C93" w:rsidP="00F63C93">
            <w:pPr>
              <w:rPr>
                <w:del w:id="5101" w:author="st1" w:date="2021-05-07T16:23:00Z"/>
                <w:rFonts w:ascii="標楷體" w:eastAsia="標楷體" w:hAnsi="標楷體"/>
                <w:lang w:eastAsia="x-none"/>
              </w:rPr>
            </w:pPr>
            <w:del w:id="5102" w:author="st1" w:date="2021-05-07T16:23:00Z">
              <w:r w:rsidRPr="00F63C93" w:rsidDel="008508E6">
                <w:rPr>
                  <w:rFonts w:ascii="標楷體" w:eastAsia="標楷體" w:hAnsi="標楷體" w:hint="eastAsia"/>
                  <w:lang w:eastAsia="x-none"/>
                </w:rPr>
                <w:delText>11: 存摺影本</w:delText>
              </w:r>
            </w:del>
          </w:p>
          <w:p w14:paraId="1B3F694D" w14:textId="77777777" w:rsidR="00F63C93" w:rsidRPr="00F63C93" w:rsidDel="008508E6" w:rsidRDefault="00F63C93" w:rsidP="00F63C93">
            <w:pPr>
              <w:rPr>
                <w:del w:id="5103" w:author="st1" w:date="2021-05-07T16:23:00Z"/>
                <w:rFonts w:ascii="標楷體" w:eastAsia="標楷體" w:hAnsi="標楷體"/>
                <w:lang w:eastAsia="x-none"/>
              </w:rPr>
            </w:pPr>
            <w:del w:id="5104" w:author="st1" w:date="2021-05-07T16:23:00Z">
              <w:r w:rsidRPr="00F63C93" w:rsidDel="008508E6">
                <w:rPr>
                  <w:rFonts w:ascii="標楷體" w:eastAsia="標楷體" w:hAnsi="標楷體" w:hint="eastAsia"/>
                  <w:lang w:eastAsia="x-none"/>
                </w:rPr>
                <w:delText>12: 印鑑證明</w:delText>
              </w:r>
            </w:del>
          </w:p>
          <w:p w14:paraId="6AB77122" w14:textId="77777777" w:rsidR="00F63C93" w:rsidRPr="00F63C93" w:rsidDel="008508E6" w:rsidRDefault="00F63C93" w:rsidP="00F63C93">
            <w:pPr>
              <w:rPr>
                <w:del w:id="5105" w:author="st1" w:date="2021-05-07T16:23:00Z"/>
                <w:rFonts w:ascii="標楷體" w:eastAsia="標楷體" w:hAnsi="標楷體"/>
                <w:lang w:eastAsia="x-none"/>
              </w:rPr>
            </w:pPr>
            <w:del w:id="5106" w:author="st1" w:date="2021-05-07T16:23:00Z">
              <w:r w:rsidRPr="00F63C93" w:rsidDel="008508E6">
                <w:rPr>
                  <w:rFonts w:ascii="標楷體" w:eastAsia="標楷體" w:hAnsi="標楷體" w:hint="eastAsia"/>
                  <w:lang w:eastAsia="x-none"/>
                </w:rPr>
                <w:delText>13: 戶籍謄本</w:delText>
              </w:r>
            </w:del>
          </w:p>
          <w:p w14:paraId="1A7C0E1B" w14:textId="77777777" w:rsidR="00F63C93" w:rsidRPr="00F63C93" w:rsidDel="008508E6" w:rsidRDefault="00F63C93" w:rsidP="00F63C93">
            <w:pPr>
              <w:rPr>
                <w:del w:id="5107" w:author="st1" w:date="2021-05-07T16:23:00Z"/>
                <w:rFonts w:ascii="標楷體" w:eastAsia="標楷體" w:hAnsi="標楷體"/>
                <w:lang w:eastAsia="x-none"/>
              </w:rPr>
            </w:pPr>
            <w:del w:id="5108" w:author="st1" w:date="2021-05-07T16:23:00Z">
              <w:r w:rsidRPr="00F63C93" w:rsidDel="008508E6">
                <w:rPr>
                  <w:rFonts w:ascii="標楷體" w:eastAsia="標楷體" w:hAnsi="標楷體" w:hint="eastAsia"/>
                  <w:lang w:eastAsia="x-none"/>
                </w:rPr>
                <w:delText>14: 戶口名簿</w:delText>
              </w:r>
            </w:del>
          </w:p>
          <w:p w14:paraId="2435D2BD" w14:textId="77777777" w:rsidR="00F63C93" w:rsidRPr="00F63C93" w:rsidDel="008508E6" w:rsidRDefault="00F63C93" w:rsidP="00F63C93">
            <w:pPr>
              <w:rPr>
                <w:del w:id="5109" w:author="st1" w:date="2021-05-07T16:23:00Z"/>
                <w:rFonts w:ascii="標楷體" w:eastAsia="標楷體" w:hAnsi="標楷體"/>
                <w:lang w:eastAsia="x-none"/>
              </w:rPr>
            </w:pPr>
            <w:del w:id="5110" w:author="st1" w:date="2021-05-07T16:23:00Z">
              <w:r w:rsidRPr="00F63C93" w:rsidDel="008508E6">
                <w:rPr>
                  <w:rFonts w:ascii="標楷體" w:eastAsia="標楷體" w:hAnsi="標楷體" w:hint="eastAsia"/>
                  <w:lang w:eastAsia="x-none"/>
                </w:rPr>
                <w:delText>15: 地價證明</w:delText>
              </w:r>
            </w:del>
          </w:p>
          <w:p w14:paraId="3FE26797" w14:textId="77777777" w:rsidR="00F63C93" w:rsidRPr="00F63C93" w:rsidDel="008508E6" w:rsidRDefault="00F63C93" w:rsidP="00F63C93">
            <w:pPr>
              <w:rPr>
                <w:del w:id="5111" w:author="st1" w:date="2021-05-07T16:23:00Z"/>
                <w:rFonts w:ascii="標楷體" w:eastAsia="標楷體" w:hAnsi="標楷體"/>
                <w:lang w:eastAsia="x-none"/>
              </w:rPr>
            </w:pPr>
            <w:del w:id="5112" w:author="st1" w:date="2021-05-07T16:23:00Z">
              <w:r w:rsidRPr="00F63C93" w:rsidDel="008508E6">
                <w:rPr>
                  <w:rFonts w:ascii="標楷體" w:eastAsia="標楷體" w:hAnsi="標楷體" w:hint="eastAsia"/>
                  <w:lang w:eastAsia="x-none"/>
                </w:rPr>
                <w:delText>16: 土地使用分區證明</w:delText>
              </w:r>
            </w:del>
          </w:p>
          <w:p w14:paraId="6BACD7E8" w14:textId="77777777" w:rsidR="00F63C93" w:rsidRPr="00F63C93" w:rsidDel="008508E6" w:rsidRDefault="00F63C93" w:rsidP="00F63C93">
            <w:pPr>
              <w:rPr>
                <w:del w:id="5113" w:author="st1" w:date="2021-05-07T16:23:00Z"/>
                <w:rFonts w:ascii="標楷體" w:eastAsia="標楷體" w:hAnsi="標楷體"/>
                <w:lang w:eastAsia="x-none"/>
              </w:rPr>
            </w:pPr>
            <w:del w:id="5114" w:author="st1" w:date="2021-05-07T16:23:00Z">
              <w:r w:rsidRPr="00F63C93" w:rsidDel="008508E6">
                <w:rPr>
                  <w:rFonts w:ascii="標楷體" w:eastAsia="標楷體" w:hAnsi="標楷體" w:hint="eastAsia"/>
                  <w:lang w:eastAsia="x-none"/>
                </w:rPr>
                <w:delText>17: 地籍圖</w:delText>
              </w:r>
            </w:del>
          </w:p>
          <w:p w14:paraId="60E3C721" w14:textId="77777777" w:rsidR="00F63C93" w:rsidRPr="00F63C93" w:rsidDel="008508E6" w:rsidRDefault="00F63C93" w:rsidP="00F63C93">
            <w:pPr>
              <w:rPr>
                <w:del w:id="5115" w:author="st1" w:date="2021-05-07T16:23:00Z"/>
                <w:rFonts w:ascii="標楷體" w:eastAsia="標楷體" w:hAnsi="標楷體"/>
                <w:lang w:eastAsia="x-none"/>
              </w:rPr>
            </w:pPr>
            <w:del w:id="5116" w:author="st1" w:date="2021-05-07T16:23:00Z">
              <w:r w:rsidRPr="00F63C93" w:rsidDel="008508E6">
                <w:rPr>
                  <w:rFonts w:ascii="標楷體" w:eastAsia="標楷體" w:hAnsi="標楷體" w:hint="eastAsia"/>
                  <w:lang w:eastAsia="x-none"/>
                </w:rPr>
                <w:delText>18: 建築物平面圖</w:delText>
              </w:r>
            </w:del>
          </w:p>
          <w:p w14:paraId="1D5B33E7" w14:textId="77777777" w:rsidR="00F63C93" w:rsidRPr="00F63C93" w:rsidDel="008508E6" w:rsidRDefault="00F63C93" w:rsidP="00F63C93">
            <w:pPr>
              <w:rPr>
                <w:del w:id="5117" w:author="st1" w:date="2021-05-07T16:23:00Z"/>
                <w:rFonts w:ascii="標楷體" w:eastAsia="標楷體" w:hAnsi="標楷體"/>
                <w:lang w:eastAsia="x-none"/>
              </w:rPr>
            </w:pPr>
            <w:del w:id="5118" w:author="st1" w:date="2021-05-07T16:23:00Z">
              <w:r w:rsidRPr="00F63C93" w:rsidDel="008508E6">
                <w:rPr>
                  <w:rFonts w:ascii="標楷體" w:eastAsia="標楷體" w:hAnsi="標楷體" w:hint="eastAsia"/>
                  <w:lang w:eastAsia="x-none"/>
                </w:rPr>
                <w:delText>19: 不動產買賣契約書</w:delText>
              </w:r>
            </w:del>
          </w:p>
          <w:p w14:paraId="4EE2E282" w14:textId="77777777" w:rsidR="00F63C93" w:rsidRPr="00F63C93" w:rsidDel="008508E6" w:rsidRDefault="00F63C93" w:rsidP="00F63C93">
            <w:pPr>
              <w:rPr>
                <w:del w:id="5119" w:author="st1" w:date="2021-05-07T16:23:00Z"/>
                <w:rFonts w:ascii="標楷體" w:eastAsia="標楷體" w:hAnsi="標楷體"/>
                <w:lang w:eastAsia="x-none"/>
              </w:rPr>
            </w:pPr>
            <w:del w:id="5120" w:author="st1" w:date="2021-05-07T16:23:00Z">
              <w:r w:rsidRPr="00F63C93" w:rsidDel="008508E6">
                <w:rPr>
                  <w:rFonts w:ascii="標楷體" w:eastAsia="標楷體" w:hAnsi="標楷體" w:hint="eastAsia"/>
                  <w:lang w:eastAsia="x-none"/>
                </w:rPr>
                <w:delText>20: 火險保單</w:delText>
              </w:r>
            </w:del>
          </w:p>
          <w:p w14:paraId="71187AE7" w14:textId="77777777" w:rsidR="00F63C93" w:rsidRPr="00F63C93" w:rsidDel="008508E6" w:rsidRDefault="00F63C93" w:rsidP="00F63C93">
            <w:pPr>
              <w:rPr>
                <w:del w:id="5121" w:author="st1" w:date="2021-05-07T16:23:00Z"/>
                <w:rFonts w:ascii="標楷體" w:eastAsia="標楷體" w:hAnsi="標楷體"/>
                <w:lang w:eastAsia="x-none"/>
              </w:rPr>
            </w:pPr>
            <w:del w:id="5122" w:author="st1" w:date="2021-05-07T16:23:00Z">
              <w:r w:rsidRPr="00F63C93" w:rsidDel="008508E6">
                <w:rPr>
                  <w:rFonts w:ascii="標楷體" w:eastAsia="標楷體" w:hAnsi="標楷體" w:hint="eastAsia"/>
                  <w:lang w:eastAsia="x-none"/>
                </w:rPr>
                <w:delText>D.其他資料</w:delText>
              </w:r>
            </w:del>
          </w:p>
          <w:p w14:paraId="532FDC6A" w14:textId="77777777" w:rsidR="00F63C93" w:rsidRPr="00F63C93" w:rsidDel="008508E6" w:rsidRDefault="00F63C93" w:rsidP="00F63C93">
            <w:pPr>
              <w:rPr>
                <w:del w:id="5123" w:author="st1" w:date="2021-05-07T16:23:00Z"/>
                <w:rFonts w:ascii="標楷體" w:eastAsia="標楷體" w:hAnsi="標楷體"/>
                <w:lang w:eastAsia="x-none"/>
              </w:rPr>
            </w:pPr>
          </w:p>
        </w:tc>
      </w:tr>
      <w:tr w:rsidR="00F63C93" w:rsidRPr="00F63C93" w:rsidDel="008508E6" w14:paraId="53DF80FD" w14:textId="77777777" w:rsidTr="00067F94">
        <w:trPr>
          <w:trHeight w:val="291"/>
          <w:jc w:val="center"/>
          <w:del w:id="5124" w:author="st1" w:date="2021-05-07T16:23:00Z"/>
        </w:trPr>
        <w:tc>
          <w:tcPr>
            <w:tcW w:w="456" w:type="dxa"/>
          </w:tcPr>
          <w:p w14:paraId="02892EF9" w14:textId="77777777" w:rsidR="00F63C93" w:rsidRPr="00F63C93" w:rsidDel="008508E6" w:rsidRDefault="00F63C93" w:rsidP="00F63C93">
            <w:pPr>
              <w:rPr>
                <w:del w:id="5125" w:author="st1" w:date="2021-05-07T16:23:00Z"/>
                <w:rFonts w:ascii="標楷體" w:eastAsia="標楷體" w:hAnsi="標楷體"/>
                <w:lang w:eastAsia="x-none"/>
              </w:rPr>
            </w:pPr>
          </w:p>
        </w:tc>
        <w:tc>
          <w:tcPr>
            <w:tcW w:w="1858" w:type="dxa"/>
          </w:tcPr>
          <w:p w14:paraId="63DBBF07" w14:textId="77777777" w:rsidR="00F63C93" w:rsidRPr="00F63C93" w:rsidDel="008508E6" w:rsidRDefault="00F63C93" w:rsidP="00F63C93">
            <w:pPr>
              <w:rPr>
                <w:del w:id="5126" w:author="st1" w:date="2021-05-07T16:23:00Z"/>
                <w:rFonts w:ascii="標楷體" w:eastAsia="標楷體" w:hAnsi="標楷體"/>
                <w:lang w:eastAsia="x-none"/>
              </w:rPr>
            </w:pPr>
            <w:del w:id="5127" w:author="st1" w:date="2021-05-07T16:23:00Z">
              <w:r w:rsidRPr="00F63C93" w:rsidDel="008508E6">
                <w:rPr>
                  <w:rFonts w:ascii="標楷體" w:eastAsia="標楷體" w:hAnsi="標楷體" w:hint="eastAsia"/>
                  <w:lang w:eastAsia="x-none"/>
                </w:rPr>
                <w:delText>數量</w:delText>
              </w:r>
            </w:del>
          </w:p>
        </w:tc>
        <w:tc>
          <w:tcPr>
            <w:tcW w:w="939" w:type="dxa"/>
          </w:tcPr>
          <w:p w14:paraId="003C4EB5" w14:textId="77777777" w:rsidR="00F63C93" w:rsidRPr="00F63C93" w:rsidDel="008508E6" w:rsidRDefault="00F63C93" w:rsidP="00F63C93">
            <w:pPr>
              <w:rPr>
                <w:del w:id="5128" w:author="st1" w:date="2021-05-07T16:23:00Z"/>
                <w:rFonts w:ascii="標楷體" w:eastAsia="標楷體" w:hAnsi="標楷體"/>
                <w:lang w:eastAsia="x-none"/>
              </w:rPr>
            </w:pPr>
            <w:del w:id="5129" w:author="st1" w:date="2021-05-07T16:23:00Z">
              <w:r w:rsidRPr="00F63C93" w:rsidDel="008508E6">
                <w:rPr>
                  <w:rFonts w:ascii="標楷體" w:eastAsia="標楷體" w:hAnsi="標楷體" w:hint="eastAsia"/>
                </w:rPr>
                <w:delText>999</w:delText>
              </w:r>
            </w:del>
          </w:p>
        </w:tc>
        <w:tc>
          <w:tcPr>
            <w:tcW w:w="955" w:type="dxa"/>
          </w:tcPr>
          <w:p w14:paraId="24A43419" w14:textId="77777777" w:rsidR="00F63C93" w:rsidRPr="00F63C93" w:rsidDel="008508E6" w:rsidRDefault="00F63C93" w:rsidP="00F63C93">
            <w:pPr>
              <w:rPr>
                <w:del w:id="5130" w:author="st1" w:date="2021-05-07T16:23:00Z"/>
                <w:rFonts w:ascii="標楷體" w:eastAsia="標楷體" w:hAnsi="標楷體"/>
                <w:lang w:eastAsia="x-none"/>
              </w:rPr>
            </w:pPr>
            <w:del w:id="5131" w:author="st1" w:date="2021-05-07T16:23:00Z">
              <w:r w:rsidRPr="00F63C93" w:rsidDel="008508E6">
                <w:rPr>
                  <w:rFonts w:ascii="標楷體" w:eastAsia="標楷體" w:hAnsi="標楷體" w:hint="eastAsia"/>
                  <w:lang w:eastAsia="x-none"/>
                </w:rPr>
                <w:delText>1</w:delText>
              </w:r>
            </w:del>
          </w:p>
        </w:tc>
        <w:tc>
          <w:tcPr>
            <w:tcW w:w="1220" w:type="dxa"/>
          </w:tcPr>
          <w:p w14:paraId="4A6F5B5B" w14:textId="77777777" w:rsidR="00F63C93" w:rsidRPr="00F63C93" w:rsidDel="008508E6" w:rsidRDefault="00F63C93" w:rsidP="00F63C93">
            <w:pPr>
              <w:rPr>
                <w:del w:id="5132" w:author="st1" w:date="2021-05-07T16:23:00Z"/>
                <w:rFonts w:ascii="標楷體" w:eastAsia="標楷體" w:hAnsi="標楷體"/>
                <w:lang w:eastAsia="x-none"/>
              </w:rPr>
            </w:pPr>
          </w:p>
        </w:tc>
        <w:tc>
          <w:tcPr>
            <w:tcW w:w="692" w:type="dxa"/>
          </w:tcPr>
          <w:p w14:paraId="2D1083BB" w14:textId="77777777" w:rsidR="00F63C93" w:rsidRPr="00F63C93" w:rsidDel="008508E6" w:rsidRDefault="00F63C93" w:rsidP="00F63C93">
            <w:pPr>
              <w:rPr>
                <w:del w:id="5133" w:author="st1" w:date="2021-05-07T16:23:00Z"/>
                <w:rFonts w:ascii="標楷體" w:eastAsia="標楷體" w:hAnsi="標楷體"/>
                <w:lang w:eastAsia="x-none"/>
              </w:rPr>
            </w:pPr>
          </w:p>
        </w:tc>
        <w:tc>
          <w:tcPr>
            <w:tcW w:w="699" w:type="dxa"/>
          </w:tcPr>
          <w:p w14:paraId="6D9A7652" w14:textId="77777777" w:rsidR="00F63C93" w:rsidRPr="00F63C93" w:rsidDel="008508E6" w:rsidRDefault="00F63C93" w:rsidP="00F63C93">
            <w:pPr>
              <w:rPr>
                <w:del w:id="5134" w:author="st1" w:date="2021-05-07T16:23:00Z"/>
                <w:rFonts w:ascii="標楷體" w:eastAsia="標楷體" w:hAnsi="標楷體"/>
                <w:lang w:eastAsia="x-none"/>
              </w:rPr>
            </w:pPr>
          </w:p>
        </w:tc>
        <w:tc>
          <w:tcPr>
            <w:tcW w:w="3601" w:type="dxa"/>
          </w:tcPr>
          <w:p w14:paraId="59BA1C60" w14:textId="77777777" w:rsidR="00F63C93" w:rsidRPr="00F63C93" w:rsidDel="008508E6" w:rsidRDefault="00F63C93" w:rsidP="00F63C93">
            <w:pPr>
              <w:rPr>
                <w:del w:id="5135" w:author="st1" w:date="2021-05-07T16:23:00Z"/>
                <w:rFonts w:ascii="標楷體" w:eastAsia="標楷體" w:hAnsi="標楷體"/>
                <w:lang w:eastAsia="x-none"/>
              </w:rPr>
            </w:pPr>
            <w:del w:id="5136" w:author="st1" w:date="2021-05-07T16:23:00Z">
              <w:r w:rsidRPr="00F63C93" w:rsidDel="008508E6">
                <w:rPr>
                  <w:rFonts w:ascii="標楷體" w:eastAsia="標楷體" w:hAnsi="標楷體" w:hint="eastAsia"/>
                  <w:lang w:eastAsia="x-none"/>
                </w:rPr>
                <w:delText>i.有勾選時,必須輸入,其他不必輸入</w:delText>
              </w:r>
            </w:del>
          </w:p>
        </w:tc>
      </w:tr>
      <w:tr w:rsidR="00F63C93" w:rsidRPr="00F63C93" w:rsidDel="008508E6" w14:paraId="79458877" w14:textId="77777777" w:rsidTr="00067F94">
        <w:trPr>
          <w:trHeight w:val="291"/>
          <w:jc w:val="center"/>
          <w:del w:id="5137" w:author="st1" w:date="2021-05-07T16:23:00Z"/>
        </w:trPr>
        <w:tc>
          <w:tcPr>
            <w:tcW w:w="456" w:type="dxa"/>
          </w:tcPr>
          <w:p w14:paraId="40645C40" w14:textId="77777777" w:rsidR="00F63C93" w:rsidRPr="00F63C93" w:rsidDel="008508E6" w:rsidRDefault="00F63C93" w:rsidP="00F63C93">
            <w:pPr>
              <w:rPr>
                <w:del w:id="5138" w:author="st1" w:date="2021-05-07T16:23:00Z"/>
                <w:rFonts w:ascii="標楷體" w:eastAsia="標楷體" w:hAnsi="標楷體"/>
                <w:lang w:eastAsia="x-none"/>
              </w:rPr>
            </w:pPr>
          </w:p>
        </w:tc>
        <w:tc>
          <w:tcPr>
            <w:tcW w:w="1858" w:type="dxa"/>
          </w:tcPr>
          <w:p w14:paraId="6533E421" w14:textId="77777777" w:rsidR="00F63C93" w:rsidRPr="00F63C93" w:rsidDel="008508E6" w:rsidRDefault="00F63C93" w:rsidP="00F63C93">
            <w:pPr>
              <w:rPr>
                <w:del w:id="5139" w:author="st1" w:date="2021-05-07T16:23:00Z"/>
                <w:rFonts w:ascii="標楷體" w:eastAsia="標楷體" w:hAnsi="標楷體"/>
                <w:lang w:eastAsia="x-none"/>
              </w:rPr>
            </w:pPr>
            <w:del w:id="5140" w:author="st1" w:date="2021-05-07T16:23:00Z">
              <w:r w:rsidRPr="00F63C93" w:rsidDel="008508E6">
                <w:rPr>
                  <w:rFonts w:ascii="標楷體" w:eastAsia="標楷體" w:hAnsi="標楷體" w:hint="eastAsia"/>
                  <w:lang w:eastAsia="x-none"/>
                </w:rPr>
                <w:delText>備註</w:delText>
              </w:r>
            </w:del>
          </w:p>
        </w:tc>
        <w:tc>
          <w:tcPr>
            <w:tcW w:w="939" w:type="dxa"/>
          </w:tcPr>
          <w:p w14:paraId="12C3C0E0" w14:textId="77777777" w:rsidR="00F63C93" w:rsidRPr="00F63C93" w:rsidDel="008508E6" w:rsidRDefault="00F63C93" w:rsidP="00F63C93">
            <w:pPr>
              <w:rPr>
                <w:del w:id="5141" w:author="st1" w:date="2021-05-07T16:23:00Z"/>
                <w:rFonts w:ascii="標楷體" w:eastAsia="標楷體" w:hAnsi="標楷體"/>
                <w:lang w:eastAsia="x-none"/>
              </w:rPr>
            </w:pPr>
            <w:del w:id="5142" w:author="st1" w:date="2021-05-07T16:23:00Z">
              <w:r w:rsidRPr="00F63C93" w:rsidDel="008508E6">
                <w:rPr>
                  <w:rFonts w:ascii="標楷體" w:eastAsia="標楷體" w:hAnsi="標楷體" w:hint="eastAsia"/>
                </w:rPr>
                <w:delText>X(60)</w:delText>
              </w:r>
            </w:del>
          </w:p>
        </w:tc>
        <w:tc>
          <w:tcPr>
            <w:tcW w:w="955" w:type="dxa"/>
          </w:tcPr>
          <w:p w14:paraId="7ACB00A7" w14:textId="77777777" w:rsidR="00F63C93" w:rsidRPr="00F63C93" w:rsidDel="008508E6" w:rsidRDefault="00F63C93" w:rsidP="00F63C93">
            <w:pPr>
              <w:rPr>
                <w:del w:id="5143" w:author="st1" w:date="2021-05-07T16:23:00Z"/>
                <w:rFonts w:ascii="標楷體" w:eastAsia="標楷體" w:hAnsi="標楷體"/>
                <w:lang w:eastAsia="x-none"/>
              </w:rPr>
            </w:pPr>
          </w:p>
        </w:tc>
        <w:tc>
          <w:tcPr>
            <w:tcW w:w="1220" w:type="dxa"/>
          </w:tcPr>
          <w:p w14:paraId="58E4F81C" w14:textId="77777777" w:rsidR="00F63C93" w:rsidRPr="00F63C93" w:rsidDel="008508E6" w:rsidRDefault="00F63C93" w:rsidP="00F63C93">
            <w:pPr>
              <w:rPr>
                <w:del w:id="5144" w:author="st1" w:date="2021-05-07T16:23:00Z"/>
                <w:rFonts w:ascii="標楷體" w:eastAsia="標楷體" w:hAnsi="標楷體"/>
                <w:lang w:eastAsia="x-none"/>
              </w:rPr>
            </w:pPr>
          </w:p>
        </w:tc>
        <w:tc>
          <w:tcPr>
            <w:tcW w:w="692" w:type="dxa"/>
          </w:tcPr>
          <w:p w14:paraId="630F244F" w14:textId="77777777" w:rsidR="00F63C93" w:rsidRPr="00F63C93" w:rsidDel="008508E6" w:rsidRDefault="00F63C93" w:rsidP="00F63C93">
            <w:pPr>
              <w:rPr>
                <w:del w:id="5145" w:author="st1" w:date="2021-05-07T16:23:00Z"/>
                <w:rFonts w:ascii="標楷體" w:eastAsia="標楷體" w:hAnsi="標楷體"/>
                <w:lang w:eastAsia="x-none"/>
              </w:rPr>
            </w:pPr>
          </w:p>
        </w:tc>
        <w:tc>
          <w:tcPr>
            <w:tcW w:w="699" w:type="dxa"/>
          </w:tcPr>
          <w:p w14:paraId="56F0D83E" w14:textId="77777777" w:rsidR="00F63C93" w:rsidRPr="00F63C93" w:rsidDel="008508E6" w:rsidRDefault="00F63C93" w:rsidP="00F63C93">
            <w:pPr>
              <w:rPr>
                <w:del w:id="5146" w:author="st1" w:date="2021-05-07T16:23:00Z"/>
                <w:rFonts w:ascii="標楷體" w:eastAsia="標楷體" w:hAnsi="標楷體"/>
                <w:lang w:eastAsia="x-none"/>
              </w:rPr>
            </w:pPr>
          </w:p>
        </w:tc>
        <w:tc>
          <w:tcPr>
            <w:tcW w:w="3601" w:type="dxa"/>
          </w:tcPr>
          <w:p w14:paraId="70A4B1CA" w14:textId="77777777" w:rsidR="00F63C93" w:rsidRPr="00F63C93" w:rsidDel="008508E6" w:rsidRDefault="00F63C93" w:rsidP="00F63C93">
            <w:pPr>
              <w:rPr>
                <w:del w:id="5147" w:author="st1" w:date="2021-05-07T16:23:00Z"/>
                <w:rFonts w:ascii="標楷體" w:eastAsia="標楷體" w:hAnsi="標楷體"/>
                <w:lang w:eastAsia="x-none"/>
              </w:rPr>
            </w:pPr>
            <w:del w:id="5148" w:author="st1" w:date="2021-05-07T16:23:00Z">
              <w:r w:rsidRPr="00F63C93" w:rsidDel="008508E6">
                <w:rPr>
                  <w:rFonts w:ascii="標楷體" w:eastAsia="標楷體" w:hAnsi="標楷體" w:hint="eastAsia"/>
                  <w:lang w:eastAsia="x-none"/>
                </w:rPr>
                <w:delText>i.有勾選時,可不輸入,其他不必輸入</w:delText>
              </w:r>
            </w:del>
          </w:p>
        </w:tc>
      </w:tr>
    </w:tbl>
    <w:p w14:paraId="7B91479F"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br w:type="page"/>
      </w:r>
    </w:p>
    <w:p w14:paraId="0F758B7C" w14:textId="77777777" w:rsidR="00F63C93" w:rsidRPr="00F63C93" w:rsidRDefault="00F63C93" w:rsidP="00F63C93">
      <w:pPr>
        <w:numPr>
          <w:ilvl w:val="2"/>
          <w:numId w:val="137"/>
        </w:numPr>
        <w:snapToGrid w:val="0"/>
        <w:spacing w:before="360"/>
        <w:outlineLvl w:val="2"/>
        <w:rPr>
          <w:rFonts w:ascii="標楷體" w:eastAsia="標楷體" w:hAnsi="標楷體"/>
          <w:sz w:val="32"/>
          <w:szCs w:val="20"/>
          <w:lang w:val="x-none" w:eastAsia="x-none"/>
        </w:rPr>
      </w:pPr>
      <w:r w:rsidRPr="00F63C93">
        <w:rPr>
          <w:rFonts w:ascii="標楷體" w:eastAsia="標楷體" w:hAnsi="標楷體" w:hint="eastAsia"/>
          <w:sz w:val="32"/>
          <w:szCs w:val="20"/>
          <w:lang w:val="x-none"/>
        </w:rPr>
        <w:lastRenderedPageBreak/>
        <w:t>L</w:t>
      </w:r>
      <w:r w:rsidRPr="00F63C93">
        <w:rPr>
          <w:rFonts w:ascii="標楷體" w:eastAsia="標楷體" w:hAnsi="標楷體"/>
          <w:sz w:val="32"/>
          <w:szCs w:val="20"/>
          <w:lang w:val="x-none"/>
        </w:rPr>
        <w:t>5</w:t>
      </w:r>
      <w:r w:rsidRPr="00F63C93">
        <w:rPr>
          <w:rFonts w:ascii="標楷體" w:eastAsia="標楷體" w:hAnsi="標楷體" w:hint="eastAsia"/>
          <w:sz w:val="32"/>
          <w:szCs w:val="20"/>
          <w:lang w:val="x-none"/>
        </w:rPr>
        <w:t>104</w:t>
      </w:r>
      <w:r w:rsidRPr="00F63C93">
        <w:rPr>
          <w:rFonts w:ascii="標楷體" w:eastAsia="標楷體" w:hAnsi="標楷體" w:hint="eastAsia"/>
          <w:sz w:val="32"/>
          <w:szCs w:val="20"/>
          <w:lang w:val="x-none" w:eastAsia="x-none"/>
        </w:rPr>
        <w:t xml:space="preserve">檔案借閱報表作業(列印) </w:t>
      </w:r>
      <w:ins w:id="5149" w:author="st1" w:date="2021-05-07T16:49:00Z">
        <w:r w:rsidRPr="00F63C93">
          <w:rPr>
            <w:rFonts w:ascii="標楷體" w:eastAsia="標楷體" w:hAnsi="標楷體" w:hint="eastAsia"/>
            <w:sz w:val="32"/>
            <w:szCs w:val="20"/>
            <w:lang w:val="x-none"/>
          </w:rPr>
          <w:t>***</w:t>
        </w:r>
      </w:ins>
    </w:p>
    <w:p w14:paraId="2B74DD1B" w14:textId="77777777" w:rsidR="00F63C93" w:rsidRPr="00F63C93" w:rsidRDefault="00F63C93" w:rsidP="00F63C93">
      <w:pPr>
        <w:numPr>
          <w:ilvl w:val="0"/>
          <w:numId w:val="126"/>
        </w:numPr>
        <w:tabs>
          <w:tab w:val="num" w:pos="360"/>
        </w:tabs>
        <w:snapToGrid w:val="0"/>
        <w:ind w:left="1418" w:firstLine="0"/>
        <w:rPr>
          <w:rFonts w:eastAsia="標楷體"/>
          <w:sz w:val="26"/>
          <w:lang w:eastAsia="x-none"/>
        </w:rPr>
      </w:pPr>
      <w:r w:rsidRPr="00F63C93">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63C93" w:rsidRPr="00F63C93" w14:paraId="5CA20B9D"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3D530C1B"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功能名稱 </w:t>
            </w:r>
          </w:p>
        </w:tc>
        <w:tc>
          <w:tcPr>
            <w:tcW w:w="6318" w:type="dxa"/>
            <w:tcBorders>
              <w:top w:val="single" w:sz="8" w:space="0" w:color="000000"/>
              <w:left w:val="single" w:sz="8" w:space="0" w:color="000000"/>
              <w:bottom w:val="single" w:sz="8" w:space="0" w:color="000000"/>
            </w:tcBorders>
          </w:tcPr>
          <w:p w14:paraId="36044399" w14:textId="77777777" w:rsidR="00F63C93" w:rsidRPr="00F63C93" w:rsidRDefault="00F63C93" w:rsidP="00F63C93">
            <w:pPr>
              <w:rPr>
                <w:rFonts w:ascii="標楷體" w:eastAsia="標楷體" w:hAnsi="標楷體"/>
                <w:lang w:eastAsia="x-none"/>
              </w:rPr>
            </w:pPr>
            <w:del w:id="5150" w:author="st1" w:date="2021-05-07T16:26:00Z">
              <w:r w:rsidRPr="00F63C93" w:rsidDel="008508E6">
                <w:rPr>
                  <w:rFonts w:ascii="標楷體" w:eastAsia="標楷體" w:hAnsi="標楷體" w:hint="eastAsia"/>
                  <w:lang w:eastAsia="x-none"/>
                </w:rPr>
                <w:delText>檔案借閱作業-</w:delText>
              </w:r>
            </w:del>
            <w:r w:rsidRPr="00F63C93">
              <w:rPr>
                <w:rFonts w:ascii="標楷體" w:eastAsia="標楷體" w:hAnsi="標楷體" w:hint="eastAsia"/>
                <w:lang w:eastAsia="x-none"/>
              </w:rPr>
              <w:t>檔案借閱報表作業(列印)</w:t>
            </w:r>
          </w:p>
        </w:tc>
      </w:tr>
      <w:tr w:rsidR="00F63C93" w:rsidRPr="00F63C93" w14:paraId="344D90D1" w14:textId="77777777" w:rsidTr="00067F94">
        <w:trPr>
          <w:trHeight w:val="277"/>
        </w:trPr>
        <w:tc>
          <w:tcPr>
            <w:tcW w:w="1548" w:type="dxa"/>
            <w:tcBorders>
              <w:top w:val="single" w:sz="8" w:space="0" w:color="000000"/>
              <w:bottom w:val="single" w:sz="8" w:space="0" w:color="000000"/>
              <w:right w:val="single" w:sz="8" w:space="0" w:color="000000"/>
            </w:tcBorders>
            <w:shd w:val="clear" w:color="auto" w:fill="F3F3F3"/>
          </w:tcPr>
          <w:p w14:paraId="4FA4675E"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進入條件</w:t>
            </w:r>
          </w:p>
        </w:tc>
        <w:tc>
          <w:tcPr>
            <w:tcW w:w="6318" w:type="dxa"/>
            <w:tcBorders>
              <w:top w:val="single" w:sz="8" w:space="0" w:color="000000"/>
              <w:left w:val="single" w:sz="8" w:space="0" w:color="000000"/>
              <w:bottom w:val="single" w:sz="8" w:space="0" w:color="000000"/>
            </w:tcBorders>
          </w:tcPr>
          <w:p w14:paraId="711E591D" w14:textId="77777777" w:rsidR="00F63C93" w:rsidRPr="00F63C93" w:rsidRDefault="00F63C93" w:rsidP="00F63C93">
            <w:pPr>
              <w:rPr>
                <w:rFonts w:ascii="標楷體" w:eastAsia="標楷體" w:hAnsi="標楷體"/>
                <w:lang w:eastAsia="x-none"/>
              </w:rPr>
            </w:pPr>
            <w:ins w:id="5151" w:author="st1" w:date="2021-05-07T16:26:00Z">
              <w:r w:rsidRPr="00F63C93">
                <w:rPr>
                  <w:rFonts w:ascii="標楷體" w:eastAsia="標楷體" w:hAnsi="標楷體" w:hint="eastAsia"/>
                </w:rPr>
                <w:t>產製</w:t>
              </w:r>
              <w:r w:rsidRPr="00F63C93">
                <w:rPr>
                  <w:rFonts w:ascii="標楷體" w:eastAsia="標楷體" w:hAnsi="標楷體" w:hint="eastAsia"/>
                  <w:lang w:eastAsia="x-none"/>
                </w:rPr>
                <w:t>檔案借閱報表</w:t>
              </w:r>
            </w:ins>
          </w:p>
        </w:tc>
      </w:tr>
      <w:tr w:rsidR="00F63C93" w:rsidRPr="00F63C93" w14:paraId="16D16F9F" w14:textId="77777777" w:rsidTr="00067F94">
        <w:trPr>
          <w:trHeight w:val="773"/>
        </w:trPr>
        <w:tc>
          <w:tcPr>
            <w:tcW w:w="1548" w:type="dxa"/>
            <w:tcBorders>
              <w:top w:val="single" w:sz="8" w:space="0" w:color="000000"/>
              <w:bottom w:val="single" w:sz="8" w:space="0" w:color="000000"/>
              <w:right w:val="single" w:sz="8" w:space="0" w:color="000000"/>
            </w:tcBorders>
            <w:shd w:val="clear" w:color="auto" w:fill="F3F3F3"/>
          </w:tcPr>
          <w:p w14:paraId="1EB96F54"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基本流程 </w:t>
            </w:r>
          </w:p>
        </w:tc>
        <w:tc>
          <w:tcPr>
            <w:tcW w:w="6318" w:type="dxa"/>
            <w:tcBorders>
              <w:top w:val="single" w:sz="8" w:space="0" w:color="000000"/>
              <w:left w:val="single" w:sz="8" w:space="0" w:color="000000"/>
              <w:bottom w:val="single" w:sz="8" w:space="0" w:color="000000"/>
            </w:tcBorders>
          </w:tcPr>
          <w:p w14:paraId="4AF0B558" w14:textId="77777777" w:rsidR="00F63C93" w:rsidRPr="00F63C93" w:rsidDel="003768C8" w:rsidRDefault="00F63C93" w:rsidP="00F63C93">
            <w:pPr>
              <w:rPr>
                <w:ins w:id="5152" w:author="st1" w:date="2021-05-07T16:26:00Z"/>
                <w:del w:id="5153" w:author="黃梓峻" w:date="2021-06-28T12:47:00Z"/>
                <w:rFonts w:ascii="標楷體" w:eastAsia="標楷體" w:hAnsi="標楷體"/>
              </w:rPr>
            </w:pPr>
            <w:ins w:id="5154" w:author="st1" w:date="2021-05-07T16:26:00Z">
              <w:r w:rsidRPr="00F63C93">
                <w:rPr>
                  <w:rFonts w:ascii="標楷體" w:eastAsia="標楷體" w:hAnsi="標楷體" w:hint="eastAsia"/>
                  <w:lang w:eastAsia="zh-HK"/>
                </w:rPr>
                <w:t>參考「</w:t>
              </w:r>
            </w:ins>
            <w:r w:rsidRPr="00F63C93">
              <w:rPr>
                <w:rFonts w:ascii="標楷體" w:eastAsia="標楷體" w:hAnsi="標楷體" w:hint="eastAsia"/>
                <w:lang w:eastAsia="zh-HK"/>
              </w:rPr>
              <w:t>作業流程</w:t>
            </w:r>
            <w:r w:rsidRPr="00F63C93">
              <w:rPr>
                <w:rFonts w:ascii="標楷體" w:eastAsia="標楷體" w:hAnsi="標楷體" w:hint="eastAsia"/>
              </w:rPr>
              <w:t>.</w:t>
            </w:r>
            <w:ins w:id="5155" w:author="st1" w:date="2021-05-07T16:26:00Z">
              <w:r w:rsidRPr="00F63C93">
                <w:rPr>
                  <w:rFonts w:ascii="標楷體" w:eastAsia="標楷體" w:hAnsi="標楷體" w:hint="eastAsia"/>
                  <w:lang w:eastAsia="x-none"/>
                </w:rPr>
                <w:t>檔案借閱</w:t>
              </w:r>
              <w:r w:rsidRPr="00F63C93">
                <w:rPr>
                  <w:rFonts w:ascii="標楷體" w:eastAsia="標楷體" w:hAnsi="標楷體" w:hint="eastAsia"/>
                  <w:lang w:eastAsia="zh-HK"/>
                </w:rPr>
                <w:t>」流程</w:t>
              </w:r>
            </w:ins>
          </w:p>
          <w:p w14:paraId="0F69C3EB" w14:textId="77777777" w:rsidR="00F63C93" w:rsidRPr="00F63C93" w:rsidDel="003768C8" w:rsidRDefault="00F63C93" w:rsidP="00F63C93">
            <w:pPr>
              <w:rPr>
                <w:ins w:id="5156" w:author="st1" w:date="2021-05-07T16:26:00Z"/>
                <w:del w:id="5157" w:author="黃梓峻" w:date="2021-06-28T12:47:00Z"/>
                <w:rFonts w:ascii="標楷體" w:eastAsia="標楷體" w:hAnsi="標楷體"/>
              </w:rPr>
            </w:pPr>
            <w:ins w:id="5158" w:author="st1" w:date="2021-05-07T16:26:00Z">
              <w:del w:id="5159" w:author="黃梓峻" w:date="2021-06-28T12:47:00Z">
                <w:r w:rsidRPr="00F63C93" w:rsidDel="003768C8">
                  <w:rPr>
                    <w:rFonts w:ascii="標楷體" w:eastAsia="標楷體" w:hAnsi="標楷體" w:hint="eastAsia"/>
                  </w:rPr>
                  <w:delText>1.</w:delText>
                </w:r>
              </w:del>
            </w:ins>
            <w:ins w:id="5160" w:author="st1" w:date="2021-05-07T16:27:00Z">
              <w:del w:id="5161" w:author="黃梓峻" w:date="2021-06-28T12:47:00Z">
                <w:r w:rsidRPr="00F63C93" w:rsidDel="003768C8">
                  <w:rPr>
                    <w:rFonts w:ascii="標楷體" w:eastAsia="標楷體" w:hAnsi="標楷體" w:hint="eastAsia"/>
                    <w:lang w:eastAsia="zh-HK"/>
                  </w:rPr>
                  <w:delText>查詢</w:delText>
                </w:r>
              </w:del>
            </w:ins>
            <w:ins w:id="5162" w:author="st1" w:date="2021-05-07T16:26:00Z">
              <w:del w:id="5163" w:author="黃梓峻" w:date="2021-06-28T12:47:00Z">
                <w:r w:rsidRPr="00F63C93" w:rsidDel="003768C8">
                  <w:rPr>
                    <w:rFonts w:ascii="標楷體" w:eastAsia="標楷體" w:hAnsi="標楷體" w:hint="eastAsia"/>
                    <w:color w:val="000000"/>
                  </w:rPr>
                  <w:delText>檔案借閱檔</w:delText>
                </w:r>
                <w:r w:rsidRPr="00F63C93" w:rsidDel="003768C8">
                  <w:rPr>
                    <w:rFonts w:ascii="標楷體" w:eastAsia="標楷體" w:hAnsi="標楷體" w:hint="eastAsia"/>
                  </w:rPr>
                  <w:delText>(</w:delText>
                </w:r>
                <w:r w:rsidRPr="00F63C93" w:rsidDel="003768C8">
                  <w:rPr>
                    <w:rFonts w:ascii="標楷體" w:eastAsia="標楷體" w:hAnsi="標楷體" w:hint="eastAsia"/>
                    <w:color w:val="000000"/>
                  </w:rPr>
                  <w:delText>InnDocRecord</w:delText>
                </w:r>
                <w:r w:rsidRPr="00F63C93" w:rsidDel="003768C8">
                  <w:rPr>
                    <w:rFonts w:ascii="標楷體" w:eastAsia="標楷體" w:hAnsi="標楷體"/>
                  </w:rPr>
                  <w:delText>)</w:delText>
                </w:r>
              </w:del>
            </w:ins>
          </w:p>
          <w:p w14:paraId="678DC4C4" w14:textId="77777777" w:rsidR="00F63C93" w:rsidRPr="00F63C93" w:rsidDel="003768C8" w:rsidRDefault="00F63C93" w:rsidP="00F63C93">
            <w:pPr>
              <w:rPr>
                <w:ins w:id="5164" w:author="st1" w:date="2021-05-07T16:29:00Z"/>
                <w:del w:id="5165" w:author="黃梓峻" w:date="2021-06-28T12:47:00Z"/>
                <w:rFonts w:ascii="標楷體" w:eastAsia="標楷體" w:hAnsi="標楷體"/>
                <w:lang w:eastAsia="zh-HK"/>
              </w:rPr>
            </w:pPr>
            <w:ins w:id="5166" w:author="st1" w:date="2021-05-07T16:26:00Z">
              <w:del w:id="5167" w:author="黃梓峻" w:date="2021-06-28T12:47:00Z">
                <w:r w:rsidRPr="00F63C93" w:rsidDel="003768C8">
                  <w:rPr>
                    <w:rFonts w:ascii="標楷體" w:eastAsia="標楷體" w:hAnsi="標楷體"/>
                  </w:rPr>
                  <w:delText>2</w:delText>
                </w:r>
                <w:r w:rsidRPr="00F63C93" w:rsidDel="003768C8">
                  <w:rPr>
                    <w:rFonts w:ascii="標楷體" w:eastAsia="標楷體" w:hAnsi="標楷體" w:hint="eastAsia"/>
                  </w:rPr>
                  <w:delText>.</w:delText>
                </w:r>
              </w:del>
            </w:ins>
            <w:ins w:id="5168" w:author="st1" w:date="2021-05-07T16:27:00Z">
              <w:del w:id="5169" w:author="黃梓峻" w:date="2021-06-28T12:47:00Z">
                <w:r w:rsidRPr="00F63C93" w:rsidDel="003768C8">
                  <w:rPr>
                    <w:rFonts w:ascii="標楷體" w:eastAsia="標楷體" w:hAnsi="標楷體" w:hint="eastAsia"/>
                    <w:lang w:eastAsia="zh-HK"/>
                  </w:rPr>
                  <w:delText>依據輸入查詢條件</w:delText>
                </w:r>
                <w:r w:rsidRPr="00F63C93" w:rsidDel="003768C8">
                  <w:rPr>
                    <w:rFonts w:ascii="標楷體" w:eastAsia="標楷體" w:hAnsi="標楷體" w:hint="eastAsia"/>
                  </w:rPr>
                  <w:delText>,</w:delText>
                </w:r>
                <w:r w:rsidRPr="00F63C93" w:rsidDel="003768C8">
                  <w:rPr>
                    <w:rFonts w:ascii="標楷體" w:eastAsia="標楷體" w:hAnsi="標楷體" w:hint="eastAsia"/>
                    <w:lang w:eastAsia="zh-HK"/>
                  </w:rPr>
                  <w:delText>輸出查詢資料</w:delText>
                </w:r>
              </w:del>
            </w:ins>
          </w:p>
          <w:p w14:paraId="44C28E76" w14:textId="77777777" w:rsidR="00F63C93" w:rsidRPr="00F63C93" w:rsidDel="003768C8" w:rsidRDefault="00F63C93" w:rsidP="00F63C93">
            <w:pPr>
              <w:rPr>
                <w:ins w:id="5170" w:author="st1" w:date="2021-05-07T16:30:00Z"/>
                <w:del w:id="5171" w:author="黃梓峻" w:date="2021-06-28T12:47:00Z"/>
                <w:rFonts w:ascii="標楷體" w:eastAsia="標楷體" w:hAnsi="標楷體"/>
                <w:lang w:eastAsia="zh-HK"/>
              </w:rPr>
            </w:pPr>
            <w:ins w:id="5172" w:author="st1" w:date="2021-05-07T16:29:00Z">
              <w:del w:id="5173" w:author="黃梓峻" w:date="2021-06-28T12:47:00Z">
                <w:r w:rsidRPr="00F63C93" w:rsidDel="003768C8">
                  <w:rPr>
                    <w:rFonts w:ascii="標楷體" w:eastAsia="標楷體" w:hAnsi="標楷體" w:hint="eastAsia"/>
                  </w:rPr>
                  <w:delText xml:space="preserve">  (1).</w:delText>
                </w:r>
              </w:del>
            </w:ins>
            <w:ins w:id="5174" w:author="st1" w:date="2021-05-07T16:30:00Z">
              <w:del w:id="5175" w:author="黃梓峻" w:date="2021-06-28T12:47:00Z">
                <w:r w:rsidRPr="00F63C93" w:rsidDel="003768C8">
                  <w:rPr>
                    <w:rFonts w:ascii="標楷體" w:eastAsia="標楷體" w:hAnsi="標楷體" w:hint="eastAsia"/>
                  </w:rPr>
                  <w:delText>借閱日期(</w:delText>
                </w:r>
                <w:r w:rsidRPr="00F63C93" w:rsidDel="003768C8">
                  <w:rPr>
                    <w:rFonts w:ascii="標楷體" w:eastAsia="標楷體" w:hAnsi="標楷體"/>
                  </w:rPr>
                  <w:delText>ApplDate</w:delText>
                </w:r>
                <w:r w:rsidRPr="00F63C93" w:rsidDel="003768C8">
                  <w:rPr>
                    <w:rFonts w:ascii="標楷體" w:eastAsia="標楷體" w:hAnsi="標楷體" w:hint="eastAsia"/>
                  </w:rPr>
                  <w:delText>)符合</w:delText>
                </w:r>
                <w:r w:rsidRPr="00F63C93" w:rsidDel="003768C8">
                  <w:rPr>
                    <w:rFonts w:ascii="標楷體" w:eastAsia="標楷體" w:hAnsi="標楷體" w:hint="eastAsia"/>
                    <w:lang w:eastAsia="zh-HK"/>
                  </w:rPr>
                  <w:delText>輸入條件「</w:delText>
                </w:r>
                <w:r w:rsidRPr="00F63C93" w:rsidDel="003768C8">
                  <w:rPr>
                    <w:rFonts w:ascii="標楷體" w:eastAsia="標楷體" w:hAnsi="標楷體" w:hint="eastAsia"/>
                  </w:rPr>
                  <w:delText>開始日期</w:delText>
                </w:r>
                <w:r w:rsidRPr="00F63C93" w:rsidDel="003768C8">
                  <w:rPr>
                    <w:rFonts w:ascii="標楷體" w:eastAsia="標楷體" w:hAnsi="標楷體" w:hint="eastAsia"/>
                    <w:lang w:eastAsia="zh-HK"/>
                  </w:rPr>
                  <w:delText>」區</w:delText>
                </w:r>
              </w:del>
            </w:ins>
          </w:p>
          <w:p w14:paraId="76E016FC" w14:textId="77777777" w:rsidR="00F63C93" w:rsidRPr="00F63C93" w:rsidDel="003768C8" w:rsidRDefault="00F63C93" w:rsidP="00F63C93">
            <w:pPr>
              <w:rPr>
                <w:ins w:id="5176" w:author="st1" w:date="2021-05-07T16:30:00Z"/>
                <w:del w:id="5177" w:author="黃梓峻" w:date="2021-06-28T12:47:00Z"/>
                <w:rFonts w:ascii="標楷體" w:eastAsia="標楷體" w:hAnsi="標楷體"/>
                <w:lang w:eastAsia="zh-HK"/>
              </w:rPr>
            </w:pPr>
            <w:ins w:id="5178" w:author="st1" w:date="2021-05-07T16:30:00Z">
              <w:del w:id="5179" w:author="黃梓峻" w:date="2021-06-28T12:47:00Z">
                <w:r w:rsidRPr="00F63C93" w:rsidDel="003768C8">
                  <w:rPr>
                    <w:rFonts w:ascii="標楷體" w:eastAsia="標楷體" w:hAnsi="標楷體" w:hint="eastAsia"/>
                  </w:rPr>
                  <w:delText xml:space="preserve">      </w:delText>
                </w:r>
                <w:r w:rsidRPr="00F63C93" w:rsidDel="003768C8">
                  <w:rPr>
                    <w:rFonts w:ascii="標楷體" w:eastAsia="標楷體" w:hAnsi="標楷體" w:hint="eastAsia"/>
                    <w:lang w:eastAsia="zh-HK"/>
                  </w:rPr>
                  <w:delText>間</w:delText>
                </w:r>
              </w:del>
            </w:ins>
          </w:p>
          <w:p w14:paraId="0DDEC4C0" w14:textId="77777777" w:rsidR="00F63C93" w:rsidRPr="00F63C93" w:rsidDel="003768C8" w:rsidRDefault="00F63C93" w:rsidP="00F63C93">
            <w:pPr>
              <w:rPr>
                <w:ins w:id="5180" w:author="st1" w:date="2021-05-07T16:31:00Z"/>
                <w:del w:id="5181" w:author="黃梓峻" w:date="2021-06-28T12:47:00Z"/>
                <w:rFonts w:ascii="標楷體" w:eastAsia="標楷體" w:hAnsi="標楷體"/>
                <w:lang w:eastAsia="zh-HK"/>
              </w:rPr>
            </w:pPr>
            <w:ins w:id="5182" w:author="st1" w:date="2021-05-07T16:30:00Z">
              <w:del w:id="5183" w:author="黃梓峻" w:date="2021-06-28T12:47:00Z">
                <w:r w:rsidRPr="00F63C93" w:rsidDel="003768C8">
                  <w:rPr>
                    <w:rFonts w:ascii="標楷體" w:eastAsia="標楷體" w:hAnsi="標楷體" w:hint="eastAsia"/>
                  </w:rPr>
                  <w:delText xml:space="preserve">  (2</w:delText>
                </w:r>
              </w:del>
            </w:ins>
            <w:ins w:id="5184" w:author="st1" w:date="2021-05-07T16:31:00Z">
              <w:del w:id="5185" w:author="黃梓峻" w:date="2021-06-28T12:47:00Z">
                <w:r w:rsidRPr="00F63C93" w:rsidDel="003768C8">
                  <w:rPr>
                    <w:rFonts w:ascii="標楷體" w:eastAsia="標楷體" w:hAnsi="標楷體" w:hint="eastAsia"/>
                  </w:rPr>
                  <w:delText>).</w:delText>
                </w:r>
                <w:r w:rsidRPr="00F63C93" w:rsidDel="003768C8">
                  <w:rPr>
                    <w:rFonts w:ascii="標楷體" w:eastAsia="標楷體" w:hAnsi="標楷體" w:hint="eastAsia"/>
                    <w:lang w:eastAsia="zh-HK"/>
                  </w:rPr>
                  <w:delText>報表種類</w:delText>
                </w:r>
              </w:del>
            </w:ins>
          </w:p>
          <w:p w14:paraId="362EAF53" w14:textId="77777777" w:rsidR="00F63C93" w:rsidRPr="00F63C93" w:rsidDel="003768C8" w:rsidRDefault="00F63C93" w:rsidP="00F63C93">
            <w:pPr>
              <w:rPr>
                <w:ins w:id="5186" w:author="st1" w:date="2021-05-07T16:37:00Z"/>
                <w:del w:id="5187" w:author="黃梓峻" w:date="2021-06-28T12:47:00Z"/>
                <w:rFonts w:ascii="標楷體" w:eastAsia="標楷體" w:hAnsi="標楷體"/>
              </w:rPr>
            </w:pPr>
            <w:ins w:id="5188" w:author="st1" w:date="2021-05-07T16:31:00Z">
              <w:del w:id="5189" w:author="黃梓峻" w:date="2021-06-28T12:47:00Z">
                <w:r w:rsidRPr="00F63C93" w:rsidDel="003768C8">
                  <w:rPr>
                    <w:rFonts w:ascii="標楷體" w:eastAsia="標楷體" w:hAnsi="標楷體" w:hint="eastAsia"/>
                  </w:rPr>
                  <w:delText xml:space="preserve">      (A).</w:delText>
                </w:r>
                <w:r w:rsidRPr="00F63C93" w:rsidDel="003768C8">
                  <w:rPr>
                    <w:rFonts w:ascii="標楷體" w:eastAsia="標楷體" w:hAnsi="標楷體" w:hint="eastAsia"/>
                    <w:lang w:eastAsia="x-none"/>
                  </w:rPr>
                  <w:delText>未歸還月報表</w:delText>
                </w:r>
              </w:del>
            </w:ins>
            <w:ins w:id="5190" w:author="st1" w:date="2021-05-07T16:32:00Z">
              <w:del w:id="5191" w:author="黃梓峻" w:date="2021-06-28T12:47:00Z">
                <w:r w:rsidRPr="00F63C93" w:rsidDel="003768C8">
                  <w:rPr>
                    <w:rFonts w:ascii="標楷體" w:eastAsia="標楷體" w:hAnsi="標楷體" w:hint="eastAsia"/>
                  </w:rPr>
                  <w:delText>：</w:delText>
                </w:r>
              </w:del>
            </w:ins>
            <w:ins w:id="5192" w:author="st1" w:date="2021-05-07T16:33:00Z">
              <w:del w:id="5193" w:author="黃梓峻" w:date="2021-06-28T12:47:00Z">
                <w:r w:rsidRPr="00F63C93" w:rsidDel="003768C8">
                  <w:rPr>
                    <w:rFonts w:ascii="標楷體" w:eastAsia="標楷體" w:hAnsi="標楷體" w:hint="eastAsia"/>
                  </w:rPr>
                  <w:delText>同戶號</w:delText>
                </w:r>
              </w:del>
            </w:ins>
            <w:ins w:id="5194" w:author="st1" w:date="2021-05-07T16:35:00Z">
              <w:del w:id="5195" w:author="黃梓峻" w:date="2021-06-28T12:47:00Z">
                <w:r w:rsidRPr="00F63C93" w:rsidDel="003768C8">
                  <w:rPr>
                    <w:rFonts w:ascii="標楷體" w:eastAsia="標楷體" w:hAnsi="標楷體" w:hint="eastAsia"/>
                  </w:rPr>
                  <w:delText>(</w:delText>
                </w:r>
              </w:del>
            </w:ins>
            <w:ins w:id="5196" w:author="st1" w:date="2021-05-07T16:36:00Z">
              <w:del w:id="5197" w:author="黃梓峻" w:date="2021-06-28T12:47:00Z">
                <w:r w:rsidRPr="00F63C93" w:rsidDel="003768C8">
                  <w:rPr>
                    <w:rFonts w:ascii="標楷體" w:eastAsia="標楷體" w:hAnsi="標楷體"/>
                  </w:rPr>
                  <w:delText>CustNo</w:delText>
                </w:r>
              </w:del>
            </w:ins>
            <w:ins w:id="5198" w:author="st1" w:date="2021-05-07T16:35:00Z">
              <w:del w:id="5199" w:author="黃梓峻" w:date="2021-06-28T12:47:00Z">
                <w:r w:rsidRPr="00F63C93" w:rsidDel="003768C8">
                  <w:rPr>
                    <w:rFonts w:ascii="標楷體" w:eastAsia="標楷體" w:hAnsi="標楷體" w:hint="eastAsia"/>
                  </w:rPr>
                  <w:delText>)</w:delText>
                </w:r>
              </w:del>
            </w:ins>
            <w:ins w:id="5200" w:author="st1" w:date="2021-05-07T16:34:00Z">
              <w:del w:id="5201" w:author="黃梓峻" w:date="2021-06-28T12:47:00Z">
                <w:r w:rsidRPr="00F63C93" w:rsidDel="003768C8">
                  <w:rPr>
                    <w:rFonts w:ascii="標楷體" w:eastAsia="標楷體" w:hAnsi="標楷體" w:hint="eastAsia"/>
                  </w:rPr>
                  <w:delText>、</w:delText>
                </w:r>
              </w:del>
            </w:ins>
            <w:ins w:id="5202" w:author="st1" w:date="2021-05-07T16:33:00Z">
              <w:del w:id="5203" w:author="黃梓峻" w:date="2021-06-28T12:47:00Z">
                <w:r w:rsidRPr="00F63C93" w:rsidDel="003768C8">
                  <w:rPr>
                    <w:rFonts w:ascii="標楷體" w:eastAsia="標楷體" w:hAnsi="標楷體" w:hint="eastAsia"/>
                  </w:rPr>
                  <w:delText>額度</w:delText>
                </w:r>
              </w:del>
            </w:ins>
          </w:p>
          <w:p w14:paraId="3808D81F" w14:textId="77777777" w:rsidR="00F63C93" w:rsidRPr="00F63C93" w:rsidDel="003768C8" w:rsidRDefault="00F63C93" w:rsidP="00F63C93">
            <w:pPr>
              <w:rPr>
                <w:ins w:id="5204" w:author="st1" w:date="2021-05-07T16:37:00Z"/>
                <w:del w:id="5205" w:author="黃梓峻" w:date="2021-06-28T12:47:00Z"/>
                <w:rFonts w:ascii="標楷體" w:eastAsia="標楷體" w:hAnsi="標楷體"/>
              </w:rPr>
            </w:pPr>
            <w:ins w:id="5206" w:author="st1" w:date="2021-05-07T16:37:00Z">
              <w:del w:id="5207" w:author="黃梓峻" w:date="2021-06-28T12:47:00Z">
                <w:r w:rsidRPr="00F63C93" w:rsidDel="003768C8">
                  <w:rPr>
                    <w:rFonts w:ascii="標楷體" w:eastAsia="標楷體" w:hAnsi="標楷體" w:hint="eastAsia"/>
                  </w:rPr>
                  <w:delText xml:space="preserve">          </w:delText>
                </w:r>
              </w:del>
            </w:ins>
            <w:ins w:id="5208" w:author="st1" w:date="2021-05-07T16:36:00Z">
              <w:del w:id="5209" w:author="黃梓峻" w:date="2021-06-28T12:47:00Z">
                <w:r w:rsidRPr="00F63C93" w:rsidDel="003768C8">
                  <w:rPr>
                    <w:rFonts w:ascii="標楷體" w:eastAsia="標楷體" w:hAnsi="標楷體" w:hint="eastAsia"/>
                  </w:rPr>
                  <w:delText>(</w:delText>
                </w:r>
                <w:r w:rsidRPr="00F63C93" w:rsidDel="003768C8">
                  <w:rPr>
                    <w:rFonts w:ascii="標楷體" w:eastAsia="標楷體" w:hAnsi="標楷體"/>
                  </w:rPr>
                  <w:delText>FacmNo</w:delText>
                </w:r>
                <w:r w:rsidRPr="00F63C93" w:rsidDel="003768C8">
                  <w:rPr>
                    <w:rFonts w:ascii="標楷體" w:eastAsia="標楷體" w:hAnsi="標楷體" w:hint="eastAsia"/>
                  </w:rPr>
                  <w:delText>)</w:delText>
                </w:r>
              </w:del>
            </w:ins>
            <w:ins w:id="5210" w:author="st1" w:date="2021-05-07T16:34:00Z">
              <w:del w:id="5211" w:author="黃梓峻" w:date="2021-06-28T12:47:00Z">
                <w:r w:rsidRPr="00F63C93" w:rsidDel="003768C8">
                  <w:rPr>
                    <w:rFonts w:ascii="標楷體" w:eastAsia="標楷體" w:hAnsi="標楷體" w:hint="eastAsia"/>
                  </w:rPr>
                  <w:delText>、</w:delText>
                </w:r>
              </w:del>
            </w:ins>
            <w:ins w:id="5212" w:author="st1" w:date="2021-05-07T16:33:00Z">
              <w:del w:id="5213" w:author="黃梓峻" w:date="2021-06-28T12:47:00Z">
                <w:r w:rsidRPr="00F63C93" w:rsidDel="003768C8">
                  <w:rPr>
                    <w:rFonts w:ascii="標楷體" w:eastAsia="標楷體" w:hAnsi="標楷體" w:hint="eastAsia"/>
                  </w:rPr>
                  <w:delText>借閱日期</w:delText>
                </w:r>
              </w:del>
            </w:ins>
            <w:ins w:id="5214" w:author="st1" w:date="2021-05-07T16:36:00Z">
              <w:del w:id="5215" w:author="黃梓峻" w:date="2021-06-28T12:47:00Z">
                <w:r w:rsidRPr="00F63C93" w:rsidDel="003768C8">
                  <w:rPr>
                    <w:rFonts w:ascii="標楷體" w:eastAsia="標楷體" w:hAnsi="標楷體" w:hint="eastAsia"/>
                  </w:rPr>
                  <w:delText>(</w:delText>
                </w:r>
                <w:r w:rsidRPr="00F63C93" w:rsidDel="003768C8">
                  <w:rPr>
                    <w:rFonts w:ascii="標楷體" w:eastAsia="標楷體" w:hAnsi="標楷體"/>
                  </w:rPr>
                  <w:delText>ApplDate</w:delText>
                </w:r>
                <w:r w:rsidRPr="00F63C93" w:rsidDel="003768C8">
                  <w:rPr>
                    <w:rFonts w:ascii="標楷體" w:eastAsia="標楷體" w:hAnsi="標楷體" w:hint="eastAsia"/>
                  </w:rPr>
                  <w:delText>)</w:delText>
                </w:r>
              </w:del>
            </w:ins>
            <w:ins w:id="5216" w:author="st1" w:date="2021-05-07T16:34:00Z">
              <w:del w:id="5217" w:author="黃梓峻" w:date="2021-06-28T12:47:00Z">
                <w:r w:rsidRPr="00F63C93" w:rsidDel="003768C8">
                  <w:rPr>
                    <w:rFonts w:ascii="標楷體" w:eastAsia="標楷體" w:hAnsi="標楷體" w:hint="eastAsia"/>
                  </w:rPr>
                  <w:delText>，</w:delText>
                </w:r>
              </w:del>
            </w:ins>
            <w:ins w:id="5218" w:author="st1" w:date="2021-05-07T16:35:00Z">
              <w:del w:id="5219" w:author="黃梓峻" w:date="2021-06-28T12:47:00Z">
                <w:r w:rsidRPr="00F63C93" w:rsidDel="003768C8">
                  <w:rPr>
                    <w:rFonts w:ascii="標楷體" w:eastAsia="標楷體" w:hAnsi="標楷體" w:hint="eastAsia"/>
                  </w:rPr>
                  <w:delText>申請或歸還</w:delText>
                </w:r>
              </w:del>
            </w:ins>
          </w:p>
          <w:p w14:paraId="4657F65A" w14:textId="77777777" w:rsidR="00F63C93" w:rsidRPr="00F63C93" w:rsidDel="003768C8" w:rsidRDefault="00F63C93" w:rsidP="00F63C93">
            <w:pPr>
              <w:rPr>
                <w:ins w:id="5220" w:author="st1" w:date="2021-05-07T16:31:00Z"/>
                <w:del w:id="5221" w:author="黃梓峻" w:date="2021-06-28T12:47:00Z"/>
                <w:rFonts w:ascii="標楷體" w:eastAsia="標楷體" w:hAnsi="標楷體"/>
              </w:rPr>
            </w:pPr>
            <w:ins w:id="5222" w:author="st1" w:date="2021-05-07T16:37:00Z">
              <w:del w:id="5223" w:author="黃梓峻" w:date="2021-06-28T12:47:00Z">
                <w:r w:rsidRPr="00F63C93" w:rsidDel="003768C8">
                  <w:rPr>
                    <w:rFonts w:ascii="標楷體" w:eastAsia="標楷體" w:hAnsi="標楷體" w:hint="eastAsia"/>
                  </w:rPr>
                  <w:delText xml:space="preserve">          </w:delText>
                </w:r>
              </w:del>
            </w:ins>
            <w:ins w:id="5224" w:author="st1" w:date="2021-05-07T16:35:00Z">
              <w:del w:id="5225" w:author="黃梓峻" w:date="2021-06-28T12:47:00Z">
                <w:r w:rsidRPr="00F63C93" w:rsidDel="003768C8">
                  <w:rPr>
                    <w:rFonts w:ascii="標楷體" w:eastAsia="標楷體" w:hAnsi="標楷體" w:hint="eastAsia"/>
                  </w:rPr>
                  <w:delText>(</w:delText>
                </w:r>
              </w:del>
            </w:ins>
            <w:ins w:id="5226" w:author="st1" w:date="2021-05-07T16:36:00Z">
              <w:del w:id="5227" w:author="黃梓峻" w:date="2021-06-28T12:47:00Z">
                <w:r w:rsidRPr="00F63C93" w:rsidDel="003768C8">
                  <w:rPr>
                    <w:rFonts w:ascii="標楷體" w:eastAsia="標楷體" w:hAnsi="標楷體"/>
                  </w:rPr>
                  <w:delText>ApplCode</w:delText>
                </w:r>
              </w:del>
            </w:ins>
            <w:ins w:id="5228" w:author="st1" w:date="2021-05-07T16:35:00Z">
              <w:del w:id="5229" w:author="黃梓峻" w:date="2021-06-28T12:47:00Z">
                <w:r w:rsidRPr="00F63C93" w:rsidDel="003768C8">
                  <w:rPr>
                    <w:rFonts w:ascii="標楷體" w:eastAsia="標楷體" w:hAnsi="標楷體" w:hint="eastAsia"/>
                  </w:rPr>
                  <w:delText>)</w:delText>
                </w:r>
              </w:del>
            </w:ins>
            <w:ins w:id="5230" w:author="st1" w:date="2021-05-07T16:37:00Z">
              <w:del w:id="5231" w:author="黃梓峻" w:date="2021-06-28T12:47:00Z">
                <w:r w:rsidRPr="00F63C93" w:rsidDel="003768C8">
                  <w:rPr>
                    <w:rFonts w:ascii="標楷體" w:eastAsia="標楷體" w:hAnsi="標楷體" w:hint="eastAsia"/>
                  </w:rPr>
                  <w:delText>記號</w:delText>
                </w:r>
              </w:del>
            </w:ins>
            <w:ins w:id="5232" w:author="st1" w:date="2021-05-07T16:36:00Z">
              <w:del w:id="5233" w:author="黃梓峻" w:date="2021-06-28T12:47:00Z">
                <w:r w:rsidRPr="00F63C93" w:rsidDel="003768C8">
                  <w:rPr>
                    <w:rFonts w:ascii="標楷體" w:eastAsia="標楷體" w:hAnsi="標楷體" w:hint="eastAsia"/>
                  </w:rPr>
                  <w:delText>無</w:delText>
                </w:r>
              </w:del>
            </w:ins>
            <w:ins w:id="5234" w:author="st1" w:date="2021-05-07T16:34:00Z">
              <w:del w:id="5235" w:author="黃梓峻" w:date="2021-06-28T12:47:00Z">
                <w:r w:rsidRPr="00F63C93" w:rsidDel="003768C8">
                  <w:rPr>
                    <w:rFonts w:ascii="標楷體" w:eastAsia="標楷體" w:hAnsi="標楷體" w:hint="eastAsia"/>
                  </w:rPr>
                  <w:delText>歸還資料者。</w:delText>
                </w:r>
              </w:del>
            </w:ins>
          </w:p>
          <w:p w14:paraId="3792B369" w14:textId="77777777" w:rsidR="00F63C93" w:rsidRPr="00F63C93" w:rsidDel="003768C8" w:rsidRDefault="00F63C93" w:rsidP="00F63C93">
            <w:pPr>
              <w:rPr>
                <w:ins w:id="5236" w:author="st1" w:date="2021-05-07T16:37:00Z"/>
                <w:del w:id="5237" w:author="黃梓峻" w:date="2021-06-28T12:47:00Z"/>
                <w:rFonts w:ascii="標楷體" w:eastAsia="標楷體" w:hAnsi="標楷體"/>
              </w:rPr>
            </w:pPr>
            <w:ins w:id="5238" w:author="st1" w:date="2021-05-07T16:31:00Z">
              <w:del w:id="5239" w:author="黃梓峻" w:date="2021-06-28T12:47:00Z">
                <w:r w:rsidRPr="00F63C93" w:rsidDel="003768C8">
                  <w:rPr>
                    <w:rFonts w:ascii="標楷體" w:eastAsia="標楷體" w:hAnsi="標楷體" w:hint="eastAsia"/>
                  </w:rPr>
                  <w:delText xml:space="preserve">      (B).</w:delText>
                </w:r>
                <w:r w:rsidRPr="00F63C93" w:rsidDel="003768C8">
                  <w:rPr>
                    <w:rFonts w:ascii="標楷體" w:eastAsia="標楷體" w:hAnsi="標楷體" w:hint="eastAsia"/>
                    <w:lang w:eastAsia="x-none"/>
                  </w:rPr>
                  <w:delText>法拍件月報表</w:delText>
                </w:r>
              </w:del>
            </w:ins>
            <w:ins w:id="5240" w:author="st1" w:date="2021-05-07T16:34:00Z">
              <w:del w:id="5241" w:author="黃梓峻" w:date="2021-06-28T12:47:00Z">
                <w:r w:rsidRPr="00F63C93" w:rsidDel="003768C8">
                  <w:rPr>
                    <w:rFonts w:ascii="標楷體" w:eastAsia="標楷體" w:hAnsi="標楷體" w:hint="eastAsia"/>
                  </w:rPr>
                  <w:delText>：</w:delText>
                </w:r>
              </w:del>
            </w:ins>
            <w:ins w:id="5242" w:author="st1" w:date="2021-05-07T16:37:00Z">
              <w:del w:id="5243" w:author="黃梓峻" w:date="2021-06-28T12:47:00Z">
                <w:r w:rsidRPr="00F63C93" w:rsidDel="003768C8">
                  <w:rPr>
                    <w:rFonts w:ascii="標楷體" w:eastAsia="標楷體" w:hAnsi="標楷體" w:hint="eastAsia"/>
                  </w:rPr>
                  <w:delText>同戶號(</w:delText>
                </w:r>
                <w:r w:rsidRPr="00F63C93" w:rsidDel="003768C8">
                  <w:rPr>
                    <w:rFonts w:ascii="標楷體" w:eastAsia="標楷體" w:hAnsi="標楷體"/>
                  </w:rPr>
                  <w:delText>CustNo</w:delText>
                </w:r>
                <w:r w:rsidRPr="00F63C93" w:rsidDel="003768C8">
                  <w:rPr>
                    <w:rFonts w:ascii="標楷體" w:eastAsia="標楷體" w:hAnsi="標楷體" w:hint="eastAsia"/>
                  </w:rPr>
                  <w:delText>)、額度</w:delText>
                </w:r>
              </w:del>
            </w:ins>
          </w:p>
          <w:p w14:paraId="11F99F62" w14:textId="77777777" w:rsidR="00F63C93" w:rsidRPr="00F63C93" w:rsidDel="003768C8" w:rsidRDefault="00F63C93" w:rsidP="00F63C93">
            <w:pPr>
              <w:rPr>
                <w:ins w:id="5244" w:author="st1" w:date="2021-05-07T16:37:00Z"/>
                <w:del w:id="5245" w:author="黃梓峻" w:date="2021-06-28T12:47:00Z"/>
                <w:rFonts w:ascii="標楷體" w:eastAsia="標楷體" w:hAnsi="標楷體"/>
              </w:rPr>
            </w:pPr>
            <w:ins w:id="5246" w:author="st1" w:date="2021-05-07T16:37:00Z">
              <w:del w:id="5247" w:author="黃梓峻" w:date="2021-06-28T12:47:00Z">
                <w:r w:rsidRPr="00F63C93" w:rsidDel="003768C8">
                  <w:rPr>
                    <w:rFonts w:ascii="標楷體" w:eastAsia="標楷體" w:hAnsi="標楷體" w:hint="eastAsia"/>
                  </w:rPr>
                  <w:delText xml:space="preserve">          (</w:delText>
                </w:r>
                <w:r w:rsidRPr="00F63C93" w:rsidDel="003768C8">
                  <w:rPr>
                    <w:rFonts w:ascii="標楷體" w:eastAsia="標楷體" w:hAnsi="標楷體"/>
                  </w:rPr>
                  <w:delText>FacmNo</w:delText>
                </w:r>
                <w:r w:rsidRPr="00F63C93" w:rsidDel="003768C8">
                  <w:rPr>
                    <w:rFonts w:ascii="標楷體" w:eastAsia="標楷體" w:hAnsi="標楷體" w:hint="eastAsia"/>
                  </w:rPr>
                  <w:delText>)、借閱日期(</w:delText>
                </w:r>
                <w:r w:rsidRPr="00F63C93" w:rsidDel="003768C8">
                  <w:rPr>
                    <w:rFonts w:ascii="標楷體" w:eastAsia="標楷體" w:hAnsi="標楷體"/>
                  </w:rPr>
                  <w:delText>ApplDate</w:delText>
                </w:r>
                <w:r w:rsidRPr="00F63C93" w:rsidDel="003768C8">
                  <w:rPr>
                    <w:rFonts w:ascii="標楷體" w:eastAsia="標楷體" w:hAnsi="標楷體" w:hint="eastAsia"/>
                  </w:rPr>
                  <w:delText>)，申請或歸還</w:delText>
                </w:r>
              </w:del>
            </w:ins>
          </w:p>
          <w:p w14:paraId="30643D15" w14:textId="77777777" w:rsidR="00F63C93" w:rsidRPr="00F63C93" w:rsidDel="003768C8" w:rsidRDefault="00F63C93" w:rsidP="00F63C93">
            <w:pPr>
              <w:rPr>
                <w:ins w:id="5248" w:author="st1" w:date="2021-05-07T16:38:00Z"/>
                <w:del w:id="5249" w:author="黃梓峻" w:date="2021-06-28T12:47:00Z"/>
                <w:rFonts w:ascii="標楷體" w:eastAsia="標楷體" w:hAnsi="標楷體"/>
              </w:rPr>
            </w:pPr>
            <w:ins w:id="5250" w:author="st1" w:date="2021-05-07T16:37:00Z">
              <w:del w:id="5251" w:author="黃梓峻" w:date="2021-06-28T12:47:00Z">
                <w:r w:rsidRPr="00F63C93" w:rsidDel="003768C8">
                  <w:rPr>
                    <w:rFonts w:ascii="標楷體" w:eastAsia="標楷體" w:hAnsi="標楷體" w:hint="eastAsia"/>
                  </w:rPr>
                  <w:delText xml:space="preserve">          (</w:delText>
                </w:r>
                <w:r w:rsidRPr="00F63C93" w:rsidDel="003768C8">
                  <w:rPr>
                    <w:rFonts w:ascii="標楷體" w:eastAsia="標楷體" w:hAnsi="標楷體"/>
                  </w:rPr>
                  <w:delText>ApplCode</w:delText>
                </w:r>
                <w:r w:rsidRPr="00F63C93" w:rsidDel="003768C8">
                  <w:rPr>
                    <w:rFonts w:ascii="標楷體" w:eastAsia="標楷體" w:hAnsi="標楷體" w:hint="eastAsia"/>
                  </w:rPr>
                  <w:delText>)記號無歸還資料且</w:delText>
                </w:r>
              </w:del>
            </w:ins>
            <w:ins w:id="5252" w:author="st1" w:date="2021-05-07T16:38:00Z">
              <w:del w:id="5253" w:author="黃梓峻" w:date="2021-06-28T12:47:00Z">
                <w:r w:rsidRPr="00F63C93" w:rsidDel="003768C8">
                  <w:rPr>
                    <w:rFonts w:ascii="標楷體" w:eastAsia="標楷體" w:hAnsi="標楷體" w:hint="eastAsia"/>
                  </w:rPr>
                  <w:delText>用途</w:delText>
                </w:r>
              </w:del>
            </w:ins>
          </w:p>
          <w:p w14:paraId="1088173D" w14:textId="77777777" w:rsidR="00F63C93" w:rsidRPr="00F63C93" w:rsidDel="003768C8" w:rsidRDefault="00F63C93" w:rsidP="00F63C93">
            <w:pPr>
              <w:rPr>
                <w:ins w:id="5254" w:author="st1" w:date="2021-05-07T16:31:00Z"/>
                <w:del w:id="5255" w:author="黃梓峻" w:date="2021-06-28T12:47:00Z"/>
                <w:rFonts w:ascii="標楷體" w:eastAsia="標楷體" w:hAnsi="標楷體"/>
              </w:rPr>
            </w:pPr>
            <w:ins w:id="5256" w:author="st1" w:date="2021-05-07T16:38:00Z">
              <w:del w:id="5257" w:author="黃梓峻" w:date="2021-06-28T12:47:00Z">
                <w:r w:rsidRPr="00F63C93" w:rsidDel="003768C8">
                  <w:rPr>
                    <w:rFonts w:ascii="標楷體" w:eastAsia="標楷體" w:hAnsi="標楷體" w:hint="eastAsia"/>
                  </w:rPr>
                  <w:delText xml:space="preserve">          (</w:delText>
                </w:r>
                <w:r w:rsidRPr="00F63C93" w:rsidDel="003768C8">
                  <w:rPr>
                    <w:rFonts w:ascii="標楷體" w:eastAsia="標楷體" w:hAnsi="標楷體"/>
                  </w:rPr>
                  <w:delText>UsageCode</w:delText>
                </w:r>
                <w:r w:rsidRPr="00F63C93" w:rsidDel="003768C8">
                  <w:rPr>
                    <w:rFonts w:ascii="標楷體" w:eastAsia="標楷體" w:hAnsi="標楷體" w:hint="eastAsia"/>
                  </w:rPr>
                  <w:delText>)</w:delText>
                </w:r>
              </w:del>
            </w:ins>
            <w:ins w:id="5258" w:author="st1" w:date="2021-05-07T16:37:00Z">
              <w:del w:id="5259" w:author="黃梓峻" w:date="2021-06-28T12:47:00Z">
                <w:r w:rsidRPr="00F63C93" w:rsidDel="003768C8">
                  <w:rPr>
                    <w:rFonts w:ascii="標楷體" w:eastAsia="標楷體" w:hAnsi="標楷體" w:hint="eastAsia"/>
                  </w:rPr>
                  <w:delText>為法拍者。</w:delText>
                </w:r>
              </w:del>
            </w:ins>
          </w:p>
          <w:p w14:paraId="4FF03303" w14:textId="77777777" w:rsidR="00F63C93" w:rsidRPr="00F63C93" w:rsidDel="003768C8" w:rsidRDefault="00F63C93" w:rsidP="00F63C93">
            <w:pPr>
              <w:rPr>
                <w:ins w:id="5260" w:author="st1" w:date="2021-05-07T16:38:00Z"/>
                <w:del w:id="5261" w:author="黃梓峻" w:date="2021-06-28T12:47:00Z"/>
                <w:rFonts w:ascii="標楷體" w:eastAsia="標楷體" w:hAnsi="標楷體"/>
              </w:rPr>
            </w:pPr>
            <w:ins w:id="5262" w:author="st1" w:date="2021-05-07T16:31:00Z">
              <w:del w:id="5263" w:author="黃梓峻" w:date="2021-06-28T12:47:00Z">
                <w:r w:rsidRPr="00F63C93" w:rsidDel="003768C8">
                  <w:rPr>
                    <w:rFonts w:ascii="標楷體" w:eastAsia="標楷體" w:hAnsi="標楷體" w:hint="eastAsia"/>
                  </w:rPr>
                  <w:delText xml:space="preserve">      (C)</w:delText>
                </w:r>
                <w:r w:rsidRPr="00F63C93" w:rsidDel="003768C8">
                  <w:rPr>
                    <w:rFonts w:ascii="標楷體" w:eastAsia="標楷體" w:hAnsi="標楷體"/>
                  </w:rPr>
                  <w:delText>.</w:delText>
                </w:r>
                <w:r w:rsidRPr="00F63C93" w:rsidDel="003768C8">
                  <w:rPr>
                    <w:rFonts w:ascii="標楷體" w:eastAsia="標楷體" w:hAnsi="標楷體" w:hint="eastAsia"/>
                    <w:lang w:eastAsia="x-none"/>
                  </w:rPr>
                  <w:delText>件數統計表</w:delText>
                </w:r>
              </w:del>
            </w:ins>
            <w:ins w:id="5264" w:author="st1" w:date="2021-05-07T16:34:00Z">
              <w:del w:id="5265" w:author="黃梓峻" w:date="2021-06-28T12:47:00Z">
                <w:r w:rsidRPr="00F63C93" w:rsidDel="003768C8">
                  <w:rPr>
                    <w:rFonts w:ascii="標楷體" w:eastAsia="標楷體" w:hAnsi="標楷體" w:hint="eastAsia"/>
                  </w:rPr>
                  <w:delText>：</w:delText>
                </w:r>
              </w:del>
            </w:ins>
            <w:ins w:id="5266" w:author="st1" w:date="2021-05-07T16:38:00Z">
              <w:del w:id="5267" w:author="黃梓峻" w:date="2021-06-28T12:47:00Z">
                <w:r w:rsidRPr="00F63C93" w:rsidDel="003768C8">
                  <w:rPr>
                    <w:rFonts w:ascii="標楷體" w:eastAsia="標楷體" w:hAnsi="標楷體" w:hint="eastAsia"/>
                  </w:rPr>
                  <w:delText>同戶號(</w:delText>
                </w:r>
                <w:r w:rsidRPr="00F63C93" w:rsidDel="003768C8">
                  <w:rPr>
                    <w:rFonts w:ascii="標楷體" w:eastAsia="標楷體" w:hAnsi="標楷體"/>
                  </w:rPr>
                  <w:delText>CustNo</w:delText>
                </w:r>
                <w:r w:rsidRPr="00F63C93" w:rsidDel="003768C8">
                  <w:rPr>
                    <w:rFonts w:ascii="標楷體" w:eastAsia="標楷體" w:hAnsi="標楷體" w:hint="eastAsia"/>
                  </w:rPr>
                  <w:delText>)、額度</w:delText>
                </w:r>
              </w:del>
            </w:ins>
          </w:p>
          <w:p w14:paraId="4CE1C83D" w14:textId="77777777" w:rsidR="00F63C93" w:rsidRPr="00F63C93" w:rsidDel="003768C8" w:rsidRDefault="00F63C93" w:rsidP="00F63C93">
            <w:pPr>
              <w:rPr>
                <w:ins w:id="5268" w:author="st1" w:date="2021-05-07T16:38:00Z"/>
                <w:del w:id="5269" w:author="黃梓峻" w:date="2021-06-28T12:47:00Z"/>
                <w:rFonts w:ascii="標楷體" w:eastAsia="標楷體" w:hAnsi="標楷體"/>
              </w:rPr>
            </w:pPr>
            <w:ins w:id="5270" w:author="st1" w:date="2021-05-07T16:38:00Z">
              <w:del w:id="5271" w:author="黃梓峻" w:date="2021-06-28T12:47:00Z">
                <w:r w:rsidRPr="00F63C93" w:rsidDel="003768C8">
                  <w:rPr>
                    <w:rFonts w:ascii="標楷體" w:eastAsia="標楷體" w:hAnsi="標楷體" w:hint="eastAsia"/>
                  </w:rPr>
                  <w:delText xml:space="preserve">          (</w:delText>
                </w:r>
                <w:r w:rsidRPr="00F63C93" w:rsidDel="003768C8">
                  <w:rPr>
                    <w:rFonts w:ascii="標楷體" w:eastAsia="標楷體" w:hAnsi="標楷體"/>
                  </w:rPr>
                  <w:delText>FacmNo</w:delText>
                </w:r>
                <w:r w:rsidRPr="00F63C93" w:rsidDel="003768C8">
                  <w:rPr>
                    <w:rFonts w:ascii="標楷體" w:eastAsia="標楷體" w:hAnsi="標楷體" w:hint="eastAsia"/>
                  </w:rPr>
                  <w:delText>)、借閱日期(</w:delText>
                </w:r>
                <w:r w:rsidRPr="00F63C93" w:rsidDel="003768C8">
                  <w:rPr>
                    <w:rFonts w:ascii="標楷體" w:eastAsia="標楷體" w:hAnsi="標楷體"/>
                  </w:rPr>
                  <w:delText>ApplDate</w:delText>
                </w:r>
                <w:r w:rsidRPr="00F63C93" w:rsidDel="003768C8">
                  <w:rPr>
                    <w:rFonts w:ascii="標楷體" w:eastAsia="標楷體" w:hAnsi="標楷體" w:hint="eastAsia"/>
                  </w:rPr>
                  <w:delText>)，申請或歸還</w:delText>
                </w:r>
              </w:del>
            </w:ins>
          </w:p>
          <w:p w14:paraId="0CCBB750" w14:textId="77777777" w:rsidR="00F63C93" w:rsidRPr="00F63C93" w:rsidDel="003768C8" w:rsidRDefault="00F63C93" w:rsidP="00F63C93">
            <w:pPr>
              <w:rPr>
                <w:ins w:id="5272" w:author="st1" w:date="2021-05-07T16:40:00Z"/>
                <w:del w:id="5273" w:author="黃梓峻" w:date="2021-06-28T12:47:00Z"/>
                <w:rFonts w:ascii="標楷體" w:eastAsia="標楷體" w:hAnsi="標楷體"/>
              </w:rPr>
            </w:pPr>
            <w:ins w:id="5274" w:author="st1" w:date="2021-05-07T16:38:00Z">
              <w:del w:id="5275" w:author="黃梓峻" w:date="2021-06-28T12:47:00Z">
                <w:r w:rsidRPr="00F63C93" w:rsidDel="003768C8">
                  <w:rPr>
                    <w:rFonts w:ascii="標楷體" w:eastAsia="標楷體" w:hAnsi="標楷體" w:hint="eastAsia"/>
                  </w:rPr>
                  <w:delText xml:space="preserve">          (</w:delText>
                </w:r>
                <w:r w:rsidRPr="00F63C93" w:rsidDel="003768C8">
                  <w:rPr>
                    <w:rFonts w:ascii="標楷體" w:eastAsia="標楷體" w:hAnsi="標楷體"/>
                  </w:rPr>
                  <w:delText>ApplCode</w:delText>
                </w:r>
                <w:r w:rsidRPr="00F63C93" w:rsidDel="003768C8">
                  <w:rPr>
                    <w:rFonts w:ascii="標楷體" w:eastAsia="標楷體" w:hAnsi="標楷體" w:hint="eastAsia"/>
                  </w:rPr>
                  <w:delText>)記號無歸還資料者，</w:delText>
                </w:r>
              </w:del>
            </w:ins>
            <w:ins w:id="5276" w:author="st1" w:date="2021-05-07T16:40:00Z">
              <w:del w:id="5277" w:author="黃梓峻" w:date="2021-06-28T12:47:00Z">
                <w:r w:rsidRPr="00F63C93" w:rsidDel="003768C8">
                  <w:rPr>
                    <w:rFonts w:ascii="標楷體" w:eastAsia="標楷體" w:hAnsi="標楷體" w:hint="eastAsia"/>
                  </w:rPr>
                  <w:delText>各個用途</w:delText>
                </w:r>
              </w:del>
            </w:ins>
          </w:p>
          <w:p w14:paraId="7E4421CB" w14:textId="77777777" w:rsidR="00F63C93" w:rsidRPr="00F63C93" w:rsidRDefault="00F63C93" w:rsidP="00F63C93">
            <w:pPr>
              <w:rPr>
                <w:rFonts w:ascii="標楷體" w:eastAsia="標楷體" w:hAnsi="標楷體"/>
                <w:lang w:eastAsia="x-none"/>
              </w:rPr>
            </w:pPr>
            <w:ins w:id="5278" w:author="st1" w:date="2021-05-07T16:40:00Z">
              <w:del w:id="5279" w:author="黃梓峻" w:date="2021-06-28T12:47:00Z">
                <w:r w:rsidRPr="00F63C93" w:rsidDel="003768C8">
                  <w:rPr>
                    <w:rFonts w:ascii="標楷體" w:eastAsia="標楷體" w:hAnsi="標楷體" w:hint="eastAsia"/>
                  </w:rPr>
                  <w:delText xml:space="preserve">          (</w:delText>
                </w:r>
                <w:r w:rsidRPr="00F63C93" w:rsidDel="003768C8">
                  <w:rPr>
                    <w:rFonts w:ascii="標楷體" w:eastAsia="標楷體" w:hAnsi="標楷體"/>
                  </w:rPr>
                  <w:delText>UsageCode</w:delText>
                </w:r>
                <w:r w:rsidRPr="00F63C93" w:rsidDel="003768C8">
                  <w:rPr>
                    <w:rFonts w:ascii="標楷體" w:eastAsia="標楷體" w:hAnsi="標楷體" w:hint="eastAsia"/>
                  </w:rPr>
                  <w:delText>)之筆數</w:delText>
                </w:r>
              </w:del>
            </w:ins>
            <w:ins w:id="5280" w:author="st1" w:date="2021-05-07T16:39:00Z">
              <w:del w:id="5281" w:author="黃梓峻" w:date="2021-06-28T12:47:00Z">
                <w:r w:rsidRPr="00F63C93" w:rsidDel="003768C8">
                  <w:rPr>
                    <w:rFonts w:ascii="標楷體" w:eastAsia="標楷體" w:hAnsi="標楷體" w:hint="eastAsia"/>
                  </w:rPr>
                  <w:delText>合計</w:delText>
                </w:r>
              </w:del>
            </w:ins>
            <w:ins w:id="5282" w:author="st1" w:date="2021-05-07T16:38:00Z">
              <w:del w:id="5283" w:author="黃梓峻" w:date="2021-06-28T12:47:00Z">
                <w:r w:rsidRPr="00F63C93" w:rsidDel="003768C8">
                  <w:rPr>
                    <w:rFonts w:ascii="標楷體" w:eastAsia="標楷體" w:hAnsi="標楷體" w:hint="eastAsia"/>
                  </w:rPr>
                  <w:delText>。</w:delText>
                </w:r>
              </w:del>
            </w:ins>
          </w:p>
        </w:tc>
      </w:tr>
      <w:tr w:rsidR="00F63C93" w:rsidRPr="00F63C93" w14:paraId="6C13028A" w14:textId="77777777" w:rsidTr="00067F94">
        <w:trPr>
          <w:trHeight w:val="321"/>
        </w:trPr>
        <w:tc>
          <w:tcPr>
            <w:tcW w:w="1548" w:type="dxa"/>
            <w:tcBorders>
              <w:top w:val="single" w:sz="8" w:space="0" w:color="000000"/>
              <w:bottom w:val="single" w:sz="8" w:space="0" w:color="000000"/>
              <w:right w:val="single" w:sz="8" w:space="0" w:color="000000"/>
            </w:tcBorders>
            <w:shd w:val="clear" w:color="auto" w:fill="F3F3F3"/>
          </w:tcPr>
          <w:p w14:paraId="7BB3D870"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選用流程</w:t>
            </w:r>
          </w:p>
        </w:tc>
        <w:tc>
          <w:tcPr>
            <w:tcW w:w="6318" w:type="dxa"/>
            <w:tcBorders>
              <w:top w:val="single" w:sz="8" w:space="0" w:color="000000"/>
              <w:left w:val="single" w:sz="8" w:space="0" w:color="000000"/>
              <w:bottom w:val="single" w:sz="8" w:space="0" w:color="000000"/>
            </w:tcBorders>
          </w:tcPr>
          <w:p w14:paraId="3D832AF0" w14:textId="77777777" w:rsidR="00F63C93" w:rsidRPr="00F63C93" w:rsidRDefault="00F63C93" w:rsidP="00F63C93">
            <w:pPr>
              <w:rPr>
                <w:rFonts w:ascii="標楷體" w:eastAsia="標楷體" w:hAnsi="標楷體"/>
                <w:lang w:eastAsia="x-none"/>
              </w:rPr>
            </w:pPr>
          </w:p>
        </w:tc>
      </w:tr>
      <w:tr w:rsidR="00F63C93" w:rsidRPr="00F63C93" w14:paraId="3F426704" w14:textId="77777777" w:rsidTr="00067F94">
        <w:trPr>
          <w:trHeight w:val="1311"/>
        </w:trPr>
        <w:tc>
          <w:tcPr>
            <w:tcW w:w="1548" w:type="dxa"/>
            <w:tcBorders>
              <w:top w:val="single" w:sz="8" w:space="0" w:color="000000"/>
              <w:bottom w:val="single" w:sz="8" w:space="0" w:color="000000"/>
              <w:right w:val="single" w:sz="8" w:space="0" w:color="000000"/>
            </w:tcBorders>
            <w:shd w:val="clear" w:color="auto" w:fill="F3F3F3"/>
          </w:tcPr>
          <w:p w14:paraId="305561AB"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例外流程</w:t>
            </w:r>
          </w:p>
        </w:tc>
        <w:tc>
          <w:tcPr>
            <w:tcW w:w="6318" w:type="dxa"/>
            <w:tcBorders>
              <w:top w:val="single" w:sz="8" w:space="0" w:color="000000"/>
              <w:left w:val="single" w:sz="8" w:space="0" w:color="000000"/>
              <w:bottom w:val="single" w:sz="8" w:space="0" w:color="000000"/>
            </w:tcBorders>
          </w:tcPr>
          <w:p w14:paraId="5690A893" w14:textId="77777777" w:rsidR="00F63C93" w:rsidRPr="00F63C93" w:rsidRDefault="00F63C93" w:rsidP="00F63C93">
            <w:pPr>
              <w:rPr>
                <w:rFonts w:ascii="標楷體" w:eastAsia="標楷體" w:hAnsi="標楷體"/>
                <w:lang w:eastAsia="x-none"/>
              </w:rPr>
            </w:pPr>
          </w:p>
          <w:p w14:paraId="069FE5E0"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ab/>
            </w:r>
          </w:p>
        </w:tc>
      </w:tr>
      <w:tr w:rsidR="00F63C93" w:rsidRPr="00F63C93" w14:paraId="0AD9C633"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7176D779"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執行後狀況 </w:t>
            </w:r>
          </w:p>
        </w:tc>
        <w:tc>
          <w:tcPr>
            <w:tcW w:w="6318" w:type="dxa"/>
            <w:tcBorders>
              <w:top w:val="single" w:sz="8" w:space="0" w:color="000000"/>
              <w:left w:val="single" w:sz="8" w:space="0" w:color="000000"/>
              <w:bottom w:val="single" w:sz="8" w:space="0" w:color="000000"/>
            </w:tcBorders>
          </w:tcPr>
          <w:p w14:paraId="773520AF" w14:textId="77777777" w:rsidR="00F63C93" w:rsidRPr="00F63C93" w:rsidRDefault="00F63C93" w:rsidP="00F63C93">
            <w:pPr>
              <w:rPr>
                <w:ins w:id="5284" w:author="st1" w:date="2021-05-07T16:25:00Z"/>
                <w:rFonts w:ascii="標楷體" w:eastAsia="標楷體" w:hAnsi="標楷體"/>
                <w:lang w:eastAsia="x-none"/>
              </w:rPr>
            </w:pPr>
            <w:ins w:id="5285" w:author="st1" w:date="2021-05-07T16:25:00Z">
              <w:r w:rsidRPr="00F63C93">
                <w:rPr>
                  <w:rFonts w:ascii="標楷體" w:eastAsia="標楷體" w:hAnsi="標楷體" w:hint="eastAsia"/>
                </w:rPr>
                <w:t>根據輸入之報表種類產出</w:t>
              </w:r>
            </w:ins>
          </w:p>
          <w:p w14:paraId="4C33D0C9" w14:textId="77777777" w:rsidR="00F63C93" w:rsidRPr="00F63C93" w:rsidRDefault="00F63C93" w:rsidP="00F63C93">
            <w:pPr>
              <w:rPr>
                <w:ins w:id="5286" w:author="st1" w:date="2021-05-07T16:25:00Z"/>
                <w:rFonts w:ascii="標楷體" w:eastAsia="標楷體" w:hAnsi="標楷體"/>
                <w:lang w:eastAsia="x-none"/>
              </w:rPr>
            </w:pPr>
            <w:ins w:id="5287" w:author="st1" w:date="2021-05-07T16:25:00Z">
              <w:r w:rsidRPr="00F63C93">
                <w:rPr>
                  <w:rFonts w:ascii="標楷體" w:eastAsia="標楷體" w:hAnsi="標楷體" w:hint="eastAsia"/>
                  <w:lang w:eastAsia="x-none"/>
                </w:rPr>
                <w:t>1:未歸還月報表</w:t>
              </w:r>
            </w:ins>
          </w:p>
          <w:p w14:paraId="7ADD888E" w14:textId="77777777" w:rsidR="00F63C93" w:rsidRPr="00F63C93" w:rsidRDefault="00F63C93" w:rsidP="00F63C93">
            <w:pPr>
              <w:rPr>
                <w:ins w:id="5288" w:author="st1" w:date="2021-05-07T16:25:00Z"/>
                <w:rFonts w:ascii="標楷體" w:eastAsia="標楷體" w:hAnsi="標楷體"/>
                <w:lang w:eastAsia="x-none"/>
              </w:rPr>
            </w:pPr>
            <w:ins w:id="5289" w:author="st1" w:date="2021-05-07T16:25:00Z">
              <w:r w:rsidRPr="00F63C93">
                <w:rPr>
                  <w:rFonts w:ascii="標楷體" w:eastAsia="標楷體" w:hAnsi="標楷體" w:hint="eastAsia"/>
                  <w:lang w:eastAsia="x-none"/>
                </w:rPr>
                <w:t>2:法拍件月報表</w:t>
              </w:r>
            </w:ins>
          </w:p>
          <w:p w14:paraId="1FCCB21D" w14:textId="77777777" w:rsidR="00F63C93" w:rsidRPr="00F63C93" w:rsidRDefault="00F63C93" w:rsidP="00F63C93">
            <w:pPr>
              <w:rPr>
                <w:rFonts w:ascii="標楷體" w:eastAsia="標楷體" w:hAnsi="標楷體"/>
                <w:lang w:eastAsia="x-none"/>
              </w:rPr>
            </w:pPr>
            <w:ins w:id="5290" w:author="st1" w:date="2021-05-07T16:25:00Z">
              <w:r w:rsidRPr="00F63C93">
                <w:rPr>
                  <w:rFonts w:ascii="標楷體" w:eastAsia="標楷體" w:hAnsi="標楷體" w:hint="eastAsia"/>
                  <w:lang w:eastAsia="x-none"/>
                </w:rPr>
                <w:t>3:件數統計表</w:t>
              </w:r>
            </w:ins>
          </w:p>
        </w:tc>
      </w:tr>
      <w:tr w:rsidR="00F63C93" w:rsidRPr="00F63C93" w14:paraId="137CCD76" w14:textId="77777777" w:rsidTr="00067F94">
        <w:trPr>
          <w:trHeight w:val="358"/>
        </w:trPr>
        <w:tc>
          <w:tcPr>
            <w:tcW w:w="1548" w:type="dxa"/>
            <w:tcBorders>
              <w:top w:val="single" w:sz="8" w:space="0" w:color="000000"/>
              <w:bottom w:val="single" w:sz="8" w:space="0" w:color="000000"/>
              <w:right w:val="single" w:sz="8" w:space="0" w:color="000000"/>
            </w:tcBorders>
            <w:shd w:val="clear" w:color="auto" w:fill="F3F3F3"/>
          </w:tcPr>
          <w:p w14:paraId="5F9546D3"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特別需求</w:t>
            </w:r>
          </w:p>
        </w:tc>
        <w:tc>
          <w:tcPr>
            <w:tcW w:w="6318" w:type="dxa"/>
            <w:tcBorders>
              <w:top w:val="single" w:sz="8" w:space="0" w:color="000000"/>
              <w:left w:val="single" w:sz="8" w:space="0" w:color="000000"/>
              <w:bottom w:val="single" w:sz="8" w:space="0" w:color="000000"/>
            </w:tcBorders>
          </w:tcPr>
          <w:p w14:paraId="7CCB049C" w14:textId="77777777" w:rsidR="00F63C93" w:rsidRPr="00F63C93" w:rsidRDefault="00F63C93" w:rsidP="00F63C93">
            <w:pPr>
              <w:rPr>
                <w:rFonts w:ascii="標楷體" w:eastAsia="標楷體" w:hAnsi="標楷體"/>
                <w:lang w:eastAsia="x-none"/>
              </w:rPr>
            </w:pPr>
          </w:p>
        </w:tc>
      </w:tr>
      <w:tr w:rsidR="00F63C93" w:rsidRPr="00F63C93" w14:paraId="6C095FE6" w14:textId="77777777" w:rsidTr="00067F94">
        <w:trPr>
          <w:trHeight w:val="278"/>
        </w:trPr>
        <w:tc>
          <w:tcPr>
            <w:tcW w:w="1548" w:type="dxa"/>
            <w:tcBorders>
              <w:top w:val="single" w:sz="8" w:space="0" w:color="000000"/>
              <w:bottom w:val="single" w:sz="8" w:space="0" w:color="000000"/>
              <w:right w:val="single" w:sz="8" w:space="0" w:color="000000"/>
            </w:tcBorders>
            <w:shd w:val="clear" w:color="auto" w:fill="F3F3F3"/>
          </w:tcPr>
          <w:p w14:paraId="35E2D3DA" w14:textId="77777777" w:rsidR="00F63C93" w:rsidRPr="00F63C93" w:rsidRDefault="00F63C93" w:rsidP="00F63C93">
            <w:pPr>
              <w:rPr>
                <w:rFonts w:ascii="標楷體" w:eastAsia="標楷體" w:hAnsi="標楷體"/>
                <w:lang w:eastAsia="x-none"/>
              </w:rPr>
            </w:pPr>
            <w:r w:rsidRPr="00F63C93">
              <w:rPr>
                <w:rFonts w:ascii="標楷體" w:eastAsia="標楷體" w:hAnsi="標楷體"/>
                <w:lang w:eastAsia="x-none"/>
              </w:rPr>
              <w:t xml:space="preserve">參考 </w:t>
            </w:r>
          </w:p>
        </w:tc>
        <w:tc>
          <w:tcPr>
            <w:tcW w:w="6318" w:type="dxa"/>
            <w:tcBorders>
              <w:top w:val="single" w:sz="8" w:space="0" w:color="000000"/>
              <w:left w:val="single" w:sz="8" w:space="0" w:color="000000"/>
              <w:bottom w:val="single" w:sz="8" w:space="0" w:color="000000"/>
            </w:tcBorders>
          </w:tcPr>
          <w:p w14:paraId="59E61D92" w14:textId="77777777" w:rsidR="00F63C93" w:rsidRPr="00F63C93" w:rsidRDefault="00F63C93" w:rsidP="00F63C93">
            <w:pPr>
              <w:rPr>
                <w:rFonts w:ascii="標楷體" w:eastAsia="標楷體" w:hAnsi="標楷體"/>
                <w:lang w:eastAsia="x-none"/>
              </w:rPr>
            </w:pPr>
            <w:ins w:id="5291" w:author="st1" w:date="2021-05-07T15:38:00Z">
              <w:r w:rsidRPr="00F63C93">
                <w:rPr>
                  <w:rFonts w:ascii="標楷體" w:eastAsia="標楷體" w:hAnsi="標楷體" w:hint="eastAsia"/>
                </w:rPr>
                <w:t>無原報表</w:t>
              </w:r>
            </w:ins>
          </w:p>
        </w:tc>
      </w:tr>
    </w:tbl>
    <w:p w14:paraId="3EB0F00B" w14:textId="77777777" w:rsidR="00F63C93" w:rsidRPr="00F63C93" w:rsidRDefault="00F63C93" w:rsidP="00F63C93">
      <w:pPr>
        <w:rPr>
          <w:ins w:id="5292" w:author="st1" w:date="2021-05-07T16:24:00Z"/>
          <w:rFonts w:ascii="標楷體" w:eastAsia="標楷體" w:hAnsi="標楷體"/>
          <w:lang w:eastAsia="x-none"/>
        </w:rPr>
      </w:pPr>
    </w:p>
    <w:p w14:paraId="24F5A8A5" w14:textId="77777777" w:rsidR="00F63C93" w:rsidRPr="00F63C93" w:rsidRDefault="00F63C93" w:rsidP="00F63C93">
      <w:pPr>
        <w:numPr>
          <w:ilvl w:val="0"/>
          <w:numId w:val="126"/>
        </w:numPr>
        <w:snapToGrid w:val="0"/>
        <w:ind w:left="1418"/>
        <w:rPr>
          <w:rFonts w:eastAsia="標楷體"/>
          <w:sz w:val="26"/>
        </w:rPr>
      </w:pPr>
      <w:r w:rsidRPr="00F63C93">
        <w:rPr>
          <w:rFonts w:eastAsia="標楷體"/>
          <w:sz w:val="26"/>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F63C93" w:rsidRPr="00F63C93" w14:paraId="201A12DC" w14:textId="77777777" w:rsidTr="00067F94">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7F5382D3" w14:textId="77777777" w:rsidR="00F63C93" w:rsidRPr="00F63C93" w:rsidRDefault="00F63C93" w:rsidP="00F63C93">
            <w:pPr>
              <w:jc w:val="center"/>
              <w:rPr>
                <w:rFonts w:ascii="標楷體" w:eastAsia="標楷體" w:hAnsi="標楷體"/>
              </w:rPr>
            </w:pPr>
            <w:r w:rsidRPr="00F63C93">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41CEE465" w14:textId="77777777" w:rsidR="00F63C93" w:rsidRPr="00F63C93" w:rsidRDefault="00F63C93" w:rsidP="00F63C93">
            <w:pPr>
              <w:jc w:val="center"/>
              <w:rPr>
                <w:rFonts w:ascii="標楷體" w:eastAsia="標楷體" w:hAnsi="標楷體"/>
              </w:rPr>
            </w:pPr>
            <w:r w:rsidRPr="00F63C93">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391CC764" w14:textId="77777777" w:rsidR="00F63C93" w:rsidRPr="00F63C93" w:rsidRDefault="00F63C93" w:rsidP="00F63C93">
            <w:pPr>
              <w:jc w:val="center"/>
              <w:rPr>
                <w:rFonts w:ascii="標楷體" w:eastAsia="標楷體" w:hAnsi="標楷體"/>
              </w:rPr>
            </w:pPr>
            <w:r w:rsidRPr="00F63C93">
              <w:rPr>
                <w:rFonts w:ascii="標楷體" w:eastAsia="標楷體" w:hAnsi="標楷體" w:hint="eastAsia"/>
                <w:lang w:eastAsia="zh-HK"/>
              </w:rPr>
              <w:t>說明</w:t>
            </w:r>
          </w:p>
        </w:tc>
      </w:tr>
      <w:tr w:rsidR="00F63C93" w:rsidRPr="00F63C93" w14:paraId="29E10054" w14:textId="77777777" w:rsidTr="00067F94">
        <w:tc>
          <w:tcPr>
            <w:tcW w:w="851" w:type="dxa"/>
            <w:tcBorders>
              <w:top w:val="single" w:sz="4" w:space="0" w:color="auto"/>
              <w:left w:val="single" w:sz="4" w:space="0" w:color="auto"/>
              <w:bottom w:val="single" w:sz="4" w:space="0" w:color="auto"/>
              <w:right w:val="single" w:sz="4" w:space="0" w:color="auto"/>
            </w:tcBorders>
            <w:hideMark/>
          </w:tcPr>
          <w:p w14:paraId="235238FF" w14:textId="77777777" w:rsidR="00F63C93" w:rsidRPr="00F63C93" w:rsidRDefault="00F63C93" w:rsidP="00F63C93">
            <w:pPr>
              <w:jc w:val="center"/>
              <w:rPr>
                <w:rFonts w:ascii="標楷體" w:eastAsia="標楷體" w:hAnsi="標楷體"/>
              </w:rPr>
            </w:pPr>
            <w:r w:rsidRPr="00F63C93">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4615585" w14:textId="77777777" w:rsidR="00F63C93" w:rsidRPr="00F63C93" w:rsidRDefault="00F63C93" w:rsidP="00F63C93">
            <w:pPr>
              <w:rPr>
                <w:rFonts w:ascii="標楷體" w:eastAsia="標楷體" w:hAnsi="標楷體"/>
              </w:rPr>
            </w:pPr>
            <w:r w:rsidRPr="00F63C93">
              <w:rPr>
                <w:rFonts w:ascii="標楷體" w:eastAsia="標楷體" w:hAnsi="標楷體" w:hint="eastAsia"/>
              </w:rPr>
              <w:t>InnDocRecord</w:t>
            </w:r>
          </w:p>
        </w:tc>
        <w:tc>
          <w:tcPr>
            <w:tcW w:w="3828" w:type="dxa"/>
            <w:tcBorders>
              <w:top w:val="single" w:sz="4" w:space="0" w:color="auto"/>
              <w:left w:val="single" w:sz="4" w:space="0" w:color="auto"/>
              <w:bottom w:val="single" w:sz="4" w:space="0" w:color="auto"/>
              <w:right w:val="single" w:sz="4" w:space="0" w:color="auto"/>
            </w:tcBorders>
            <w:vAlign w:val="center"/>
            <w:hideMark/>
          </w:tcPr>
          <w:p w14:paraId="451AA2B6" w14:textId="77777777" w:rsidR="00F63C93" w:rsidRPr="00F63C93" w:rsidRDefault="00F63C93" w:rsidP="00F63C93">
            <w:pPr>
              <w:rPr>
                <w:rFonts w:ascii="標楷體" w:eastAsia="標楷體" w:hAnsi="標楷體"/>
              </w:rPr>
            </w:pPr>
            <w:r w:rsidRPr="00F63C93">
              <w:rPr>
                <w:rFonts w:ascii="標楷體" w:eastAsia="標楷體" w:hAnsi="標楷體" w:hint="eastAsia"/>
              </w:rPr>
              <w:t>檔案借閱檔</w:t>
            </w:r>
          </w:p>
        </w:tc>
      </w:tr>
      <w:tr w:rsidR="00F63C93" w:rsidRPr="00F63C93" w14:paraId="3A197515" w14:textId="77777777" w:rsidTr="00067F94">
        <w:tc>
          <w:tcPr>
            <w:tcW w:w="851" w:type="dxa"/>
            <w:tcBorders>
              <w:top w:val="single" w:sz="4" w:space="0" w:color="auto"/>
              <w:left w:val="single" w:sz="4" w:space="0" w:color="auto"/>
              <w:bottom w:val="single" w:sz="4" w:space="0" w:color="auto"/>
              <w:right w:val="single" w:sz="4" w:space="0" w:color="auto"/>
            </w:tcBorders>
            <w:hideMark/>
          </w:tcPr>
          <w:p w14:paraId="37D652AF" w14:textId="77777777" w:rsidR="00F63C93" w:rsidRPr="00F63C93" w:rsidRDefault="00F63C93" w:rsidP="00F63C93">
            <w:pPr>
              <w:jc w:val="center"/>
              <w:rPr>
                <w:rFonts w:ascii="標楷體" w:eastAsia="標楷體" w:hAnsi="標楷體"/>
              </w:rPr>
            </w:pPr>
            <w:r w:rsidRPr="00F63C93">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42ED7F2" w14:textId="77777777" w:rsidR="00F63C93" w:rsidRPr="00F63C93" w:rsidRDefault="00F63C93" w:rsidP="00F63C93">
            <w:pPr>
              <w:rPr>
                <w:rFonts w:ascii="標楷體" w:eastAsia="標楷體" w:hAnsi="標楷體"/>
              </w:rPr>
            </w:pPr>
            <w:r w:rsidRPr="00F63C93">
              <w:rPr>
                <w:rFonts w:ascii="標楷體" w:eastAsia="標楷體" w:hAnsi="標楷體" w:hint="eastAsia"/>
              </w:rPr>
              <w:t>C</w:t>
            </w:r>
            <w:r w:rsidRPr="00F63C93">
              <w:rPr>
                <w:rFonts w:ascii="標楷體" w:eastAsia="標楷體" w:hAnsi="標楷體" w:hint="eastAsia"/>
                <w:lang w:eastAsia="zh-HK"/>
              </w:rPr>
              <w:t>dCode</w:t>
            </w:r>
          </w:p>
        </w:tc>
        <w:tc>
          <w:tcPr>
            <w:tcW w:w="3828" w:type="dxa"/>
            <w:tcBorders>
              <w:top w:val="single" w:sz="4" w:space="0" w:color="auto"/>
              <w:left w:val="single" w:sz="4" w:space="0" w:color="auto"/>
              <w:bottom w:val="single" w:sz="4" w:space="0" w:color="auto"/>
              <w:right w:val="single" w:sz="4" w:space="0" w:color="auto"/>
            </w:tcBorders>
            <w:vAlign w:val="center"/>
            <w:hideMark/>
          </w:tcPr>
          <w:p w14:paraId="041F26A0" w14:textId="77777777" w:rsidR="00F63C93" w:rsidRPr="00F63C93" w:rsidRDefault="00F63C93" w:rsidP="00F63C93">
            <w:pPr>
              <w:rPr>
                <w:rFonts w:ascii="標楷體" w:eastAsia="標楷體" w:hAnsi="標楷體"/>
              </w:rPr>
            </w:pPr>
            <w:r w:rsidRPr="00F63C93">
              <w:rPr>
                <w:rFonts w:ascii="標楷體" w:eastAsia="標楷體" w:hAnsi="標楷體" w:hint="eastAsia"/>
              </w:rPr>
              <w:t>共用代碼檔</w:t>
            </w:r>
          </w:p>
        </w:tc>
      </w:tr>
    </w:tbl>
    <w:p w14:paraId="7DAD7FDD" w14:textId="77777777" w:rsidR="00F63C93" w:rsidRPr="00F63C93" w:rsidRDefault="00F63C93" w:rsidP="00F63C93">
      <w:pPr>
        <w:rPr>
          <w:ins w:id="5293" w:author="st1" w:date="2021-05-07T16:24:00Z"/>
          <w:rFonts w:ascii="標楷體" w:eastAsia="標楷體" w:hAnsi="標楷體"/>
          <w:lang w:eastAsia="x-none"/>
        </w:rPr>
      </w:pPr>
    </w:p>
    <w:p w14:paraId="040F4E4E" w14:textId="77777777" w:rsidR="00F63C93" w:rsidRPr="00F63C93" w:rsidRDefault="00F63C93" w:rsidP="00F63C93">
      <w:pPr>
        <w:rPr>
          <w:rFonts w:ascii="標楷體" w:eastAsia="標楷體" w:hAnsi="標楷體"/>
          <w:lang w:eastAsia="x-none"/>
        </w:rPr>
      </w:pPr>
    </w:p>
    <w:p w14:paraId="5A3BB41E" w14:textId="77777777" w:rsidR="00F63C93" w:rsidRPr="00F63C93" w:rsidRDefault="00F63C93" w:rsidP="00F63C93">
      <w:pPr>
        <w:numPr>
          <w:ilvl w:val="0"/>
          <w:numId w:val="126"/>
        </w:numPr>
        <w:ind w:left="1418"/>
        <w:rPr>
          <w:rFonts w:ascii="標楷體" w:eastAsia="標楷體" w:hAnsi="標楷體"/>
          <w:sz w:val="26"/>
          <w:szCs w:val="26"/>
          <w:lang w:eastAsia="x-none"/>
        </w:rPr>
      </w:pPr>
      <w:r w:rsidRPr="00F63C93">
        <w:rPr>
          <w:rFonts w:ascii="標楷體" w:eastAsia="標楷體" w:hAnsi="標楷體"/>
          <w:sz w:val="26"/>
          <w:szCs w:val="26"/>
          <w:lang w:eastAsia="x-none"/>
        </w:rPr>
        <w:t>UI畫面</w:t>
      </w:r>
    </w:p>
    <w:p w14:paraId="3F79BC10" w14:textId="77777777" w:rsidR="00F63C93" w:rsidRPr="00F63C93" w:rsidDel="008508E6" w:rsidRDefault="00F63C93" w:rsidP="00F63C93">
      <w:pPr>
        <w:rPr>
          <w:del w:id="5294" w:author="st1" w:date="2021-05-07T16:24:00Z"/>
          <w:rFonts w:ascii="標楷體" w:eastAsia="標楷體" w:hAnsi="標楷體"/>
          <w:lang w:eastAsia="x-none"/>
        </w:rPr>
      </w:pPr>
      <w:del w:id="5295" w:author="st1" w:date="2021-05-07T16:24:00Z">
        <w:r w:rsidRPr="00F63C93" w:rsidDel="008508E6">
          <w:rPr>
            <w:rFonts w:ascii="標楷體" w:eastAsia="標楷體" w:hAnsi="標楷體" w:hint="eastAsia"/>
            <w:lang w:eastAsia="x-none"/>
          </w:rPr>
          <w:delText>輸入畫面：</w:delText>
        </w:r>
      </w:del>
    </w:p>
    <w:p w14:paraId="3C30917F" w14:textId="77777777" w:rsidR="00F63C93" w:rsidRPr="00F63C93" w:rsidRDefault="00F63C93" w:rsidP="00F63C93">
      <w:pPr>
        <w:rPr>
          <w:ins w:id="5296" w:author="st1" w:date="2021-05-07T16:24:00Z"/>
          <w:rFonts w:ascii="標楷體" w:eastAsia="標楷體" w:hAnsi="標楷體"/>
          <w:lang w:eastAsia="x-none"/>
        </w:rPr>
      </w:pPr>
      <w:del w:id="5297" w:author="st1" w:date="2021-05-07T16:24:00Z">
        <w:r w:rsidRPr="00F63C93" w:rsidDel="008508E6">
          <w:rPr>
            <w:rFonts w:ascii="標楷體" w:eastAsia="標楷體" w:hAnsi="標楷體"/>
            <w:noProof/>
          </w:rPr>
          <w:drawing>
            <wp:inline distT="0" distB="0" distL="0" distR="0" wp14:anchorId="653DCBBB" wp14:editId="0EBDC238">
              <wp:extent cx="6483350" cy="2133600"/>
              <wp:effectExtent l="0" t="0" r="0" b="0"/>
              <wp:docPr id="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3350" cy="2133600"/>
                      </a:xfrm>
                      <a:prstGeom prst="rect">
                        <a:avLst/>
                      </a:prstGeom>
                      <a:noFill/>
                      <a:ln>
                        <a:noFill/>
                      </a:ln>
                    </pic:spPr>
                  </pic:pic>
                </a:graphicData>
              </a:graphic>
            </wp:inline>
          </w:drawing>
        </w:r>
      </w:del>
      <w:ins w:id="5298" w:author="st1" w:date="2021-05-07T16:24:00Z">
        <w:r w:rsidRPr="00F63C93">
          <w:rPr>
            <w:rFonts w:ascii="標楷體" w:eastAsia="標楷體" w:hAnsi="標楷體"/>
            <w:noProof/>
          </w:rPr>
          <w:drawing>
            <wp:inline distT="0" distB="0" distL="0" distR="0" wp14:anchorId="20D0866F" wp14:editId="7AC20A9D">
              <wp:extent cx="6479540" cy="1508125"/>
              <wp:effectExtent l="0" t="0" r="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1508125"/>
                      </a:xfrm>
                      <a:prstGeom prst="rect">
                        <a:avLst/>
                      </a:prstGeom>
                    </pic:spPr>
                  </pic:pic>
                </a:graphicData>
              </a:graphic>
            </wp:inline>
          </w:drawing>
        </w:r>
      </w:ins>
    </w:p>
    <w:p w14:paraId="2E4A8D41" w14:textId="77777777" w:rsidR="00F63C93" w:rsidRPr="00F63C93" w:rsidRDefault="00F63C93" w:rsidP="00F63C93">
      <w:pPr>
        <w:rPr>
          <w:ins w:id="5299" w:author="st1" w:date="2021-05-07T16:24:00Z"/>
          <w:rFonts w:ascii="標楷體" w:eastAsia="標楷體" w:hAnsi="標楷體"/>
          <w:lang w:eastAsia="x-none"/>
        </w:rPr>
      </w:pPr>
    </w:p>
    <w:p w14:paraId="7D19C177" w14:textId="77777777" w:rsidR="00F63C93" w:rsidRPr="00F63C93" w:rsidRDefault="00F63C93" w:rsidP="00F63C93">
      <w:pPr>
        <w:numPr>
          <w:ilvl w:val="0"/>
          <w:numId w:val="126"/>
        </w:numPr>
        <w:tabs>
          <w:tab w:val="num" w:pos="360"/>
        </w:tabs>
        <w:snapToGrid w:val="0"/>
        <w:ind w:left="1418" w:firstLine="0"/>
        <w:rPr>
          <w:ins w:id="5300" w:author="st1" w:date="2021-05-07T16:42:00Z"/>
          <w:rFonts w:eastAsia="標楷體"/>
          <w:sz w:val="26"/>
        </w:rPr>
      </w:pPr>
      <w:ins w:id="5301" w:author="st1" w:date="2021-05-07T16:42:00Z">
        <w:r w:rsidRPr="00F63C93">
          <w:rPr>
            <w:rFonts w:eastAsia="標楷體" w:hint="eastAsia"/>
            <w:sz w:val="26"/>
          </w:rPr>
          <w:t>輸入畫面</w:t>
        </w:r>
        <w:r w:rsidRPr="00F63C93">
          <w:rPr>
            <w:rFonts w:eastAsia="標楷體" w:hint="eastAsia"/>
            <w:sz w:val="26"/>
            <w:lang w:eastAsia="zh-HK"/>
          </w:rPr>
          <w:t>按鈕</w:t>
        </w:r>
        <w:r w:rsidRPr="00F63C93">
          <w:rPr>
            <w:rFonts w:eastAsia="標楷體" w:hint="eastAsia"/>
            <w:sz w:val="26"/>
          </w:rPr>
          <w:t>說明</w:t>
        </w:r>
      </w:ins>
    </w:p>
    <w:p w14:paraId="601FDDAD" w14:textId="77777777" w:rsidR="00F63C93" w:rsidRPr="00F63C93" w:rsidRDefault="00F63C93" w:rsidP="00F63C93">
      <w:pPr>
        <w:rPr>
          <w:ins w:id="5302" w:author="st1" w:date="2021-05-07T16:42:00Z"/>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Change w:id="5303">
          <w:tblGrid>
            <w:gridCol w:w="113"/>
            <w:gridCol w:w="738"/>
            <w:gridCol w:w="109"/>
            <w:gridCol w:w="2017"/>
            <w:gridCol w:w="93"/>
            <w:gridCol w:w="6940"/>
            <w:gridCol w:w="47"/>
          </w:tblGrid>
        </w:tblGridChange>
      </w:tblGrid>
      <w:tr w:rsidR="00F63C93" w:rsidRPr="00F63C93" w14:paraId="3CE37B83" w14:textId="77777777" w:rsidTr="00067F94">
        <w:trPr>
          <w:ins w:id="5304" w:author="st1" w:date="2021-05-07T16:42:00Z"/>
        </w:trPr>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418821F8" w14:textId="77777777" w:rsidR="00F63C93" w:rsidRPr="00F63C93" w:rsidRDefault="00F63C93" w:rsidP="00F63C93">
            <w:pPr>
              <w:jc w:val="center"/>
              <w:rPr>
                <w:ins w:id="5305" w:author="st1" w:date="2021-05-07T16:42:00Z"/>
                <w:rFonts w:ascii="標楷體" w:eastAsia="標楷體" w:hAnsi="標楷體"/>
              </w:rPr>
            </w:pPr>
            <w:ins w:id="5306" w:author="st1" w:date="2021-05-07T16:42:00Z">
              <w:r w:rsidRPr="00F63C93">
                <w:rPr>
                  <w:rFonts w:ascii="標楷體" w:eastAsia="標楷體" w:hAnsi="標楷體" w:hint="eastAsia"/>
                  <w:lang w:eastAsia="zh-HK"/>
                </w:rPr>
                <w:t>序號</w:t>
              </w:r>
            </w:ins>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1E8C050E" w14:textId="77777777" w:rsidR="00F63C93" w:rsidRPr="00F63C93" w:rsidRDefault="00F63C93" w:rsidP="00F63C93">
            <w:pPr>
              <w:jc w:val="center"/>
              <w:rPr>
                <w:ins w:id="5307" w:author="st1" w:date="2021-05-07T16:42:00Z"/>
                <w:rFonts w:ascii="標楷體" w:eastAsia="標楷體" w:hAnsi="標楷體"/>
              </w:rPr>
            </w:pPr>
            <w:ins w:id="5308" w:author="st1" w:date="2021-05-07T16:42:00Z">
              <w:r w:rsidRPr="00F63C93">
                <w:rPr>
                  <w:rFonts w:ascii="標楷體" w:eastAsia="標楷體" w:hAnsi="標楷體" w:hint="eastAsia"/>
                  <w:lang w:eastAsia="zh-HK"/>
                </w:rPr>
                <w:t>按鈕名稱</w:t>
              </w:r>
            </w:ins>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7CAABB61" w14:textId="77777777" w:rsidR="00F63C93" w:rsidRPr="00F63C93" w:rsidRDefault="00F63C93" w:rsidP="00F63C93">
            <w:pPr>
              <w:jc w:val="center"/>
              <w:rPr>
                <w:ins w:id="5309" w:author="st1" w:date="2021-05-07T16:42:00Z"/>
                <w:rFonts w:ascii="標楷體" w:eastAsia="標楷體" w:hAnsi="標楷體"/>
              </w:rPr>
            </w:pPr>
            <w:ins w:id="5310" w:author="st1" w:date="2021-05-07T16:42:00Z">
              <w:r w:rsidRPr="00F63C93">
                <w:rPr>
                  <w:rFonts w:ascii="標楷體" w:eastAsia="標楷體" w:hAnsi="標楷體" w:hint="eastAsia"/>
                  <w:lang w:eastAsia="zh-HK"/>
                </w:rPr>
                <w:t>功能說明</w:t>
              </w:r>
            </w:ins>
          </w:p>
        </w:tc>
      </w:tr>
      <w:tr w:rsidR="00F63C93" w:rsidRPr="00F63C93" w14:paraId="21E76514" w14:textId="77777777" w:rsidTr="00067F94">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311" w:author="st1" w:date="2021-05-07T16:43:00Z">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5312" w:author="st1" w:date="2021-05-07T16:42:00Z"/>
          <w:trPrChange w:id="5313" w:author="st1" w:date="2021-05-07T16:43:00Z">
            <w:trPr>
              <w:gridAfter w:val="0"/>
            </w:trPr>
          </w:trPrChange>
        </w:trPr>
        <w:tc>
          <w:tcPr>
            <w:tcW w:w="851" w:type="dxa"/>
            <w:tcBorders>
              <w:top w:val="single" w:sz="4" w:space="0" w:color="auto"/>
              <w:left w:val="single" w:sz="4" w:space="0" w:color="auto"/>
              <w:bottom w:val="single" w:sz="4" w:space="0" w:color="auto"/>
              <w:right w:val="single" w:sz="4" w:space="0" w:color="auto"/>
            </w:tcBorders>
            <w:hideMark/>
            <w:tcPrChange w:id="5314" w:author="st1" w:date="2021-05-07T16:43:00Z">
              <w:tcPr>
                <w:tcW w:w="851" w:type="dxa"/>
                <w:gridSpan w:val="2"/>
                <w:tcBorders>
                  <w:top w:val="single" w:sz="4" w:space="0" w:color="auto"/>
                  <w:left w:val="single" w:sz="4" w:space="0" w:color="auto"/>
                  <w:bottom w:val="single" w:sz="4" w:space="0" w:color="auto"/>
                  <w:right w:val="single" w:sz="4" w:space="0" w:color="auto"/>
                </w:tcBorders>
                <w:hideMark/>
              </w:tcPr>
            </w:tcPrChange>
          </w:tcPr>
          <w:p w14:paraId="7E06336B" w14:textId="77777777" w:rsidR="00F63C93" w:rsidRPr="00F63C93" w:rsidRDefault="00F63C93" w:rsidP="00F63C93">
            <w:pPr>
              <w:jc w:val="center"/>
              <w:rPr>
                <w:ins w:id="5315" w:author="st1" w:date="2021-05-07T16:42:00Z"/>
                <w:rFonts w:ascii="標楷體" w:eastAsia="標楷體" w:hAnsi="標楷體"/>
                <w:lang w:eastAsia="zh-HK"/>
              </w:rPr>
            </w:pPr>
            <w:ins w:id="5316" w:author="st1" w:date="2021-05-07T16:42:00Z">
              <w:r w:rsidRPr="00F63C93">
                <w:rPr>
                  <w:rFonts w:ascii="標楷體" w:eastAsia="標楷體" w:hAnsi="標楷體" w:hint="eastAsia"/>
                </w:rPr>
                <w:t>1</w:t>
              </w:r>
            </w:ins>
          </w:p>
        </w:tc>
        <w:tc>
          <w:tcPr>
            <w:tcW w:w="2126" w:type="dxa"/>
            <w:tcBorders>
              <w:top w:val="single" w:sz="4" w:space="0" w:color="auto"/>
              <w:left w:val="single" w:sz="4" w:space="0" w:color="auto"/>
              <w:bottom w:val="single" w:sz="4" w:space="0" w:color="auto"/>
              <w:right w:val="single" w:sz="4" w:space="0" w:color="auto"/>
            </w:tcBorders>
            <w:tcPrChange w:id="5317" w:author="st1" w:date="2021-05-07T16:43:00Z">
              <w:tcPr>
                <w:tcW w:w="2126" w:type="dxa"/>
                <w:gridSpan w:val="2"/>
                <w:tcBorders>
                  <w:top w:val="single" w:sz="4" w:space="0" w:color="auto"/>
                  <w:left w:val="single" w:sz="4" w:space="0" w:color="auto"/>
                  <w:bottom w:val="single" w:sz="4" w:space="0" w:color="auto"/>
                  <w:right w:val="single" w:sz="4" w:space="0" w:color="auto"/>
                </w:tcBorders>
              </w:tcPr>
            </w:tcPrChange>
          </w:tcPr>
          <w:p w14:paraId="4EEF801D" w14:textId="77777777" w:rsidR="00F63C93" w:rsidRPr="00F63C93" w:rsidRDefault="00F63C93" w:rsidP="00F63C93">
            <w:pPr>
              <w:rPr>
                <w:ins w:id="5318" w:author="st1" w:date="2021-05-07T16:42:00Z"/>
                <w:rFonts w:ascii="標楷體" w:eastAsia="標楷體" w:hAnsi="標楷體"/>
                <w:lang w:eastAsia="zh-HK"/>
              </w:rPr>
            </w:pPr>
            <w:ins w:id="5319" w:author="st1" w:date="2021-05-07T16:43:00Z">
              <w:r w:rsidRPr="00F63C93">
                <w:rPr>
                  <w:rFonts w:ascii="標楷體" w:eastAsia="標楷體" w:hAnsi="標楷體" w:hint="eastAsia"/>
                  <w:lang w:eastAsia="zh-HK"/>
                </w:rPr>
                <w:t>製表</w:t>
              </w:r>
            </w:ins>
          </w:p>
        </w:tc>
        <w:tc>
          <w:tcPr>
            <w:tcW w:w="7033" w:type="dxa"/>
            <w:tcBorders>
              <w:top w:val="single" w:sz="4" w:space="0" w:color="auto"/>
              <w:left w:val="single" w:sz="4" w:space="0" w:color="auto"/>
              <w:bottom w:val="single" w:sz="4" w:space="0" w:color="auto"/>
              <w:right w:val="single" w:sz="4" w:space="0" w:color="auto"/>
            </w:tcBorders>
            <w:tcPrChange w:id="5320" w:author="st1" w:date="2021-05-07T16:43:00Z">
              <w:tcPr>
                <w:tcW w:w="7033" w:type="dxa"/>
                <w:gridSpan w:val="2"/>
                <w:tcBorders>
                  <w:top w:val="single" w:sz="4" w:space="0" w:color="auto"/>
                  <w:left w:val="single" w:sz="4" w:space="0" w:color="auto"/>
                  <w:bottom w:val="single" w:sz="4" w:space="0" w:color="auto"/>
                  <w:right w:val="single" w:sz="4" w:space="0" w:color="auto"/>
                </w:tcBorders>
              </w:tcPr>
            </w:tcPrChange>
          </w:tcPr>
          <w:p w14:paraId="5512B645" w14:textId="77777777" w:rsidR="00F63C93" w:rsidRPr="00F63C93" w:rsidRDefault="00F63C93" w:rsidP="00F63C93">
            <w:pPr>
              <w:rPr>
                <w:ins w:id="5321" w:author="黃梓峻" w:date="2021-06-28T12:36:00Z"/>
                <w:rFonts w:ascii="標楷體" w:eastAsia="標楷體" w:hAnsi="標楷體"/>
                <w:shd w:val="pct15" w:color="auto" w:fill="FFFFFF"/>
              </w:rPr>
            </w:pPr>
            <w:ins w:id="5322" w:author="黃梓峻" w:date="2021-06-28T12:36: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檢查說明</w:t>
              </w:r>
              <w:r w:rsidRPr="00F63C93">
                <w:rPr>
                  <w:rFonts w:ascii="標楷體" w:eastAsia="標楷體" w:hAnsi="標楷體" w:hint="eastAsia"/>
                  <w:shd w:val="pct15" w:color="auto" w:fill="FFFFFF"/>
                </w:rPr>
                <w:t>&gt;&gt;</w:t>
              </w:r>
            </w:ins>
          </w:p>
          <w:p w14:paraId="49E757D2" w14:textId="77777777" w:rsidR="00F63C93" w:rsidRPr="00F63C93" w:rsidRDefault="00F63C93" w:rsidP="00F63C93">
            <w:pPr>
              <w:rPr>
                <w:ins w:id="5323" w:author="黃梓峻" w:date="2021-06-28T12:36:00Z"/>
                <w:rFonts w:ascii="標楷體" w:eastAsia="標楷體" w:hAnsi="標楷體"/>
              </w:rPr>
            </w:pPr>
            <w:ins w:id="5324" w:author="黃梓峻" w:date="2021-06-28T12:36:00Z">
              <w:r w:rsidRPr="00F63C93">
                <w:rPr>
                  <w:rFonts w:ascii="標楷體" w:eastAsia="標楷體" w:hAnsi="標楷體"/>
                </w:rPr>
                <w:t>1</w:t>
              </w:r>
              <w:r w:rsidRPr="00F63C93">
                <w:rPr>
                  <w:rFonts w:ascii="標楷體" w:eastAsia="標楷體" w:hAnsi="標楷體" w:hint="eastAsia"/>
                </w:rPr>
                <w:t>.</w:t>
              </w:r>
              <w:r w:rsidRPr="00F63C93">
                <w:rPr>
                  <w:rFonts w:ascii="標楷體" w:eastAsia="標楷體" w:hAnsi="標楷體" w:hint="eastAsia"/>
                  <w:lang w:eastAsia="zh-HK"/>
                </w:rPr>
                <w:t>查詢</w:t>
              </w:r>
              <w:r w:rsidRPr="00F63C93">
                <w:rPr>
                  <w:rFonts w:ascii="標楷體" w:eastAsia="標楷體" w:hAnsi="標楷體" w:hint="eastAsia"/>
                </w:rPr>
                <w:t>[檔案借閱檔(InnDocRecord)]，輸出查詢資料依據[借閱</w:t>
              </w:r>
              <w:r w:rsidRPr="00F63C93">
                <w:rPr>
                  <w:rFonts w:ascii="標楷體" w:eastAsia="標楷體" w:hAnsi="標楷體" w:hint="eastAsia"/>
                </w:rPr>
                <w:lastRenderedPageBreak/>
                <w:t>日</w:t>
              </w:r>
            </w:ins>
          </w:p>
          <w:p w14:paraId="4B20FC90" w14:textId="77777777" w:rsidR="00F63C93" w:rsidRPr="00F63C93" w:rsidRDefault="00F63C93" w:rsidP="00F63C93">
            <w:pPr>
              <w:rPr>
                <w:ins w:id="5325" w:author="黃梓峻" w:date="2021-06-28T12:36:00Z"/>
                <w:rFonts w:ascii="標楷體" w:eastAsia="標楷體" w:hAnsi="標楷體"/>
              </w:rPr>
            </w:pPr>
            <w:ins w:id="5326" w:author="黃梓峻" w:date="2021-06-28T12:36:00Z">
              <w:r w:rsidRPr="00F63C93">
                <w:rPr>
                  <w:rFonts w:ascii="標楷體" w:eastAsia="標楷體" w:hAnsi="標楷體" w:hint="eastAsia"/>
                </w:rPr>
                <w:t xml:space="preserve">  期(ApplDate)]符合輸入條件[開始日期]</w:t>
              </w:r>
            </w:ins>
          </w:p>
          <w:p w14:paraId="4B860205" w14:textId="77777777" w:rsidR="00F63C93" w:rsidRPr="00F63C93" w:rsidRDefault="00F63C93" w:rsidP="00F63C93">
            <w:pPr>
              <w:rPr>
                <w:ins w:id="5327" w:author="黃梓峻" w:date="2021-06-28T12:36:00Z"/>
                <w:rFonts w:ascii="標楷體" w:eastAsia="標楷體" w:hAnsi="標楷體"/>
              </w:rPr>
            </w:pPr>
            <w:ins w:id="5328" w:author="黃梓峻" w:date="2021-06-28T12:37:00Z">
              <w:r w:rsidRPr="00F63C93">
                <w:rPr>
                  <w:rFonts w:ascii="標楷體" w:eastAsia="標楷體" w:hAnsi="標楷體" w:hint="eastAsia"/>
                </w:rPr>
                <w:t>2</w:t>
              </w:r>
            </w:ins>
            <w:ins w:id="5329" w:author="黃梓峻" w:date="2021-06-28T12:36:00Z">
              <w:r w:rsidRPr="00F63C93">
                <w:rPr>
                  <w:rFonts w:ascii="標楷體" w:eastAsia="標楷體" w:hAnsi="標楷體" w:hint="eastAsia"/>
                </w:rPr>
                <w:t>.若該查詢條件未查出資料，則提示錯誤訊息"E0001查詢資料不</w:t>
              </w:r>
            </w:ins>
          </w:p>
          <w:p w14:paraId="6F084E42" w14:textId="77777777" w:rsidR="00F63C93" w:rsidRPr="00F63C93" w:rsidRDefault="00F63C93" w:rsidP="00F63C93">
            <w:pPr>
              <w:rPr>
                <w:ins w:id="5330" w:author="黃梓峻" w:date="2021-06-28T12:36:00Z"/>
                <w:rFonts w:ascii="標楷體" w:eastAsia="標楷體" w:hAnsi="標楷體"/>
              </w:rPr>
            </w:pPr>
            <w:ins w:id="5331" w:author="黃梓峻" w:date="2021-06-28T12:36:00Z">
              <w:r w:rsidRPr="00F63C93">
                <w:rPr>
                  <w:rFonts w:ascii="標楷體" w:eastAsia="標楷體" w:hAnsi="標楷體" w:hint="eastAsia"/>
                </w:rPr>
                <w:t xml:space="preserve">  存在(查無資料) "</w:t>
              </w:r>
            </w:ins>
          </w:p>
          <w:p w14:paraId="2CAF2F04" w14:textId="77777777" w:rsidR="00F63C93" w:rsidRPr="00F63C93" w:rsidRDefault="00F63C93" w:rsidP="00F63C93">
            <w:pPr>
              <w:rPr>
                <w:ins w:id="5332" w:author="黃梓峻" w:date="2021-06-28T12:36:00Z"/>
                <w:rFonts w:ascii="標楷體" w:eastAsia="標楷體" w:hAnsi="標楷體"/>
                <w:shd w:val="pct15" w:color="auto" w:fill="FFFFFF"/>
                <w:lang w:eastAsia="zh-HK"/>
              </w:rPr>
            </w:pPr>
            <w:ins w:id="5333" w:author="黃梓峻" w:date="2021-06-28T12:36:00Z">
              <w:r w:rsidRPr="00F63C93">
                <w:rPr>
                  <w:rFonts w:ascii="標楷體" w:eastAsia="標楷體" w:hAnsi="標楷體" w:hint="eastAsia"/>
                  <w:shd w:val="pct15" w:color="auto" w:fill="FFFFFF"/>
                </w:rPr>
                <w:t>&lt;&lt;</w:t>
              </w:r>
              <w:r w:rsidRPr="00F63C93">
                <w:rPr>
                  <w:rFonts w:ascii="標楷體" w:eastAsia="標楷體" w:hAnsi="標楷體" w:hint="eastAsia"/>
                  <w:shd w:val="pct15" w:color="auto" w:fill="FFFFFF"/>
                  <w:lang w:eastAsia="zh-HK"/>
                </w:rPr>
                <w:t>成功處理說明</w:t>
              </w:r>
              <w:r w:rsidRPr="00F63C93">
                <w:rPr>
                  <w:rFonts w:ascii="標楷體" w:eastAsia="標楷體" w:hAnsi="標楷體" w:hint="eastAsia"/>
                  <w:shd w:val="pct15" w:color="auto" w:fill="FFFFFF"/>
                </w:rPr>
                <w:t>&gt;&gt;</w:t>
              </w:r>
            </w:ins>
          </w:p>
          <w:p w14:paraId="57AB7BCD" w14:textId="77777777" w:rsidR="00F63C93" w:rsidRPr="00F63C93" w:rsidRDefault="00F63C93" w:rsidP="00F63C93">
            <w:pPr>
              <w:rPr>
                <w:ins w:id="5334" w:author="黃梓峻" w:date="2021-06-28T12:37:00Z"/>
                <w:rFonts w:ascii="標楷體" w:eastAsia="標楷體" w:hAnsi="標楷體"/>
              </w:rPr>
            </w:pPr>
            <w:ins w:id="5335" w:author="黃梓峻" w:date="2021-06-28T12:37:00Z">
              <w:r w:rsidRPr="00F63C93">
                <w:rPr>
                  <w:rFonts w:ascii="標楷體" w:eastAsia="標楷體" w:hAnsi="標楷體" w:hint="eastAsia"/>
                </w:rPr>
                <w:t>3.報表種類</w:t>
              </w:r>
            </w:ins>
          </w:p>
          <w:p w14:paraId="68B94F05" w14:textId="77777777" w:rsidR="00F63C93" w:rsidRPr="00F63C93" w:rsidRDefault="00F63C93" w:rsidP="00F63C93">
            <w:pPr>
              <w:rPr>
                <w:ins w:id="5336" w:author="黃梓峻" w:date="2021-06-28T12:39:00Z"/>
                <w:rFonts w:ascii="標楷體" w:eastAsia="標楷體" w:hAnsi="標楷體"/>
              </w:rPr>
            </w:pPr>
            <w:ins w:id="5337" w:author="黃梓峻" w:date="2021-06-28T12:37:00Z">
              <w:r w:rsidRPr="00F63C93">
                <w:rPr>
                  <w:rFonts w:ascii="標楷體" w:eastAsia="標楷體" w:hAnsi="標楷體" w:hint="eastAsia"/>
                </w:rPr>
                <w:t xml:space="preserve">  (1).未歸還月報表：同</w:t>
              </w:r>
            </w:ins>
            <w:ins w:id="5338" w:author="黃梓峻" w:date="2021-06-28T12:38:00Z">
              <w:r w:rsidRPr="00F63C93">
                <w:rPr>
                  <w:rFonts w:ascii="標楷體" w:eastAsia="標楷體" w:hAnsi="標楷體" w:hint="eastAsia"/>
                </w:rPr>
                <w:t>[</w:t>
              </w:r>
            </w:ins>
            <w:ins w:id="5339" w:author="黃梓峻" w:date="2021-06-28T12:37:00Z">
              <w:r w:rsidRPr="00F63C93">
                <w:rPr>
                  <w:rFonts w:ascii="標楷體" w:eastAsia="標楷體" w:hAnsi="標楷體" w:hint="eastAsia"/>
                </w:rPr>
                <w:t>戶號(CustNo)</w:t>
              </w:r>
            </w:ins>
            <w:ins w:id="5340" w:author="黃梓峻" w:date="2021-06-28T12:38:00Z">
              <w:r w:rsidRPr="00F63C93">
                <w:rPr>
                  <w:rFonts w:ascii="標楷體" w:eastAsia="標楷體" w:hAnsi="標楷體" w:hint="eastAsia"/>
                </w:rPr>
                <w:t>]</w:t>
              </w:r>
            </w:ins>
            <w:ins w:id="5341" w:author="黃梓峻" w:date="2021-06-28T12:37:00Z">
              <w:r w:rsidRPr="00F63C93">
                <w:rPr>
                  <w:rFonts w:ascii="標楷體" w:eastAsia="標楷體" w:hAnsi="標楷體" w:hint="eastAsia"/>
                </w:rPr>
                <w:t>、</w:t>
              </w:r>
            </w:ins>
            <w:ins w:id="5342" w:author="黃梓峻" w:date="2021-06-28T12:38:00Z">
              <w:r w:rsidRPr="00F63C93">
                <w:rPr>
                  <w:rFonts w:ascii="標楷體" w:eastAsia="標楷體" w:hAnsi="標楷體" w:hint="eastAsia"/>
                </w:rPr>
                <w:t>[</w:t>
              </w:r>
            </w:ins>
            <w:ins w:id="5343" w:author="黃梓峻" w:date="2021-06-28T12:37:00Z">
              <w:r w:rsidRPr="00F63C93">
                <w:rPr>
                  <w:rFonts w:ascii="標楷體" w:eastAsia="標楷體" w:hAnsi="標楷體" w:hint="eastAsia"/>
                </w:rPr>
                <w:t>額度(FacmNo)</w:t>
              </w:r>
            </w:ins>
            <w:ins w:id="5344" w:author="黃梓峻" w:date="2021-06-28T12:38:00Z">
              <w:r w:rsidRPr="00F63C93">
                <w:rPr>
                  <w:rFonts w:ascii="標楷體" w:eastAsia="標楷體" w:hAnsi="標楷體" w:hint="eastAsia"/>
                </w:rPr>
                <w:t>]</w:t>
              </w:r>
            </w:ins>
            <w:ins w:id="5345" w:author="黃梓峻" w:date="2021-06-28T12:37:00Z">
              <w:r w:rsidRPr="00F63C93">
                <w:rPr>
                  <w:rFonts w:ascii="標楷體" w:eastAsia="標楷體" w:hAnsi="標楷體" w:hint="eastAsia"/>
                </w:rPr>
                <w:t>、</w:t>
              </w:r>
            </w:ins>
            <w:ins w:id="5346" w:author="黃梓峻" w:date="2021-06-28T12:38:00Z">
              <w:r w:rsidRPr="00F63C93">
                <w:rPr>
                  <w:rFonts w:ascii="標楷體" w:eastAsia="標楷體" w:hAnsi="標楷體" w:hint="eastAsia"/>
                </w:rPr>
                <w:t>[</w:t>
              </w:r>
            </w:ins>
            <w:ins w:id="5347" w:author="黃梓峻" w:date="2021-06-28T12:37:00Z">
              <w:r w:rsidRPr="00F63C93">
                <w:rPr>
                  <w:rFonts w:ascii="標楷體" w:eastAsia="標楷體" w:hAnsi="標楷體" w:hint="eastAsia"/>
                </w:rPr>
                <w:t>借</w:t>
              </w:r>
            </w:ins>
          </w:p>
          <w:p w14:paraId="28197412" w14:textId="77777777" w:rsidR="00F63C93" w:rsidRPr="00F63C93" w:rsidRDefault="00F63C93" w:rsidP="00F63C93">
            <w:pPr>
              <w:rPr>
                <w:ins w:id="5348" w:author="黃梓峻" w:date="2021-06-28T12:39:00Z"/>
                <w:rFonts w:ascii="標楷體" w:eastAsia="標楷體" w:hAnsi="標楷體"/>
              </w:rPr>
            </w:pPr>
            <w:ins w:id="5349" w:author="黃梓峻" w:date="2021-06-28T12:39:00Z">
              <w:r w:rsidRPr="00F63C93">
                <w:rPr>
                  <w:rFonts w:ascii="標楷體" w:eastAsia="標楷體" w:hAnsi="標楷體" w:hint="eastAsia"/>
                </w:rPr>
                <w:t xml:space="preserve">      </w:t>
              </w:r>
            </w:ins>
            <w:ins w:id="5350" w:author="黃梓峻" w:date="2021-06-28T12:37:00Z">
              <w:r w:rsidRPr="00F63C93">
                <w:rPr>
                  <w:rFonts w:ascii="標楷體" w:eastAsia="標楷體" w:hAnsi="標楷體" w:hint="eastAsia"/>
                </w:rPr>
                <w:t>閱日期(ApplDate)</w:t>
              </w:r>
            </w:ins>
            <w:ins w:id="5351" w:author="黃梓峻" w:date="2021-06-28T12:38:00Z">
              <w:r w:rsidRPr="00F63C93">
                <w:rPr>
                  <w:rFonts w:ascii="標楷體" w:eastAsia="標楷體" w:hAnsi="標楷體" w:hint="eastAsia"/>
                </w:rPr>
                <w:t>]</w:t>
              </w:r>
            </w:ins>
            <w:ins w:id="5352" w:author="黃梓峻" w:date="2021-06-28T12:37:00Z">
              <w:r w:rsidRPr="00F63C93">
                <w:rPr>
                  <w:rFonts w:ascii="標楷體" w:eastAsia="標楷體" w:hAnsi="標楷體" w:hint="eastAsia"/>
                </w:rPr>
                <w:t>，</w:t>
              </w:r>
            </w:ins>
            <w:ins w:id="5353" w:author="黃梓峻" w:date="2021-06-28T12:38:00Z">
              <w:r w:rsidRPr="00F63C93">
                <w:rPr>
                  <w:rFonts w:ascii="標楷體" w:eastAsia="標楷體" w:hAnsi="標楷體" w:hint="eastAsia"/>
                </w:rPr>
                <w:t>[</w:t>
              </w:r>
            </w:ins>
            <w:ins w:id="5354" w:author="黃梓峻" w:date="2021-06-28T12:37:00Z">
              <w:r w:rsidRPr="00F63C93">
                <w:rPr>
                  <w:rFonts w:ascii="標楷體" w:eastAsia="標楷體" w:hAnsi="標楷體" w:hint="eastAsia"/>
                </w:rPr>
                <w:t>申請或歸還(ApplCode)</w:t>
              </w:r>
            </w:ins>
            <w:ins w:id="5355" w:author="黃梓峻" w:date="2021-06-28T12:38:00Z">
              <w:r w:rsidRPr="00F63C93">
                <w:rPr>
                  <w:rFonts w:ascii="標楷體" w:eastAsia="標楷體" w:hAnsi="標楷體" w:hint="eastAsia"/>
                </w:rPr>
                <w:t>]</w:t>
              </w:r>
            </w:ins>
            <w:ins w:id="5356" w:author="黃梓峻" w:date="2021-06-28T12:37:00Z">
              <w:r w:rsidRPr="00F63C93">
                <w:rPr>
                  <w:rFonts w:ascii="標楷體" w:eastAsia="標楷體" w:hAnsi="標楷體" w:hint="eastAsia"/>
                </w:rPr>
                <w:t>記號</w:t>
              </w:r>
            </w:ins>
            <w:ins w:id="5357" w:author="黃梓峻" w:date="2021-06-28T12:38:00Z">
              <w:r w:rsidRPr="00F63C93">
                <w:rPr>
                  <w:rFonts w:ascii="標楷體" w:eastAsia="標楷體" w:hAnsi="標楷體" w:hint="eastAsia"/>
                </w:rPr>
                <w:t>[</w:t>
              </w:r>
            </w:ins>
            <w:ins w:id="5358" w:author="黃梓峻" w:date="2021-06-28T12:37:00Z">
              <w:r w:rsidRPr="00F63C93">
                <w:rPr>
                  <w:rFonts w:ascii="標楷體" w:eastAsia="標楷體" w:hAnsi="標楷體" w:hint="eastAsia"/>
                </w:rPr>
                <w:t>無歸</w:t>
              </w:r>
            </w:ins>
          </w:p>
          <w:p w14:paraId="738696AD" w14:textId="77777777" w:rsidR="00F63C93" w:rsidRPr="00F63C93" w:rsidRDefault="00F63C93" w:rsidP="00F63C93">
            <w:pPr>
              <w:rPr>
                <w:ins w:id="5359" w:author="黃梓峻" w:date="2021-06-28T12:37:00Z"/>
                <w:rFonts w:ascii="標楷體" w:eastAsia="標楷體" w:hAnsi="標楷體"/>
              </w:rPr>
            </w:pPr>
            <w:ins w:id="5360" w:author="黃梓峻" w:date="2021-06-28T12:39:00Z">
              <w:r w:rsidRPr="00F63C93">
                <w:rPr>
                  <w:rFonts w:ascii="標楷體" w:eastAsia="標楷體" w:hAnsi="標楷體" w:hint="eastAsia"/>
                </w:rPr>
                <w:t xml:space="preserve">      </w:t>
              </w:r>
            </w:ins>
            <w:ins w:id="5361" w:author="黃梓峻" w:date="2021-06-28T12:37:00Z">
              <w:r w:rsidRPr="00F63C93">
                <w:rPr>
                  <w:rFonts w:ascii="標楷體" w:eastAsia="標楷體" w:hAnsi="標楷體" w:hint="eastAsia"/>
                </w:rPr>
                <w:t>還資料</w:t>
              </w:r>
            </w:ins>
            <w:ins w:id="5362" w:author="黃梓峻" w:date="2021-06-28T12:38:00Z">
              <w:r w:rsidRPr="00F63C93">
                <w:rPr>
                  <w:rFonts w:ascii="標楷體" w:eastAsia="標楷體" w:hAnsi="標楷體" w:hint="eastAsia"/>
                </w:rPr>
                <w:t>]</w:t>
              </w:r>
            </w:ins>
            <w:ins w:id="5363" w:author="黃梓峻" w:date="2021-06-28T12:37:00Z">
              <w:r w:rsidRPr="00F63C93">
                <w:rPr>
                  <w:rFonts w:ascii="標楷體" w:eastAsia="標楷體" w:hAnsi="標楷體" w:hint="eastAsia"/>
                </w:rPr>
                <w:t>者。</w:t>
              </w:r>
            </w:ins>
          </w:p>
          <w:p w14:paraId="0D4F5746" w14:textId="77777777" w:rsidR="00F63C93" w:rsidRPr="00F63C93" w:rsidRDefault="00F63C93" w:rsidP="00F63C93">
            <w:pPr>
              <w:rPr>
                <w:ins w:id="5364" w:author="黃梓峻" w:date="2021-06-28T12:39:00Z"/>
                <w:rFonts w:ascii="標楷體" w:eastAsia="標楷體" w:hAnsi="標楷體"/>
              </w:rPr>
            </w:pPr>
            <w:ins w:id="5365" w:author="黃梓峻" w:date="2021-06-28T12:37:00Z">
              <w:r w:rsidRPr="00F63C93">
                <w:rPr>
                  <w:rFonts w:ascii="標楷體" w:eastAsia="標楷體" w:hAnsi="標楷體" w:hint="eastAsia"/>
                </w:rPr>
                <w:t xml:space="preserve">  (2).法拍件月報表：同</w:t>
              </w:r>
            </w:ins>
            <w:ins w:id="5366" w:author="黃梓峻" w:date="2021-06-28T12:38:00Z">
              <w:r w:rsidRPr="00F63C93">
                <w:rPr>
                  <w:rFonts w:ascii="標楷體" w:eastAsia="標楷體" w:hAnsi="標楷體" w:hint="eastAsia"/>
                </w:rPr>
                <w:t>[</w:t>
              </w:r>
            </w:ins>
            <w:ins w:id="5367" w:author="黃梓峻" w:date="2021-06-28T12:37:00Z">
              <w:r w:rsidRPr="00F63C93">
                <w:rPr>
                  <w:rFonts w:ascii="標楷體" w:eastAsia="標楷體" w:hAnsi="標楷體" w:hint="eastAsia"/>
                </w:rPr>
                <w:t>戶號(CustNo)</w:t>
              </w:r>
            </w:ins>
            <w:ins w:id="5368" w:author="黃梓峻" w:date="2021-06-28T12:38:00Z">
              <w:r w:rsidRPr="00F63C93">
                <w:rPr>
                  <w:rFonts w:ascii="標楷體" w:eastAsia="標楷體" w:hAnsi="標楷體" w:hint="eastAsia"/>
                </w:rPr>
                <w:t>]</w:t>
              </w:r>
            </w:ins>
            <w:ins w:id="5369" w:author="黃梓峻" w:date="2021-06-28T12:37:00Z">
              <w:r w:rsidRPr="00F63C93">
                <w:rPr>
                  <w:rFonts w:ascii="標楷體" w:eastAsia="標楷體" w:hAnsi="標楷體" w:hint="eastAsia"/>
                </w:rPr>
                <w:t>、</w:t>
              </w:r>
            </w:ins>
            <w:ins w:id="5370" w:author="黃梓峻" w:date="2021-06-28T12:38:00Z">
              <w:r w:rsidRPr="00F63C93">
                <w:rPr>
                  <w:rFonts w:ascii="標楷體" w:eastAsia="標楷體" w:hAnsi="標楷體" w:hint="eastAsia"/>
                </w:rPr>
                <w:t>[</w:t>
              </w:r>
            </w:ins>
            <w:ins w:id="5371" w:author="黃梓峻" w:date="2021-06-28T12:37:00Z">
              <w:r w:rsidRPr="00F63C93">
                <w:rPr>
                  <w:rFonts w:ascii="標楷體" w:eastAsia="標楷體" w:hAnsi="標楷體" w:hint="eastAsia"/>
                </w:rPr>
                <w:t>額度 (FacmNo)</w:t>
              </w:r>
            </w:ins>
            <w:ins w:id="5372" w:author="黃梓峻" w:date="2021-06-28T12:38:00Z">
              <w:r w:rsidRPr="00F63C93">
                <w:rPr>
                  <w:rFonts w:ascii="標楷體" w:eastAsia="標楷體" w:hAnsi="標楷體" w:hint="eastAsia"/>
                </w:rPr>
                <w:t>]</w:t>
              </w:r>
            </w:ins>
            <w:ins w:id="5373" w:author="黃梓峻" w:date="2021-06-28T12:37:00Z">
              <w:r w:rsidRPr="00F63C93">
                <w:rPr>
                  <w:rFonts w:ascii="標楷體" w:eastAsia="標楷體" w:hAnsi="標楷體" w:hint="eastAsia"/>
                </w:rPr>
                <w:t>、</w:t>
              </w:r>
            </w:ins>
            <w:ins w:id="5374" w:author="黃梓峻" w:date="2021-06-28T12:38:00Z">
              <w:r w:rsidRPr="00F63C93">
                <w:rPr>
                  <w:rFonts w:ascii="標楷體" w:eastAsia="標楷體" w:hAnsi="標楷體" w:hint="eastAsia"/>
                </w:rPr>
                <w:t>[</w:t>
              </w:r>
            </w:ins>
            <w:ins w:id="5375" w:author="黃梓峻" w:date="2021-06-28T12:37:00Z">
              <w:r w:rsidRPr="00F63C93">
                <w:rPr>
                  <w:rFonts w:ascii="標楷體" w:eastAsia="標楷體" w:hAnsi="標楷體" w:hint="eastAsia"/>
                </w:rPr>
                <w:t>借</w:t>
              </w:r>
            </w:ins>
          </w:p>
          <w:p w14:paraId="37D3C59D" w14:textId="77777777" w:rsidR="00F63C93" w:rsidRPr="00F63C93" w:rsidRDefault="00F63C93" w:rsidP="00F63C93">
            <w:pPr>
              <w:rPr>
                <w:ins w:id="5376" w:author="黃梓峻" w:date="2021-06-28T12:39:00Z"/>
                <w:rFonts w:ascii="標楷體" w:eastAsia="標楷體" w:hAnsi="標楷體"/>
              </w:rPr>
            </w:pPr>
            <w:ins w:id="5377" w:author="黃梓峻" w:date="2021-06-28T12:39:00Z">
              <w:r w:rsidRPr="00F63C93">
                <w:rPr>
                  <w:rFonts w:ascii="標楷體" w:eastAsia="標楷體" w:hAnsi="標楷體" w:hint="eastAsia"/>
                </w:rPr>
                <w:t xml:space="preserve">      </w:t>
              </w:r>
            </w:ins>
            <w:ins w:id="5378" w:author="黃梓峻" w:date="2021-06-28T12:37:00Z">
              <w:r w:rsidRPr="00F63C93">
                <w:rPr>
                  <w:rFonts w:ascii="標楷體" w:eastAsia="標楷體" w:hAnsi="標楷體" w:hint="eastAsia"/>
                </w:rPr>
                <w:t>閱日期(ApplDate)</w:t>
              </w:r>
            </w:ins>
            <w:ins w:id="5379" w:author="黃梓峻" w:date="2021-06-28T12:38:00Z">
              <w:r w:rsidRPr="00F63C93">
                <w:rPr>
                  <w:rFonts w:ascii="標楷體" w:eastAsia="標楷體" w:hAnsi="標楷體" w:hint="eastAsia"/>
                </w:rPr>
                <w:t>]</w:t>
              </w:r>
            </w:ins>
            <w:ins w:id="5380" w:author="黃梓峻" w:date="2021-06-28T12:37:00Z">
              <w:r w:rsidRPr="00F63C93">
                <w:rPr>
                  <w:rFonts w:ascii="標楷體" w:eastAsia="標楷體" w:hAnsi="標楷體" w:hint="eastAsia"/>
                </w:rPr>
                <w:t>，</w:t>
              </w:r>
            </w:ins>
            <w:ins w:id="5381" w:author="黃梓峻" w:date="2021-06-28T12:38:00Z">
              <w:r w:rsidRPr="00F63C93">
                <w:rPr>
                  <w:rFonts w:ascii="標楷體" w:eastAsia="標楷體" w:hAnsi="標楷體" w:hint="eastAsia"/>
                </w:rPr>
                <w:t>[</w:t>
              </w:r>
            </w:ins>
            <w:ins w:id="5382" w:author="黃梓峻" w:date="2021-06-28T12:37:00Z">
              <w:r w:rsidRPr="00F63C93">
                <w:rPr>
                  <w:rFonts w:ascii="標楷體" w:eastAsia="標楷體" w:hAnsi="標楷體" w:hint="eastAsia"/>
                </w:rPr>
                <w:t>申請或歸還(ApplCode)</w:t>
              </w:r>
            </w:ins>
            <w:ins w:id="5383" w:author="黃梓峻" w:date="2021-06-28T12:38:00Z">
              <w:r w:rsidRPr="00F63C93">
                <w:rPr>
                  <w:rFonts w:ascii="標楷體" w:eastAsia="標楷體" w:hAnsi="標楷體" w:hint="eastAsia"/>
                </w:rPr>
                <w:t>]</w:t>
              </w:r>
            </w:ins>
            <w:ins w:id="5384" w:author="黃梓峻" w:date="2021-06-28T12:37:00Z">
              <w:r w:rsidRPr="00F63C93">
                <w:rPr>
                  <w:rFonts w:ascii="標楷體" w:eastAsia="標楷體" w:hAnsi="標楷體" w:hint="eastAsia"/>
                </w:rPr>
                <w:t>記號</w:t>
              </w:r>
            </w:ins>
            <w:ins w:id="5385" w:author="黃梓峻" w:date="2021-06-28T12:38:00Z">
              <w:r w:rsidRPr="00F63C93">
                <w:rPr>
                  <w:rFonts w:ascii="標楷體" w:eastAsia="標楷體" w:hAnsi="標楷體" w:hint="eastAsia"/>
                </w:rPr>
                <w:t>[</w:t>
              </w:r>
            </w:ins>
            <w:ins w:id="5386" w:author="黃梓峻" w:date="2021-06-28T12:37:00Z">
              <w:r w:rsidRPr="00F63C93">
                <w:rPr>
                  <w:rFonts w:ascii="標楷體" w:eastAsia="標楷體" w:hAnsi="標楷體" w:hint="eastAsia"/>
                </w:rPr>
                <w:t>無歸</w:t>
              </w:r>
            </w:ins>
          </w:p>
          <w:p w14:paraId="5250DFD1" w14:textId="77777777" w:rsidR="00F63C93" w:rsidRPr="00F63C93" w:rsidRDefault="00F63C93" w:rsidP="00F63C93">
            <w:pPr>
              <w:rPr>
                <w:ins w:id="5387" w:author="黃梓峻" w:date="2021-06-28T12:37:00Z"/>
                <w:rFonts w:ascii="標楷體" w:eastAsia="標楷體" w:hAnsi="標楷體"/>
              </w:rPr>
            </w:pPr>
            <w:ins w:id="5388" w:author="黃梓峻" w:date="2021-06-28T12:39:00Z">
              <w:r w:rsidRPr="00F63C93">
                <w:rPr>
                  <w:rFonts w:ascii="標楷體" w:eastAsia="標楷體" w:hAnsi="標楷體" w:hint="eastAsia"/>
                </w:rPr>
                <w:t xml:space="preserve">      </w:t>
              </w:r>
            </w:ins>
            <w:ins w:id="5389" w:author="黃梓峻" w:date="2021-06-28T12:37:00Z">
              <w:r w:rsidRPr="00F63C93">
                <w:rPr>
                  <w:rFonts w:ascii="標楷體" w:eastAsia="標楷體" w:hAnsi="標楷體" w:hint="eastAsia"/>
                </w:rPr>
                <w:t>還資料</w:t>
              </w:r>
            </w:ins>
            <w:ins w:id="5390" w:author="黃梓峻" w:date="2021-06-28T12:38:00Z">
              <w:r w:rsidRPr="00F63C93">
                <w:rPr>
                  <w:rFonts w:ascii="標楷體" w:eastAsia="標楷體" w:hAnsi="標楷體" w:hint="eastAsia"/>
                </w:rPr>
                <w:t>]</w:t>
              </w:r>
            </w:ins>
            <w:ins w:id="5391" w:author="黃梓峻" w:date="2021-06-28T12:37:00Z">
              <w:r w:rsidRPr="00F63C93">
                <w:rPr>
                  <w:rFonts w:ascii="標楷體" w:eastAsia="標楷體" w:hAnsi="標楷體" w:hint="eastAsia"/>
                </w:rPr>
                <w:t>且</w:t>
              </w:r>
            </w:ins>
            <w:ins w:id="5392" w:author="黃梓峻" w:date="2021-06-28T12:38:00Z">
              <w:r w:rsidRPr="00F63C93">
                <w:rPr>
                  <w:rFonts w:ascii="標楷體" w:eastAsia="標楷體" w:hAnsi="標楷體" w:hint="eastAsia"/>
                </w:rPr>
                <w:t>[</w:t>
              </w:r>
            </w:ins>
            <w:ins w:id="5393" w:author="黃梓峻" w:date="2021-06-28T12:37:00Z">
              <w:r w:rsidRPr="00F63C93">
                <w:rPr>
                  <w:rFonts w:ascii="標楷體" w:eastAsia="標楷體" w:hAnsi="標楷體" w:hint="eastAsia"/>
                </w:rPr>
                <w:t>用途 (UsageCode)</w:t>
              </w:r>
            </w:ins>
            <w:ins w:id="5394" w:author="黃梓峻" w:date="2021-06-28T12:38:00Z">
              <w:r w:rsidRPr="00F63C93">
                <w:rPr>
                  <w:rFonts w:ascii="標楷體" w:eastAsia="標楷體" w:hAnsi="標楷體" w:hint="eastAsia"/>
                </w:rPr>
                <w:t>]</w:t>
              </w:r>
            </w:ins>
            <w:ins w:id="5395" w:author="黃梓峻" w:date="2021-06-28T12:37:00Z">
              <w:r w:rsidRPr="00F63C93">
                <w:rPr>
                  <w:rFonts w:ascii="標楷體" w:eastAsia="標楷體" w:hAnsi="標楷體" w:hint="eastAsia"/>
                </w:rPr>
                <w:t>為</w:t>
              </w:r>
            </w:ins>
            <w:ins w:id="5396" w:author="黃梓峻" w:date="2021-06-28T12:38:00Z">
              <w:r w:rsidRPr="00F63C93">
                <w:rPr>
                  <w:rFonts w:ascii="標楷體" w:eastAsia="標楷體" w:hAnsi="標楷體" w:hint="eastAsia"/>
                </w:rPr>
                <w:t>[</w:t>
              </w:r>
            </w:ins>
            <w:ins w:id="5397" w:author="黃梓峻" w:date="2021-06-28T12:37:00Z">
              <w:r w:rsidRPr="00F63C93">
                <w:rPr>
                  <w:rFonts w:ascii="標楷體" w:eastAsia="標楷體" w:hAnsi="標楷體" w:hint="eastAsia"/>
                </w:rPr>
                <w:t>法拍</w:t>
              </w:r>
            </w:ins>
            <w:ins w:id="5398" w:author="黃梓峻" w:date="2021-06-28T12:38:00Z">
              <w:r w:rsidRPr="00F63C93">
                <w:rPr>
                  <w:rFonts w:ascii="標楷體" w:eastAsia="標楷體" w:hAnsi="標楷體" w:hint="eastAsia"/>
                </w:rPr>
                <w:t>]</w:t>
              </w:r>
            </w:ins>
            <w:ins w:id="5399" w:author="黃梓峻" w:date="2021-06-28T12:37:00Z">
              <w:r w:rsidRPr="00F63C93">
                <w:rPr>
                  <w:rFonts w:ascii="標楷體" w:eastAsia="標楷體" w:hAnsi="標楷體" w:hint="eastAsia"/>
                </w:rPr>
                <w:t>者。</w:t>
              </w:r>
            </w:ins>
          </w:p>
          <w:p w14:paraId="03A72F38" w14:textId="77777777" w:rsidR="00F63C93" w:rsidRPr="00F63C93" w:rsidRDefault="00F63C93" w:rsidP="00F63C93">
            <w:pPr>
              <w:rPr>
                <w:ins w:id="5400" w:author="黃梓峻" w:date="2021-06-28T12:39:00Z"/>
                <w:rFonts w:ascii="標楷體" w:eastAsia="標楷體" w:hAnsi="標楷體"/>
              </w:rPr>
            </w:pPr>
            <w:ins w:id="5401" w:author="黃梓峻" w:date="2021-06-28T12:37:00Z">
              <w:r w:rsidRPr="00F63C93">
                <w:rPr>
                  <w:rFonts w:ascii="標楷體" w:eastAsia="標楷體" w:hAnsi="標楷體" w:hint="eastAsia"/>
                </w:rPr>
                <w:t xml:space="preserve">  (3).件數統計表：同</w:t>
              </w:r>
            </w:ins>
            <w:ins w:id="5402" w:author="黃梓峻" w:date="2021-06-28T12:38:00Z">
              <w:r w:rsidRPr="00F63C93">
                <w:rPr>
                  <w:rFonts w:ascii="標楷體" w:eastAsia="標楷體" w:hAnsi="標楷體" w:hint="eastAsia"/>
                </w:rPr>
                <w:t>[</w:t>
              </w:r>
            </w:ins>
            <w:ins w:id="5403" w:author="黃梓峻" w:date="2021-06-28T12:37:00Z">
              <w:r w:rsidRPr="00F63C93">
                <w:rPr>
                  <w:rFonts w:ascii="標楷體" w:eastAsia="標楷體" w:hAnsi="標楷體" w:hint="eastAsia"/>
                </w:rPr>
                <w:t>戶號(CustNo)</w:t>
              </w:r>
            </w:ins>
            <w:ins w:id="5404" w:author="黃梓峻" w:date="2021-06-28T12:39:00Z">
              <w:r w:rsidRPr="00F63C93">
                <w:rPr>
                  <w:rFonts w:ascii="標楷體" w:eastAsia="標楷體" w:hAnsi="標楷體" w:hint="eastAsia"/>
                </w:rPr>
                <w:t>]</w:t>
              </w:r>
            </w:ins>
            <w:ins w:id="5405" w:author="黃梓峻" w:date="2021-06-28T12:37:00Z">
              <w:r w:rsidRPr="00F63C93">
                <w:rPr>
                  <w:rFonts w:ascii="標楷體" w:eastAsia="標楷體" w:hAnsi="標楷體" w:hint="eastAsia"/>
                </w:rPr>
                <w:t>、</w:t>
              </w:r>
            </w:ins>
            <w:ins w:id="5406" w:author="黃梓峻" w:date="2021-06-28T12:39:00Z">
              <w:r w:rsidRPr="00F63C93">
                <w:rPr>
                  <w:rFonts w:ascii="標楷體" w:eastAsia="標楷體" w:hAnsi="標楷體" w:hint="eastAsia"/>
                </w:rPr>
                <w:t>[</w:t>
              </w:r>
            </w:ins>
            <w:ins w:id="5407" w:author="黃梓峻" w:date="2021-06-28T12:37:00Z">
              <w:r w:rsidRPr="00F63C93">
                <w:rPr>
                  <w:rFonts w:ascii="標楷體" w:eastAsia="標楷體" w:hAnsi="標楷體" w:hint="eastAsia"/>
                </w:rPr>
                <w:t>額度 (FacmNo)</w:t>
              </w:r>
            </w:ins>
            <w:ins w:id="5408" w:author="黃梓峻" w:date="2021-06-28T12:39:00Z">
              <w:r w:rsidRPr="00F63C93">
                <w:rPr>
                  <w:rFonts w:ascii="標楷體" w:eastAsia="標楷體" w:hAnsi="標楷體" w:hint="eastAsia"/>
                </w:rPr>
                <w:t>]</w:t>
              </w:r>
            </w:ins>
            <w:ins w:id="5409" w:author="黃梓峻" w:date="2021-06-28T12:37:00Z">
              <w:r w:rsidRPr="00F63C93">
                <w:rPr>
                  <w:rFonts w:ascii="標楷體" w:eastAsia="標楷體" w:hAnsi="標楷體" w:hint="eastAsia"/>
                </w:rPr>
                <w:t>、</w:t>
              </w:r>
            </w:ins>
            <w:ins w:id="5410" w:author="黃梓峻" w:date="2021-06-28T12:39:00Z">
              <w:r w:rsidRPr="00F63C93">
                <w:rPr>
                  <w:rFonts w:ascii="標楷體" w:eastAsia="標楷體" w:hAnsi="標楷體" w:hint="eastAsia"/>
                </w:rPr>
                <w:t>[</w:t>
              </w:r>
            </w:ins>
            <w:ins w:id="5411" w:author="黃梓峻" w:date="2021-06-28T12:37:00Z">
              <w:r w:rsidRPr="00F63C93">
                <w:rPr>
                  <w:rFonts w:ascii="標楷體" w:eastAsia="標楷體" w:hAnsi="標楷體" w:hint="eastAsia"/>
                </w:rPr>
                <w:t>借</w:t>
              </w:r>
            </w:ins>
          </w:p>
          <w:p w14:paraId="3FCB2619" w14:textId="77777777" w:rsidR="00F63C93" w:rsidRPr="00F63C93" w:rsidRDefault="00F63C93" w:rsidP="00F63C93">
            <w:pPr>
              <w:rPr>
                <w:ins w:id="5412" w:author="黃梓峻" w:date="2021-06-28T12:39:00Z"/>
                <w:rFonts w:ascii="標楷體" w:eastAsia="標楷體" w:hAnsi="標楷體"/>
              </w:rPr>
            </w:pPr>
            <w:ins w:id="5413" w:author="黃梓峻" w:date="2021-06-28T12:39:00Z">
              <w:r w:rsidRPr="00F63C93">
                <w:rPr>
                  <w:rFonts w:ascii="標楷體" w:eastAsia="標楷體" w:hAnsi="標楷體" w:hint="eastAsia"/>
                </w:rPr>
                <w:t xml:space="preserve">      </w:t>
              </w:r>
            </w:ins>
            <w:ins w:id="5414" w:author="黃梓峻" w:date="2021-06-28T12:37:00Z">
              <w:r w:rsidRPr="00F63C93">
                <w:rPr>
                  <w:rFonts w:ascii="標楷體" w:eastAsia="標楷體" w:hAnsi="標楷體" w:hint="eastAsia"/>
                </w:rPr>
                <w:t>閱日期(ApplDate)</w:t>
              </w:r>
            </w:ins>
            <w:ins w:id="5415" w:author="黃梓峻" w:date="2021-06-28T12:39:00Z">
              <w:r w:rsidRPr="00F63C93">
                <w:rPr>
                  <w:rFonts w:ascii="標楷體" w:eastAsia="標楷體" w:hAnsi="標楷體" w:hint="eastAsia"/>
                </w:rPr>
                <w:t>]</w:t>
              </w:r>
            </w:ins>
            <w:ins w:id="5416" w:author="黃梓峻" w:date="2021-06-28T12:37:00Z">
              <w:r w:rsidRPr="00F63C93">
                <w:rPr>
                  <w:rFonts w:ascii="標楷體" w:eastAsia="標楷體" w:hAnsi="標楷體" w:hint="eastAsia"/>
                </w:rPr>
                <w:t>，</w:t>
              </w:r>
            </w:ins>
            <w:ins w:id="5417" w:author="黃梓峻" w:date="2021-06-28T12:39:00Z">
              <w:r w:rsidRPr="00F63C93">
                <w:rPr>
                  <w:rFonts w:ascii="標楷體" w:eastAsia="標楷體" w:hAnsi="標楷體" w:hint="eastAsia"/>
                </w:rPr>
                <w:t>[</w:t>
              </w:r>
            </w:ins>
            <w:ins w:id="5418" w:author="黃梓峻" w:date="2021-06-28T12:37:00Z">
              <w:r w:rsidRPr="00F63C93">
                <w:rPr>
                  <w:rFonts w:ascii="標楷體" w:eastAsia="標楷體" w:hAnsi="標楷體" w:hint="eastAsia"/>
                </w:rPr>
                <w:t>申請或歸還(ApplCode)</w:t>
              </w:r>
            </w:ins>
            <w:ins w:id="5419" w:author="黃梓峻" w:date="2021-06-28T12:39:00Z">
              <w:r w:rsidRPr="00F63C93">
                <w:rPr>
                  <w:rFonts w:ascii="標楷體" w:eastAsia="標楷體" w:hAnsi="標楷體" w:hint="eastAsia"/>
                </w:rPr>
                <w:t>]</w:t>
              </w:r>
            </w:ins>
            <w:ins w:id="5420" w:author="黃梓峻" w:date="2021-06-28T12:37:00Z">
              <w:r w:rsidRPr="00F63C93">
                <w:rPr>
                  <w:rFonts w:ascii="標楷體" w:eastAsia="標楷體" w:hAnsi="標楷體" w:hint="eastAsia"/>
                </w:rPr>
                <w:t>記號</w:t>
              </w:r>
            </w:ins>
            <w:ins w:id="5421" w:author="黃梓峻" w:date="2021-06-28T12:39:00Z">
              <w:r w:rsidRPr="00F63C93">
                <w:rPr>
                  <w:rFonts w:ascii="標楷體" w:eastAsia="標楷體" w:hAnsi="標楷體" w:hint="eastAsia"/>
                </w:rPr>
                <w:t>[</w:t>
              </w:r>
            </w:ins>
            <w:ins w:id="5422" w:author="黃梓峻" w:date="2021-06-28T12:37:00Z">
              <w:r w:rsidRPr="00F63C93">
                <w:rPr>
                  <w:rFonts w:ascii="標楷體" w:eastAsia="標楷體" w:hAnsi="標楷體" w:hint="eastAsia"/>
                </w:rPr>
                <w:t>無歸</w:t>
              </w:r>
            </w:ins>
          </w:p>
          <w:p w14:paraId="6F81741B" w14:textId="77777777" w:rsidR="00F63C93" w:rsidRPr="00F63C93" w:rsidRDefault="00F63C93" w:rsidP="00F63C93">
            <w:pPr>
              <w:rPr>
                <w:ins w:id="5423" w:author="黃梓峻" w:date="2021-06-28T12:37:00Z"/>
                <w:rFonts w:ascii="標楷體" w:eastAsia="標楷體" w:hAnsi="標楷體"/>
              </w:rPr>
            </w:pPr>
            <w:ins w:id="5424" w:author="黃梓峻" w:date="2021-06-28T12:39:00Z">
              <w:r w:rsidRPr="00F63C93">
                <w:rPr>
                  <w:rFonts w:ascii="標楷體" w:eastAsia="標楷體" w:hAnsi="標楷體" w:hint="eastAsia"/>
                </w:rPr>
                <w:t xml:space="preserve">      </w:t>
              </w:r>
            </w:ins>
            <w:ins w:id="5425" w:author="黃梓峻" w:date="2021-06-28T12:37:00Z">
              <w:r w:rsidRPr="00F63C93">
                <w:rPr>
                  <w:rFonts w:ascii="標楷體" w:eastAsia="標楷體" w:hAnsi="標楷體" w:hint="eastAsia"/>
                </w:rPr>
                <w:t>還資料</w:t>
              </w:r>
            </w:ins>
            <w:ins w:id="5426" w:author="黃梓峻" w:date="2021-06-28T12:39:00Z">
              <w:r w:rsidRPr="00F63C93">
                <w:rPr>
                  <w:rFonts w:ascii="標楷體" w:eastAsia="標楷體" w:hAnsi="標楷體" w:hint="eastAsia"/>
                </w:rPr>
                <w:t>]</w:t>
              </w:r>
            </w:ins>
            <w:ins w:id="5427" w:author="黃梓峻" w:date="2021-06-28T12:37:00Z">
              <w:r w:rsidRPr="00F63C93">
                <w:rPr>
                  <w:rFonts w:ascii="標楷體" w:eastAsia="標楷體" w:hAnsi="標楷體" w:hint="eastAsia"/>
                </w:rPr>
                <w:t>者，各個</w:t>
              </w:r>
            </w:ins>
            <w:ins w:id="5428" w:author="黃梓峻" w:date="2021-06-28T12:39:00Z">
              <w:r w:rsidRPr="00F63C93">
                <w:rPr>
                  <w:rFonts w:ascii="標楷體" w:eastAsia="標楷體" w:hAnsi="標楷體" w:hint="eastAsia"/>
                </w:rPr>
                <w:t>[</w:t>
              </w:r>
            </w:ins>
            <w:ins w:id="5429" w:author="黃梓峻" w:date="2021-06-28T12:37:00Z">
              <w:r w:rsidRPr="00F63C93">
                <w:rPr>
                  <w:rFonts w:ascii="標楷體" w:eastAsia="標楷體" w:hAnsi="標楷體" w:hint="eastAsia"/>
                </w:rPr>
                <w:t>用途(UsageCode)</w:t>
              </w:r>
            </w:ins>
            <w:ins w:id="5430" w:author="黃梓峻" w:date="2021-06-28T12:39:00Z">
              <w:r w:rsidRPr="00F63C93">
                <w:rPr>
                  <w:rFonts w:ascii="標楷體" w:eastAsia="標楷體" w:hAnsi="標楷體" w:hint="eastAsia"/>
                </w:rPr>
                <w:t>]</w:t>
              </w:r>
            </w:ins>
            <w:ins w:id="5431" w:author="黃梓峻" w:date="2021-06-28T12:37:00Z">
              <w:r w:rsidRPr="00F63C93">
                <w:rPr>
                  <w:rFonts w:ascii="標楷體" w:eastAsia="標楷體" w:hAnsi="標楷體" w:hint="eastAsia"/>
                </w:rPr>
                <w:t>之筆數合計。</w:t>
              </w:r>
            </w:ins>
          </w:p>
          <w:p w14:paraId="545026A5" w14:textId="77777777" w:rsidR="00F63C93" w:rsidRPr="00F63C93" w:rsidRDefault="00F63C93" w:rsidP="00F63C93">
            <w:pPr>
              <w:rPr>
                <w:ins w:id="5432" w:author="st1" w:date="2021-05-07T16:42:00Z"/>
                <w:rFonts w:eastAsia="標楷體"/>
                <w:color w:val="000000" w:themeColor="text1"/>
                <w:lang w:eastAsia="zh-HK"/>
              </w:rPr>
            </w:pPr>
            <w:ins w:id="5433" w:author="黃梓峻" w:date="2021-06-28T12:36:00Z">
              <w:r w:rsidRPr="00F63C93">
                <w:rPr>
                  <w:rFonts w:ascii="標楷體" w:eastAsia="標楷體" w:hAnsi="標楷體"/>
                </w:rPr>
                <w:t>4</w:t>
              </w:r>
              <w:r w:rsidRPr="00F63C93">
                <w:rPr>
                  <w:rFonts w:ascii="標楷體" w:eastAsia="標楷體" w:hAnsi="標楷體" w:hint="eastAsia"/>
                </w:rPr>
                <w:t>.輸出查詢資料(參考下方畫面資料說明)</w:t>
              </w:r>
            </w:ins>
            <w:ins w:id="5434" w:author="st1" w:date="2021-05-07T16:44:00Z">
              <w:del w:id="5435" w:author="黃梓峻" w:date="2021-06-28T12:35:00Z">
                <w:r w:rsidRPr="00F63C93" w:rsidDel="00990DFA">
                  <w:rPr>
                    <w:rFonts w:ascii="標楷體" w:eastAsia="標楷體" w:hAnsi="標楷體" w:hint="eastAsia"/>
                    <w:lang w:eastAsia="zh-HK"/>
                  </w:rPr>
                  <w:delText>執行交易</w:delText>
                </w:r>
              </w:del>
            </w:ins>
          </w:p>
        </w:tc>
      </w:tr>
      <w:tr w:rsidR="00F63C93" w:rsidRPr="00F63C93" w14:paraId="67379F36" w14:textId="77777777" w:rsidTr="00067F94">
        <w:trPr>
          <w:ins w:id="5436" w:author="st1" w:date="2021-05-07T16:42:00Z"/>
        </w:trPr>
        <w:tc>
          <w:tcPr>
            <w:tcW w:w="851" w:type="dxa"/>
            <w:tcBorders>
              <w:top w:val="single" w:sz="4" w:space="0" w:color="auto"/>
              <w:left w:val="single" w:sz="4" w:space="0" w:color="auto"/>
              <w:bottom w:val="single" w:sz="4" w:space="0" w:color="auto"/>
              <w:right w:val="single" w:sz="4" w:space="0" w:color="auto"/>
            </w:tcBorders>
          </w:tcPr>
          <w:p w14:paraId="451D81A3" w14:textId="77777777" w:rsidR="00F63C93" w:rsidRPr="00F63C93" w:rsidRDefault="00F63C93" w:rsidP="00F63C93">
            <w:pPr>
              <w:jc w:val="center"/>
              <w:rPr>
                <w:ins w:id="5437" w:author="st1" w:date="2021-05-07T16:42:00Z"/>
                <w:rFonts w:ascii="標楷體" w:eastAsia="標楷體" w:hAnsi="標楷體"/>
              </w:rPr>
            </w:pPr>
            <w:ins w:id="5438" w:author="st1" w:date="2021-05-07T16:42:00Z">
              <w:r w:rsidRPr="00F63C93">
                <w:rPr>
                  <w:rFonts w:ascii="標楷體" w:eastAsia="標楷體" w:hAnsi="標楷體" w:hint="eastAsia"/>
                </w:rPr>
                <w:lastRenderedPageBreak/>
                <w:t>2</w:t>
              </w:r>
            </w:ins>
          </w:p>
        </w:tc>
        <w:tc>
          <w:tcPr>
            <w:tcW w:w="2126" w:type="dxa"/>
            <w:tcBorders>
              <w:top w:val="single" w:sz="4" w:space="0" w:color="auto"/>
              <w:left w:val="single" w:sz="4" w:space="0" w:color="auto"/>
              <w:bottom w:val="single" w:sz="4" w:space="0" w:color="auto"/>
              <w:right w:val="single" w:sz="4" w:space="0" w:color="auto"/>
            </w:tcBorders>
          </w:tcPr>
          <w:p w14:paraId="18032E19" w14:textId="77777777" w:rsidR="00F63C93" w:rsidRPr="00F63C93" w:rsidRDefault="00F63C93" w:rsidP="00F63C93">
            <w:pPr>
              <w:rPr>
                <w:ins w:id="5439" w:author="st1" w:date="2021-05-07T16:42:00Z"/>
                <w:rFonts w:ascii="標楷體" w:eastAsia="標楷體" w:hAnsi="標楷體"/>
                <w:lang w:eastAsia="zh-HK"/>
              </w:rPr>
            </w:pPr>
            <w:ins w:id="5440" w:author="st1" w:date="2021-05-07T16:43:00Z">
              <w:r w:rsidRPr="00F63C93">
                <w:rPr>
                  <w:rFonts w:ascii="標楷體" w:eastAsia="標楷體" w:hAnsi="標楷體" w:hint="eastAsia"/>
                  <w:lang w:eastAsia="zh-HK"/>
                </w:rPr>
                <w:t>離開</w:t>
              </w:r>
            </w:ins>
          </w:p>
        </w:tc>
        <w:tc>
          <w:tcPr>
            <w:tcW w:w="7033" w:type="dxa"/>
            <w:tcBorders>
              <w:top w:val="single" w:sz="4" w:space="0" w:color="auto"/>
              <w:left w:val="single" w:sz="4" w:space="0" w:color="auto"/>
              <w:bottom w:val="single" w:sz="4" w:space="0" w:color="auto"/>
              <w:right w:val="single" w:sz="4" w:space="0" w:color="auto"/>
            </w:tcBorders>
          </w:tcPr>
          <w:p w14:paraId="4D0C2D6D" w14:textId="77777777" w:rsidR="00F63C93" w:rsidRPr="00F63C93" w:rsidRDefault="00F63C93" w:rsidP="00F63C93">
            <w:pPr>
              <w:rPr>
                <w:ins w:id="5441" w:author="st1" w:date="2021-05-07T16:42:00Z"/>
                <w:rFonts w:eastAsia="標楷體"/>
                <w:color w:val="000000" w:themeColor="text1"/>
              </w:rPr>
            </w:pPr>
            <w:ins w:id="5442" w:author="st1" w:date="2021-05-07T16:43:00Z">
              <w:r w:rsidRPr="00F63C93">
                <w:rPr>
                  <w:rFonts w:ascii="標楷體" w:eastAsia="標楷體" w:hAnsi="標楷體" w:hint="eastAsia"/>
                  <w:lang w:eastAsia="zh-HK"/>
                </w:rPr>
                <w:t>關閉此查詢畫面</w:t>
              </w:r>
            </w:ins>
          </w:p>
        </w:tc>
      </w:tr>
      <w:tr w:rsidR="00F63C93" w:rsidRPr="00F63C93" w14:paraId="618F824F" w14:textId="77777777" w:rsidTr="00067F94">
        <w:trPr>
          <w:ins w:id="5443" w:author="st1" w:date="2021-05-07T16:42:00Z"/>
        </w:trPr>
        <w:tc>
          <w:tcPr>
            <w:tcW w:w="851" w:type="dxa"/>
            <w:tcBorders>
              <w:top w:val="single" w:sz="4" w:space="0" w:color="auto"/>
              <w:left w:val="single" w:sz="4" w:space="0" w:color="auto"/>
              <w:bottom w:val="single" w:sz="4" w:space="0" w:color="auto"/>
              <w:right w:val="single" w:sz="4" w:space="0" w:color="auto"/>
            </w:tcBorders>
            <w:hideMark/>
          </w:tcPr>
          <w:p w14:paraId="5BE3DB0B" w14:textId="77777777" w:rsidR="00F63C93" w:rsidRPr="00F63C93" w:rsidRDefault="00F63C93" w:rsidP="00F63C93">
            <w:pPr>
              <w:jc w:val="center"/>
              <w:rPr>
                <w:ins w:id="5444" w:author="st1" w:date="2021-05-07T16:42:00Z"/>
                <w:rFonts w:ascii="標楷體" w:eastAsia="標楷體" w:hAnsi="標楷體"/>
              </w:rPr>
            </w:pPr>
            <w:ins w:id="5445" w:author="st1" w:date="2021-05-07T16:42:00Z">
              <w:r w:rsidRPr="00F63C93">
                <w:rPr>
                  <w:rFonts w:ascii="標楷體" w:eastAsia="標楷體" w:hAnsi="標楷體"/>
                </w:rPr>
                <w:t>3</w:t>
              </w:r>
            </w:ins>
          </w:p>
        </w:tc>
        <w:tc>
          <w:tcPr>
            <w:tcW w:w="2126" w:type="dxa"/>
            <w:tcBorders>
              <w:top w:val="single" w:sz="4" w:space="0" w:color="auto"/>
              <w:left w:val="single" w:sz="4" w:space="0" w:color="auto"/>
              <w:bottom w:val="single" w:sz="4" w:space="0" w:color="auto"/>
              <w:right w:val="single" w:sz="4" w:space="0" w:color="auto"/>
            </w:tcBorders>
          </w:tcPr>
          <w:p w14:paraId="4F571B93" w14:textId="77777777" w:rsidR="00F63C93" w:rsidRPr="00F63C93" w:rsidRDefault="00F63C93" w:rsidP="00F63C93">
            <w:pPr>
              <w:rPr>
                <w:ins w:id="5446" w:author="st1" w:date="2021-05-07T16:42:00Z"/>
                <w:rFonts w:ascii="標楷體" w:eastAsia="標楷體" w:hAnsi="標楷體"/>
                <w:lang w:eastAsia="zh-HK"/>
              </w:rPr>
            </w:pPr>
            <w:ins w:id="5447" w:author="st1" w:date="2021-05-07T16:43:00Z">
              <w:r w:rsidRPr="00F63C93">
                <w:rPr>
                  <w:rFonts w:ascii="標楷體" w:eastAsia="標楷體" w:hAnsi="標楷體" w:hint="eastAsia"/>
                  <w:lang w:eastAsia="zh-HK"/>
                </w:rPr>
                <w:t>重新交易</w:t>
              </w:r>
            </w:ins>
          </w:p>
        </w:tc>
        <w:tc>
          <w:tcPr>
            <w:tcW w:w="7033" w:type="dxa"/>
            <w:tcBorders>
              <w:top w:val="single" w:sz="4" w:space="0" w:color="auto"/>
              <w:left w:val="single" w:sz="4" w:space="0" w:color="auto"/>
              <w:bottom w:val="single" w:sz="4" w:space="0" w:color="auto"/>
              <w:right w:val="single" w:sz="4" w:space="0" w:color="auto"/>
            </w:tcBorders>
          </w:tcPr>
          <w:p w14:paraId="5BC9A36D" w14:textId="77777777" w:rsidR="00F63C93" w:rsidRPr="00F63C93" w:rsidRDefault="00F63C93" w:rsidP="00F63C93">
            <w:pPr>
              <w:rPr>
                <w:ins w:id="5448" w:author="st1" w:date="2021-05-07T16:42:00Z"/>
                <w:rFonts w:ascii="標楷體" w:eastAsia="標楷體" w:hAnsi="標楷體"/>
                <w:color w:val="000000" w:themeColor="text1"/>
                <w:lang w:eastAsia="zh-HK"/>
              </w:rPr>
            </w:pPr>
            <w:r w:rsidRPr="00F63C93">
              <w:rPr>
                <w:rFonts w:ascii="標楷體" w:eastAsia="標楷體" w:hAnsi="標楷體" w:hint="eastAsia"/>
                <w:lang w:eastAsia="zh-HK"/>
              </w:rPr>
              <w:t>交易成功時顯示</w:t>
            </w:r>
            <w:r w:rsidRPr="00F63C93">
              <w:rPr>
                <w:rFonts w:ascii="標楷體" w:eastAsia="標楷體" w:hAnsi="標楷體" w:hint="eastAsia"/>
              </w:rPr>
              <w:t>,</w:t>
            </w:r>
            <w:r w:rsidRPr="00F63C93">
              <w:rPr>
                <w:rFonts w:ascii="標楷體" w:eastAsia="標楷體" w:hAnsi="標楷體" w:hint="eastAsia"/>
                <w:lang w:eastAsia="zh-HK"/>
              </w:rPr>
              <w:t>重新輸入</w:t>
            </w:r>
            <w:r w:rsidRPr="00F63C93">
              <w:rPr>
                <w:rFonts w:ascii="標楷體" w:eastAsia="標楷體" w:hAnsi="標楷體" w:hint="eastAsia"/>
                <w:lang w:val="x-none" w:eastAsia="x-none"/>
              </w:rPr>
              <w:t>日期區間</w:t>
            </w:r>
            <w:r w:rsidRPr="00F63C93">
              <w:rPr>
                <w:rFonts w:ascii="標楷體" w:eastAsia="標楷體" w:hAnsi="標楷體" w:hint="eastAsia"/>
              </w:rPr>
              <w:t>產製</w:t>
            </w:r>
            <w:r w:rsidRPr="00F63C93">
              <w:rPr>
                <w:rFonts w:ascii="標楷體" w:eastAsia="標楷體" w:hAnsi="標楷體" w:hint="eastAsia"/>
                <w:lang w:val="x-none" w:eastAsia="x-none"/>
              </w:rPr>
              <w:t>檔案借閱報表</w:t>
            </w:r>
          </w:p>
        </w:tc>
      </w:tr>
    </w:tbl>
    <w:p w14:paraId="5986F840" w14:textId="77777777" w:rsidR="00F63C93" w:rsidRPr="00F63C93" w:rsidRDefault="00F63C93" w:rsidP="00F63C93">
      <w:pPr>
        <w:adjustRightInd w:val="0"/>
        <w:spacing w:after="48"/>
        <w:rPr>
          <w:ins w:id="5449" w:author="st1" w:date="2021-05-07T16:42:00Z"/>
          <w:rFonts w:ascii="Arial" w:eastAsia="標楷體" w:hAnsi="標楷體" w:cs="標楷體"/>
          <w:kern w:val="0"/>
          <w:szCs w:val="28"/>
        </w:rPr>
      </w:pPr>
    </w:p>
    <w:p w14:paraId="29EE8A24" w14:textId="77777777" w:rsidR="00F63C93" w:rsidRPr="00F63C93" w:rsidRDefault="00F63C93" w:rsidP="00F63C93">
      <w:pPr>
        <w:numPr>
          <w:ilvl w:val="0"/>
          <w:numId w:val="126"/>
        </w:numPr>
        <w:tabs>
          <w:tab w:val="num" w:pos="360"/>
        </w:tabs>
        <w:snapToGrid w:val="0"/>
        <w:ind w:left="1418" w:firstLine="0"/>
        <w:rPr>
          <w:ins w:id="5450" w:author="st1" w:date="2021-05-07T16:42:00Z"/>
          <w:rFonts w:eastAsia="標楷體"/>
          <w:sz w:val="26"/>
        </w:rPr>
      </w:pPr>
      <w:ins w:id="5451" w:author="st1" w:date="2021-05-07T16:42:00Z">
        <w:r w:rsidRPr="00F63C93">
          <w:rPr>
            <w:rFonts w:eastAsia="標楷體" w:hint="eastAsia"/>
            <w:sz w:val="26"/>
          </w:rPr>
          <w:t>畫面資料說明</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5452" w:author="黃梓峻" w:date="2021-06-28T12:43: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518"/>
        <w:gridCol w:w="1252"/>
        <w:gridCol w:w="969"/>
        <w:gridCol w:w="968"/>
        <w:gridCol w:w="2072"/>
        <w:gridCol w:w="557"/>
        <w:gridCol w:w="576"/>
        <w:gridCol w:w="3282"/>
        <w:tblGridChange w:id="5453">
          <w:tblGrid>
            <w:gridCol w:w="113"/>
            <w:gridCol w:w="408"/>
            <w:gridCol w:w="110"/>
            <w:gridCol w:w="997"/>
            <w:gridCol w:w="180"/>
            <w:gridCol w:w="75"/>
            <w:gridCol w:w="917"/>
            <w:gridCol w:w="52"/>
            <w:gridCol w:w="939"/>
            <w:gridCol w:w="29"/>
            <w:gridCol w:w="1386"/>
            <w:gridCol w:w="686"/>
            <w:gridCol w:w="23"/>
            <w:gridCol w:w="534"/>
            <w:gridCol w:w="576"/>
            <w:gridCol w:w="29"/>
            <w:gridCol w:w="1843"/>
            <w:gridCol w:w="1410"/>
            <w:gridCol w:w="113"/>
          </w:tblGrid>
        </w:tblGridChange>
      </w:tblGrid>
      <w:tr w:rsidR="00F63C93" w:rsidRPr="00F63C93" w14:paraId="56176BFD" w14:textId="77777777" w:rsidTr="00067F94">
        <w:trPr>
          <w:trHeight w:val="388"/>
          <w:tblHeader/>
          <w:jc w:val="center"/>
          <w:ins w:id="5454" w:author="st1" w:date="2021-05-07T16:42:00Z"/>
          <w:trPrChange w:id="5455" w:author="黃梓峻" w:date="2021-06-28T12:43:00Z">
            <w:trPr>
              <w:trHeight w:val="388"/>
              <w:tblHeader/>
              <w:jc w:val="center"/>
            </w:trPr>
          </w:trPrChange>
        </w:trPr>
        <w:tc>
          <w:tcPr>
            <w:tcW w:w="521" w:type="dxa"/>
            <w:vMerge w:val="restart"/>
            <w:tcBorders>
              <w:top w:val="single" w:sz="4" w:space="0" w:color="auto"/>
              <w:left w:val="single" w:sz="4" w:space="0" w:color="auto"/>
              <w:bottom w:val="single" w:sz="4" w:space="0" w:color="auto"/>
              <w:right w:val="single" w:sz="4" w:space="0" w:color="auto"/>
            </w:tcBorders>
            <w:shd w:val="clear" w:color="auto" w:fill="D9D9D9"/>
            <w:hideMark/>
            <w:tcPrChange w:id="5456" w:author="黃梓峻" w:date="2021-06-28T12:43:00Z">
              <w:tcPr>
                <w:tcW w:w="521" w:type="dxa"/>
                <w:gridSpan w:val="2"/>
                <w:vMerge w:val="restart"/>
                <w:tcBorders>
                  <w:top w:val="single" w:sz="4" w:space="0" w:color="auto"/>
                  <w:left w:val="single" w:sz="4" w:space="0" w:color="auto"/>
                  <w:bottom w:val="single" w:sz="4" w:space="0" w:color="auto"/>
                  <w:right w:val="single" w:sz="4" w:space="0" w:color="auto"/>
                </w:tcBorders>
                <w:shd w:val="clear" w:color="auto" w:fill="D9D9D9"/>
                <w:hideMark/>
              </w:tcPr>
            </w:tcPrChange>
          </w:tcPr>
          <w:p w14:paraId="3F364738" w14:textId="77777777" w:rsidR="00F63C93" w:rsidRPr="00F63C93" w:rsidRDefault="00F63C93" w:rsidP="00F63C93">
            <w:pPr>
              <w:rPr>
                <w:ins w:id="5457" w:author="st1" w:date="2021-05-07T16:42:00Z"/>
                <w:rFonts w:ascii="標楷體" w:eastAsia="標楷體" w:hAnsi="標楷體"/>
              </w:rPr>
            </w:pPr>
            <w:ins w:id="5458" w:author="st1" w:date="2021-05-07T16:42:00Z">
              <w:r w:rsidRPr="00F63C93">
                <w:rPr>
                  <w:rFonts w:ascii="標楷體" w:eastAsia="標楷體" w:hAnsi="標楷體" w:hint="eastAsia"/>
                </w:rPr>
                <w:t>序號</w:t>
              </w:r>
            </w:ins>
          </w:p>
        </w:tc>
        <w:tc>
          <w:tcPr>
            <w:tcW w:w="1286" w:type="dxa"/>
            <w:vMerge w:val="restart"/>
            <w:tcBorders>
              <w:top w:val="single" w:sz="4" w:space="0" w:color="auto"/>
              <w:left w:val="single" w:sz="4" w:space="0" w:color="auto"/>
              <w:bottom w:val="single" w:sz="4" w:space="0" w:color="auto"/>
              <w:right w:val="single" w:sz="4" w:space="0" w:color="auto"/>
            </w:tcBorders>
            <w:shd w:val="clear" w:color="auto" w:fill="D9D9D9"/>
            <w:hideMark/>
            <w:tcPrChange w:id="5459" w:author="黃梓峻" w:date="2021-06-28T12:43:00Z">
              <w:tcPr>
                <w:tcW w:w="1107" w:type="dxa"/>
                <w:gridSpan w:val="2"/>
                <w:vMerge w:val="restart"/>
                <w:tcBorders>
                  <w:top w:val="single" w:sz="4" w:space="0" w:color="auto"/>
                  <w:left w:val="single" w:sz="4" w:space="0" w:color="auto"/>
                  <w:bottom w:val="single" w:sz="4" w:space="0" w:color="auto"/>
                  <w:right w:val="single" w:sz="4" w:space="0" w:color="auto"/>
                </w:tcBorders>
                <w:shd w:val="clear" w:color="auto" w:fill="D9D9D9"/>
                <w:hideMark/>
              </w:tcPr>
            </w:tcPrChange>
          </w:tcPr>
          <w:p w14:paraId="2056F567" w14:textId="77777777" w:rsidR="00F63C93" w:rsidRPr="00F63C93" w:rsidRDefault="00F63C93" w:rsidP="00F63C93">
            <w:pPr>
              <w:rPr>
                <w:ins w:id="5460" w:author="st1" w:date="2021-05-07T16:42:00Z"/>
                <w:rFonts w:ascii="標楷體" w:eastAsia="標楷體" w:hAnsi="標楷體"/>
              </w:rPr>
            </w:pPr>
            <w:ins w:id="5461" w:author="st1" w:date="2021-05-07T16:42:00Z">
              <w:r w:rsidRPr="00F63C93">
                <w:rPr>
                  <w:rFonts w:ascii="標楷體" w:eastAsia="標楷體" w:hAnsi="標楷體" w:hint="eastAsia"/>
                </w:rPr>
                <w:t>欄位</w:t>
              </w:r>
            </w:ins>
          </w:p>
        </w:tc>
        <w:tc>
          <w:tcPr>
            <w:tcW w:w="5250" w:type="dxa"/>
            <w:gridSpan w:val="5"/>
            <w:tcBorders>
              <w:top w:val="single" w:sz="4" w:space="0" w:color="auto"/>
              <w:left w:val="single" w:sz="4" w:space="0" w:color="auto"/>
              <w:bottom w:val="single" w:sz="4" w:space="0" w:color="auto"/>
              <w:right w:val="single" w:sz="4" w:space="0" w:color="auto"/>
            </w:tcBorders>
            <w:shd w:val="clear" w:color="auto" w:fill="D9D9D9"/>
            <w:hideMark/>
            <w:tcPrChange w:id="5462" w:author="黃梓峻" w:date="2021-06-28T12:43:00Z">
              <w:tcPr>
                <w:tcW w:w="7269" w:type="dxa"/>
                <w:gridSpan w:val="13"/>
                <w:tcBorders>
                  <w:top w:val="single" w:sz="4" w:space="0" w:color="auto"/>
                  <w:left w:val="single" w:sz="4" w:space="0" w:color="auto"/>
                  <w:bottom w:val="single" w:sz="4" w:space="0" w:color="auto"/>
                  <w:right w:val="single" w:sz="4" w:space="0" w:color="auto"/>
                </w:tcBorders>
                <w:shd w:val="clear" w:color="auto" w:fill="D9D9D9"/>
                <w:hideMark/>
              </w:tcPr>
            </w:tcPrChange>
          </w:tcPr>
          <w:p w14:paraId="431143E3" w14:textId="77777777" w:rsidR="00F63C93" w:rsidRPr="00F63C93" w:rsidRDefault="00F63C93" w:rsidP="00F63C93">
            <w:pPr>
              <w:jc w:val="center"/>
              <w:rPr>
                <w:ins w:id="5463" w:author="st1" w:date="2021-05-07T16:42:00Z"/>
                <w:rFonts w:ascii="標楷體" w:eastAsia="標楷體" w:hAnsi="標楷體"/>
              </w:rPr>
            </w:pPr>
            <w:ins w:id="5464" w:author="st1" w:date="2021-05-07T16:42:00Z">
              <w:r w:rsidRPr="00F63C93">
                <w:rPr>
                  <w:rFonts w:ascii="標楷體" w:eastAsia="標楷體" w:hAnsi="標楷體" w:hint="eastAsia"/>
                </w:rPr>
                <w:t>說明</w:t>
              </w:r>
            </w:ins>
          </w:p>
        </w:tc>
        <w:tc>
          <w:tcPr>
            <w:tcW w:w="3363" w:type="dxa"/>
            <w:vMerge w:val="restart"/>
            <w:tcBorders>
              <w:top w:val="single" w:sz="4" w:space="0" w:color="auto"/>
              <w:left w:val="single" w:sz="4" w:space="0" w:color="auto"/>
              <w:bottom w:val="single" w:sz="4" w:space="0" w:color="auto"/>
              <w:right w:val="single" w:sz="4" w:space="0" w:color="auto"/>
            </w:tcBorders>
            <w:shd w:val="clear" w:color="auto" w:fill="D9D9D9"/>
            <w:hideMark/>
            <w:tcPrChange w:id="5465" w:author="黃梓峻" w:date="2021-06-28T12:43:00Z">
              <w:tcPr>
                <w:tcW w:w="1523" w:type="dxa"/>
                <w:gridSpan w:val="2"/>
                <w:vMerge w:val="restart"/>
                <w:tcBorders>
                  <w:top w:val="single" w:sz="4" w:space="0" w:color="auto"/>
                  <w:left w:val="single" w:sz="4" w:space="0" w:color="auto"/>
                  <w:bottom w:val="single" w:sz="4" w:space="0" w:color="auto"/>
                  <w:right w:val="single" w:sz="4" w:space="0" w:color="auto"/>
                </w:tcBorders>
                <w:shd w:val="clear" w:color="auto" w:fill="D9D9D9"/>
                <w:hideMark/>
              </w:tcPr>
            </w:tcPrChange>
          </w:tcPr>
          <w:p w14:paraId="086642A5" w14:textId="77777777" w:rsidR="00F63C93" w:rsidRPr="00F63C93" w:rsidRDefault="00F63C93" w:rsidP="00F63C93">
            <w:pPr>
              <w:rPr>
                <w:ins w:id="5466" w:author="st1" w:date="2021-05-07T16:42:00Z"/>
                <w:rFonts w:ascii="標楷體" w:eastAsia="標楷體" w:hAnsi="標楷體"/>
              </w:rPr>
            </w:pPr>
            <w:ins w:id="5467" w:author="st1" w:date="2021-05-07T16:42:00Z">
              <w:r w:rsidRPr="00F63C93">
                <w:rPr>
                  <w:rFonts w:ascii="標楷體" w:eastAsia="標楷體" w:hAnsi="標楷體" w:hint="eastAsia"/>
                </w:rPr>
                <w:t>處理邏輯及注意事項</w:t>
              </w:r>
            </w:ins>
          </w:p>
        </w:tc>
      </w:tr>
      <w:tr w:rsidR="00F63C93" w:rsidRPr="00F63C93" w14:paraId="59B8E8B4" w14:textId="77777777" w:rsidTr="00067F94">
        <w:trPr>
          <w:trHeight w:val="244"/>
          <w:tblHeader/>
          <w:jc w:val="center"/>
          <w:ins w:id="5468" w:author="st1" w:date="2021-05-07T16:42: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969DA7" w14:textId="77777777" w:rsidR="00F63C93" w:rsidRPr="00F63C93" w:rsidRDefault="00F63C93" w:rsidP="00F63C93">
            <w:pPr>
              <w:widowControl/>
              <w:rPr>
                <w:ins w:id="5469" w:author="st1" w:date="2021-05-07T16:42:00Z"/>
                <w:rFonts w:ascii="標楷體" w:eastAsia="標楷體" w:hAnsi="標楷體"/>
              </w:rPr>
            </w:pPr>
          </w:p>
        </w:tc>
        <w:tc>
          <w:tcPr>
            <w:tcW w:w="1286" w:type="dxa"/>
            <w:vMerge/>
            <w:tcBorders>
              <w:top w:val="single" w:sz="4" w:space="0" w:color="auto"/>
              <w:left w:val="single" w:sz="4" w:space="0" w:color="auto"/>
              <w:bottom w:val="single" w:sz="4" w:space="0" w:color="auto"/>
              <w:right w:val="single" w:sz="4" w:space="0" w:color="auto"/>
            </w:tcBorders>
            <w:vAlign w:val="center"/>
            <w:hideMark/>
          </w:tcPr>
          <w:p w14:paraId="3C2AFA37" w14:textId="77777777" w:rsidR="00F63C93" w:rsidRPr="00F63C93" w:rsidRDefault="00F63C93" w:rsidP="00F63C93">
            <w:pPr>
              <w:widowControl/>
              <w:rPr>
                <w:ins w:id="5470" w:author="st1" w:date="2021-05-07T16:42:00Z"/>
                <w:rFonts w:ascii="標楷體" w:eastAsia="標楷體" w:hAnsi="標楷體"/>
              </w:rPr>
            </w:pPr>
          </w:p>
        </w:tc>
        <w:tc>
          <w:tcPr>
            <w:tcW w:w="991" w:type="dxa"/>
            <w:tcBorders>
              <w:top w:val="single" w:sz="4" w:space="0" w:color="auto"/>
              <w:left w:val="single" w:sz="4" w:space="0" w:color="auto"/>
              <w:bottom w:val="single" w:sz="4" w:space="0" w:color="auto"/>
              <w:right w:val="single" w:sz="4" w:space="0" w:color="auto"/>
            </w:tcBorders>
            <w:shd w:val="clear" w:color="auto" w:fill="D9D9D9"/>
            <w:hideMark/>
          </w:tcPr>
          <w:p w14:paraId="57CDF50F" w14:textId="77777777" w:rsidR="00F63C93" w:rsidRPr="00F63C93" w:rsidRDefault="00F63C93" w:rsidP="00F63C93">
            <w:pPr>
              <w:rPr>
                <w:ins w:id="5471" w:author="st1" w:date="2021-05-07T16:42:00Z"/>
                <w:rFonts w:ascii="標楷體" w:eastAsia="標楷體" w:hAnsi="標楷體"/>
              </w:rPr>
            </w:pPr>
            <w:r w:rsidRPr="00F63C93">
              <w:rPr>
                <w:rFonts w:ascii="標楷體" w:eastAsia="標楷體" w:hAnsi="標楷體" w:hint="eastAsia"/>
              </w:rPr>
              <w:t>資料長度</w:t>
            </w:r>
          </w:p>
        </w:tc>
        <w:tc>
          <w:tcPr>
            <w:tcW w:w="990" w:type="dxa"/>
            <w:tcBorders>
              <w:top w:val="single" w:sz="4" w:space="0" w:color="auto"/>
              <w:left w:val="single" w:sz="4" w:space="0" w:color="auto"/>
              <w:bottom w:val="single" w:sz="4" w:space="0" w:color="auto"/>
              <w:right w:val="single" w:sz="4" w:space="0" w:color="auto"/>
            </w:tcBorders>
            <w:shd w:val="clear" w:color="auto" w:fill="D9D9D9"/>
            <w:hideMark/>
          </w:tcPr>
          <w:p w14:paraId="133F1B91" w14:textId="77777777" w:rsidR="00F63C93" w:rsidRPr="00F63C93" w:rsidRDefault="00F63C93" w:rsidP="00F63C93">
            <w:pPr>
              <w:rPr>
                <w:ins w:id="5472" w:author="st1" w:date="2021-05-07T16:42:00Z"/>
                <w:rFonts w:ascii="標楷體" w:eastAsia="標楷體" w:hAnsi="標楷體"/>
              </w:rPr>
            </w:pPr>
            <w:ins w:id="5473" w:author="st1" w:date="2021-05-07T16:42:00Z">
              <w:r w:rsidRPr="00F63C93">
                <w:rPr>
                  <w:rFonts w:ascii="標楷體" w:eastAsia="標楷體" w:hAnsi="標楷體" w:hint="eastAsia"/>
                </w:rPr>
                <w:t>預設值</w:t>
              </w:r>
            </w:ins>
          </w:p>
        </w:tc>
        <w:tc>
          <w:tcPr>
            <w:tcW w:w="2132" w:type="dxa"/>
            <w:tcBorders>
              <w:top w:val="single" w:sz="4" w:space="0" w:color="auto"/>
              <w:left w:val="single" w:sz="4" w:space="0" w:color="auto"/>
              <w:bottom w:val="single" w:sz="4" w:space="0" w:color="auto"/>
              <w:right w:val="single" w:sz="4" w:space="0" w:color="auto"/>
            </w:tcBorders>
            <w:shd w:val="clear" w:color="auto" w:fill="D9D9D9"/>
            <w:hideMark/>
          </w:tcPr>
          <w:p w14:paraId="7711385A" w14:textId="77777777" w:rsidR="00F63C93" w:rsidRPr="00F63C93" w:rsidRDefault="00F63C93" w:rsidP="00F63C93">
            <w:pPr>
              <w:rPr>
                <w:ins w:id="5474" w:author="st1" w:date="2021-05-07T16:42:00Z"/>
                <w:rFonts w:ascii="標楷體" w:eastAsia="標楷體" w:hAnsi="標楷體"/>
              </w:rPr>
            </w:pPr>
            <w:ins w:id="5475" w:author="st1" w:date="2021-05-07T16:42:00Z">
              <w:r w:rsidRPr="00F63C93">
                <w:rPr>
                  <w:rFonts w:ascii="標楷體" w:eastAsia="標楷體" w:hAnsi="標楷體" w:hint="eastAsia"/>
                </w:rPr>
                <w:t>選單內容</w:t>
              </w:r>
            </w:ins>
          </w:p>
        </w:tc>
        <w:tc>
          <w:tcPr>
            <w:tcW w:w="561" w:type="dxa"/>
            <w:tcBorders>
              <w:top w:val="single" w:sz="4" w:space="0" w:color="auto"/>
              <w:left w:val="single" w:sz="4" w:space="0" w:color="auto"/>
              <w:bottom w:val="single" w:sz="4" w:space="0" w:color="auto"/>
              <w:right w:val="single" w:sz="4" w:space="0" w:color="auto"/>
            </w:tcBorders>
            <w:shd w:val="clear" w:color="auto" w:fill="D9D9D9"/>
            <w:hideMark/>
          </w:tcPr>
          <w:p w14:paraId="6AABDB1D" w14:textId="77777777" w:rsidR="00F63C93" w:rsidRPr="00F63C93" w:rsidRDefault="00F63C93" w:rsidP="00F63C93">
            <w:pPr>
              <w:rPr>
                <w:ins w:id="5476" w:author="st1" w:date="2021-05-07T16:42:00Z"/>
                <w:rFonts w:ascii="標楷體" w:eastAsia="標楷體" w:hAnsi="標楷體"/>
              </w:rPr>
            </w:pPr>
            <w:ins w:id="5477" w:author="st1" w:date="2021-05-07T16:42:00Z">
              <w:r w:rsidRPr="00F63C93">
                <w:rPr>
                  <w:rFonts w:ascii="標楷體" w:eastAsia="標楷體" w:hAnsi="標楷體" w:hint="eastAsia"/>
                </w:rPr>
                <w:t>必填</w:t>
              </w:r>
            </w:ins>
          </w:p>
        </w:tc>
        <w:tc>
          <w:tcPr>
            <w:tcW w:w="576" w:type="dxa"/>
            <w:tcBorders>
              <w:top w:val="single" w:sz="4" w:space="0" w:color="auto"/>
              <w:left w:val="single" w:sz="4" w:space="0" w:color="auto"/>
              <w:bottom w:val="single" w:sz="4" w:space="0" w:color="auto"/>
              <w:right w:val="single" w:sz="4" w:space="0" w:color="auto"/>
            </w:tcBorders>
            <w:shd w:val="clear" w:color="auto" w:fill="D9D9D9"/>
            <w:hideMark/>
          </w:tcPr>
          <w:p w14:paraId="5E01E2A4" w14:textId="77777777" w:rsidR="00F63C93" w:rsidRPr="00F63C93" w:rsidRDefault="00F63C93" w:rsidP="00F63C93">
            <w:pPr>
              <w:rPr>
                <w:ins w:id="5478" w:author="st1" w:date="2021-05-07T16:42:00Z"/>
                <w:rFonts w:ascii="標楷體" w:eastAsia="標楷體" w:hAnsi="標楷體"/>
              </w:rPr>
            </w:pPr>
            <w:ins w:id="5479" w:author="st1" w:date="2021-05-07T16:42:00Z">
              <w:r w:rsidRPr="00F63C93">
                <w:rPr>
                  <w:rFonts w:ascii="標楷體" w:eastAsia="標楷體" w:hAnsi="標楷體"/>
                </w:rPr>
                <w:t>R/W</w:t>
              </w:r>
            </w:ins>
          </w:p>
        </w:tc>
        <w:tc>
          <w:tcPr>
            <w:tcW w:w="3363" w:type="dxa"/>
            <w:vMerge/>
            <w:tcBorders>
              <w:top w:val="single" w:sz="4" w:space="0" w:color="auto"/>
              <w:left w:val="single" w:sz="4" w:space="0" w:color="auto"/>
              <w:bottom w:val="single" w:sz="4" w:space="0" w:color="auto"/>
              <w:right w:val="single" w:sz="4" w:space="0" w:color="auto"/>
            </w:tcBorders>
            <w:vAlign w:val="center"/>
            <w:hideMark/>
          </w:tcPr>
          <w:p w14:paraId="09609821" w14:textId="77777777" w:rsidR="00F63C93" w:rsidRPr="00F63C93" w:rsidRDefault="00F63C93" w:rsidP="00F63C93">
            <w:pPr>
              <w:widowControl/>
              <w:rPr>
                <w:ins w:id="5480" w:author="st1" w:date="2021-05-07T16:42:00Z"/>
                <w:rFonts w:ascii="標楷體" w:eastAsia="標楷體" w:hAnsi="標楷體"/>
              </w:rPr>
            </w:pPr>
          </w:p>
        </w:tc>
      </w:tr>
      <w:tr w:rsidR="00F63C93" w:rsidRPr="00F63C93" w14:paraId="21B98A9E" w14:textId="77777777" w:rsidTr="00067F94">
        <w:trPr>
          <w:trHeight w:val="244"/>
          <w:jc w:val="center"/>
          <w:ins w:id="5481" w:author="st1" w:date="2021-05-07T16:42:00Z"/>
          <w:trPrChange w:id="5482" w:author="黃梓峻" w:date="2021-06-28T12:43:00Z">
            <w:trPr>
              <w:trHeight w:val="244"/>
              <w:jc w:val="center"/>
            </w:trPr>
          </w:trPrChange>
        </w:trPr>
        <w:tc>
          <w:tcPr>
            <w:tcW w:w="521" w:type="dxa"/>
            <w:tcBorders>
              <w:top w:val="single" w:sz="4" w:space="0" w:color="auto"/>
              <w:left w:val="single" w:sz="4" w:space="0" w:color="auto"/>
              <w:bottom w:val="single" w:sz="4" w:space="0" w:color="auto"/>
              <w:right w:val="single" w:sz="4" w:space="0" w:color="auto"/>
            </w:tcBorders>
            <w:hideMark/>
            <w:tcPrChange w:id="5483" w:author="黃梓峻" w:date="2021-06-28T12:43:00Z">
              <w:tcPr>
                <w:tcW w:w="521" w:type="dxa"/>
                <w:gridSpan w:val="2"/>
                <w:tcBorders>
                  <w:top w:val="single" w:sz="4" w:space="0" w:color="auto"/>
                  <w:left w:val="single" w:sz="4" w:space="0" w:color="auto"/>
                  <w:bottom w:val="single" w:sz="4" w:space="0" w:color="auto"/>
                  <w:right w:val="single" w:sz="4" w:space="0" w:color="auto"/>
                </w:tcBorders>
                <w:hideMark/>
              </w:tcPr>
            </w:tcPrChange>
          </w:tcPr>
          <w:p w14:paraId="25C41C81" w14:textId="77777777" w:rsidR="00F63C93" w:rsidRPr="00F63C93" w:rsidRDefault="00F63C93" w:rsidP="00F63C93">
            <w:pPr>
              <w:rPr>
                <w:ins w:id="5484" w:author="st1" w:date="2021-05-07T16:42:00Z"/>
                <w:rFonts w:ascii="標楷體" w:eastAsia="標楷體" w:hAnsi="標楷體"/>
              </w:rPr>
            </w:pPr>
            <w:ins w:id="5485" w:author="st1" w:date="2021-05-07T16:42:00Z">
              <w:r w:rsidRPr="00F63C93">
                <w:rPr>
                  <w:rFonts w:ascii="標楷體" w:eastAsia="標楷體" w:hAnsi="標楷體"/>
                </w:rPr>
                <w:t>1</w:t>
              </w:r>
            </w:ins>
          </w:p>
        </w:tc>
        <w:tc>
          <w:tcPr>
            <w:tcW w:w="1286" w:type="dxa"/>
            <w:tcBorders>
              <w:top w:val="single" w:sz="4" w:space="0" w:color="auto"/>
              <w:left w:val="single" w:sz="4" w:space="0" w:color="auto"/>
              <w:bottom w:val="single" w:sz="4" w:space="0" w:color="auto"/>
              <w:right w:val="single" w:sz="4" w:space="0" w:color="auto"/>
            </w:tcBorders>
            <w:hideMark/>
            <w:tcPrChange w:id="5486" w:author="黃梓峻" w:date="2021-06-28T12:43:00Z">
              <w:tcPr>
                <w:tcW w:w="1287" w:type="dxa"/>
                <w:gridSpan w:val="3"/>
                <w:tcBorders>
                  <w:top w:val="single" w:sz="4" w:space="0" w:color="auto"/>
                  <w:left w:val="single" w:sz="4" w:space="0" w:color="auto"/>
                  <w:bottom w:val="single" w:sz="4" w:space="0" w:color="auto"/>
                  <w:right w:val="single" w:sz="4" w:space="0" w:color="auto"/>
                </w:tcBorders>
                <w:hideMark/>
              </w:tcPr>
            </w:tcPrChange>
          </w:tcPr>
          <w:p w14:paraId="6F8655E8" w14:textId="77777777" w:rsidR="00F63C93" w:rsidRPr="00F63C93" w:rsidRDefault="00F63C93" w:rsidP="00F63C93">
            <w:pPr>
              <w:rPr>
                <w:ins w:id="5487" w:author="st1" w:date="2021-05-07T16:42:00Z"/>
                <w:rFonts w:ascii="標楷體" w:eastAsia="標楷體" w:hAnsi="標楷體"/>
                <w:lang w:eastAsia="ja-JP"/>
              </w:rPr>
            </w:pPr>
            <w:ins w:id="5488" w:author="st1" w:date="2021-05-07T16:44:00Z">
              <w:r w:rsidRPr="00F63C93">
                <w:rPr>
                  <w:rFonts w:ascii="標楷體" w:eastAsia="標楷體" w:hAnsi="標楷體" w:hint="eastAsia"/>
                </w:rPr>
                <w:t>開始日期</w:t>
              </w:r>
            </w:ins>
          </w:p>
        </w:tc>
        <w:tc>
          <w:tcPr>
            <w:tcW w:w="991" w:type="dxa"/>
            <w:tcBorders>
              <w:top w:val="single" w:sz="4" w:space="0" w:color="auto"/>
              <w:left w:val="single" w:sz="4" w:space="0" w:color="auto"/>
              <w:bottom w:val="single" w:sz="4" w:space="0" w:color="auto"/>
              <w:right w:val="single" w:sz="4" w:space="0" w:color="auto"/>
            </w:tcBorders>
            <w:hideMark/>
            <w:tcPrChange w:id="5489" w:author="黃梓峻" w:date="2021-06-28T12:43:00Z">
              <w:tcPr>
                <w:tcW w:w="992" w:type="dxa"/>
                <w:gridSpan w:val="2"/>
                <w:tcBorders>
                  <w:top w:val="single" w:sz="4" w:space="0" w:color="auto"/>
                  <w:left w:val="single" w:sz="4" w:space="0" w:color="auto"/>
                  <w:bottom w:val="single" w:sz="4" w:space="0" w:color="auto"/>
                  <w:right w:val="single" w:sz="4" w:space="0" w:color="auto"/>
                </w:tcBorders>
                <w:hideMark/>
              </w:tcPr>
            </w:tcPrChange>
          </w:tcPr>
          <w:p w14:paraId="0F9A8558" w14:textId="77777777" w:rsidR="00F63C93" w:rsidRPr="00F63C93" w:rsidRDefault="00F63C93" w:rsidP="00F63C93">
            <w:pPr>
              <w:rPr>
                <w:ins w:id="5490" w:author="st1" w:date="2021-05-07T16:42:00Z"/>
                <w:rFonts w:ascii="標楷體" w:eastAsia="標楷體" w:hAnsi="標楷體"/>
              </w:rPr>
            </w:pPr>
            <w:ins w:id="5491" w:author="st1" w:date="2021-05-07T16:45:00Z">
              <w:r w:rsidRPr="00F63C93">
                <w:rPr>
                  <w:rFonts w:ascii="標楷體" w:eastAsia="標楷體" w:hAnsi="標楷體" w:hint="eastAsia"/>
                </w:rPr>
                <w:t>7-7</w:t>
              </w:r>
            </w:ins>
          </w:p>
        </w:tc>
        <w:tc>
          <w:tcPr>
            <w:tcW w:w="990" w:type="dxa"/>
            <w:tcBorders>
              <w:top w:val="single" w:sz="4" w:space="0" w:color="auto"/>
              <w:left w:val="single" w:sz="4" w:space="0" w:color="auto"/>
              <w:bottom w:val="single" w:sz="4" w:space="0" w:color="auto"/>
              <w:right w:val="single" w:sz="4" w:space="0" w:color="auto"/>
            </w:tcBorders>
            <w:tcPrChange w:id="5492" w:author="黃梓峻" w:date="2021-06-28T12:43:00Z">
              <w:tcPr>
                <w:tcW w:w="991" w:type="dxa"/>
                <w:gridSpan w:val="2"/>
                <w:tcBorders>
                  <w:top w:val="single" w:sz="4" w:space="0" w:color="auto"/>
                  <w:left w:val="single" w:sz="4" w:space="0" w:color="auto"/>
                  <w:bottom w:val="single" w:sz="4" w:space="0" w:color="auto"/>
                  <w:right w:val="single" w:sz="4" w:space="0" w:color="auto"/>
                </w:tcBorders>
              </w:tcPr>
            </w:tcPrChange>
          </w:tcPr>
          <w:p w14:paraId="35FA2F5A" w14:textId="77777777" w:rsidR="00F63C93" w:rsidRPr="00F63C93" w:rsidRDefault="00F63C93" w:rsidP="00F63C93">
            <w:pPr>
              <w:rPr>
                <w:ins w:id="5493" w:author="st1" w:date="2021-05-07T16:42:00Z"/>
                <w:rFonts w:ascii="標楷體" w:eastAsia="標楷體" w:hAnsi="標楷體"/>
              </w:rPr>
            </w:pPr>
            <w:ins w:id="5494" w:author="st1" w:date="2021-05-07T16:46:00Z">
              <w:del w:id="5495" w:author="黃梓峻" w:date="2021-06-28T12:41:00Z">
                <w:r w:rsidRPr="00F63C93" w:rsidDel="00D05485">
                  <w:rPr>
                    <w:rFonts w:ascii="標楷體" w:eastAsia="標楷體" w:hAnsi="標楷體" w:hint="eastAsia"/>
                  </w:rPr>
                  <w:delText>營業日</w:delText>
                </w:r>
              </w:del>
            </w:ins>
            <w:ins w:id="5496" w:author="黃梓峻" w:date="2021-06-28T12:41:00Z">
              <w:r w:rsidRPr="00F63C93">
                <w:rPr>
                  <w:rFonts w:ascii="標楷體" w:eastAsia="標楷體" w:hAnsi="標楷體" w:hint="eastAsia"/>
                </w:rPr>
                <w:t>會計日</w:t>
              </w:r>
            </w:ins>
          </w:p>
        </w:tc>
        <w:tc>
          <w:tcPr>
            <w:tcW w:w="2132" w:type="dxa"/>
            <w:tcBorders>
              <w:top w:val="single" w:sz="4" w:space="0" w:color="auto"/>
              <w:left w:val="single" w:sz="4" w:space="0" w:color="auto"/>
              <w:bottom w:val="single" w:sz="4" w:space="0" w:color="auto"/>
              <w:right w:val="single" w:sz="4" w:space="0" w:color="auto"/>
            </w:tcBorders>
            <w:tcPrChange w:id="5497" w:author="黃梓峻" w:date="2021-06-28T12:43:00Z">
              <w:tcPr>
                <w:tcW w:w="1415" w:type="dxa"/>
                <w:gridSpan w:val="2"/>
                <w:tcBorders>
                  <w:top w:val="single" w:sz="4" w:space="0" w:color="auto"/>
                  <w:left w:val="single" w:sz="4" w:space="0" w:color="auto"/>
                  <w:bottom w:val="single" w:sz="4" w:space="0" w:color="auto"/>
                  <w:right w:val="single" w:sz="4" w:space="0" w:color="auto"/>
                </w:tcBorders>
              </w:tcPr>
            </w:tcPrChange>
          </w:tcPr>
          <w:p w14:paraId="59F753E1" w14:textId="77777777" w:rsidR="00F63C93" w:rsidRPr="00F63C93" w:rsidRDefault="00F63C93" w:rsidP="00F63C93">
            <w:pPr>
              <w:rPr>
                <w:ins w:id="5498" w:author="st1" w:date="2021-05-07T16:42:00Z"/>
                <w:rFonts w:ascii="標楷體" w:eastAsia="標楷體" w:hAnsi="標楷體"/>
              </w:rPr>
            </w:pPr>
            <w:ins w:id="5499" w:author="黃梓峻" w:date="2021-06-28T12:43:00Z">
              <w:r w:rsidRPr="00F63C93">
                <w:rPr>
                  <w:rFonts w:ascii="標楷體" w:eastAsia="標楷體" w:hAnsi="標楷體" w:hint="eastAsia"/>
                </w:rPr>
                <w:t>日期選單</w:t>
              </w:r>
            </w:ins>
          </w:p>
        </w:tc>
        <w:tc>
          <w:tcPr>
            <w:tcW w:w="561" w:type="dxa"/>
            <w:tcBorders>
              <w:top w:val="single" w:sz="4" w:space="0" w:color="auto"/>
              <w:left w:val="single" w:sz="4" w:space="0" w:color="auto"/>
              <w:bottom w:val="single" w:sz="4" w:space="0" w:color="auto"/>
              <w:right w:val="single" w:sz="4" w:space="0" w:color="auto"/>
            </w:tcBorders>
            <w:tcPrChange w:id="5500" w:author="黃梓峻" w:date="2021-06-28T12:43:00Z">
              <w:tcPr>
                <w:tcW w:w="709" w:type="dxa"/>
                <w:gridSpan w:val="2"/>
                <w:tcBorders>
                  <w:top w:val="single" w:sz="4" w:space="0" w:color="auto"/>
                  <w:left w:val="single" w:sz="4" w:space="0" w:color="auto"/>
                  <w:bottom w:val="single" w:sz="4" w:space="0" w:color="auto"/>
                  <w:right w:val="single" w:sz="4" w:space="0" w:color="auto"/>
                </w:tcBorders>
              </w:tcPr>
            </w:tcPrChange>
          </w:tcPr>
          <w:p w14:paraId="0059C3D2" w14:textId="77777777" w:rsidR="00F63C93" w:rsidRPr="00F63C93" w:rsidRDefault="00F63C93" w:rsidP="00F63C93">
            <w:pPr>
              <w:rPr>
                <w:ins w:id="5501" w:author="st1" w:date="2021-05-07T16:42:00Z"/>
                <w:rFonts w:ascii="標楷體" w:eastAsia="標楷體" w:hAnsi="標楷體"/>
              </w:rPr>
            </w:pPr>
            <w:ins w:id="5502" w:author="st1" w:date="2021-05-07T16:46:00Z">
              <w:r w:rsidRPr="00F63C93">
                <w:rPr>
                  <w:rFonts w:ascii="標楷體" w:eastAsia="標楷體" w:hAnsi="標楷體" w:hint="eastAsia"/>
                </w:rPr>
                <w:t>V</w:t>
              </w:r>
            </w:ins>
          </w:p>
        </w:tc>
        <w:tc>
          <w:tcPr>
            <w:tcW w:w="576" w:type="dxa"/>
            <w:tcBorders>
              <w:top w:val="single" w:sz="4" w:space="0" w:color="auto"/>
              <w:left w:val="single" w:sz="4" w:space="0" w:color="auto"/>
              <w:bottom w:val="single" w:sz="4" w:space="0" w:color="auto"/>
              <w:right w:val="single" w:sz="4" w:space="0" w:color="auto"/>
            </w:tcBorders>
            <w:hideMark/>
            <w:tcPrChange w:id="5503" w:author="黃梓峻" w:date="2021-06-28T12:43:00Z">
              <w:tcPr>
                <w:tcW w:w="1139" w:type="dxa"/>
                <w:gridSpan w:val="3"/>
                <w:tcBorders>
                  <w:top w:val="single" w:sz="4" w:space="0" w:color="auto"/>
                  <w:left w:val="single" w:sz="4" w:space="0" w:color="auto"/>
                  <w:bottom w:val="single" w:sz="4" w:space="0" w:color="auto"/>
                  <w:right w:val="single" w:sz="4" w:space="0" w:color="auto"/>
                </w:tcBorders>
                <w:hideMark/>
              </w:tcPr>
            </w:tcPrChange>
          </w:tcPr>
          <w:p w14:paraId="0EBA040B" w14:textId="77777777" w:rsidR="00F63C93" w:rsidRPr="00F63C93" w:rsidRDefault="00F63C93" w:rsidP="00F63C93">
            <w:pPr>
              <w:jc w:val="center"/>
              <w:rPr>
                <w:ins w:id="5504" w:author="st1" w:date="2021-05-07T16:42:00Z"/>
                <w:rFonts w:ascii="標楷體" w:eastAsia="標楷體" w:hAnsi="標楷體"/>
              </w:rPr>
            </w:pPr>
            <w:ins w:id="5505" w:author="st1" w:date="2021-05-07T16:46:00Z">
              <w:r w:rsidRPr="00F63C93">
                <w:rPr>
                  <w:rFonts w:ascii="標楷體" w:eastAsia="標楷體" w:hAnsi="標楷體" w:hint="eastAsia"/>
                </w:rPr>
                <w:t>W</w:t>
              </w:r>
            </w:ins>
          </w:p>
        </w:tc>
        <w:tc>
          <w:tcPr>
            <w:tcW w:w="3363" w:type="dxa"/>
            <w:tcBorders>
              <w:top w:val="single" w:sz="4" w:space="0" w:color="auto"/>
              <w:left w:val="single" w:sz="4" w:space="0" w:color="auto"/>
              <w:bottom w:val="single" w:sz="4" w:space="0" w:color="auto"/>
              <w:right w:val="single" w:sz="4" w:space="0" w:color="auto"/>
            </w:tcBorders>
            <w:hideMark/>
            <w:tcPrChange w:id="5506" w:author="黃梓峻" w:date="2021-06-28T12:43:00Z">
              <w:tcPr>
                <w:tcW w:w="3366" w:type="dxa"/>
                <w:gridSpan w:val="3"/>
                <w:tcBorders>
                  <w:top w:val="single" w:sz="4" w:space="0" w:color="auto"/>
                  <w:left w:val="single" w:sz="4" w:space="0" w:color="auto"/>
                  <w:bottom w:val="single" w:sz="4" w:space="0" w:color="auto"/>
                  <w:right w:val="single" w:sz="4" w:space="0" w:color="auto"/>
                </w:tcBorders>
                <w:hideMark/>
              </w:tcPr>
            </w:tcPrChange>
          </w:tcPr>
          <w:p w14:paraId="1139C8AE" w14:textId="77777777" w:rsidR="00F63C93" w:rsidRPr="00F63C93" w:rsidRDefault="00F63C93" w:rsidP="00F63C93">
            <w:pPr>
              <w:rPr>
                <w:ins w:id="5507" w:author="黃梓峻" w:date="2021-06-28T12:42:00Z"/>
                <w:rFonts w:ascii="標楷體" w:eastAsia="標楷體" w:hAnsi="標楷體"/>
              </w:rPr>
            </w:pPr>
            <w:r w:rsidRPr="00F63C93">
              <w:rPr>
                <w:rFonts w:ascii="標楷體" w:eastAsia="標楷體" w:hAnsi="標楷體" w:hint="eastAsia"/>
              </w:rPr>
              <w:t>限輸入日期</w:t>
            </w:r>
            <w:ins w:id="5508" w:author="黃梓峻" w:date="2021-06-28T12:42:00Z">
              <w:r w:rsidRPr="00F63C93">
                <w:rPr>
                  <w:rFonts w:ascii="標楷體" w:eastAsia="標楷體" w:hAnsi="標楷體" w:hint="eastAsia"/>
                </w:rPr>
                <w:t>，檢核條件:</w:t>
              </w:r>
            </w:ins>
          </w:p>
          <w:p w14:paraId="70D48345" w14:textId="77777777" w:rsidR="00F63C93" w:rsidRPr="00F63C93" w:rsidRDefault="00F63C93" w:rsidP="00F63C93">
            <w:pPr>
              <w:rPr>
                <w:ins w:id="5509" w:author="黃梓峻" w:date="2021-06-28T12:42:00Z"/>
                <w:rFonts w:ascii="標楷體" w:eastAsia="標楷體" w:hAnsi="標楷體"/>
              </w:rPr>
            </w:pPr>
            <w:ins w:id="5510" w:author="黃梓峻" w:date="2021-06-28T12:42:00Z">
              <w:r w:rsidRPr="00F63C93">
                <w:rPr>
                  <w:rFonts w:ascii="標楷體" w:eastAsia="標楷體" w:hAnsi="標楷體" w:hint="eastAsia"/>
                </w:rPr>
                <w:t>1.不可空白V(7)</w:t>
              </w:r>
            </w:ins>
          </w:p>
          <w:p w14:paraId="23BCEC14" w14:textId="77777777" w:rsidR="00F63C93" w:rsidRPr="00F63C93" w:rsidRDefault="00F63C93" w:rsidP="00F63C93">
            <w:pPr>
              <w:rPr>
                <w:ins w:id="5511" w:author="st1" w:date="2021-05-07T16:42:00Z"/>
                <w:rFonts w:ascii="標楷體" w:eastAsia="標楷體" w:hAnsi="標楷體"/>
              </w:rPr>
            </w:pPr>
            <w:ins w:id="5512" w:author="黃梓峻" w:date="2021-06-28T12:42:00Z">
              <w:r w:rsidRPr="00F63C93">
                <w:rPr>
                  <w:rFonts w:ascii="標楷體" w:eastAsia="標楷體" w:hAnsi="標楷體" w:hint="eastAsia"/>
                </w:rPr>
                <w:t>2.日期格式/A(DATE,0)</w:t>
              </w:r>
            </w:ins>
            <w:ins w:id="5513" w:author="黃梓峻" w:date="2021-06-28T12:43:00Z">
              <w:r w:rsidRPr="00F63C93">
                <w:rPr>
                  <w:rFonts w:ascii="標楷體" w:eastAsia="標楷體" w:hAnsi="標楷體"/>
                </w:rPr>
                <w:t xml:space="preserve"> </w:t>
              </w:r>
            </w:ins>
          </w:p>
        </w:tc>
      </w:tr>
      <w:tr w:rsidR="00F63C93" w:rsidRPr="00F63C93" w14:paraId="2FC5ADBD" w14:textId="77777777" w:rsidTr="00067F94">
        <w:trPr>
          <w:trHeight w:val="244"/>
          <w:jc w:val="center"/>
          <w:ins w:id="5514" w:author="st1" w:date="2021-05-07T16:44:00Z"/>
          <w:trPrChange w:id="5515" w:author="黃梓峻" w:date="2021-06-28T12:43:00Z">
            <w:trPr>
              <w:trHeight w:val="244"/>
              <w:jc w:val="center"/>
            </w:trPr>
          </w:trPrChange>
        </w:trPr>
        <w:tc>
          <w:tcPr>
            <w:tcW w:w="521" w:type="dxa"/>
            <w:tcBorders>
              <w:top w:val="single" w:sz="4" w:space="0" w:color="auto"/>
              <w:left w:val="single" w:sz="4" w:space="0" w:color="auto"/>
              <w:bottom w:val="single" w:sz="4" w:space="0" w:color="auto"/>
              <w:right w:val="single" w:sz="4" w:space="0" w:color="auto"/>
            </w:tcBorders>
            <w:tcPrChange w:id="5516" w:author="黃梓峻" w:date="2021-06-28T12:43:00Z">
              <w:tcPr>
                <w:tcW w:w="521" w:type="dxa"/>
                <w:gridSpan w:val="2"/>
                <w:tcBorders>
                  <w:top w:val="single" w:sz="4" w:space="0" w:color="auto"/>
                  <w:left w:val="single" w:sz="4" w:space="0" w:color="auto"/>
                  <w:bottom w:val="single" w:sz="4" w:space="0" w:color="auto"/>
                  <w:right w:val="single" w:sz="4" w:space="0" w:color="auto"/>
                </w:tcBorders>
              </w:tcPr>
            </w:tcPrChange>
          </w:tcPr>
          <w:p w14:paraId="66079096" w14:textId="77777777" w:rsidR="00F63C93" w:rsidRPr="00F63C93" w:rsidRDefault="00F63C93" w:rsidP="00F63C93">
            <w:pPr>
              <w:rPr>
                <w:ins w:id="5517" w:author="st1" w:date="2021-05-07T16:44:00Z"/>
                <w:rFonts w:ascii="標楷體" w:eastAsia="標楷體" w:hAnsi="標楷體"/>
              </w:rPr>
            </w:pPr>
            <w:ins w:id="5518" w:author="st1" w:date="2021-05-07T16:44:00Z">
              <w:r w:rsidRPr="00F63C93">
                <w:rPr>
                  <w:rFonts w:ascii="標楷體" w:eastAsia="標楷體" w:hAnsi="標楷體" w:hint="eastAsia"/>
                </w:rPr>
                <w:t>2</w:t>
              </w:r>
            </w:ins>
          </w:p>
        </w:tc>
        <w:tc>
          <w:tcPr>
            <w:tcW w:w="1286" w:type="dxa"/>
            <w:tcBorders>
              <w:top w:val="single" w:sz="4" w:space="0" w:color="auto"/>
              <w:left w:val="single" w:sz="4" w:space="0" w:color="auto"/>
              <w:bottom w:val="single" w:sz="4" w:space="0" w:color="auto"/>
              <w:right w:val="single" w:sz="4" w:space="0" w:color="auto"/>
            </w:tcBorders>
            <w:tcPrChange w:id="5519" w:author="黃梓峻" w:date="2021-06-28T12:43:00Z">
              <w:tcPr>
                <w:tcW w:w="1287" w:type="dxa"/>
                <w:gridSpan w:val="3"/>
                <w:tcBorders>
                  <w:top w:val="single" w:sz="4" w:space="0" w:color="auto"/>
                  <w:left w:val="single" w:sz="4" w:space="0" w:color="auto"/>
                  <w:bottom w:val="single" w:sz="4" w:space="0" w:color="auto"/>
                  <w:right w:val="single" w:sz="4" w:space="0" w:color="auto"/>
                </w:tcBorders>
              </w:tcPr>
            </w:tcPrChange>
          </w:tcPr>
          <w:p w14:paraId="4B42A561" w14:textId="77777777" w:rsidR="00F63C93" w:rsidRPr="00F63C93" w:rsidRDefault="00F63C93" w:rsidP="00F63C93">
            <w:pPr>
              <w:rPr>
                <w:ins w:id="5520" w:author="st1" w:date="2021-05-07T16:44:00Z"/>
                <w:rFonts w:ascii="標楷體" w:eastAsia="標楷體" w:hAnsi="標楷體"/>
              </w:rPr>
            </w:pPr>
            <w:ins w:id="5521" w:author="st1" w:date="2021-05-07T16:45:00Z">
              <w:r w:rsidRPr="00F63C93">
                <w:rPr>
                  <w:rFonts w:ascii="標楷體" w:eastAsia="標楷體" w:hAnsi="標楷體" w:hint="eastAsia"/>
                </w:rPr>
                <w:t>報表種類</w:t>
              </w:r>
            </w:ins>
          </w:p>
        </w:tc>
        <w:tc>
          <w:tcPr>
            <w:tcW w:w="991" w:type="dxa"/>
            <w:tcBorders>
              <w:top w:val="single" w:sz="4" w:space="0" w:color="auto"/>
              <w:left w:val="single" w:sz="4" w:space="0" w:color="auto"/>
              <w:bottom w:val="single" w:sz="4" w:space="0" w:color="auto"/>
              <w:right w:val="single" w:sz="4" w:space="0" w:color="auto"/>
            </w:tcBorders>
            <w:tcPrChange w:id="5522" w:author="黃梓峻" w:date="2021-06-28T12:43:00Z">
              <w:tcPr>
                <w:tcW w:w="992" w:type="dxa"/>
                <w:gridSpan w:val="2"/>
                <w:tcBorders>
                  <w:top w:val="single" w:sz="4" w:space="0" w:color="auto"/>
                  <w:left w:val="single" w:sz="4" w:space="0" w:color="auto"/>
                  <w:bottom w:val="single" w:sz="4" w:space="0" w:color="auto"/>
                  <w:right w:val="single" w:sz="4" w:space="0" w:color="auto"/>
                </w:tcBorders>
              </w:tcPr>
            </w:tcPrChange>
          </w:tcPr>
          <w:p w14:paraId="56CF60BD" w14:textId="77777777" w:rsidR="00F63C93" w:rsidRPr="00F63C93" w:rsidRDefault="00F63C93" w:rsidP="00F63C93">
            <w:pPr>
              <w:rPr>
                <w:ins w:id="5523" w:author="st1" w:date="2021-05-07T16:44:00Z"/>
                <w:rFonts w:ascii="標楷體" w:eastAsia="標楷體" w:hAnsi="標楷體"/>
              </w:rPr>
            </w:pPr>
            <w:ins w:id="5524" w:author="st1" w:date="2021-05-07T16:45:00Z">
              <w:r w:rsidRPr="00F63C93">
                <w:rPr>
                  <w:rFonts w:ascii="標楷體" w:eastAsia="標楷體" w:hAnsi="標楷體" w:hint="eastAsia"/>
                </w:rPr>
                <w:t>1</w:t>
              </w:r>
            </w:ins>
          </w:p>
        </w:tc>
        <w:tc>
          <w:tcPr>
            <w:tcW w:w="990" w:type="dxa"/>
            <w:tcBorders>
              <w:top w:val="single" w:sz="4" w:space="0" w:color="auto"/>
              <w:left w:val="single" w:sz="4" w:space="0" w:color="auto"/>
              <w:bottom w:val="single" w:sz="4" w:space="0" w:color="auto"/>
              <w:right w:val="single" w:sz="4" w:space="0" w:color="auto"/>
            </w:tcBorders>
            <w:tcPrChange w:id="5525" w:author="黃梓峻" w:date="2021-06-28T12:43:00Z">
              <w:tcPr>
                <w:tcW w:w="991" w:type="dxa"/>
                <w:gridSpan w:val="2"/>
                <w:tcBorders>
                  <w:top w:val="single" w:sz="4" w:space="0" w:color="auto"/>
                  <w:left w:val="single" w:sz="4" w:space="0" w:color="auto"/>
                  <w:bottom w:val="single" w:sz="4" w:space="0" w:color="auto"/>
                  <w:right w:val="single" w:sz="4" w:space="0" w:color="auto"/>
                </w:tcBorders>
              </w:tcPr>
            </w:tcPrChange>
          </w:tcPr>
          <w:p w14:paraId="6CBF1F14" w14:textId="77777777" w:rsidR="00F63C93" w:rsidRPr="00F63C93" w:rsidRDefault="00F63C93" w:rsidP="00F63C93">
            <w:pPr>
              <w:rPr>
                <w:ins w:id="5526" w:author="st1" w:date="2021-05-07T16:44:00Z"/>
                <w:rFonts w:ascii="標楷體" w:eastAsia="標楷體" w:hAnsi="標楷體"/>
              </w:rPr>
            </w:pPr>
            <w:ins w:id="5527" w:author="st1" w:date="2021-05-07T16:46:00Z">
              <w:r w:rsidRPr="00F63C93">
                <w:rPr>
                  <w:rFonts w:ascii="標楷體" w:eastAsia="標楷體" w:hAnsi="標楷體" w:hint="eastAsia"/>
                </w:rPr>
                <w:t>4</w:t>
              </w:r>
            </w:ins>
          </w:p>
        </w:tc>
        <w:tc>
          <w:tcPr>
            <w:tcW w:w="2132" w:type="dxa"/>
            <w:tcBorders>
              <w:top w:val="single" w:sz="4" w:space="0" w:color="auto"/>
              <w:left w:val="single" w:sz="4" w:space="0" w:color="auto"/>
              <w:bottom w:val="single" w:sz="4" w:space="0" w:color="auto"/>
              <w:right w:val="single" w:sz="4" w:space="0" w:color="auto"/>
            </w:tcBorders>
            <w:tcPrChange w:id="5528" w:author="黃梓峻" w:date="2021-06-28T12:43:00Z">
              <w:tcPr>
                <w:tcW w:w="1415" w:type="dxa"/>
                <w:gridSpan w:val="2"/>
                <w:tcBorders>
                  <w:top w:val="single" w:sz="4" w:space="0" w:color="auto"/>
                  <w:left w:val="single" w:sz="4" w:space="0" w:color="auto"/>
                  <w:bottom w:val="single" w:sz="4" w:space="0" w:color="auto"/>
                  <w:right w:val="single" w:sz="4" w:space="0" w:color="auto"/>
                </w:tcBorders>
              </w:tcPr>
            </w:tcPrChange>
          </w:tcPr>
          <w:p w14:paraId="7B183C19" w14:textId="77777777" w:rsidR="00F63C93" w:rsidRPr="00F63C93" w:rsidRDefault="00F63C93" w:rsidP="00F63C93">
            <w:pPr>
              <w:rPr>
                <w:ins w:id="5529" w:author="黃梓峻" w:date="2021-06-28T12:43:00Z"/>
                <w:rFonts w:ascii="標楷體" w:eastAsia="標楷體" w:hAnsi="標楷體"/>
              </w:rPr>
            </w:pPr>
            <w:ins w:id="5530" w:author="黃梓峻" w:date="2021-06-28T12:43:00Z">
              <w:r w:rsidRPr="00F63C93">
                <w:rPr>
                  <w:rFonts w:ascii="標楷體" w:eastAsia="標楷體" w:hAnsi="標楷體" w:hint="eastAsia"/>
                </w:rPr>
                <w:t>僅此交易使用該代號對照，建立於交易內</w:t>
              </w:r>
            </w:ins>
          </w:p>
          <w:p w14:paraId="6BC67268" w14:textId="77777777" w:rsidR="00F63C93" w:rsidRPr="00F63C93" w:rsidRDefault="00F63C93" w:rsidP="00F63C93">
            <w:pPr>
              <w:rPr>
                <w:ins w:id="5531" w:author="st1" w:date="2021-05-07T16:46:00Z"/>
                <w:rFonts w:ascii="標楷體" w:eastAsia="標楷體" w:hAnsi="標楷體"/>
              </w:rPr>
            </w:pPr>
            <w:ins w:id="5532" w:author="st1" w:date="2021-05-07T16:46:00Z">
              <w:r w:rsidRPr="00F63C93">
                <w:rPr>
                  <w:rFonts w:ascii="標楷體" w:eastAsia="標楷體" w:hAnsi="標楷體" w:hint="eastAsia"/>
                </w:rPr>
                <w:t>1:未歸還月報表</w:t>
              </w:r>
            </w:ins>
          </w:p>
          <w:p w14:paraId="371FEC34" w14:textId="77777777" w:rsidR="00F63C93" w:rsidRPr="00F63C93" w:rsidRDefault="00F63C93" w:rsidP="00F63C93">
            <w:pPr>
              <w:rPr>
                <w:ins w:id="5533" w:author="st1" w:date="2021-05-07T16:46:00Z"/>
                <w:rFonts w:ascii="標楷體" w:eastAsia="標楷體" w:hAnsi="標楷體"/>
              </w:rPr>
            </w:pPr>
            <w:ins w:id="5534" w:author="st1" w:date="2021-05-07T16:46:00Z">
              <w:r w:rsidRPr="00F63C93">
                <w:rPr>
                  <w:rFonts w:ascii="標楷體" w:eastAsia="標楷體" w:hAnsi="標楷體" w:hint="eastAsia"/>
                </w:rPr>
                <w:t>2:法拍件月報表</w:t>
              </w:r>
            </w:ins>
          </w:p>
          <w:p w14:paraId="5EB55A6F" w14:textId="77777777" w:rsidR="00F63C93" w:rsidRPr="00F63C93" w:rsidRDefault="00F63C93" w:rsidP="00F63C93">
            <w:pPr>
              <w:rPr>
                <w:ins w:id="5535" w:author="st1" w:date="2021-05-07T16:46:00Z"/>
                <w:rFonts w:ascii="標楷體" w:eastAsia="標楷體" w:hAnsi="標楷體"/>
              </w:rPr>
            </w:pPr>
            <w:ins w:id="5536" w:author="st1" w:date="2021-05-07T16:46:00Z">
              <w:r w:rsidRPr="00F63C93">
                <w:rPr>
                  <w:rFonts w:ascii="標楷體" w:eastAsia="標楷體" w:hAnsi="標楷體" w:hint="eastAsia"/>
                </w:rPr>
                <w:t>3:件數統計表</w:t>
              </w:r>
            </w:ins>
          </w:p>
          <w:p w14:paraId="6E5B4277" w14:textId="77777777" w:rsidR="00F63C93" w:rsidRPr="00F63C93" w:rsidRDefault="00F63C93" w:rsidP="00F63C93">
            <w:pPr>
              <w:rPr>
                <w:ins w:id="5537" w:author="st1" w:date="2021-05-07T16:44:00Z"/>
                <w:rFonts w:ascii="標楷體" w:eastAsia="標楷體" w:hAnsi="標楷體"/>
              </w:rPr>
            </w:pPr>
            <w:ins w:id="5538" w:author="st1" w:date="2021-05-07T16:46:00Z">
              <w:r w:rsidRPr="00F63C93">
                <w:rPr>
                  <w:rFonts w:ascii="標楷體" w:eastAsia="標楷體" w:hAnsi="標楷體" w:hint="eastAsia"/>
                </w:rPr>
                <w:t>4:全部</w:t>
              </w:r>
            </w:ins>
          </w:p>
        </w:tc>
        <w:tc>
          <w:tcPr>
            <w:tcW w:w="561" w:type="dxa"/>
            <w:tcBorders>
              <w:top w:val="single" w:sz="4" w:space="0" w:color="auto"/>
              <w:left w:val="single" w:sz="4" w:space="0" w:color="auto"/>
              <w:bottom w:val="single" w:sz="4" w:space="0" w:color="auto"/>
              <w:right w:val="single" w:sz="4" w:space="0" w:color="auto"/>
            </w:tcBorders>
            <w:tcPrChange w:id="5539" w:author="黃梓峻" w:date="2021-06-28T12:43:00Z">
              <w:tcPr>
                <w:tcW w:w="709" w:type="dxa"/>
                <w:gridSpan w:val="2"/>
                <w:tcBorders>
                  <w:top w:val="single" w:sz="4" w:space="0" w:color="auto"/>
                  <w:left w:val="single" w:sz="4" w:space="0" w:color="auto"/>
                  <w:bottom w:val="single" w:sz="4" w:space="0" w:color="auto"/>
                  <w:right w:val="single" w:sz="4" w:space="0" w:color="auto"/>
                </w:tcBorders>
              </w:tcPr>
            </w:tcPrChange>
          </w:tcPr>
          <w:p w14:paraId="3E11CFE2" w14:textId="77777777" w:rsidR="00F63C93" w:rsidRPr="00F63C93" w:rsidRDefault="00F63C93" w:rsidP="00F63C93">
            <w:pPr>
              <w:rPr>
                <w:ins w:id="5540" w:author="st1" w:date="2021-05-07T16:44:00Z"/>
                <w:rFonts w:ascii="標楷體" w:eastAsia="標楷體" w:hAnsi="標楷體"/>
              </w:rPr>
            </w:pPr>
            <w:ins w:id="5541" w:author="st1" w:date="2021-05-07T16:46:00Z">
              <w:r w:rsidRPr="00F63C93">
                <w:rPr>
                  <w:rFonts w:ascii="標楷體" w:eastAsia="標楷體" w:hAnsi="標楷體" w:hint="eastAsia"/>
                </w:rPr>
                <w:t>V</w:t>
              </w:r>
            </w:ins>
          </w:p>
        </w:tc>
        <w:tc>
          <w:tcPr>
            <w:tcW w:w="576" w:type="dxa"/>
            <w:tcBorders>
              <w:top w:val="single" w:sz="4" w:space="0" w:color="auto"/>
              <w:left w:val="single" w:sz="4" w:space="0" w:color="auto"/>
              <w:bottom w:val="single" w:sz="4" w:space="0" w:color="auto"/>
              <w:right w:val="single" w:sz="4" w:space="0" w:color="auto"/>
            </w:tcBorders>
            <w:tcPrChange w:id="5542" w:author="黃梓峻" w:date="2021-06-28T12:43:00Z">
              <w:tcPr>
                <w:tcW w:w="1139" w:type="dxa"/>
                <w:gridSpan w:val="3"/>
                <w:tcBorders>
                  <w:top w:val="single" w:sz="4" w:space="0" w:color="auto"/>
                  <w:left w:val="single" w:sz="4" w:space="0" w:color="auto"/>
                  <w:bottom w:val="single" w:sz="4" w:space="0" w:color="auto"/>
                  <w:right w:val="single" w:sz="4" w:space="0" w:color="auto"/>
                </w:tcBorders>
              </w:tcPr>
            </w:tcPrChange>
          </w:tcPr>
          <w:p w14:paraId="4C60E64B" w14:textId="77777777" w:rsidR="00F63C93" w:rsidRPr="00F63C93" w:rsidRDefault="00F63C93" w:rsidP="00F63C93">
            <w:pPr>
              <w:jc w:val="center"/>
              <w:rPr>
                <w:ins w:id="5543" w:author="st1" w:date="2021-05-07T16:44:00Z"/>
                <w:rFonts w:ascii="標楷體" w:eastAsia="標楷體" w:hAnsi="標楷體"/>
              </w:rPr>
            </w:pPr>
            <w:ins w:id="5544" w:author="st1" w:date="2021-05-07T16:46:00Z">
              <w:r w:rsidRPr="00F63C93">
                <w:rPr>
                  <w:rFonts w:ascii="標楷體" w:eastAsia="標楷體" w:hAnsi="標楷體" w:hint="eastAsia"/>
                </w:rPr>
                <w:t>W</w:t>
              </w:r>
            </w:ins>
          </w:p>
        </w:tc>
        <w:tc>
          <w:tcPr>
            <w:tcW w:w="3363" w:type="dxa"/>
            <w:tcBorders>
              <w:top w:val="single" w:sz="4" w:space="0" w:color="auto"/>
              <w:left w:val="single" w:sz="4" w:space="0" w:color="auto"/>
              <w:bottom w:val="single" w:sz="4" w:space="0" w:color="auto"/>
              <w:right w:val="single" w:sz="4" w:space="0" w:color="auto"/>
            </w:tcBorders>
            <w:tcPrChange w:id="5545" w:author="黃梓峻" w:date="2021-06-28T12:43:00Z">
              <w:tcPr>
                <w:tcW w:w="3366" w:type="dxa"/>
                <w:gridSpan w:val="3"/>
                <w:tcBorders>
                  <w:top w:val="single" w:sz="4" w:space="0" w:color="auto"/>
                  <w:left w:val="single" w:sz="4" w:space="0" w:color="auto"/>
                  <w:bottom w:val="single" w:sz="4" w:space="0" w:color="auto"/>
                  <w:right w:val="single" w:sz="4" w:space="0" w:color="auto"/>
                </w:tcBorders>
              </w:tcPr>
            </w:tcPrChange>
          </w:tcPr>
          <w:p w14:paraId="3C6FB93E" w14:textId="77777777" w:rsidR="00F63C93" w:rsidRPr="00F63C93" w:rsidRDefault="00F63C93" w:rsidP="00F63C93">
            <w:pPr>
              <w:rPr>
                <w:ins w:id="5546" w:author="黃梓峻" w:date="2021-06-28T12:43:00Z"/>
                <w:rFonts w:ascii="標楷體" w:eastAsia="標楷體" w:hAnsi="標楷體"/>
              </w:rPr>
            </w:pPr>
            <w:r w:rsidRPr="00F63C93">
              <w:rPr>
                <w:rFonts w:ascii="標楷體" w:eastAsia="標楷體" w:hAnsi="標楷體" w:hint="eastAsia"/>
              </w:rPr>
              <w:t>限輸入代碼</w:t>
            </w:r>
            <w:ins w:id="5547" w:author="黃梓峻" w:date="2021-06-28T12:43:00Z">
              <w:r w:rsidRPr="00F63C93">
                <w:rPr>
                  <w:rFonts w:ascii="標楷體" w:eastAsia="標楷體" w:hAnsi="標楷體" w:hint="eastAsia"/>
                </w:rPr>
                <w:t>，檢核條件：依選單/</w:t>
              </w:r>
              <w:r w:rsidRPr="00F63C93">
                <w:rPr>
                  <w:rFonts w:ascii="標楷體" w:eastAsia="標楷體" w:hAnsi="標楷體"/>
                </w:rPr>
                <w:t>V(H)</w:t>
              </w:r>
            </w:ins>
          </w:p>
          <w:p w14:paraId="25224BE1" w14:textId="77777777" w:rsidR="00F63C93" w:rsidRPr="00F63C93" w:rsidRDefault="00F63C93" w:rsidP="00F63C93">
            <w:pPr>
              <w:rPr>
                <w:ins w:id="5548" w:author="st1" w:date="2021-05-07T16:44:00Z"/>
                <w:rFonts w:ascii="標楷體" w:eastAsia="標楷體" w:hAnsi="標楷體"/>
              </w:rPr>
            </w:pPr>
          </w:p>
        </w:tc>
      </w:tr>
    </w:tbl>
    <w:p w14:paraId="4DA6EB93" w14:textId="77777777" w:rsidR="00F63C93" w:rsidRPr="00F63C93" w:rsidRDefault="00F63C93" w:rsidP="00F63C93">
      <w:pPr>
        <w:rPr>
          <w:ins w:id="5549" w:author="st1" w:date="2021-05-07T16:24:00Z"/>
          <w:rFonts w:ascii="標楷體" w:eastAsia="標楷體" w:hAnsi="標楷體"/>
          <w:lang w:eastAsia="x-none"/>
        </w:rPr>
      </w:pPr>
    </w:p>
    <w:p w14:paraId="17A83DEC" w14:textId="77777777" w:rsidR="00F63C93" w:rsidRPr="00F63C93" w:rsidRDefault="00F63C93" w:rsidP="00F63C93">
      <w:pPr>
        <w:rPr>
          <w:rFonts w:ascii="標楷體" w:eastAsia="標楷體" w:hAnsi="標楷體"/>
          <w:lang w:eastAsia="x-none"/>
        </w:rPr>
      </w:pPr>
    </w:p>
    <w:p w14:paraId="2C5C4035" w14:textId="77777777" w:rsidR="00F63C93" w:rsidRPr="00F63C93" w:rsidRDefault="00F63C93" w:rsidP="00F63C93">
      <w:pPr>
        <w:numPr>
          <w:ilvl w:val="0"/>
          <w:numId w:val="126"/>
        </w:numPr>
        <w:ind w:left="1418"/>
        <w:rPr>
          <w:rFonts w:ascii="標楷體" w:eastAsia="標楷體" w:hAnsi="標楷體"/>
          <w:sz w:val="26"/>
          <w:szCs w:val="26"/>
          <w:lang w:eastAsia="x-none"/>
        </w:rPr>
      </w:pPr>
      <w:r w:rsidRPr="00F63C93">
        <w:rPr>
          <w:rFonts w:ascii="標楷體" w:eastAsia="標楷體" w:hAnsi="標楷體"/>
          <w:sz w:val="26"/>
          <w:szCs w:val="26"/>
          <w:lang w:eastAsia="x-none"/>
        </w:rPr>
        <w:lastRenderedPageBreak/>
        <w:t>輸</w:t>
      </w:r>
      <w:ins w:id="5550" w:author="st1" w:date="2021-05-07T16:46:00Z">
        <w:r w:rsidRPr="00F63C93">
          <w:rPr>
            <w:rFonts w:ascii="標楷體" w:eastAsia="標楷體" w:hAnsi="標楷體" w:hint="eastAsia"/>
            <w:sz w:val="26"/>
            <w:szCs w:val="26"/>
          </w:rPr>
          <w:t>出</w:t>
        </w:r>
      </w:ins>
      <w:del w:id="5551" w:author="st1" w:date="2021-05-07T16:46:00Z">
        <w:r w:rsidRPr="00F63C93" w:rsidDel="00BF040B">
          <w:rPr>
            <w:rFonts w:ascii="標楷體" w:eastAsia="標楷體" w:hAnsi="標楷體"/>
            <w:sz w:val="26"/>
            <w:szCs w:val="26"/>
            <w:lang w:eastAsia="x-none"/>
          </w:rPr>
          <w:delText>入</w:delText>
        </w:r>
      </w:del>
      <w:r w:rsidRPr="00F63C93">
        <w:rPr>
          <w:rFonts w:ascii="標楷體" w:eastAsia="標楷體" w:hAnsi="標楷體"/>
          <w:sz w:val="26"/>
          <w:szCs w:val="26"/>
          <w:lang w:eastAsia="x-none"/>
        </w:rPr>
        <w:t>畫面</w:t>
      </w:r>
      <w:r w:rsidRPr="00F63C93">
        <w:rPr>
          <w:rFonts w:ascii="標楷體" w:eastAsia="標楷體" w:hAnsi="標楷體" w:hint="eastAsia"/>
          <w:sz w:val="26"/>
          <w:szCs w:val="26"/>
        </w:rPr>
        <w:t xml:space="preserve"> L514A</w:t>
      </w:r>
    </w:p>
    <w:p w14:paraId="6A17F0F1" w14:textId="77777777" w:rsidR="00F63C93" w:rsidRPr="00F63C93" w:rsidRDefault="00F63C93" w:rsidP="00F63C93">
      <w:pPr>
        <w:rPr>
          <w:ins w:id="5552" w:author="黃梓峻" w:date="2021-06-28T12:39:00Z"/>
          <w:rFonts w:ascii="標楷體" w:eastAsia="標楷體" w:hAnsi="標楷體"/>
          <w:lang w:eastAsia="x-none"/>
        </w:rPr>
      </w:pPr>
      <w:ins w:id="5553" w:author="st1" w:date="2021-05-07T16:48:00Z">
        <w:r w:rsidRPr="00F63C93">
          <w:rPr>
            <w:rFonts w:ascii="標楷體" w:eastAsia="標楷體" w:hAnsi="標楷體"/>
            <w:noProof/>
          </w:rPr>
          <w:drawing>
            <wp:inline distT="0" distB="0" distL="0" distR="0" wp14:anchorId="011E3561" wp14:editId="7EF285F4">
              <wp:extent cx="6030167" cy="2486372"/>
              <wp:effectExtent l="0" t="0" r="8890" b="9525"/>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0167" cy="2486372"/>
                      </a:xfrm>
                      <a:prstGeom prst="rect">
                        <a:avLst/>
                      </a:prstGeom>
                    </pic:spPr>
                  </pic:pic>
                </a:graphicData>
              </a:graphic>
            </wp:inline>
          </w:drawing>
        </w:r>
      </w:ins>
    </w:p>
    <w:p w14:paraId="33833687" w14:textId="77777777" w:rsidR="00F63C93" w:rsidRPr="00F63C93" w:rsidRDefault="00F63C93" w:rsidP="00F63C93">
      <w:pPr>
        <w:numPr>
          <w:ilvl w:val="0"/>
          <w:numId w:val="126"/>
        </w:numPr>
        <w:ind w:left="1418"/>
        <w:rPr>
          <w:ins w:id="5554" w:author="黃梓峻" w:date="2021-06-28T12:40:00Z"/>
          <w:rFonts w:ascii="標楷體" w:eastAsia="標楷體" w:hAnsi="標楷體"/>
          <w:sz w:val="26"/>
          <w:szCs w:val="26"/>
          <w:lang w:eastAsia="x-none"/>
          <w:rPrChange w:id="5555" w:author="黃梓峻" w:date="2021-06-28T12:45:00Z">
            <w:rPr>
              <w:ins w:id="5556" w:author="黃梓峻" w:date="2021-06-28T12:40:00Z"/>
              <w:rFonts w:ascii="標楷體" w:eastAsia="標楷體" w:hAnsi="標楷體"/>
              <w:sz w:val="26"/>
            </w:rPr>
          </w:rPrChange>
        </w:rPr>
        <w:pPrChange w:id="5557" w:author="黃梓峻" w:date="2021-06-28T12:45:00Z">
          <w:pPr>
            <w:snapToGrid w:val="0"/>
            <w:spacing w:before="120"/>
            <w:ind w:left="2400" w:rightChars="100" w:right="240" w:hanging="480"/>
          </w:pPr>
        </w:pPrChange>
      </w:pPr>
      <w:ins w:id="5558" w:author="黃梓峻" w:date="2021-06-28T12:40:00Z">
        <w:r w:rsidRPr="00F63C93">
          <w:rPr>
            <w:rFonts w:ascii="標楷體" w:eastAsia="標楷體" w:hAnsi="標楷體"/>
            <w:sz w:val="26"/>
            <w:szCs w:val="26"/>
            <w:lang w:eastAsia="x-none"/>
            <w:rPrChange w:id="5559" w:author="黃梓峻" w:date="2021-06-28T12:45:00Z">
              <w:rPr>
                <w:rFonts w:ascii="標楷體" w:eastAsia="標楷體" w:hAnsi="標楷體"/>
                <w:sz w:val="26"/>
              </w:rPr>
            </w:rPrChange>
          </w:rPr>
          <w:t>畫面資料說明</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1065"/>
        <w:gridCol w:w="1801"/>
        <w:gridCol w:w="3321"/>
        <w:gridCol w:w="3284"/>
      </w:tblGrid>
      <w:tr w:rsidR="00F63C93" w:rsidRPr="00F63C93" w14:paraId="658393FE" w14:textId="77777777" w:rsidTr="00067F94">
        <w:trPr>
          <w:tblHeader/>
          <w:ins w:id="5560" w:author="黃梓峻" w:date="2021-06-28T12:40:00Z"/>
        </w:trPr>
        <w:tc>
          <w:tcPr>
            <w:tcW w:w="741" w:type="dxa"/>
            <w:shd w:val="clear" w:color="auto" w:fill="D9D9D9"/>
          </w:tcPr>
          <w:p w14:paraId="4BCF9EE0" w14:textId="77777777" w:rsidR="00F63C93" w:rsidRPr="00F63C93" w:rsidRDefault="00F63C93" w:rsidP="00F63C93">
            <w:pPr>
              <w:jc w:val="center"/>
              <w:rPr>
                <w:ins w:id="5561" w:author="黃梓峻" w:date="2021-06-28T12:40:00Z"/>
                <w:rFonts w:ascii="標楷體" w:eastAsia="標楷體" w:hAnsi="標楷體"/>
                <w:color w:val="000000"/>
                <w:lang w:eastAsia="zh-HK"/>
              </w:rPr>
            </w:pPr>
            <w:ins w:id="5562" w:author="黃梓峻" w:date="2021-06-28T12:40:00Z">
              <w:r w:rsidRPr="00F63C93">
                <w:rPr>
                  <w:rFonts w:ascii="標楷體" w:eastAsia="標楷體" w:hAnsi="標楷體" w:hint="eastAsia"/>
                  <w:color w:val="000000"/>
                  <w:lang w:eastAsia="zh-HK"/>
                </w:rPr>
                <w:t>序號</w:t>
              </w:r>
            </w:ins>
          </w:p>
        </w:tc>
        <w:tc>
          <w:tcPr>
            <w:tcW w:w="1106" w:type="dxa"/>
            <w:shd w:val="clear" w:color="auto" w:fill="D9D9D9"/>
          </w:tcPr>
          <w:p w14:paraId="770EDC4D" w14:textId="77777777" w:rsidR="00F63C93" w:rsidRPr="00F63C93" w:rsidRDefault="00F63C93" w:rsidP="00F63C93">
            <w:pPr>
              <w:jc w:val="center"/>
              <w:rPr>
                <w:ins w:id="5563" w:author="黃梓峻" w:date="2021-06-28T12:40:00Z"/>
                <w:rFonts w:ascii="標楷體" w:eastAsia="標楷體" w:hAnsi="標楷體"/>
                <w:color w:val="000000"/>
                <w:lang w:eastAsia="zh-HK"/>
              </w:rPr>
            </w:pPr>
            <w:ins w:id="5564" w:author="黃梓峻" w:date="2021-06-28T12:40:00Z">
              <w:r w:rsidRPr="00F63C93">
                <w:rPr>
                  <w:rFonts w:ascii="標楷體" w:eastAsia="標楷體" w:hAnsi="標楷體" w:hint="eastAsia"/>
                  <w:color w:val="000000"/>
                  <w:lang w:eastAsia="zh-HK"/>
                </w:rPr>
                <w:t>欄位型態</w:t>
              </w:r>
            </w:ins>
          </w:p>
        </w:tc>
        <w:tc>
          <w:tcPr>
            <w:tcW w:w="1892" w:type="dxa"/>
            <w:shd w:val="clear" w:color="auto" w:fill="D9D9D9"/>
          </w:tcPr>
          <w:p w14:paraId="10266984" w14:textId="77777777" w:rsidR="00F63C93" w:rsidRPr="00F63C93" w:rsidRDefault="00F63C93" w:rsidP="00F63C93">
            <w:pPr>
              <w:jc w:val="center"/>
              <w:rPr>
                <w:ins w:id="5565" w:author="黃梓峻" w:date="2021-06-28T12:40:00Z"/>
                <w:rFonts w:ascii="標楷體" w:eastAsia="標楷體" w:hAnsi="標楷體"/>
                <w:color w:val="000000"/>
                <w:lang w:eastAsia="zh-HK"/>
              </w:rPr>
            </w:pPr>
            <w:ins w:id="5566" w:author="黃梓峻" w:date="2021-06-28T12:40:00Z">
              <w:r w:rsidRPr="00F63C93">
                <w:rPr>
                  <w:rFonts w:ascii="標楷體" w:eastAsia="標楷體" w:hAnsi="標楷體" w:hint="eastAsia"/>
                  <w:color w:val="000000"/>
                  <w:lang w:eastAsia="zh-HK"/>
                </w:rPr>
                <w:t>欄位名稱</w:t>
              </w:r>
            </w:ins>
          </w:p>
        </w:tc>
        <w:tc>
          <w:tcPr>
            <w:tcW w:w="3336" w:type="dxa"/>
            <w:shd w:val="clear" w:color="auto" w:fill="D9D9D9"/>
          </w:tcPr>
          <w:p w14:paraId="2CAAA407" w14:textId="77777777" w:rsidR="00F63C93" w:rsidRPr="00F63C93" w:rsidRDefault="00F63C93" w:rsidP="00F63C93">
            <w:pPr>
              <w:jc w:val="center"/>
              <w:rPr>
                <w:ins w:id="5567" w:author="黃梓峻" w:date="2021-06-28T12:40:00Z"/>
                <w:rFonts w:ascii="標楷體" w:eastAsia="標楷體" w:hAnsi="標楷體"/>
                <w:color w:val="000000"/>
              </w:rPr>
            </w:pPr>
            <w:ins w:id="5568" w:author="黃梓峻" w:date="2021-06-28T12:40:00Z">
              <w:r w:rsidRPr="00F63C93">
                <w:rPr>
                  <w:rFonts w:ascii="標楷體" w:eastAsia="標楷體" w:hAnsi="標楷體" w:hint="eastAsia"/>
                  <w:color w:val="000000"/>
                  <w:lang w:eastAsia="zh-HK"/>
                </w:rPr>
                <w:t>資料來源</w:t>
              </w:r>
            </w:ins>
          </w:p>
        </w:tc>
        <w:tc>
          <w:tcPr>
            <w:tcW w:w="3345" w:type="dxa"/>
            <w:shd w:val="clear" w:color="auto" w:fill="D9D9D9"/>
          </w:tcPr>
          <w:p w14:paraId="2963676D" w14:textId="77777777" w:rsidR="00F63C93" w:rsidRPr="00F63C93" w:rsidRDefault="00F63C93" w:rsidP="00F63C93">
            <w:pPr>
              <w:jc w:val="center"/>
              <w:rPr>
                <w:ins w:id="5569" w:author="黃梓峻" w:date="2021-06-28T12:40:00Z"/>
                <w:rFonts w:ascii="標楷體" w:eastAsia="標楷體" w:hAnsi="標楷體"/>
                <w:color w:val="000000"/>
                <w:lang w:eastAsia="zh-HK"/>
              </w:rPr>
            </w:pPr>
            <w:ins w:id="5570" w:author="黃梓峻" w:date="2021-06-28T12:40:00Z">
              <w:r w:rsidRPr="00F63C93">
                <w:rPr>
                  <w:rFonts w:ascii="標楷體" w:eastAsia="標楷體" w:hAnsi="標楷體" w:hint="eastAsia"/>
                  <w:color w:val="000000"/>
                  <w:lang w:eastAsia="zh-HK"/>
                </w:rPr>
                <w:t>輸出</w:t>
              </w:r>
              <w:r w:rsidRPr="00F63C93">
                <w:rPr>
                  <w:rFonts w:ascii="標楷體" w:eastAsia="標楷體" w:hAnsi="標楷體" w:hint="eastAsia"/>
                  <w:color w:val="000000"/>
                </w:rPr>
                <w:t>/</w:t>
              </w:r>
              <w:r w:rsidRPr="00F63C93">
                <w:rPr>
                  <w:rFonts w:ascii="標楷體" w:eastAsia="標楷體" w:hAnsi="標楷體" w:hint="eastAsia"/>
                  <w:color w:val="000000"/>
                  <w:lang w:eastAsia="zh-HK"/>
                </w:rPr>
                <w:t>功能說明</w:t>
              </w:r>
            </w:ins>
          </w:p>
        </w:tc>
      </w:tr>
      <w:tr w:rsidR="00F63C93" w:rsidRPr="00F63C93" w14:paraId="3B205135" w14:textId="77777777" w:rsidTr="00067F94">
        <w:trPr>
          <w:ins w:id="5571" w:author="黃梓峻" w:date="2021-06-28T12:40:00Z"/>
        </w:trPr>
        <w:tc>
          <w:tcPr>
            <w:tcW w:w="741" w:type="dxa"/>
            <w:shd w:val="clear" w:color="auto" w:fill="auto"/>
          </w:tcPr>
          <w:p w14:paraId="03D1577C" w14:textId="77777777" w:rsidR="00F63C93" w:rsidRPr="00F63C93" w:rsidRDefault="00F63C93" w:rsidP="00F63C93">
            <w:pPr>
              <w:jc w:val="center"/>
              <w:rPr>
                <w:ins w:id="5572" w:author="黃梓峻" w:date="2021-06-28T12:40:00Z"/>
                <w:rFonts w:ascii="標楷體" w:eastAsia="標楷體" w:hAnsi="標楷體"/>
                <w:color w:val="000000"/>
                <w:lang w:eastAsia="zh-HK"/>
              </w:rPr>
            </w:pPr>
            <w:ins w:id="5573" w:author="黃梓峻" w:date="2021-06-28T12:40:00Z">
              <w:r w:rsidRPr="00F63C93">
                <w:rPr>
                  <w:rFonts w:ascii="標楷體" w:eastAsia="標楷體" w:hAnsi="標楷體" w:hint="eastAsia"/>
                  <w:color w:val="000000"/>
                </w:rPr>
                <w:t>1</w:t>
              </w:r>
            </w:ins>
          </w:p>
        </w:tc>
        <w:tc>
          <w:tcPr>
            <w:tcW w:w="1106" w:type="dxa"/>
            <w:shd w:val="clear" w:color="auto" w:fill="auto"/>
          </w:tcPr>
          <w:p w14:paraId="1115EC38" w14:textId="77777777" w:rsidR="00F63C93" w:rsidRPr="00F63C93" w:rsidRDefault="00F63C93" w:rsidP="00F63C93">
            <w:pPr>
              <w:jc w:val="center"/>
              <w:rPr>
                <w:ins w:id="5574" w:author="黃梓峻" w:date="2021-06-28T12:40:00Z"/>
                <w:rFonts w:ascii="標楷體" w:eastAsia="標楷體" w:hAnsi="標楷體"/>
                <w:color w:val="000000"/>
                <w:lang w:eastAsia="zh-HK"/>
              </w:rPr>
            </w:pPr>
            <w:ins w:id="5575" w:author="黃梓峻" w:date="2021-06-28T12:40:00Z">
              <w:r w:rsidRPr="00F63C93">
                <w:rPr>
                  <w:rFonts w:ascii="標楷體" w:eastAsia="標楷體" w:hAnsi="標楷體" w:hint="eastAsia"/>
                  <w:color w:val="000000"/>
                  <w:lang w:eastAsia="zh-HK"/>
                </w:rPr>
                <w:t>資料</w:t>
              </w:r>
            </w:ins>
          </w:p>
        </w:tc>
        <w:tc>
          <w:tcPr>
            <w:tcW w:w="1892" w:type="dxa"/>
            <w:shd w:val="clear" w:color="auto" w:fill="auto"/>
          </w:tcPr>
          <w:p w14:paraId="1113CE5A" w14:textId="77777777" w:rsidR="00F63C93" w:rsidRPr="00F63C93" w:rsidRDefault="00F63C93" w:rsidP="00F63C93">
            <w:pPr>
              <w:rPr>
                <w:ins w:id="5576" w:author="黃梓峻" w:date="2021-06-28T12:40:00Z"/>
                <w:rFonts w:ascii="標楷體" w:eastAsia="標楷體" w:hAnsi="標楷體"/>
                <w:color w:val="000000"/>
                <w:lang w:eastAsia="zh-HK"/>
              </w:rPr>
            </w:pPr>
            <w:ins w:id="5577" w:author="黃梓峻" w:date="2021-06-28T12:40:00Z">
              <w:r w:rsidRPr="00F63C93">
                <w:rPr>
                  <w:rFonts w:ascii="標楷體" w:eastAsia="標楷體" w:hAnsi="標楷體" w:hint="eastAsia"/>
                </w:rPr>
                <w:t>戶號</w:t>
              </w:r>
            </w:ins>
          </w:p>
        </w:tc>
        <w:tc>
          <w:tcPr>
            <w:tcW w:w="3336" w:type="dxa"/>
            <w:shd w:val="clear" w:color="auto" w:fill="auto"/>
          </w:tcPr>
          <w:p w14:paraId="3FE01A67" w14:textId="77777777" w:rsidR="00F63C93" w:rsidRPr="00F63C93" w:rsidRDefault="00F63C93" w:rsidP="00F63C93">
            <w:pPr>
              <w:rPr>
                <w:ins w:id="5578" w:author="黃梓峻" w:date="2021-06-28T12:40:00Z"/>
                <w:rFonts w:ascii="標楷體" w:eastAsia="標楷體" w:hAnsi="標楷體"/>
                <w:color w:val="000000"/>
                <w:lang w:eastAsia="zh-HK"/>
              </w:rPr>
            </w:pPr>
            <w:ins w:id="5579" w:author="黃梓峻" w:date="2021-06-28T12:40:00Z">
              <w:r w:rsidRPr="00F63C93">
                <w:rPr>
                  <w:rFonts w:ascii="標楷體" w:eastAsia="標楷體" w:hAnsi="標楷體"/>
                  <w:color w:val="000000"/>
                  <w:lang w:eastAsia="zh-HK"/>
                </w:rPr>
                <w:t>InnDocRecord.CustNo</w:t>
              </w:r>
            </w:ins>
          </w:p>
          <w:p w14:paraId="1361B4BE" w14:textId="77777777" w:rsidR="00F63C93" w:rsidRPr="00F63C93" w:rsidRDefault="00F63C93" w:rsidP="00F63C93">
            <w:pPr>
              <w:rPr>
                <w:ins w:id="5580" w:author="黃梓峻" w:date="2021-06-28T12:40:00Z"/>
                <w:rFonts w:ascii="標楷體" w:eastAsia="標楷體" w:hAnsi="標楷體"/>
                <w:color w:val="000000"/>
                <w:lang w:eastAsia="zh-HK"/>
              </w:rPr>
            </w:pPr>
            <w:ins w:id="5581" w:author="黃梓峻" w:date="2021-06-28T12:40:00Z">
              <w:r w:rsidRPr="00F63C93">
                <w:rPr>
                  <w:rFonts w:ascii="標楷體" w:eastAsia="標楷體" w:hAnsi="標楷體"/>
                  <w:color w:val="000000"/>
                  <w:lang w:eastAsia="zh-HK"/>
                </w:rPr>
                <w:t>InnDocRecord</w:t>
              </w:r>
              <w:r w:rsidRPr="00F63C93">
                <w:rPr>
                  <w:rFonts w:ascii="標楷體" w:eastAsia="標楷體" w:hAnsi="標楷體" w:hint="eastAsia"/>
                  <w:color w:val="000000"/>
                </w:rPr>
                <w:t>.</w:t>
              </w:r>
              <w:r w:rsidRPr="00F63C93">
                <w:rPr>
                  <w:rFonts w:ascii="標楷體" w:eastAsia="標楷體" w:hAnsi="標楷體"/>
                  <w:color w:val="000000"/>
                </w:rPr>
                <w:t>FacmNo</w:t>
              </w:r>
            </w:ins>
          </w:p>
        </w:tc>
        <w:tc>
          <w:tcPr>
            <w:tcW w:w="3345" w:type="dxa"/>
            <w:shd w:val="clear" w:color="auto" w:fill="auto"/>
          </w:tcPr>
          <w:p w14:paraId="265F8FE7" w14:textId="77777777" w:rsidR="00F63C93" w:rsidRPr="00F63C93" w:rsidRDefault="00F63C93" w:rsidP="00F63C93">
            <w:pPr>
              <w:rPr>
                <w:ins w:id="5582" w:author="黃梓峻" w:date="2021-06-28T12:40:00Z"/>
                <w:rFonts w:ascii="標楷體" w:eastAsia="標楷體" w:hAnsi="標楷體"/>
                <w:color w:val="000000"/>
              </w:rPr>
            </w:pPr>
          </w:p>
        </w:tc>
      </w:tr>
      <w:tr w:rsidR="00F63C93" w:rsidRPr="00F63C93" w14:paraId="25F1D84A" w14:textId="77777777" w:rsidTr="00067F94">
        <w:trPr>
          <w:ins w:id="5583" w:author="黃梓峻" w:date="2021-06-28T12:40:00Z"/>
        </w:trPr>
        <w:tc>
          <w:tcPr>
            <w:tcW w:w="741" w:type="dxa"/>
            <w:shd w:val="clear" w:color="auto" w:fill="auto"/>
          </w:tcPr>
          <w:p w14:paraId="61D8323F" w14:textId="77777777" w:rsidR="00F63C93" w:rsidRPr="00F63C93" w:rsidRDefault="00F63C93" w:rsidP="00F63C93">
            <w:pPr>
              <w:jc w:val="center"/>
              <w:rPr>
                <w:ins w:id="5584" w:author="黃梓峻" w:date="2021-06-28T12:40:00Z"/>
                <w:rFonts w:ascii="標楷體" w:eastAsia="標楷體" w:hAnsi="標楷體"/>
                <w:color w:val="000000"/>
              </w:rPr>
            </w:pPr>
            <w:ins w:id="5585" w:author="黃梓峻" w:date="2021-06-28T12:40:00Z">
              <w:r w:rsidRPr="00F63C93">
                <w:rPr>
                  <w:rFonts w:ascii="標楷體" w:eastAsia="標楷體" w:hAnsi="標楷體"/>
                  <w:color w:val="000000"/>
                </w:rPr>
                <w:t>2</w:t>
              </w:r>
            </w:ins>
          </w:p>
        </w:tc>
        <w:tc>
          <w:tcPr>
            <w:tcW w:w="1106" w:type="dxa"/>
            <w:shd w:val="clear" w:color="auto" w:fill="auto"/>
          </w:tcPr>
          <w:p w14:paraId="3E0C8C7A" w14:textId="77777777" w:rsidR="00F63C93" w:rsidRPr="00F63C93" w:rsidRDefault="00F63C93" w:rsidP="00F63C93">
            <w:pPr>
              <w:jc w:val="center"/>
              <w:rPr>
                <w:ins w:id="5586" w:author="黃梓峻" w:date="2021-06-28T12:40:00Z"/>
                <w:rFonts w:ascii="標楷體" w:eastAsia="標楷體" w:hAnsi="標楷體"/>
                <w:color w:val="000000"/>
                <w:lang w:eastAsia="zh-HK"/>
              </w:rPr>
            </w:pPr>
            <w:ins w:id="5587" w:author="黃梓峻" w:date="2021-06-28T12:40:00Z">
              <w:r w:rsidRPr="00F63C93">
                <w:rPr>
                  <w:rFonts w:ascii="標楷體" w:eastAsia="標楷體" w:hAnsi="標楷體" w:hint="eastAsia"/>
                  <w:color w:val="000000"/>
                  <w:lang w:eastAsia="zh-HK"/>
                </w:rPr>
                <w:t>資料</w:t>
              </w:r>
            </w:ins>
          </w:p>
        </w:tc>
        <w:tc>
          <w:tcPr>
            <w:tcW w:w="1892" w:type="dxa"/>
            <w:shd w:val="clear" w:color="auto" w:fill="auto"/>
          </w:tcPr>
          <w:p w14:paraId="02760C40" w14:textId="77777777" w:rsidR="00F63C93" w:rsidRPr="00F63C93" w:rsidRDefault="00F63C93" w:rsidP="00F63C93">
            <w:pPr>
              <w:rPr>
                <w:ins w:id="5588" w:author="黃梓峻" w:date="2021-06-28T12:40:00Z"/>
                <w:rFonts w:ascii="標楷體" w:eastAsia="標楷體" w:hAnsi="標楷體"/>
                <w:color w:val="000000"/>
                <w:lang w:eastAsia="zh-HK"/>
              </w:rPr>
            </w:pPr>
            <w:ins w:id="5589" w:author="黃梓峻" w:date="2021-06-28T12:40:00Z">
              <w:r w:rsidRPr="00F63C93">
                <w:rPr>
                  <w:rFonts w:ascii="標楷體" w:eastAsia="標楷體" w:hAnsi="標楷體" w:hint="eastAsia"/>
                </w:rPr>
                <w:t>用途</w:t>
              </w:r>
            </w:ins>
          </w:p>
        </w:tc>
        <w:tc>
          <w:tcPr>
            <w:tcW w:w="3336" w:type="dxa"/>
            <w:shd w:val="clear" w:color="auto" w:fill="auto"/>
          </w:tcPr>
          <w:p w14:paraId="05C0A442" w14:textId="77777777" w:rsidR="00F63C93" w:rsidRPr="00F63C93" w:rsidRDefault="00F63C93" w:rsidP="00F63C93">
            <w:pPr>
              <w:rPr>
                <w:ins w:id="5590" w:author="黃梓峻" w:date="2021-06-28T12:40:00Z"/>
                <w:rFonts w:ascii="標楷體" w:eastAsia="標楷體" w:hAnsi="標楷體"/>
                <w:color w:val="000000"/>
                <w:lang w:eastAsia="zh-HK"/>
              </w:rPr>
            </w:pPr>
            <w:ins w:id="5591" w:author="黃梓峻" w:date="2021-06-28T12:44:00Z">
              <w:r w:rsidRPr="00F63C93">
                <w:rPr>
                  <w:rFonts w:ascii="標楷體" w:eastAsia="標楷體" w:hAnsi="標楷體"/>
                  <w:color w:val="000000"/>
                  <w:lang w:eastAsia="zh-HK"/>
                </w:rPr>
                <w:t>InnDocRecord.UsageCode</w:t>
              </w:r>
            </w:ins>
          </w:p>
        </w:tc>
        <w:tc>
          <w:tcPr>
            <w:tcW w:w="3345" w:type="dxa"/>
            <w:shd w:val="clear" w:color="auto" w:fill="auto"/>
          </w:tcPr>
          <w:p w14:paraId="4A6A2383" w14:textId="77777777" w:rsidR="00F63C93" w:rsidRPr="00F63C93" w:rsidRDefault="00F63C93" w:rsidP="00F63C93">
            <w:pPr>
              <w:rPr>
                <w:ins w:id="5592" w:author="黃梓峻" w:date="2021-06-28T12:44:00Z"/>
                <w:rFonts w:ascii="標楷體" w:eastAsia="標楷體" w:hAnsi="標楷體"/>
                <w:color w:val="000000"/>
              </w:rPr>
            </w:pPr>
            <w:ins w:id="5593" w:author="黃梓峻" w:date="2021-06-28T12:44:00Z">
              <w:r w:rsidRPr="00F63C93">
                <w:rPr>
                  <w:rFonts w:ascii="標楷體" w:eastAsia="標楷體" w:hAnsi="標楷體" w:hint="eastAsia"/>
                  <w:lang w:eastAsia="zh-HK"/>
                </w:rPr>
                <w:t>依據</w:t>
              </w:r>
              <w:r w:rsidRPr="00F63C93">
                <w:rPr>
                  <w:rFonts w:ascii="標楷體" w:eastAsia="標楷體" w:hAnsi="標楷體" w:hint="eastAsia"/>
                </w:rPr>
                <w:t>C</w:t>
              </w:r>
              <w:r w:rsidRPr="00F63C93">
                <w:rPr>
                  <w:rFonts w:ascii="標楷體" w:eastAsia="標楷體" w:hAnsi="標楷體" w:hint="eastAsia"/>
                  <w:lang w:eastAsia="zh-HK"/>
                </w:rPr>
                <w:t>d</w:t>
              </w:r>
              <w:r w:rsidRPr="00F63C93">
                <w:rPr>
                  <w:rFonts w:ascii="標楷體" w:eastAsia="標楷體" w:hAnsi="標楷體"/>
                  <w:lang w:eastAsia="zh-HK"/>
                </w:rPr>
                <w:t>Code</w:t>
              </w:r>
              <w:r w:rsidRPr="00F63C93">
                <w:rPr>
                  <w:rFonts w:ascii="標楷體" w:eastAsia="標楷體" w:hAnsi="標楷體" w:hint="eastAsia"/>
                  <w:lang w:eastAsia="zh-HK"/>
                </w:rPr>
                <w:t>的</w:t>
              </w:r>
              <w:r w:rsidRPr="00F63C93">
                <w:rPr>
                  <w:rFonts w:ascii="標楷體" w:eastAsia="標楷體" w:hAnsi="標楷體"/>
                  <w:lang w:eastAsia="zh-HK"/>
                </w:rPr>
                <w:t>DefCode</w:t>
              </w:r>
              <w:r w:rsidRPr="00F63C93">
                <w:rPr>
                  <w:rFonts w:ascii="標楷體" w:eastAsia="標楷體" w:hAnsi="標楷體" w:hint="eastAsia"/>
                </w:rPr>
                <w:t>=</w:t>
              </w:r>
              <w:r w:rsidRPr="00F63C93">
                <w:rPr>
                  <w:rFonts w:ascii="標楷體" w:eastAsia="標楷體" w:hAnsi="標楷體"/>
                  <w:color w:val="000000"/>
                </w:rPr>
                <w:t>UsageCodeX</w:t>
              </w:r>
            </w:ins>
          </w:p>
          <w:p w14:paraId="64E13783" w14:textId="77777777" w:rsidR="00F63C93" w:rsidRPr="00F63C93" w:rsidRDefault="00F63C93" w:rsidP="00F63C93">
            <w:pPr>
              <w:rPr>
                <w:ins w:id="5594" w:author="黃梓峻" w:date="2021-06-28T12:44:00Z"/>
                <w:rFonts w:ascii="標楷體" w:eastAsia="標楷體" w:hAnsi="標楷體"/>
              </w:rPr>
            </w:pPr>
            <w:ins w:id="5595" w:author="黃梓峻" w:date="2021-06-28T12:44:00Z">
              <w:r w:rsidRPr="00F63C93">
                <w:rPr>
                  <w:rFonts w:ascii="標楷體" w:eastAsia="標楷體" w:hAnsi="標楷體" w:hint="eastAsia"/>
                </w:rPr>
                <w:t>01.清償</w:t>
              </w:r>
            </w:ins>
          </w:p>
          <w:p w14:paraId="2F1B92D4" w14:textId="77777777" w:rsidR="00F63C93" w:rsidRPr="00F63C93" w:rsidRDefault="00F63C93" w:rsidP="00F63C93">
            <w:pPr>
              <w:rPr>
                <w:ins w:id="5596" w:author="黃梓峻" w:date="2021-06-28T12:44:00Z"/>
                <w:rFonts w:ascii="標楷體" w:eastAsia="標楷體" w:hAnsi="標楷體"/>
              </w:rPr>
            </w:pPr>
            <w:ins w:id="5597" w:author="黃梓峻" w:date="2021-06-28T12:44:00Z">
              <w:r w:rsidRPr="00F63C93">
                <w:rPr>
                  <w:rFonts w:ascii="標楷體" w:eastAsia="標楷體" w:hAnsi="標楷體" w:hint="eastAsia"/>
                </w:rPr>
                <w:t>02.法拍</w:t>
              </w:r>
            </w:ins>
          </w:p>
          <w:p w14:paraId="4FDC9A9E" w14:textId="77777777" w:rsidR="00F63C93" w:rsidRPr="00F63C93" w:rsidRDefault="00F63C93" w:rsidP="00F63C93">
            <w:pPr>
              <w:rPr>
                <w:ins w:id="5598" w:author="黃梓峻" w:date="2021-06-28T12:44:00Z"/>
                <w:rFonts w:ascii="標楷體" w:eastAsia="標楷體" w:hAnsi="標楷體"/>
              </w:rPr>
            </w:pPr>
            <w:ins w:id="5599" w:author="黃梓峻" w:date="2021-06-28T12:44:00Z">
              <w:r w:rsidRPr="00F63C93">
                <w:rPr>
                  <w:rFonts w:ascii="標楷體" w:eastAsia="標楷體" w:hAnsi="標楷體" w:hint="eastAsia"/>
                </w:rPr>
                <w:t>03.增貸</w:t>
              </w:r>
            </w:ins>
          </w:p>
          <w:p w14:paraId="5D2483CD" w14:textId="77777777" w:rsidR="00F63C93" w:rsidRPr="00F63C93" w:rsidRDefault="00F63C93" w:rsidP="00F63C93">
            <w:pPr>
              <w:rPr>
                <w:ins w:id="5600" w:author="黃梓峻" w:date="2021-06-28T12:44:00Z"/>
                <w:rFonts w:ascii="標楷體" w:eastAsia="標楷體" w:hAnsi="標楷體"/>
              </w:rPr>
            </w:pPr>
            <w:ins w:id="5601" w:author="黃梓峻" w:date="2021-06-28T12:44:00Z">
              <w:r w:rsidRPr="00F63C93">
                <w:rPr>
                  <w:rFonts w:ascii="標楷體" w:eastAsia="標楷體" w:hAnsi="標楷體" w:hint="eastAsia"/>
                </w:rPr>
                <w:t>04.展期</w:t>
              </w:r>
            </w:ins>
          </w:p>
          <w:p w14:paraId="5CE13898" w14:textId="77777777" w:rsidR="00F63C93" w:rsidRPr="00F63C93" w:rsidRDefault="00F63C93" w:rsidP="00F63C93">
            <w:pPr>
              <w:rPr>
                <w:ins w:id="5602" w:author="黃梓峻" w:date="2021-06-28T12:44:00Z"/>
                <w:rFonts w:ascii="標楷體" w:eastAsia="標楷體" w:hAnsi="標楷體"/>
              </w:rPr>
            </w:pPr>
            <w:ins w:id="5603" w:author="黃梓峻" w:date="2021-06-28T12:44:00Z">
              <w:r w:rsidRPr="00F63C93">
                <w:rPr>
                  <w:rFonts w:ascii="標楷體" w:eastAsia="標楷體" w:hAnsi="標楷體" w:hint="eastAsia"/>
                </w:rPr>
                <w:t>05.撥款</w:t>
              </w:r>
            </w:ins>
          </w:p>
          <w:p w14:paraId="4745195A" w14:textId="77777777" w:rsidR="00F63C93" w:rsidRPr="00F63C93" w:rsidRDefault="00F63C93" w:rsidP="00F63C93">
            <w:pPr>
              <w:rPr>
                <w:ins w:id="5604" w:author="黃梓峻" w:date="2021-06-28T12:44:00Z"/>
                <w:rFonts w:ascii="標楷體" w:eastAsia="標楷體" w:hAnsi="標楷體"/>
              </w:rPr>
            </w:pPr>
            <w:ins w:id="5605" w:author="黃梓峻" w:date="2021-06-28T12:44:00Z">
              <w:r w:rsidRPr="00F63C93">
                <w:rPr>
                  <w:rFonts w:ascii="標楷體" w:eastAsia="標楷體" w:hAnsi="標楷體" w:hint="eastAsia"/>
                </w:rPr>
                <w:t>06.查閱</w:t>
              </w:r>
            </w:ins>
          </w:p>
          <w:p w14:paraId="40EA6E62" w14:textId="77777777" w:rsidR="00F63C93" w:rsidRPr="00F63C93" w:rsidRDefault="00F63C93" w:rsidP="00F63C93">
            <w:pPr>
              <w:rPr>
                <w:ins w:id="5606" w:author="黃梓峻" w:date="2021-06-28T12:44:00Z"/>
                <w:rFonts w:ascii="標楷體" w:eastAsia="標楷體" w:hAnsi="標楷體"/>
              </w:rPr>
            </w:pPr>
            <w:ins w:id="5607" w:author="黃梓峻" w:date="2021-06-28T12:44:00Z">
              <w:r w:rsidRPr="00F63C93">
                <w:rPr>
                  <w:rFonts w:ascii="標楷體" w:eastAsia="標楷體" w:hAnsi="標楷體" w:hint="eastAsia"/>
                </w:rPr>
                <w:t>07.重估</w:t>
              </w:r>
            </w:ins>
          </w:p>
          <w:p w14:paraId="7C997386" w14:textId="77777777" w:rsidR="00F63C93" w:rsidRPr="00F63C93" w:rsidRDefault="00F63C93" w:rsidP="00F63C93">
            <w:pPr>
              <w:rPr>
                <w:ins w:id="5608" w:author="黃梓峻" w:date="2021-06-28T12:40:00Z"/>
                <w:rFonts w:ascii="標楷體" w:eastAsia="標楷體" w:hAnsi="標楷體"/>
                <w:color w:val="000000"/>
              </w:rPr>
            </w:pPr>
            <w:ins w:id="5609" w:author="黃梓峻" w:date="2021-06-28T12:44:00Z">
              <w:r w:rsidRPr="00F63C93">
                <w:rPr>
                  <w:rFonts w:ascii="標楷體" w:eastAsia="標楷體" w:hAnsi="標楷體" w:hint="eastAsia"/>
                </w:rPr>
                <w:t>08.其他</w:t>
              </w:r>
            </w:ins>
          </w:p>
        </w:tc>
      </w:tr>
      <w:tr w:rsidR="00F63C93" w:rsidRPr="00F63C93" w14:paraId="5A4BC6B3" w14:textId="77777777" w:rsidTr="00067F94">
        <w:trPr>
          <w:ins w:id="5610" w:author="黃梓峻" w:date="2021-06-28T12:40:00Z"/>
        </w:trPr>
        <w:tc>
          <w:tcPr>
            <w:tcW w:w="741" w:type="dxa"/>
            <w:shd w:val="clear" w:color="auto" w:fill="auto"/>
          </w:tcPr>
          <w:p w14:paraId="4A03450E" w14:textId="77777777" w:rsidR="00F63C93" w:rsidRPr="00F63C93" w:rsidRDefault="00F63C93" w:rsidP="00F63C93">
            <w:pPr>
              <w:jc w:val="center"/>
              <w:rPr>
                <w:ins w:id="5611" w:author="黃梓峻" w:date="2021-06-28T12:40:00Z"/>
                <w:rFonts w:ascii="標楷體" w:eastAsia="標楷體" w:hAnsi="標楷體"/>
                <w:color w:val="000000"/>
              </w:rPr>
            </w:pPr>
            <w:ins w:id="5612" w:author="黃梓峻" w:date="2021-06-28T12:40:00Z">
              <w:r w:rsidRPr="00F63C93">
                <w:rPr>
                  <w:rFonts w:ascii="標楷體" w:eastAsia="標楷體" w:hAnsi="標楷體" w:hint="eastAsia"/>
                  <w:color w:val="000000"/>
                </w:rPr>
                <w:t>3</w:t>
              </w:r>
            </w:ins>
          </w:p>
        </w:tc>
        <w:tc>
          <w:tcPr>
            <w:tcW w:w="1106" w:type="dxa"/>
            <w:shd w:val="clear" w:color="auto" w:fill="auto"/>
          </w:tcPr>
          <w:p w14:paraId="7A7D106F" w14:textId="77777777" w:rsidR="00F63C93" w:rsidRPr="00F63C93" w:rsidRDefault="00F63C93" w:rsidP="00F63C93">
            <w:pPr>
              <w:jc w:val="center"/>
              <w:rPr>
                <w:ins w:id="5613" w:author="黃梓峻" w:date="2021-06-28T12:40:00Z"/>
                <w:rFonts w:ascii="標楷體" w:eastAsia="標楷體" w:hAnsi="標楷體"/>
                <w:color w:val="000000"/>
                <w:lang w:eastAsia="zh-HK"/>
              </w:rPr>
            </w:pPr>
            <w:ins w:id="5614" w:author="黃梓峻" w:date="2021-06-28T12:40:00Z">
              <w:r w:rsidRPr="00F63C93">
                <w:rPr>
                  <w:rFonts w:ascii="標楷體" w:eastAsia="標楷體" w:hAnsi="標楷體" w:hint="eastAsia"/>
                  <w:color w:val="000000"/>
                  <w:lang w:eastAsia="zh-HK"/>
                </w:rPr>
                <w:t>資料</w:t>
              </w:r>
            </w:ins>
          </w:p>
        </w:tc>
        <w:tc>
          <w:tcPr>
            <w:tcW w:w="1892" w:type="dxa"/>
            <w:shd w:val="clear" w:color="auto" w:fill="auto"/>
          </w:tcPr>
          <w:p w14:paraId="2AEC772C" w14:textId="77777777" w:rsidR="00F63C93" w:rsidRPr="00F63C93" w:rsidRDefault="00F63C93" w:rsidP="00F63C93">
            <w:pPr>
              <w:rPr>
                <w:ins w:id="5615" w:author="黃梓峻" w:date="2021-06-28T12:40:00Z"/>
                <w:rFonts w:ascii="標楷體" w:eastAsia="標楷體" w:hAnsi="標楷體"/>
                <w:color w:val="000000"/>
                <w:lang w:eastAsia="zh-HK"/>
              </w:rPr>
            </w:pPr>
            <w:ins w:id="5616" w:author="黃梓峻" w:date="2021-06-28T12:40:00Z">
              <w:r w:rsidRPr="00F63C93">
                <w:rPr>
                  <w:rFonts w:ascii="標楷體" w:eastAsia="標楷體" w:hAnsi="標楷體" w:hint="eastAsia"/>
                  <w:color w:val="000000"/>
                  <w:lang w:eastAsia="zh-HK"/>
                </w:rPr>
                <w:t>借閱人</w:t>
              </w:r>
            </w:ins>
          </w:p>
        </w:tc>
        <w:tc>
          <w:tcPr>
            <w:tcW w:w="3336" w:type="dxa"/>
            <w:shd w:val="clear" w:color="auto" w:fill="auto"/>
          </w:tcPr>
          <w:p w14:paraId="4CA4AEC5" w14:textId="77777777" w:rsidR="00F63C93" w:rsidRPr="00F63C93" w:rsidRDefault="00F63C93" w:rsidP="00F63C93">
            <w:pPr>
              <w:rPr>
                <w:ins w:id="5617" w:author="黃梓峻" w:date="2021-06-28T12:40:00Z"/>
                <w:rFonts w:ascii="標楷體" w:eastAsia="標楷體" w:hAnsi="標楷體"/>
                <w:color w:val="000000"/>
                <w:lang w:eastAsia="zh-HK"/>
              </w:rPr>
            </w:pPr>
            <w:ins w:id="5618" w:author="黃梓峻" w:date="2021-06-28T12:44:00Z">
              <w:r w:rsidRPr="00F63C93">
                <w:rPr>
                  <w:rFonts w:ascii="標楷體" w:eastAsia="標楷體" w:hAnsi="標楷體"/>
                  <w:color w:val="000000"/>
                  <w:lang w:eastAsia="zh-HK"/>
                </w:rPr>
                <w:t>InnDocRecord.ApplEmpNo</w:t>
              </w:r>
            </w:ins>
          </w:p>
        </w:tc>
        <w:tc>
          <w:tcPr>
            <w:tcW w:w="3345" w:type="dxa"/>
            <w:shd w:val="clear" w:color="auto" w:fill="auto"/>
          </w:tcPr>
          <w:p w14:paraId="64D1A8F6" w14:textId="77777777" w:rsidR="00F63C93" w:rsidRPr="00F63C93" w:rsidRDefault="00F63C93" w:rsidP="00F63C93">
            <w:pPr>
              <w:rPr>
                <w:ins w:id="5619" w:author="黃梓峻" w:date="2021-06-28T12:40:00Z"/>
                <w:rFonts w:ascii="標楷體" w:eastAsia="標楷體" w:hAnsi="標楷體"/>
                <w:color w:val="000000"/>
              </w:rPr>
            </w:pPr>
          </w:p>
        </w:tc>
      </w:tr>
      <w:tr w:rsidR="00F63C93" w:rsidRPr="00F63C93" w14:paraId="2F37D3DE" w14:textId="77777777" w:rsidTr="00067F94">
        <w:trPr>
          <w:ins w:id="5620" w:author="黃梓峻" w:date="2021-06-28T12:40:00Z"/>
        </w:trPr>
        <w:tc>
          <w:tcPr>
            <w:tcW w:w="741" w:type="dxa"/>
            <w:shd w:val="clear" w:color="auto" w:fill="auto"/>
          </w:tcPr>
          <w:p w14:paraId="281298FF" w14:textId="77777777" w:rsidR="00F63C93" w:rsidRPr="00F63C93" w:rsidRDefault="00F63C93" w:rsidP="00F63C93">
            <w:pPr>
              <w:jc w:val="center"/>
              <w:rPr>
                <w:ins w:id="5621" w:author="黃梓峻" w:date="2021-06-28T12:40:00Z"/>
                <w:rFonts w:ascii="標楷體" w:eastAsia="標楷體" w:hAnsi="標楷體"/>
                <w:color w:val="000000"/>
              </w:rPr>
            </w:pPr>
            <w:ins w:id="5622" w:author="黃梓峻" w:date="2021-06-28T12:40:00Z">
              <w:r w:rsidRPr="00F63C93">
                <w:rPr>
                  <w:rFonts w:ascii="標楷體" w:eastAsia="標楷體" w:hAnsi="標楷體" w:hint="eastAsia"/>
                  <w:color w:val="000000"/>
                </w:rPr>
                <w:t>4</w:t>
              </w:r>
            </w:ins>
          </w:p>
        </w:tc>
        <w:tc>
          <w:tcPr>
            <w:tcW w:w="1106" w:type="dxa"/>
            <w:shd w:val="clear" w:color="auto" w:fill="auto"/>
          </w:tcPr>
          <w:p w14:paraId="6C842B8D" w14:textId="77777777" w:rsidR="00F63C93" w:rsidRPr="00F63C93" w:rsidRDefault="00F63C93" w:rsidP="00F63C93">
            <w:pPr>
              <w:jc w:val="center"/>
              <w:rPr>
                <w:ins w:id="5623" w:author="黃梓峻" w:date="2021-06-28T12:40:00Z"/>
                <w:rFonts w:ascii="標楷體" w:eastAsia="標楷體" w:hAnsi="標楷體"/>
                <w:color w:val="000000"/>
                <w:lang w:eastAsia="zh-HK"/>
              </w:rPr>
            </w:pPr>
            <w:ins w:id="5624" w:author="黃梓峻" w:date="2021-06-28T12:40:00Z">
              <w:r w:rsidRPr="00F63C93">
                <w:rPr>
                  <w:rFonts w:ascii="標楷體" w:eastAsia="標楷體" w:hAnsi="標楷體" w:hint="eastAsia"/>
                  <w:color w:val="000000"/>
                  <w:lang w:eastAsia="zh-HK"/>
                </w:rPr>
                <w:t>資料</w:t>
              </w:r>
            </w:ins>
          </w:p>
        </w:tc>
        <w:tc>
          <w:tcPr>
            <w:tcW w:w="1892" w:type="dxa"/>
            <w:shd w:val="clear" w:color="auto" w:fill="auto"/>
          </w:tcPr>
          <w:p w14:paraId="2587B3EA" w14:textId="77777777" w:rsidR="00F63C93" w:rsidRPr="00F63C93" w:rsidRDefault="00F63C93" w:rsidP="00F63C93">
            <w:pPr>
              <w:rPr>
                <w:ins w:id="5625" w:author="黃梓峻" w:date="2021-06-28T12:40:00Z"/>
                <w:rFonts w:ascii="標楷體" w:eastAsia="標楷體" w:hAnsi="標楷體"/>
                <w:color w:val="000000"/>
                <w:lang w:eastAsia="zh-HK"/>
              </w:rPr>
            </w:pPr>
            <w:ins w:id="5626" w:author="黃梓峻" w:date="2021-06-28T12:40:00Z">
              <w:r w:rsidRPr="00F63C93">
                <w:rPr>
                  <w:rFonts w:ascii="標楷體" w:eastAsia="標楷體" w:hAnsi="標楷體" w:hint="eastAsia"/>
                  <w:color w:val="000000"/>
                  <w:lang w:eastAsia="zh-HK"/>
                </w:rPr>
                <w:t>管理人</w:t>
              </w:r>
            </w:ins>
          </w:p>
        </w:tc>
        <w:tc>
          <w:tcPr>
            <w:tcW w:w="3336" w:type="dxa"/>
            <w:shd w:val="clear" w:color="auto" w:fill="auto"/>
          </w:tcPr>
          <w:p w14:paraId="620DDCDD" w14:textId="77777777" w:rsidR="00F63C93" w:rsidRPr="00F63C93" w:rsidRDefault="00F63C93" w:rsidP="00F63C93">
            <w:pPr>
              <w:rPr>
                <w:ins w:id="5627" w:author="黃梓峻" w:date="2021-06-28T12:40:00Z"/>
                <w:rFonts w:ascii="標楷體" w:eastAsia="標楷體" w:hAnsi="標楷體"/>
                <w:color w:val="000000"/>
                <w:lang w:eastAsia="zh-HK"/>
              </w:rPr>
            </w:pPr>
            <w:ins w:id="5628" w:author="黃梓峻" w:date="2021-06-28T12:44:00Z">
              <w:r w:rsidRPr="00F63C93">
                <w:rPr>
                  <w:rFonts w:ascii="標楷體" w:eastAsia="標楷體" w:hAnsi="標楷體"/>
                  <w:color w:val="000000"/>
                  <w:lang w:eastAsia="zh-HK"/>
                </w:rPr>
                <w:t>InnDocRecord.KeeperEmpNo</w:t>
              </w:r>
            </w:ins>
          </w:p>
        </w:tc>
        <w:tc>
          <w:tcPr>
            <w:tcW w:w="3345" w:type="dxa"/>
            <w:shd w:val="clear" w:color="auto" w:fill="auto"/>
          </w:tcPr>
          <w:p w14:paraId="48DF07B7" w14:textId="77777777" w:rsidR="00F63C93" w:rsidRPr="00F63C93" w:rsidRDefault="00F63C93" w:rsidP="00F63C93">
            <w:pPr>
              <w:rPr>
                <w:ins w:id="5629" w:author="黃梓峻" w:date="2021-06-28T12:40:00Z"/>
                <w:rFonts w:ascii="標楷體" w:eastAsia="標楷體" w:hAnsi="標楷體"/>
                <w:color w:val="000000"/>
              </w:rPr>
            </w:pPr>
          </w:p>
        </w:tc>
      </w:tr>
    </w:tbl>
    <w:p w14:paraId="0BC7C411" w14:textId="77777777" w:rsidR="00F63C93" w:rsidRPr="00F63C93" w:rsidRDefault="00F63C93" w:rsidP="00F63C93">
      <w:pPr>
        <w:rPr>
          <w:ins w:id="5630" w:author="黃梓峻" w:date="2021-06-28T12:39:00Z"/>
          <w:rFonts w:ascii="標楷體" w:eastAsia="標楷體" w:hAnsi="標楷體"/>
          <w:lang w:eastAsia="x-none"/>
        </w:rPr>
      </w:pPr>
    </w:p>
    <w:p w14:paraId="09B9808B" w14:textId="77777777" w:rsidR="00F63C93" w:rsidRPr="00F63C93" w:rsidRDefault="00F63C93" w:rsidP="00F63C93">
      <w:pPr>
        <w:numPr>
          <w:ilvl w:val="0"/>
          <w:numId w:val="126"/>
        </w:numPr>
        <w:ind w:left="1418"/>
        <w:rPr>
          <w:ins w:id="5631" w:author="黃梓峻" w:date="2021-06-28T12:39:00Z"/>
          <w:rFonts w:ascii="標楷體" w:eastAsia="標楷體" w:hAnsi="標楷體"/>
          <w:sz w:val="26"/>
          <w:szCs w:val="26"/>
          <w:lang w:eastAsia="x-none"/>
        </w:rPr>
      </w:pPr>
      <w:ins w:id="5632" w:author="黃梓峻" w:date="2021-06-28T12:39:00Z">
        <w:r w:rsidRPr="00F63C93">
          <w:rPr>
            <w:rFonts w:ascii="標楷體" w:eastAsia="標楷體" w:hAnsi="標楷體"/>
            <w:sz w:val="26"/>
            <w:szCs w:val="26"/>
            <w:lang w:eastAsia="x-none"/>
          </w:rPr>
          <w:t>輸</w:t>
        </w:r>
        <w:r w:rsidRPr="00F63C93">
          <w:rPr>
            <w:rFonts w:ascii="標楷體" w:eastAsia="標楷體" w:hAnsi="標楷體" w:hint="eastAsia"/>
            <w:sz w:val="26"/>
            <w:szCs w:val="26"/>
          </w:rPr>
          <w:t>出</w:t>
        </w:r>
        <w:r w:rsidRPr="00F63C93">
          <w:rPr>
            <w:rFonts w:ascii="標楷體" w:eastAsia="標楷體" w:hAnsi="標楷體"/>
            <w:sz w:val="26"/>
            <w:szCs w:val="26"/>
            <w:lang w:eastAsia="x-none"/>
          </w:rPr>
          <w:t>畫面</w:t>
        </w:r>
      </w:ins>
      <w:r w:rsidRPr="00F63C93">
        <w:rPr>
          <w:rFonts w:ascii="標楷體" w:eastAsia="標楷體" w:hAnsi="標楷體" w:hint="eastAsia"/>
          <w:sz w:val="26"/>
          <w:szCs w:val="26"/>
        </w:rPr>
        <w:t xml:space="preserve"> L514B</w:t>
      </w:r>
    </w:p>
    <w:p w14:paraId="2C850919" w14:textId="77777777" w:rsidR="00F63C93" w:rsidRPr="00F63C93" w:rsidDel="00D05485" w:rsidRDefault="00F63C93" w:rsidP="00F63C93">
      <w:pPr>
        <w:rPr>
          <w:ins w:id="5633" w:author="st1" w:date="2021-05-07T16:48:00Z"/>
          <w:del w:id="5634" w:author="黃梓峻" w:date="2021-06-28T12:39:00Z"/>
          <w:rFonts w:ascii="標楷體" w:eastAsia="標楷體" w:hAnsi="標楷體"/>
          <w:lang w:eastAsia="x-none"/>
        </w:rPr>
      </w:pPr>
    </w:p>
    <w:p w14:paraId="06BACB31" w14:textId="77777777" w:rsidR="00F63C93" w:rsidRPr="00F63C93" w:rsidRDefault="00F63C93" w:rsidP="00F63C93">
      <w:pPr>
        <w:rPr>
          <w:ins w:id="5635" w:author="黃梓峻" w:date="2021-06-28T12:39:00Z"/>
          <w:rFonts w:ascii="標楷體" w:eastAsia="標楷體" w:hAnsi="標楷體"/>
          <w:lang w:eastAsia="x-none"/>
        </w:rPr>
      </w:pPr>
      <w:ins w:id="5636" w:author="st1" w:date="2021-05-07T16:48:00Z">
        <w:r w:rsidRPr="00F63C93">
          <w:rPr>
            <w:rFonts w:ascii="標楷體" w:eastAsia="標楷體" w:hAnsi="標楷體"/>
            <w:noProof/>
          </w:rPr>
          <w:drawing>
            <wp:inline distT="0" distB="0" distL="0" distR="0" wp14:anchorId="3909D8EE" wp14:editId="49D3E812">
              <wp:extent cx="6182588" cy="2267266"/>
              <wp:effectExtent l="0" t="0" r="889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2588" cy="2267266"/>
                      </a:xfrm>
                      <a:prstGeom prst="rect">
                        <a:avLst/>
                      </a:prstGeom>
                    </pic:spPr>
                  </pic:pic>
                </a:graphicData>
              </a:graphic>
            </wp:inline>
          </w:drawing>
        </w:r>
      </w:ins>
    </w:p>
    <w:p w14:paraId="4711D8BD" w14:textId="77777777" w:rsidR="00F63C93" w:rsidRPr="00F63C93" w:rsidRDefault="00F63C93" w:rsidP="00F63C93">
      <w:pPr>
        <w:numPr>
          <w:ilvl w:val="0"/>
          <w:numId w:val="126"/>
        </w:numPr>
        <w:ind w:left="1418"/>
        <w:rPr>
          <w:ins w:id="5637" w:author="黃梓峻" w:date="2021-06-28T12:45:00Z"/>
          <w:rFonts w:ascii="標楷體" w:eastAsia="標楷體" w:hAnsi="標楷體"/>
          <w:sz w:val="26"/>
          <w:szCs w:val="26"/>
          <w:lang w:eastAsia="x-none"/>
        </w:rPr>
      </w:pPr>
      <w:ins w:id="5638" w:author="黃梓峻" w:date="2021-06-28T12:45:00Z">
        <w:r w:rsidRPr="00F63C93">
          <w:rPr>
            <w:rFonts w:ascii="標楷體" w:eastAsia="標楷體" w:hAnsi="標楷體"/>
            <w:sz w:val="26"/>
            <w:szCs w:val="26"/>
            <w:lang w:eastAsia="x-none"/>
          </w:rPr>
          <w:t>畫面資料說明</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0"/>
        <w:gridCol w:w="1079"/>
        <w:gridCol w:w="1833"/>
        <w:gridCol w:w="3326"/>
        <w:gridCol w:w="3226"/>
      </w:tblGrid>
      <w:tr w:rsidR="00F63C93" w:rsidRPr="00F63C93" w14:paraId="067156FE" w14:textId="77777777" w:rsidTr="00067F94">
        <w:trPr>
          <w:tblHeader/>
          <w:ins w:id="5639" w:author="黃梓峻" w:date="2021-06-28T12:45:00Z"/>
        </w:trPr>
        <w:tc>
          <w:tcPr>
            <w:tcW w:w="741" w:type="dxa"/>
            <w:shd w:val="clear" w:color="auto" w:fill="D9D9D9"/>
          </w:tcPr>
          <w:p w14:paraId="12B49E82" w14:textId="77777777" w:rsidR="00F63C93" w:rsidRPr="00F63C93" w:rsidRDefault="00F63C93" w:rsidP="00F63C93">
            <w:pPr>
              <w:jc w:val="center"/>
              <w:rPr>
                <w:ins w:id="5640" w:author="黃梓峻" w:date="2021-06-28T12:45:00Z"/>
                <w:rFonts w:ascii="標楷體" w:eastAsia="標楷體" w:hAnsi="標楷體"/>
                <w:color w:val="000000"/>
                <w:lang w:eastAsia="zh-HK"/>
              </w:rPr>
            </w:pPr>
            <w:ins w:id="5641" w:author="黃梓峻" w:date="2021-06-28T12:45:00Z">
              <w:r w:rsidRPr="00F63C93">
                <w:rPr>
                  <w:rFonts w:ascii="標楷體" w:eastAsia="標楷體" w:hAnsi="標楷體" w:hint="eastAsia"/>
                  <w:color w:val="000000"/>
                  <w:lang w:eastAsia="zh-HK"/>
                </w:rPr>
                <w:t>序號</w:t>
              </w:r>
            </w:ins>
          </w:p>
        </w:tc>
        <w:tc>
          <w:tcPr>
            <w:tcW w:w="1106" w:type="dxa"/>
            <w:shd w:val="clear" w:color="auto" w:fill="D9D9D9"/>
          </w:tcPr>
          <w:p w14:paraId="36319E85" w14:textId="77777777" w:rsidR="00F63C93" w:rsidRPr="00F63C93" w:rsidRDefault="00F63C93" w:rsidP="00F63C93">
            <w:pPr>
              <w:jc w:val="center"/>
              <w:rPr>
                <w:ins w:id="5642" w:author="黃梓峻" w:date="2021-06-28T12:45:00Z"/>
                <w:rFonts w:ascii="標楷體" w:eastAsia="標楷體" w:hAnsi="標楷體"/>
                <w:color w:val="000000"/>
                <w:lang w:eastAsia="zh-HK"/>
              </w:rPr>
            </w:pPr>
            <w:ins w:id="5643" w:author="黃梓峻" w:date="2021-06-28T12:45:00Z">
              <w:r w:rsidRPr="00F63C93">
                <w:rPr>
                  <w:rFonts w:ascii="標楷體" w:eastAsia="標楷體" w:hAnsi="標楷體" w:hint="eastAsia"/>
                  <w:color w:val="000000"/>
                  <w:lang w:eastAsia="zh-HK"/>
                </w:rPr>
                <w:t>欄位型態</w:t>
              </w:r>
            </w:ins>
          </w:p>
        </w:tc>
        <w:tc>
          <w:tcPr>
            <w:tcW w:w="1892" w:type="dxa"/>
            <w:shd w:val="clear" w:color="auto" w:fill="D9D9D9"/>
          </w:tcPr>
          <w:p w14:paraId="289B1E1F" w14:textId="77777777" w:rsidR="00F63C93" w:rsidRPr="00F63C93" w:rsidRDefault="00F63C93" w:rsidP="00F63C93">
            <w:pPr>
              <w:jc w:val="center"/>
              <w:rPr>
                <w:ins w:id="5644" w:author="黃梓峻" w:date="2021-06-28T12:45:00Z"/>
                <w:rFonts w:ascii="標楷體" w:eastAsia="標楷體" w:hAnsi="標楷體"/>
                <w:color w:val="000000"/>
                <w:lang w:eastAsia="zh-HK"/>
              </w:rPr>
            </w:pPr>
            <w:ins w:id="5645" w:author="黃梓峻" w:date="2021-06-28T12:45:00Z">
              <w:r w:rsidRPr="00F63C93">
                <w:rPr>
                  <w:rFonts w:ascii="標楷體" w:eastAsia="標楷體" w:hAnsi="標楷體" w:hint="eastAsia"/>
                  <w:color w:val="000000"/>
                  <w:lang w:eastAsia="zh-HK"/>
                </w:rPr>
                <w:t>欄位名稱</w:t>
              </w:r>
            </w:ins>
          </w:p>
        </w:tc>
        <w:tc>
          <w:tcPr>
            <w:tcW w:w="3336" w:type="dxa"/>
            <w:shd w:val="clear" w:color="auto" w:fill="D9D9D9"/>
          </w:tcPr>
          <w:p w14:paraId="61DF61E1" w14:textId="77777777" w:rsidR="00F63C93" w:rsidRPr="00F63C93" w:rsidRDefault="00F63C93" w:rsidP="00F63C93">
            <w:pPr>
              <w:jc w:val="center"/>
              <w:rPr>
                <w:ins w:id="5646" w:author="黃梓峻" w:date="2021-06-28T12:45:00Z"/>
                <w:rFonts w:ascii="標楷體" w:eastAsia="標楷體" w:hAnsi="標楷體"/>
                <w:color w:val="000000"/>
              </w:rPr>
            </w:pPr>
            <w:ins w:id="5647" w:author="黃梓峻" w:date="2021-06-28T12:45:00Z">
              <w:r w:rsidRPr="00F63C93">
                <w:rPr>
                  <w:rFonts w:ascii="標楷體" w:eastAsia="標楷體" w:hAnsi="標楷體" w:hint="eastAsia"/>
                  <w:color w:val="000000"/>
                  <w:lang w:eastAsia="zh-HK"/>
                </w:rPr>
                <w:t>資料來源</w:t>
              </w:r>
            </w:ins>
          </w:p>
        </w:tc>
        <w:tc>
          <w:tcPr>
            <w:tcW w:w="3345" w:type="dxa"/>
            <w:shd w:val="clear" w:color="auto" w:fill="D9D9D9"/>
          </w:tcPr>
          <w:p w14:paraId="51BACDAD" w14:textId="77777777" w:rsidR="00F63C93" w:rsidRPr="00F63C93" w:rsidRDefault="00F63C93" w:rsidP="00F63C93">
            <w:pPr>
              <w:jc w:val="center"/>
              <w:rPr>
                <w:ins w:id="5648" w:author="黃梓峻" w:date="2021-06-28T12:45:00Z"/>
                <w:rFonts w:ascii="標楷體" w:eastAsia="標楷體" w:hAnsi="標楷體"/>
                <w:color w:val="000000"/>
                <w:lang w:eastAsia="zh-HK"/>
              </w:rPr>
            </w:pPr>
            <w:ins w:id="5649" w:author="黃梓峻" w:date="2021-06-28T12:45:00Z">
              <w:r w:rsidRPr="00F63C93">
                <w:rPr>
                  <w:rFonts w:ascii="標楷體" w:eastAsia="標楷體" w:hAnsi="標楷體" w:hint="eastAsia"/>
                  <w:color w:val="000000"/>
                  <w:lang w:eastAsia="zh-HK"/>
                </w:rPr>
                <w:t>輸出</w:t>
              </w:r>
              <w:r w:rsidRPr="00F63C93">
                <w:rPr>
                  <w:rFonts w:ascii="標楷體" w:eastAsia="標楷體" w:hAnsi="標楷體" w:hint="eastAsia"/>
                  <w:color w:val="000000"/>
                </w:rPr>
                <w:t>/</w:t>
              </w:r>
              <w:r w:rsidRPr="00F63C93">
                <w:rPr>
                  <w:rFonts w:ascii="標楷體" w:eastAsia="標楷體" w:hAnsi="標楷體" w:hint="eastAsia"/>
                  <w:color w:val="000000"/>
                  <w:lang w:eastAsia="zh-HK"/>
                </w:rPr>
                <w:t>功能說明</w:t>
              </w:r>
            </w:ins>
          </w:p>
        </w:tc>
      </w:tr>
      <w:tr w:rsidR="00F63C93" w:rsidRPr="00F63C93" w14:paraId="0F391A36" w14:textId="77777777" w:rsidTr="00067F94">
        <w:trPr>
          <w:ins w:id="5650" w:author="黃梓峻" w:date="2021-06-28T12:45:00Z"/>
        </w:trPr>
        <w:tc>
          <w:tcPr>
            <w:tcW w:w="741" w:type="dxa"/>
            <w:shd w:val="clear" w:color="auto" w:fill="auto"/>
          </w:tcPr>
          <w:p w14:paraId="45230C64" w14:textId="77777777" w:rsidR="00F63C93" w:rsidRPr="00F63C93" w:rsidRDefault="00F63C93" w:rsidP="00F63C93">
            <w:pPr>
              <w:jc w:val="center"/>
              <w:rPr>
                <w:ins w:id="5651" w:author="黃梓峻" w:date="2021-06-28T12:45:00Z"/>
                <w:rFonts w:ascii="標楷體" w:eastAsia="標楷體" w:hAnsi="標楷體"/>
                <w:color w:val="000000"/>
                <w:lang w:eastAsia="zh-HK"/>
              </w:rPr>
            </w:pPr>
            <w:ins w:id="5652" w:author="黃梓峻" w:date="2021-06-28T12:45:00Z">
              <w:r w:rsidRPr="00F63C93">
                <w:rPr>
                  <w:rFonts w:ascii="標楷體" w:eastAsia="標楷體" w:hAnsi="標楷體" w:hint="eastAsia"/>
                  <w:color w:val="000000"/>
                </w:rPr>
                <w:t>1</w:t>
              </w:r>
            </w:ins>
          </w:p>
        </w:tc>
        <w:tc>
          <w:tcPr>
            <w:tcW w:w="1106" w:type="dxa"/>
            <w:shd w:val="clear" w:color="auto" w:fill="auto"/>
          </w:tcPr>
          <w:p w14:paraId="6C9F220E" w14:textId="77777777" w:rsidR="00F63C93" w:rsidRPr="00F63C93" w:rsidRDefault="00F63C93" w:rsidP="00F63C93">
            <w:pPr>
              <w:jc w:val="center"/>
              <w:rPr>
                <w:ins w:id="5653" w:author="黃梓峻" w:date="2021-06-28T12:45:00Z"/>
                <w:rFonts w:ascii="標楷體" w:eastAsia="標楷體" w:hAnsi="標楷體"/>
                <w:color w:val="000000"/>
                <w:lang w:eastAsia="zh-HK"/>
              </w:rPr>
            </w:pPr>
            <w:ins w:id="5654" w:author="黃梓峻" w:date="2021-06-28T12:45:00Z">
              <w:r w:rsidRPr="00F63C93">
                <w:rPr>
                  <w:rFonts w:ascii="標楷體" w:eastAsia="標楷體" w:hAnsi="標楷體" w:hint="eastAsia"/>
                  <w:color w:val="000000"/>
                  <w:lang w:eastAsia="zh-HK"/>
                </w:rPr>
                <w:t>資料</w:t>
              </w:r>
            </w:ins>
          </w:p>
        </w:tc>
        <w:tc>
          <w:tcPr>
            <w:tcW w:w="1892" w:type="dxa"/>
            <w:shd w:val="clear" w:color="auto" w:fill="auto"/>
          </w:tcPr>
          <w:p w14:paraId="2FEA6919" w14:textId="77777777" w:rsidR="00F63C93" w:rsidRPr="00F63C93" w:rsidRDefault="00F63C93" w:rsidP="00F63C93">
            <w:pPr>
              <w:rPr>
                <w:ins w:id="5655" w:author="黃梓峻" w:date="2021-06-28T12:45:00Z"/>
                <w:rFonts w:ascii="標楷體" w:eastAsia="標楷體" w:hAnsi="標楷體"/>
                <w:color w:val="000000"/>
                <w:lang w:eastAsia="zh-HK"/>
              </w:rPr>
            </w:pPr>
            <w:ins w:id="5656" w:author="黃梓峻" w:date="2021-06-28T12:45:00Z">
              <w:r w:rsidRPr="00F63C93">
                <w:rPr>
                  <w:rFonts w:ascii="標楷體" w:eastAsia="標楷體" w:hAnsi="標楷體" w:hint="eastAsia"/>
                </w:rPr>
                <w:t>戶號</w:t>
              </w:r>
            </w:ins>
          </w:p>
        </w:tc>
        <w:tc>
          <w:tcPr>
            <w:tcW w:w="3336" w:type="dxa"/>
            <w:shd w:val="clear" w:color="auto" w:fill="auto"/>
          </w:tcPr>
          <w:p w14:paraId="4ECEC138" w14:textId="77777777" w:rsidR="00F63C93" w:rsidRPr="00F63C93" w:rsidRDefault="00F63C93" w:rsidP="00F63C93">
            <w:pPr>
              <w:rPr>
                <w:ins w:id="5657" w:author="黃梓峻" w:date="2021-06-28T12:45:00Z"/>
                <w:rFonts w:ascii="標楷體" w:eastAsia="標楷體" w:hAnsi="標楷體"/>
                <w:color w:val="000000"/>
                <w:lang w:eastAsia="zh-HK"/>
              </w:rPr>
            </w:pPr>
            <w:ins w:id="5658" w:author="黃梓峻" w:date="2021-06-28T12:45:00Z">
              <w:r w:rsidRPr="00F63C93">
                <w:rPr>
                  <w:rFonts w:ascii="標楷體" w:eastAsia="標楷體" w:hAnsi="標楷體"/>
                  <w:color w:val="000000"/>
                  <w:lang w:eastAsia="zh-HK"/>
                </w:rPr>
                <w:t>InnDocRecord.CustNo</w:t>
              </w:r>
            </w:ins>
          </w:p>
          <w:p w14:paraId="6CD752B7" w14:textId="77777777" w:rsidR="00F63C93" w:rsidRPr="00F63C93" w:rsidRDefault="00F63C93" w:rsidP="00F63C93">
            <w:pPr>
              <w:rPr>
                <w:ins w:id="5659" w:author="黃梓峻" w:date="2021-06-28T12:45:00Z"/>
                <w:rFonts w:ascii="標楷體" w:eastAsia="標楷體" w:hAnsi="標楷體"/>
                <w:color w:val="000000"/>
                <w:lang w:eastAsia="zh-HK"/>
              </w:rPr>
            </w:pPr>
            <w:ins w:id="5660" w:author="黃梓峻" w:date="2021-06-28T12:45:00Z">
              <w:r w:rsidRPr="00F63C93">
                <w:rPr>
                  <w:rFonts w:ascii="標楷體" w:eastAsia="標楷體" w:hAnsi="標楷體"/>
                  <w:color w:val="000000"/>
                  <w:lang w:eastAsia="zh-HK"/>
                </w:rPr>
                <w:t>InnDocRecord</w:t>
              </w:r>
              <w:r w:rsidRPr="00F63C93">
                <w:rPr>
                  <w:rFonts w:ascii="標楷體" w:eastAsia="標楷體" w:hAnsi="標楷體" w:hint="eastAsia"/>
                  <w:color w:val="000000"/>
                </w:rPr>
                <w:t>.</w:t>
              </w:r>
              <w:r w:rsidRPr="00F63C93">
                <w:rPr>
                  <w:rFonts w:ascii="標楷體" w:eastAsia="標楷體" w:hAnsi="標楷體"/>
                  <w:color w:val="000000"/>
                </w:rPr>
                <w:t>FacmNo</w:t>
              </w:r>
            </w:ins>
          </w:p>
        </w:tc>
        <w:tc>
          <w:tcPr>
            <w:tcW w:w="3345" w:type="dxa"/>
            <w:shd w:val="clear" w:color="auto" w:fill="auto"/>
          </w:tcPr>
          <w:p w14:paraId="1B8D1A5D" w14:textId="77777777" w:rsidR="00F63C93" w:rsidRPr="00F63C93" w:rsidRDefault="00F63C93" w:rsidP="00F63C93">
            <w:pPr>
              <w:rPr>
                <w:ins w:id="5661" w:author="黃梓峻" w:date="2021-06-28T12:45:00Z"/>
                <w:rFonts w:ascii="標楷體" w:eastAsia="標楷體" w:hAnsi="標楷體"/>
                <w:color w:val="000000"/>
              </w:rPr>
            </w:pPr>
          </w:p>
        </w:tc>
      </w:tr>
      <w:tr w:rsidR="00F63C93" w:rsidRPr="00F63C93" w14:paraId="34D515FC" w14:textId="77777777" w:rsidTr="00067F94">
        <w:trPr>
          <w:ins w:id="5662" w:author="黃梓峻" w:date="2021-06-28T12:45:00Z"/>
        </w:trPr>
        <w:tc>
          <w:tcPr>
            <w:tcW w:w="741" w:type="dxa"/>
            <w:shd w:val="clear" w:color="auto" w:fill="auto"/>
          </w:tcPr>
          <w:p w14:paraId="1CAF347B" w14:textId="77777777" w:rsidR="00F63C93" w:rsidRPr="00F63C93" w:rsidRDefault="00F63C93" w:rsidP="00F63C93">
            <w:pPr>
              <w:jc w:val="center"/>
              <w:rPr>
                <w:ins w:id="5663" w:author="黃梓峻" w:date="2021-06-28T12:45:00Z"/>
                <w:rFonts w:ascii="標楷體" w:eastAsia="標楷體" w:hAnsi="標楷體"/>
                <w:color w:val="000000"/>
              </w:rPr>
            </w:pPr>
            <w:ins w:id="5664" w:author="黃梓峻" w:date="2021-06-28T12:45:00Z">
              <w:r w:rsidRPr="00F63C93">
                <w:rPr>
                  <w:rFonts w:ascii="標楷體" w:eastAsia="標楷體" w:hAnsi="標楷體"/>
                  <w:color w:val="000000"/>
                </w:rPr>
                <w:t>2</w:t>
              </w:r>
            </w:ins>
          </w:p>
        </w:tc>
        <w:tc>
          <w:tcPr>
            <w:tcW w:w="1106" w:type="dxa"/>
            <w:shd w:val="clear" w:color="auto" w:fill="auto"/>
          </w:tcPr>
          <w:p w14:paraId="087D0244" w14:textId="77777777" w:rsidR="00F63C93" w:rsidRPr="00F63C93" w:rsidRDefault="00F63C93" w:rsidP="00F63C93">
            <w:pPr>
              <w:jc w:val="center"/>
              <w:rPr>
                <w:ins w:id="5665" w:author="黃梓峻" w:date="2021-06-28T12:45:00Z"/>
                <w:rFonts w:ascii="標楷體" w:eastAsia="標楷體" w:hAnsi="標楷體"/>
                <w:color w:val="000000"/>
                <w:lang w:eastAsia="zh-HK"/>
              </w:rPr>
            </w:pPr>
            <w:ins w:id="5666" w:author="黃梓峻" w:date="2021-06-28T12:46:00Z">
              <w:r w:rsidRPr="00F63C93">
                <w:rPr>
                  <w:rFonts w:ascii="標楷體" w:eastAsia="標楷體" w:hAnsi="標楷體" w:hint="eastAsia"/>
                  <w:color w:val="000000"/>
                  <w:lang w:eastAsia="zh-HK"/>
                </w:rPr>
                <w:t>資料</w:t>
              </w:r>
            </w:ins>
          </w:p>
        </w:tc>
        <w:tc>
          <w:tcPr>
            <w:tcW w:w="1892" w:type="dxa"/>
            <w:shd w:val="clear" w:color="auto" w:fill="auto"/>
          </w:tcPr>
          <w:p w14:paraId="3ECCAB4B" w14:textId="77777777" w:rsidR="00F63C93" w:rsidRPr="00F63C93" w:rsidRDefault="00F63C93" w:rsidP="00F63C93">
            <w:pPr>
              <w:rPr>
                <w:ins w:id="5667" w:author="黃梓峻" w:date="2021-06-28T12:45:00Z"/>
                <w:rFonts w:ascii="標楷體" w:eastAsia="標楷體" w:hAnsi="標楷體"/>
                <w:color w:val="000000"/>
                <w:lang w:eastAsia="zh-HK"/>
              </w:rPr>
            </w:pPr>
            <w:ins w:id="5668" w:author="黃梓峻" w:date="2021-06-28T12:46:00Z">
              <w:r w:rsidRPr="00F63C93">
                <w:rPr>
                  <w:rFonts w:ascii="標楷體" w:eastAsia="標楷體" w:hAnsi="標楷體" w:hint="eastAsia"/>
                  <w:color w:val="000000"/>
                  <w:lang w:eastAsia="zh-HK"/>
                </w:rPr>
                <w:t>借閱人</w:t>
              </w:r>
            </w:ins>
          </w:p>
        </w:tc>
        <w:tc>
          <w:tcPr>
            <w:tcW w:w="3336" w:type="dxa"/>
            <w:shd w:val="clear" w:color="auto" w:fill="auto"/>
          </w:tcPr>
          <w:p w14:paraId="4CD425C0" w14:textId="77777777" w:rsidR="00F63C93" w:rsidRPr="00F63C93" w:rsidRDefault="00F63C93" w:rsidP="00F63C93">
            <w:pPr>
              <w:rPr>
                <w:ins w:id="5669" w:author="黃梓峻" w:date="2021-06-28T12:45:00Z"/>
                <w:rFonts w:ascii="標楷體" w:eastAsia="標楷體" w:hAnsi="標楷體"/>
                <w:color w:val="000000"/>
                <w:lang w:eastAsia="zh-HK"/>
              </w:rPr>
            </w:pPr>
            <w:ins w:id="5670" w:author="黃梓峻" w:date="2021-06-28T12:46:00Z">
              <w:r w:rsidRPr="00F63C93">
                <w:rPr>
                  <w:rFonts w:ascii="標楷體" w:eastAsia="標楷體" w:hAnsi="標楷體"/>
                  <w:color w:val="000000"/>
                  <w:lang w:eastAsia="zh-HK"/>
                </w:rPr>
                <w:t>InnDocRecord.ApplEmpNo</w:t>
              </w:r>
            </w:ins>
          </w:p>
        </w:tc>
        <w:tc>
          <w:tcPr>
            <w:tcW w:w="3345" w:type="dxa"/>
            <w:shd w:val="clear" w:color="auto" w:fill="auto"/>
          </w:tcPr>
          <w:p w14:paraId="01B917DC" w14:textId="77777777" w:rsidR="00F63C93" w:rsidRPr="00F63C93" w:rsidRDefault="00F63C93" w:rsidP="00F63C93">
            <w:pPr>
              <w:rPr>
                <w:ins w:id="5671" w:author="黃梓峻" w:date="2021-06-28T12:45:00Z"/>
                <w:rFonts w:ascii="標楷體" w:eastAsia="標楷體" w:hAnsi="標楷體"/>
                <w:color w:val="000000"/>
              </w:rPr>
            </w:pPr>
          </w:p>
        </w:tc>
      </w:tr>
      <w:tr w:rsidR="00F63C93" w:rsidRPr="00F63C93" w14:paraId="66D65881" w14:textId="77777777" w:rsidTr="00067F94">
        <w:trPr>
          <w:ins w:id="5672" w:author="黃梓峻" w:date="2021-06-28T12:45:00Z"/>
        </w:trPr>
        <w:tc>
          <w:tcPr>
            <w:tcW w:w="741" w:type="dxa"/>
            <w:shd w:val="clear" w:color="auto" w:fill="auto"/>
          </w:tcPr>
          <w:p w14:paraId="6DB92DD4" w14:textId="77777777" w:rsidR="00F63C93" w:rsidRPr="00F63C93" w:rsidRDefault="00F63C93" w:rsidP="00F63C93">
            <w:pPr>
              <w:jc w:val="center"/>
              <w:rPr>
                <w:ins w:id="5673" w:author="黃梓峻" w:date="2021-06-28T12:45:00Z"/>
                <w:rFonts w:ascii="標楷體" w:eastAsia="標楷體" w:hAnsi="標楷體"/>
                <w:color w:val="000000"/>
              </w:rPr>
            </w:pPr>
            <w:ins w:id="5674" w:author="黃梓峻" w:date="2021-06-28T12:45:00Z">
              <w:r w:rsidRPr="00F63C93">
                <w:rPr>
                  <w:rFonts w:ascii="標楷體" w:eastAsia="標楷體" w:hAnsi="標楷體" w:hint="eastAsia"/>
                  <w:color w:val="000000"/>
                </w:rPr>
                <w:t>3</w:t>
              </w:r>
            </w:ins>
          </w:p>
        </w:tc>
        <w:tc>
          <w:tcPr>
            <w:tcW w:w="1106" w:type="dxa"/>
            <w:shd w:val="clear" w:color="auto" w:fill="auto"/>
          </w:tcPr>
          <w:p w14:paraId="74200138" w14:textId="77777777" w:rsidR="00F63C93" w:rsidRPr="00F63C93" w:rsidRDefault="00F63C93" w:rsidP="00F63C93">
            <w:pPr>
              <w:jc w:val="center"/>
              <w:rPr>
                <w:ins w:id="5675" w:author="黃梓峻" w:date="2021-06-28T12:45:00Z"/>
                <w:rFonts w:ascii="標楷體" w:eastAsia="標楷體" w:hAnsi="標楷體"/>
                <w:color w:val="000000"/>
                <w:lang w:eastAsia="zh-HK"/>
              </w:rPr>
            </w:pPr>
            <w:ins w:id="5676" w:author="黃梓峻" w:date="2021-06-28T12:46:00Z">
              <w:r w:rsidRPr="00F63C93">
                <w:rPr>
                  <w:rFonts w:ascii="標楷體" w:eastAsia="標楷體" w:hAnsi="標楷體" w:hint="eastAsia"/>
                  <w:color w:val="000000"/>
                  <w:lang w:eastAsia="zh-HK"/>
                </w:rPr>
                <w:t>資料</w:t>
              </w:r>
            </w:ins>
          </w:p>
        </w:tc>
        <w:tc>
          <w:tcPr>
            <w:tcW w:w="1892" w:type="dxa"/>
            <w:shd w:val="clear" w:color="auto" w:fill="auto"/>
          </w:tcPr>
          <w:p w14:paraId="0ADBAE11" w14:textId="77777777" w:rsidR="00F63C93" w:rsidRPr="00F63C93" w:rsidRDefault="00F63C93" w:rsidP="00F63C93">
            <w:pPr>
              <w:rPr>
                <w:ins w:id="5677" w:author="黃梓峻" w:date="2021-06-28T12:45:00Z"/>
                <w:rFonts w:ascii="標楷體" w:eastAsia="標楷體" w:hAnsi="標楷體"/>
                <w:color w:val="000000"/>
                <w:lang w:eastAsia="zh-HK"/>
              </w:rPr>
            </w:pPr>
            <w:ins w:id="5678" w:author="黃梓峻" w:date="2021-06-28T12:46:00Z">
              <w:r w:rsidRPr="00F63C93">
                <w:rPr>
                  <w:rFonts w:ascii="標楷體" w:eastAsia="標楷體" w:hAnsi="標楷體" w:hint="eastAsia"/>
                  <w:color w:val="000000"/>
                  <w:lang w:eastAsia="zh-HK"/>
                </w:rPr>
                <w:t>管理人</w:t>
              </w:r>
            </w:ins>
          </w:p>
        </w:tc>
        <w:tc>
          <w:tcPr>
            <w:tcW w:w="3336" w:type="dxa"/>
            <w:shd w:val="clear" w:color="auto" w:fill="auto"/>
          </w:tcPr>
          <w:p w14:paraId="28B18B3C" w14:textId="77777777" w:rsidR="00F63C93" w:rsidRPr="00F63C93" w:rsidRDefault="00F63C93" w:rsidP="00F63C93">
            <w:pPr>
              <w:rPr>
                <w:ins w:id="5679" w:author="黃梓峻" w:date="2021-06-28T12:45:00Z"/>
                <w:rFonts w:ascii="標楷體" w:eastAsia="標楷體" w:hAnsi="標楷體"/>
                <w:color w:val="000000"/>
                <w:lang w:eastAsia="zh-HK"/>
              </w:rPr>
            </w:pPr>
            <w:ins w:id="5680" w:author="黃梓峻" w:date="2021-06-28T12:46:00Z">
              <w:r w:rsidRPr="00F63C93">
                <w:rPr>
                  <w:rFonts w:ascii="標楷體" w:eastAsia="標楷體" w:hAnsi="標楷體"/>
                  <w:color w:val="000000"/>
                  <w:lang w:eastAsia="zh-HK"/>
                </w:rPr>
                <w:t>InnDocRecord.KeeperEmpNo</w:t>
              </w:r>
            </w:ins>
          </w:p>
        </w:tc>
        <w:tc>
          <w:tcPr>
            <w:tcW w:w="3345" w:type="dxa"/>
            <w:shd w:val="clear" w:color="auto" w:fill="auto"/>
          </w:tcPr>
          <w:p w14:paraId="3E373418" w14:textId="77777777" w:rsidR="00F63C93" w:rsidRPr="00F63C93" w:rsidRDefault="00F63C93" w:rsidP="00F63C93">
            <w:pPr>
              <w:rPr>
                <w:ins w:id="5681" w:author="黃梓峻" w:date="2021-06-28T12:45:00Z"/>
                <w:rFonts w:ascii="標楷體" w:eastAsia="標楷體" w:hAnsi="標楷體"/>
                <w:color w:val="000000"/>
              </w:rPr>
            </w:pPr>
          </w:p>
        </w:tc>
      </w:tr>
    </w:tbl>
    <w:p w14:paraId="480E3A42" w14:textId="77777777" w:rsidR="00F63C93" w:rsidRPr="00F63C93" w:rsidRDefault="00F63C93" w:rsidP="00F63C93">
      <w:pPr>
        <w:rPr>
          <w:ins w:id="5682" w:author="黃梓峻" w:date="2021-06-28T12:39:00Z"/>
          <w:rFonts w:ascii="標楷體" w:eastAsia="標楷體" w:hAnsi="標楷體"/>
          <w:lang w:eastAsia="x-none"/>
        </w:rPr>
      </w:pPr>
    </w:p>
    <w:p w14:paraId="64DDD74E" w14:textId="77777777" w:rsidR="00F63C93" w:rsidRPr="00F63C93" w:rsidRDefault="00F63C93" w:rsidP="00F63C93">
      <w:pPr>
        <w:numPr>
          <w:ilvl w:val="0"/>
          <w:numId w:val="126"/>
        </w:numPr>
        <w:ind w:left="1418"/>
        <w:rPr>
          <w:ins w:id="5683" w:author="黃梓峻" w:date="2021-06-28T12:39:00Z"/>
          <w:rFonts w:ascii="標楷體" w:eastAsia="標楷體" w:hAnsi="標楷體"/>
          <w:sz w:val="26"/>
          <w:szCs w:val="26"/>
          <w:lang w:eastAsia="x-none"/>
        </w:rPr>
      </w:pPr>
      <w:ins w:id="5684" w:author="黃梓峻" w:date="2021-06-28T12:39:00Z">
        <w:r w:rsidRPr="00F63C93">
          <w:rPr>
            <w:rFonts w:ascii="標楷體" w:eastAsia="標楷體" w:hAnsi="標楷體"/>
            <w:sz w:val="26"/>
            <w:szCs w:val="26"/>
            <w:lang w:eastAsia="x-none"/>
          </w:rPr>
          <w:t>輸</w:t>
        </w:r>
        <w:r w:rsidRPr="00F63C93">
          <w:rPr>
            <w:rFonts w:ascii="標楷體" w:eastAsia="標楷體" w:hAnsi="標楷體" w:hint="eastAsia"/>
            <w:sz w:val="26"/>
            <w:szCs w:val="26"/>
          </w:rPr>
          <w:t>出</w:t>
        </w:r>
        <w:r w:rsidRPr="00F63C93">
          <w:rPr>
            <w:rFonts w:ascii="標楷體" w:eastAsia="標楷體" w:hAnsi="標楷體"/>
            <w:sz w:val="26"/>
            <w:szCs w:val="26"/>
            <w:lang w:eastAsia="x-none"/>
          </w:rPr>
          <w:t>畫面</w:t>
        </w:r>
      </w:ins>
      <w:r w:rsidRPr="00F63C93">
        <w:rPr>
          <w:rFonts w:ascii="標楷體" w:eastAsia="標楷體" w:hAnsi="標楷體" w:hint="eastAsia"/>
          <w:sz w:val="26"/>
          <w:szCs w:val="26"/>
        </w:rPr>
        <w:t xml:space="preserve"> L514C</w:t>
      </w:r>
    </w:p>
    <w:p w14:paraId="2D99C9AB" w14:textId="77777777" w:rsidR="00F63C93" w:rsidRPr="00F63C93" w:rsidDel="00D05485" w:rsidRDefault="00F63C93" w:rsidP="00F63C93">
      <w:pPr>
        <w:rPr>
          <w:ins w:id="5685" w:author="st1" w:date="2021-05-07T16:48:00Z"/>
          <w:del w:id="5686" w:author="黃梓峻" w:date="2021-06-28T12:39:00Z"/>
          <w:rFonts w:ascii="標楷體" w:eastAsia="標楷體" w:hAnsi="標楷體"/>
          <w:lang w:eastAsia="x-none"/>
        </w:rPr>
      </w:pPr>
    </w:p>
    <w:p w14:paraId="7FDA6209" w14:textId="77777777" w:rsidR="00F63C93" w:rsidRPr="00F63C93" w:rsidRDefault="00F63C93" w:rsidP="00F63C93">
      <w:pPr>
        <w:rPr>
          <w:ins w:id="5687" w:author="黃梓峻" w:date="2021-06-28T12:45:00Z"/>
          <w:rFonts w:ascii="標楷體" w:eastAsia="標楷體" w:hAnsi="標楷體"/>
          <w:lang w:eastAsia="x-none"/>
        </w:rPr>
      </w:pPr>
      <w:ins w:id="5688" w:author="st1" w:date="2021-05-07T16:48:00Z">
        <w:r w:rsidRPr="00F63C93">
          <w:rPr>
            <w:rFonts w:ascii="標楷體" w:eastAsia="標楷體" w:hAnsi="標楷體"/>
            <w:noProof/>
          </w:rPr>
          <w:drawing>
            <wp:inline distT="0" distB="0" distL="0" distR="0" wp14:anchorId="617ACA90" wp14:editId="3EB9CFDA">
              <wp:extent cx="6096851" cy="2353003"/>
              <wp:effectExtent l="0" t="0" r="0" b="9525"/>
              <wp:docPr id="162" name="圖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6851" cy="2353003"/>
                      </a:xfrm>
                      <a:prstGeom prst="rect">
                        <a:avLst/>
                      </a:prstGeom>
                    </pic:spPr>
                  </pic:pic>
                </a:graphicData>
              </a:graphic>
            </wp:inline>
          </w:drawing>
        </w:r>
      </w:ins>
    </w:p>
    <w:p w14:paraId="77EFE6F5" w14:textId="77777777" w:rsidR="00F63C93" w:rsidRPr="00F63C93" w:rsidRDefault="00F63C93" w:rsidP="00F63C93">
      <w:pPr>
        <w:numPr>
          <w:ilvl w:val="0"/>
          <w:numId w:val="126"/>
        </w:numPr>
        <w:ind w:left="1418"/>
        <w:rPr>
          <w:ins w:id="5689" w:author="黃梓峻" w:date="2021-06-28T12:45:00Z"/>
          <w:rFonts w:ascii="標楷體" w:eastAsia="標楷體" w:hAnsi="標楷體"/>
          <w:sz w:val="26"/>
          <w:szCs w:val="26"/>
          <w:lang w:eastAsia="x-none"/>
        </w:rPr>
      </w:pPr>
      <w:ins w:id="5690" w:author="黃梓峻" w:date="2021-06-28T12:45:00Z">
        <w:r w:rsidRPr="00F63C93">
          <w:rPr>
            <w:rFonts w:ascii="標楷體" w:eastAsia="標楷體" w:hAnsi="標楷體"/>
            <w:sz w:val="26"/>
            <w:szCs w:val="26"/>
            <w:lang w:eastAsia="x-none"/>
          </w:rPr>
          <w:t>畫面資料說明</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1068"/>
        <w:gridCol w:w="1807"/>
        <w:gridCol w:w="3308"/>
        <w:gridCol w:w="3288"/>
      </w:tblGrid>
      <w:tr w:rsidR="00F63C93" w:rsidRPr="00F63C93" w14:paraId="7E089CA2" w14:textId="77777777" w:rsidTr="00067F94">
        <w:trPr>
          <w:tblHeader/>
          <w:ins w:id="5691" w:author="黃梓峻" w:date="2021-06-28T12:45:00Z"/>
        </w:trPr>
        <w:tc>
          <w:tcPr>
            <w:tcW w:w="741" w:type="dxa"/>
            <w:shd w:val="clear" w:color="auto" w:fill="D9D9D9"/>
          </w:tcPr>
          <w:p w14:paraId="497C303A" w14:textId="77777777" w:rsidR="00F63C93" w:rsidRPr="00F63C93" w:rsidRDefault="00F63C93" w:rsidP="00F63C93">
            <w:pPr>
              <w:jc w:val="center"/>
              <w:rPr>
                <w:ins w:id="5692" w:author="黃梓峻" w:date="2021-06-28T12:45:00Z"/>
                <w:rFonts w:ascii="標楷體" w:eastAsia="標楷體" w:hAnsi="標楷體"/>
                <w:color w:val="000000"/>
                <w:lang w:eastAsia="zh-HK"/>
              </w:rPr>
            </w:pPr>
            <w:ins w:id="5693" w:author="黃梓峻" w:date="2021-06-28T12:45:00Z">
              <w:r w:rsidRPr="00F63C93">
                <w:rPr>
                  <w:rFonts w:ascii="標楷體" w:eastAsia="標楷體" w:hAnsi="標楷體" w:hint="eastAsia"/>
                  <w:color w:val="000000"/>
                  <w:lang w:eastAsia="zh-HK"/>
                </w:rPr>
                <w:t>序號</w:t>
              </w:r>
            </w:ins>
          </w:p>
        </w:tc>
        <w:tc>
          <w:tcPr>
            <w:tcW w:w="1106" w:type="dxa"/>
            <w:shd w:val="clear" w:color="auto" w:fill="D9D9D9"/>
          </w:tcPr>
          <w:p w14:paraId="3C52F836" w14:textId="77777777" w:rsidR="00F63C93" w:rsidRPr="00F63C93" w:rsidRDefault="00F63C93" w:rsidP="00F63C93">
            <w:pPr>
              <w:jc w:val="center"/>
              <w:rPr>
                <w:ins w:id="5694" w:author="黃梓峻" w:date="2021-06-28T12:45:00Z"/>
                <w:rFonts w:ascii="標楷體" w:eastAsia="標楷體" w:hAnsi="標楷體"/>
                <w:color w:val="000000"/>
                <w:lang w:eastAsia="zh-HK"/>
              </w:rPr>
            </w:pPr>
            <w:ins w:id="5695" w:author="黃梓峻" w:date="2021-06-28T12:45:00Z">
              <w:r w:rsidRPr="00F63C93">
                <w:rPr>
                  <w:rFonts w:ascii="標楷體" w:eastAsia="標楷體" w:hAnsi="標楷體" w:hint="eastAsia"/>
                  <w:color w:val="000000"/>
                  <w:lang w:eastAsia="zh-HK"/>
                </w:rPr>
                <w:t>欄位型態</w:t>
              </w:r>
            </w:ins>
          </w:p>
        </w:tc>
        <w:tc>
          <w:tcPr>
            <w:tcW w:w="1892" w:type="dxa"/>
            <w:shd w:val="clear" w:color="auto" w:fill="D9D9D9"/>
          </w:tcPr>
          <w:p w14:paraId="560912F9" w14:textId="77777777" w:rsidR="00F63C93" w:rsidRPr="00F63C93" w:rsidRDefault="00F63C93" w:rsidP="00F63C93">
            <w:pPr>
              <w:jc w:val="center"/>
              <w:rPr>
                <w:ins w:id="5696" w:author="黃梓峻" w:date="2021-06-28T12:45:00Z"/>
                <w:rFonts w:ascii="標楷體" w:eastAsia="標楷體" w:hAnsi="標楷體"/>
                <w:color w:val="000000"/>
                <w:lang w:eastAsia="zh-HK"/>
              </w:rPr>
            </w:pPr>
            <w:ins w:id="5697" w:author="黃梓峻" w:date="2021-06-28T12:45:00Z">
              <w:r w:rsidRPr="00F63C93">
                <w:rPr>
                  <w:rFonts w:ascii="標楷體" w:eastAsia="標楷體" w:hAnsi="標楷體" w:hint="eastAsia"/>
                  <w:color w:val="000000"/>
                  <w:lang w:eastAsia="zh-HK"/>
                </w:rPr>
                <w:t>欄位名稱</w:t>
              </w:r>
            </w:ins>
          </w:p>
        </w:tc>
        <w:tc>
          <w:tcPr>
            <w:tcW w:w="3336" w:type="dxa"/>
            <w:shd w:val="clear" w:color="auto" w:fill="D9D9D9"/>
          </w:tcPr>
          <w:p w14:paraId="3529AEC1" w14:textId="77777777" w:rsidR="00F63C93" w:rsidRPr="00F63C93" w:rsidRDefault="00F63C93" w:rsidP="00F63C93">
            <w:pPr>
              <w:jc w:val="center"/>
              <w:rPr>
                <w:ins w:id="5698" w:author="黃梓峻" w:date="2021-06-28T12:45:00Z"/>
                <w:rFonts w:ascii="標楷體" w:eastAsia="標楷體" w:hAnsi="標楷體"/>
                <w:color w:val="000000"/>
              </w:rPr>
            </w:pPr>
            <w:ins w:id="5699" w:author="黃梓峻" w:date="2021-06-28T12:45:00Z">
              <w:r w:rsidRPr="00F63C93">
                <w:rPr>
                  <w:rFonts w:ascii="標楷體" w:eastAsia="標楷體" w:hAnsi="標楷體" w:hint="eastAsia"/>
                  <w:color w:val="000000"/>
                  <w:lang w:eastAsia="zh-HK"/>
                </w:rPr>
                <w:t>資料來源</w:t>
              </w:r>
            </w:ins>
          </w:p>
        </w:tc>
        <w:tc>
          <w:tcPr>
            <w:tcW w:w="3345" w:type="dxa"/>
            <w:shd w:val="clear" w:color="auto" w:fill="D9D9D9"/>
          </w:tcPr>
          <w:p w14:paraId="1B21E2DB" w14:textId="77777777" w:rsidR="00F63C93" w:rsidRPr="00F63C93" w:rsidRDefault="00F63C93" w:rsidP="00F63C93">
            <w:pPr>
              <w:jc w:val="center"/>
              <w:rPr>
                <w:ins w:id="5700" w:author="黃梓峻" w:date="2021-06-28T12:45:00Z"/>
                <w:rFonts w:ascii="標楷體" w:eastAsia="標楷體" w:hAnsi="標楷體"/>
                <w:color w:val="000000"/>
                <w:lang w:eastAsia="zh-HK"/>
              </w:rPr>
            </w:pPr>
            <w:ins w:id="5701" w:author="黃梓峻" w:date="2021-06-28T12:45:00Z">
              <w:r w:rsidRPr="00F63C93">
                <w:rPr>
                  <w:rFonts w:ascii="標楷體" w:eastAsia="標楷體" w:hAnsi="標楷體" w:hint="eastAsia"/>
                  <w:color w:val="000000"/>
                  <w:lang w:eastAsia="zh-HK"/>
                </w:rPr>
                <w:t>輸出</w:t>
              </w:r>
              <w:r w:rsidRPr="00F63C93">
                <w:rPr>
                  <w:rFonts w:ascii="標楷體" w:eastAsia="標楷體" w:hAnsi="標楷體" w:hint="eastAsia"/>
                  <w:color w:val="000000"/>
                </w:rPr>
                <w:t>/</w:t>
              </w:r>
              <w:r w:rsidRPr="00F63C93">
                <w:rPr>
                  <w:rFonts w:ascii="標楷體" w:eastAsia="標楷體" w:hAnsi="標楷體" w:hint="eastAsia"/>
                  <w:color w:val="000000"/>
                  <w:lang w:eastAsia="zh-HK"/>
                </w:rPr>
                <w:t>功能說明</w:t>
              </w:r>
            </w:ins>
          </w:p>
        </w:tc>
      </w:tr>
      <w:tr w:rsidR="00F63C93" w:rsidRPr="00F63C93" w14:paraId="53C8515D" w14:textId="77777777" w:rsidTr="00067F94">
        <w:trPr>
          <w:ins w:id="5702" w:author="黃梓峻" w:date="2021-06-28T12:45:00Z"/>
        </w:trPr>
        <w:tc>
          <w:tcPr>
            <w:tcW w:w="741" w:type="dxa"/>
            <w:shd w:val="clear" w:color="auto" w:fill="auto"/>
          </w:tcPr>
          <w:p w14:paraId="2B6DF215" w14:textId="77777777" w:rsidR="00F63C93" w:rsidRPr="00F63C93" w:rsidRDefault="00F63C93" w:rsidP="00F63C93">
            <w:pPr>
              <w:jc w:val="center"/>
              <w:rPr>
                <w:ins w:id="5703" w:author="黃梓峻" w:date="2021-06-28T12:45:00Z"/>
                <w:rFonts w:ascii="標楷體" w:eastAsia="標楷體" w:hAnsi="標楷體"/>
                <w:color w:val="000000"/>
                <w:lang w:eastAsia="zh-HK"/>
              </w:rPr>
            </w:pPr>
            <w:ins w:id="5704" w:author="黃梓峻" w:date="2021-06-28T12:45:00Z">
              <w:r w:rsidRPr="00F63C93">
                <w:rPr>
                  <w:rFonts w:ascii="標楷體" w:eastAsia="標楷體" w:hAnsi="標楷體" w:hint="eastAsia"/>
                  <w:color w:val="000000"/>
                </w:rPr>
                <w:t>1</w:t>
              </w:r>
            </w:ins>
          </w:p>
        </w:tc>
        <w:tc>
          <w:tcPr>
            <w:tcW w:w="1106" w:type="dxa"/>
            <w:shd w:val="clear" w:color="auto" w:fill="auto"/>
          </w:tcPr>
          <w:p w14:paraId="33ECD397" w14:textId="77777777" w:rsidR="00F63C93" w:rsidRPr="00F63C93" w:rsidRDefault="00F63C93" w:rsidP="00F63C93">
            <w:pPr>
              <w:jc w:val="center"/>
              <w:rPr>
                <w:ins w:id="5705" w:author="黃梓峻" w:date="2021-06-28T12:45:00Z"/>
                <w:rFonts w:ascii="標楷體" w:eastAsia="標楷體" w:hAnsi="標楷體"/>
                <w:color w:val="000000"/>
                <w:lang w:eastAsia="zh-HK"/>
              </w:rPr>
            </w:pPr>
            <w:ins w:id="5706" w:author="黃梓峻" w:date="2021-06-28T12:45:00Z">
              <w:r w:rsidRPr="00F63C93">
                <w:rPr>
                  <w:rFonts w:ascii="標楷體" w:eastAsia="標楷體" w:hAnsi="標楷體" w:hint="eastAsia"/>
                  <w:color w:val="000000"/>
                  <w:lang w:eastAsia="zh-HK"/>
                </w:rPr>
                <w:t>資料</w:t>
              </w:r>
            </w:ins>
          </w:p>
        </w:tc>
        <w:tc>
          <w:tcPr>
            <w:tcW w:w="1892" w:type="dxa"/>
            <w:shd w:val="clear" w:color="auto" w:fill="auto"/>
          </w:tcPr>
          <w:p w14:paraId="1F7E1808" w14:textId="77777777" w:rsidR="00F63C93" w:rsidRPr="00F63C93" w:rsidRDefault="00F63C93" w:rsidP="00F63C93">
            <w:pPr>
              <w:rPr>
                <w:ins w:id="5707" w:author="黃梓峻" w:date="2021-06-28T12:45:00Z"/>
                <w:rFonts w:ascii="標楷體" w:eastAsia="標楷體" w:hAnsi="標楷體"/>
                <w:color w:val="000000"/>
                <w:lang w:eastAsia="zh-HK"/>
              </w:rPr>
            </w:pPr>
            <w:ins w:id="5708" w:author="黃梓峻" w:date="2021-06-28T12:45:00Z">
              <w:r w:rsidRPr="00F63C93">
                <w:rPr>
                  <w:rFonts w:ascii="標楷體" w:eastAsia="標楷體" w:hAnsi="標楷體" w:hint="eastAsia"/>
                </w:rPr>
                <w:t>用途</w:t>
              </w:r>
            </w:ins>
          </w:p>
        </w:tc>
        <w:tc>
          <w:tcPr>
            <w:tcW w:w="3336" w:type="dxa"/>
            <w:shd w:val="clear" w:color="auto" w:fill="auto"/>
          </w:tcPr>
          <w:p w14:paraId="436CAC05" w14:textId="77777777" w:rsidR="00F63C93" w:rsidRPr="00F63C93" w:rsidRDefault="00F63C93" w:rsidP="00F63C93">
            <w:pPr>
              <w:rPr>
                <w:ins w:id="5709" w:author="黃梓峻" w:date="2021-06-28T12:45:00Z"/>
                <w:rFonts w:ascii="標楷體" w:eastAsia="標楷體" w:hAnsi="標楷體"/>
                <w:color w:val="000000"/>
                <w:lang w:eastAsia="zh-HK"/>
              </w:rPr>
            </w:pPr>
            <w:ins w:id="5710" w:author="黃梓峻" w:date="2021-06-28T12:45:00Z">
              <w:r w:rsidRPr="00F63C93">
                <w:rPr>
                  <w:rFonts w:ascii="標楷體" w:eastAsia="標楷體" w:hAnsi="標楷體"/>
                  <w:color w:val="000000"/>
                  <w:lang w:eastAsia="zh-HK"/>
                </w:rPr>
                <w:t>InnDocRecord.UsageCode</w:t>
              </w:r>
            </w:ins>
          </w:p>
        </w:tc>
        <w:tc>
          <w:tcPr>
            <w:tcW w:w="3345" w:type="dxa"/>
            <w:shd w:val="clear" w:color="auto" w:fill="auto"/>
          </w:tcPr>
          <w:p w14:paraId="3B100FBD" w14:textId="77777777" w:rsidR="00F63C93" w:rsidRPr="00F63C93" w:rsidRDefault="00F63C93" w:rsidP="00F63C93">
            <w:pPr>
              <w:rPr>
                <w:ins w:id="5711" w:author="黃梓峻" w:date="2021-06-28T12:45:00Z"/>
                <w:rFonts w:ascii="標楷體" w:eastAsia="標楷體" w:hAnsi="標楷體"/>
                <w:color w:val="000000"/>
              </w:rPr>
            </w:pPr>
            <w:ins w:id="5712" w:author="黃梓峻" w:date="2021-06-28T12:45:00Z">
              <w:r w:rsidRPr="00F63C93">
                <w:rPr>
                  <w:rFonts w:ascii="標楷體" w:eastAsia="標楷體" w:hAnsi="標楷體" w:hint="eastAsia"/>
                  <w:lang w:eastAsia="zh-HK"/>
                </w:rPr>
                <w:t>依據</w:t>
              </w:r>
              <w:r w:rsidRPr="00F63C93">
                <w:rPr>
                  <w:rFonts w:ascii="標楷體" w:eastAsia="標楷體" w:hAnsi="標楷體" w:hint="eastAsia"/>
                </w:rPr>
                <w:t>C</w:t>
              </w:r>
              <w:r w:rsidRPr="00F63C93">
                <w:rPr>
                  <w:rFonts w:ascii="標楷體" w:eastAsia="標楷體" w:hAnsi="標楷體" w:hint="eastAsia"/>
                  <w:lang w:eastAsia="zh-HK"/>
                </w:rPr>
                <w:t>d</w:t>
              </w:r>
              <w:r w:rsidRPr="00F63C93">
                <w:rPr>
                  <w:rFonts w:ascii="標楷體" w:eastAsia="標楷體" w:hAnsi="標楷體"/>
                  <w:lang w:eastAsia="zh-HK"/>
                </w:rPr>
                <w:t>Code</w:t>
              </w:r>
              <w:r w:rsidRPr="00F63C93">
                <w:rPr>
                  <w:rFonts w:ascii="標楷體" w:eastAsia="標楷體" w:hAnsi="標楷體" w:hint="eastAsia"/>
                  <w:lang w:eastAsia="zh-HK"/>
                </w:rPr>
                <w:t>的</w:t>
              </w:r>
              <w:r w:rsidRPr="00F63C93">
                <w:rPr>
                  <w:rFonts w:ascii="標楷體" w:eastAsia="標楷體" w:hAnsi="標楷體"/>
                  <w:lang w:eastAsia="zh-HK"/>
                </w:rPr>
                <w:t>DefCode</w:t>
              </w:r>
              <w:r w:rsidRPr="00F63C93">
                <w:rPr>
                  <w:rFonts w:ascii="標楷體" w:eastAsia="標楷體" w:hAnsi="標楷體" w:hint="eastAsia"/>
                </w:rPr>
                <w:t>=</w:t>
              </w:r>
              <w:r w:rsidRPr="00F63C93">
                <w:rPr>
                  <w:rFonts w:ascii="標楷體" w:eastAsia="標楷體" w:hAnsi="標楷體"/>
                  <w:color w:val="000000"/>
                </w:rPr>
                <w:t>UsageCodeX</w:t>
              </w:r>
            </w:ins>
          </w:p>
          <w:p w14:paraId="723889EB" w14:textId="77777777" w:rsidR="00F63C93" w:rsidRPr="00F63C93" w:rsidRDefault="00F63C93" w:rsidP="00F63C93">
            <w:pPr>
              <w:rPr>
                <w:ins w:id="5713" w:author="黃梓峻" w:date="2021-06-28T12:45:00Z"/>
                <w:rFonts w:ascii="標楷體" w:eastAsia="標楷體" w:hAnsi="標楷體"/>
              </w:rPr>
            </w:pPr>
            <w:ins w:id="5714" w:author="黃梓峻" w:date="2021-06-28T12:45:00Z">
              <w:r w:rsidRPr="00F63C93">
                <w:rPr>
                  <w:rFonts w:ascii="標楷體" w:eastAsia="標楷體" w:hAnsi="標楷體" w:hint="eastAsia"/>
                </w:rPr>
                <w:t>01.清償</w:t>
              </w:r>
            </w:ins>
          </w:p>
          <w:p w14:paraId="7E0FE86A" w14:textId="77777777" w:rsidR="00F63C93" w:rsidRPr="00F63C93" w:rsidRDefault="00F63C93" w:rsidP="00F63C93">
            <w:pPr>
              <w:rPr>
                <w:ins w:id="5715" w:author="黃梓峻" w:date="2021-06-28T12:45:00Z"/>
                <w:rFonts w:ascii="標楷體" w:eastAsia="標楷體" w:hAnsi="標楷體"/>
              </w:rPr>
            </w:pPr>
            <w:ins w:id="5716" w:author="黃梓峻" w:date="2021-06-28T12:45:00Z">
              <w:r w:rsidRPr="00F63C93">
                <w:rPr>
                  <w:rFonts w:ascii="標楷體" w:eastAsia="標楷體" w:hAnsi="標楷體" w:hint="eastAsia"/>
                </w:rPr>
                <w:t>02.法拍</w:t>
              </w:r>
            </w:ins>
          </w:p>
          <w:p w14:paraId="43542803" w14:textId="77777777" w:rsidR="00F63C93" w:rsidRPr="00F63C93" w:rsidRDefault="00F63C93" w:rsidP="00F63C93">
            <w:pPr>
              <w:rPr>
                <w:ins w:id="5717" w:author="黃梓峻" w:date="2021-06-28T12:45:00Z"/>
                <w:rFonts w:ascii="標楷體" w:eastAsia="標楷體" w:hAnsi="標楷體"/>
              </w:rPr>
            </w:pPr>
            <w:ins w:id="5718" w:author="黃梓峻" w:date="2021-06-28T12:45:00Z">
              <w:r w:rsidRPr="00F63C93">
                <w:rPr>
                  <w:rFonts w:ascii="標楷體" w:eastAsia="標楷體" w:hAnsi="標楷體" w:hint="eastAsia"/>
                </w:rPr>
                <w:t>03.增貸</w:t>
              </w:r>
            </w:ins>
          </w:p>
          <w:p w14:paraId="0E8FDE86" w14:textId="77777777" w:rsidR="00F63C93" w:rsidRPr="00F63C93" w:rsidRDefault="00F63C93" w:rsidP="00F63C93">
            <w:pPr>
              <w:rPr>
                <w:ins w:id="5719" w:author="黃梓峻" w:date="2021-06-28T12:45:00Z"/>
                <w:rFonts w:ascii="標楷體" w:eastAsia="標楷體" w:hAnsi="標楷體"/>
              </w:rPr>
            </w:pPr>
            <w:ins w:id="5720" w:author="黃梓峻" w:date="2021-06-28T12:45:00Z">
              <w:r w:rsidRPr="00F63C93">
                <w:rPr>
                  <w:rFonts w:ascii="標楷體" w:eastAsia="標楷體" w:hAnsi="標楷體" w:hint="eastAsia"/>
                </w:rPr>
                <w:t>04.展期</w:t>
              </w:r>
            </w:ins>
          </w:p>
          <w:p w14:paraId="40586F94" w14:textId="77777777" w:rsidR="00F63C93" w:rsidRPr="00F63C93" w:rsidRDefault="00F63C93" w:rsidP="00F63C93">
            <w:pPr>
              <w:rPr>
                <w:ins w:id="5721" w:author="黃梓峻" w:date="2021-06-28T12:45:00Z"/>
                <w:rFonts w:ascii="標楷體" w:eastAsia="標楷體" w:hAnsi="標楷體"/>
              </w:rPr>
            </w:pPr>
            <w:ins w:id="5722" w:author="黃梓峻" w:date="2021-06-28T12:45:00Z">
              <w:r w:rsidRPr="00F63C93">
                <w:rPr>
                  <w:rFonts w:ascii="標楷體" w:eastAsia="標楷體" w:hAnsi="標楷體" w:hint="eastAsia"/>
                </w:rPr>
                <w:lastRenderedPageBreak/>
                <w:t>05.撥款</w:t>
              </w:r>
            </w:ins>
          </w:p>
          <w:p w14:paraId="1BBD63C0" w14:textId="77777777" w:rsidR="00F63C93" w:rsidRPr="00F63C93" w:rsidRDefault="00F63C93" w:rsidP="00F63C93">
            <w:pPr>
              <w:rPr>
                <w:ins w:id="5723" w:author="黃梓峻" w:date="2021-06-28T12:45:00Z"/>
                <w:rFonts w:ascii="標楷體" w:eastAsia="標楷體" w:hAnsi="標楷體"/>
              </w:rPr>
            </w:pPr>
            <w:ins w:id="5724" w:author="黃梓峻" w:date="2021-06-28T12:45:00Z">
              <w:r w:rsidRPr="00F63C93">
                <w:rPr>
                  <w:rFonts w:ascii="標楷體" w:eastAsia="標楷體" w:hAnsi="標楷體" w:hint="eastAsia"/>
                </w:rPr>
                <w:t>06.查閱</w:t>
              </w:r>
            </w:ins>
          </w:p>
          <w:p w14:paraId="4BA86E34" w14:textId="77777777" w:rsidR="00F63C93" w:rsidRPr="00F63C93" w:rsidRDefault="00F63C93" w:rsidP="00F63C93">
            <w:pPr>
              <w:rPr>
                <w:ins w:id="5725" w:author="黃梓峻" w:date="2021-06-28T12:45:00Z"/>
                <w:rFonts w:ascii="標楷體" w:eastAsia="標楷體" w:hAnsi="標楷體"/>
              </w:rPr>
            </w:pPr>
            <w:ins w:id="5726" w:author="黃梓峻" w:date="2021-06-28T12:45:00Z">
              <w:r w:rsidRPr="00F63C93">
                <w:rPr>
                  <w:rFonts w:ascii="標楷體" w:eastAsia="標楷體" w:hAnsi="標楷體" w:hint="eastAsia"/>
                </w:rPr>
                <w:t>07.重估</w:t>
              </w:r>
            </w:ins>
          </w:p>
          <w:p w14:paraId="1798963D" w14:textId="77777777" w:rsidR="00F63C93" w:rsidRPr="00F63C93" w:rsidRDefault="00F63C93" w:rsidP="00F63C93">
            <w:pPr>
              <w:rPr>
                <w:ins w:id="5727" w:author="黃梓峻" w:date="2021-06-28T12:45:00Z"/>
                <w:rFonts w:ascii="標楷體" w:eastAsia="標楷體" w:hAnsi="標楷體"/>
                <w:color w:val="000000"/>
              </w:rPr>
            </w:pPr>
            <w:ins w:id="5728" w:author="黃梓峻" w:date="2021-06-28T12:45:00Z">
              <w:r w:rsidRPr="00F63C93">
                <w:rPr>
                  <w:rFonts w:ascii="標楷體" w:eastAsia="標楷體" w:hAnsi="標楷體" w:hint="eastAsia"/>
                </w:rPr>
                <w:t>08.其他</w:t>
              </w:r>
            </w:ins>
          </w:p>
        </w:tc>
      </w:tr>
      <w:tr w:rsidR="00F63C93" w:rsidRPr="00F63C93" w14:paraId="1A0DCC2E" w14:textId="77777777" w:rsidTr="00067F94">
        <w:trPr>
          <w:ins w:id="5729" w:author="黃梓峻" w:date="2021-06-28T12:45:00Z"/>
        </w:trPr>
        <w:tc>
          <w:tcPr>
            <w:tcW w:w="741" w:type="dxa"/>
            <w:shd w:val="clear" w:color="auto" w:fill="auto"/>
          </w:tcPr>
          <w:p w14:paraId="46E64742" w14:textId="77777777" w:rsidR="00F63C93" w:rsidRPr="00F63C93" w:rsidRDefault="00F63C93" w:rsidP="00F63C93">
            <w:pPr>
              <w:jc w:val="center"/>
              <w:rPr>
                <w:ins w:id="5730" w:author="黃梓峻" w:date="2021-06-28T12:45:00Z"/>
                <w:rFonts w:ascii="標楷體" w:eastAsia="標楷體" w:hAnsi="標楷體"/>
                <w:color w:val="000000"/>
              </w:rPr>
            </w:pPr>
            <w:ins w:id="5731" w:author="黃梓峻" w:date="2021-06-28T12:45:00Z">
              <w:r w:rsidRPr="00F63C93">
                <w:rPr>
                  <w:rFonts w:ascii="標楷體" w:eastAsia="標楷體" w:hAnsi="標楷體"/>
                  <w:color w:val="000000"/>
                </w:rPr>
                <w:lastRenderedPageBreak/>
                <w:t>2</w:t>
              </w:r>
            </w:ins>
          </w:p>
        </w:tc>
        <w:tc>
          <w:tcPr>
            <w:tcW w:w="1106" w:type="dxa"/>
            <w:shd w:val="clear" w:color="auto" w:fill="auto"/>
          </w:tcPr>
          <w:p w14:paraId="0B488D17" w14:textId="77777777" w:rsidR="00F63C93" w:rsidRPr="00F63C93" w:rsidRDefault="00F63C93" w:rsidP="00F63C93">
            <w:pPr>
              <w:jc w:val="center"/>
              <w:rPr>
                <w:ins w:id="5732" w:author="黃梓峻" w:date="2021-06-28T12:45:00Z"/>
                <w:rFonts w:ascii="標楷體" w:eastAsia="標楷體" w:hAnsi="標楷體"/>
                <w:color w:val="000000"/>
                <w:lang w:eastAsia="zh-HK"/>
              </w:rPr>
            </w:pPr>
            <w:ins w:id="5733" w:author="黃梓峻" w:date="2021-06-28T12:45:00Z">
              <w:r w:rsidRPr="00F63C93">
                <w:rPr>
                  <w:rFonts w:ascii="標楷體" w:eastAsia="標楷體" w:hAnsi="標楷體" w:hint="eastAsia"/>
                  <w:color w:val="000000"/>
                  <w:lang w:eastAsia="zh-HK"/>
                </w:rPr>
                <w:t>資料</w:t>
              </w:r>
            </w:ins>
          </w:p>
        </w:tc>
        <w:tc>
          <w:tcPr>
            <w:tcW w:w="1892" w:type="dxa"/>
            <w:shd w:val="clear" w:color="auto" w:fill="auto"/>
          </w:tcPr>
          <w:p w14:paraId="79596439" w14:textId="77777777" w:rsidR="00F63C93" w:rsidRPr="00F63C93" w:rsidRDefault="00F63C93" w:rsidP="00F63C93">
            <w:pPr>
              <w:rPr>
                <w:ins w:id="5734" w:author="黃梓峻" w:date="2021-06-28T12:45:00Z"/>
                <w:rFonts w:ascii="標楷體" w:eastAsia="標楷體" w:hAnsi="標楷體"/>
                <w:color w:val="000000"/>
                <w:lang w:eastAsia="zh-HK"/>
              </w:rPr>
            </w:pPr>
            <w:ins w:id="5735" w:author="黃梓峻" w:date="2021-06-28T12:45:00Z">
              <w:r w:rsidRPr="00F63C93">
                <w:rPr>
                  <w:rFonts w:ascii="標楷體" w:eastAsia="標楷體" w:hAnsi="標楷體" w:hint="eastAsia"/>
                  <w:color w:val="000000"/>
                  <w:lang w:eastAsia="zh-HK"/>
                </w:rPr>
                <w:t>筆數</w:t>
              </w:r>
            </w:ins>
          </w:p>
        </w:tc>
        <w:tc>
          <w:tcPr>
            <w:tcW w:w="3336" w:type="dxa"/>
            <w:shd w:val="clear" w:color="auto" w:fill="auto"/>
          </w:tcPr>
          <w:p w14:paraId="7566D9BD" w14:textId="77777777" w:rsidR="00F63C93" w:rsidRPr="00F63C93" w:rsidRDefault="00F63C93" w:rsidP="00F63C93">
            <w:pPr>
              <w:rPr>
                <w:ins w:id="5736" w:author="黃梓峻" w:date="2021-06-28T12:45:00Z"/>
                <w:rFonts w:ascii="標楷體" w:eastAsia="標楷體" w:hAnsi="標楷體"/>
                <w:color w:val="000000"/>
                <w:lang w:eastAsia="zh-HK"/>
              </w:rPr>
            </w:pPr>
          </w:p>
        </w:tc>
        <w:tc>
          <w:tcPr>
            <w:tcW w:w="3345" w:type="dxa"/>
            <w:shd w:val="clear" w:color="auto" w:fill="auto"/>
          </w:tcPr>
          <w:p w14:paraId="05BC0B65" w14:textId="77777777" w:rsidR="00F63C93" w:rsidRPr="00F63C93" w:rsidRDefault="00F63C93" w:rsidP="00F63C93">
            <w:pPr>
              <w:rPr>
                <w:ins w:id="5737" w:author="黃梓峻" w:date="2021-06-28T12:45:00Z"/>
                <w:rFonts w:ascii="標楷體" w:eastAsia="標楷體" w:hAnsi="標楷體"/>
                <w:color w:val="000000"/>
              </w:rPr>
            </w:pPr>
            <w:ins w:id="5738" w:author="黃梓峻" w:date="2021-06-28T12:46:00Z">
              <w:r w:rsidRPr="00F63C93">
                <w:rPr>
                  <w:rFonts w:ascii="標楷體" w:eastAsia="標楷體" w:hAnsi="標楷體" w:hint="eastAsia"/>
                  <w:color w:val="000000"/>
                </w:rPr>
                <w:t>總和該[用途]未歸還筆數</w:t>
              </w:r>
            </w:ins>
          </w:p>
        </w:tc>
      </w:tr>
    </w:tbl>
    <w:p w14:paraId="1E5EB3D0" w14:textId="77777777" w:rsidR="00F63C93" w:rsidRPr="00F63C93" w:rsidRDefault="00F63C93" w:rsidP="00F63C93">
      <w:pPr>
        <w:rPr>
          <w:rFonts w:ascii="標楷體" w:eastAsia="標楷體" w:hAnsi="標楷體"/>
          <w:lang w:eastAsia="x-none"/>
        </w:rPr>
      </w:pPr>
    </w:p>
    <w:p w14:paraId="322507C2" w14:textId="77777777" w:rsidR="00F63C93" w:rsidRPr="00F63C93" w:rsidRDefault="00F63C93" w:rsidP="00F63C93">
      <w:pPr>
        <w:rPr>
          <w:rFonts w:ascii="標楷體" w:eastAsia="標楷體" w:hAnsi="標楷體"/>
          <w:lang w:eastAsia="x-none"/>
        </w:rPr>
      </w:pPr>
      <w:r w:rsidRPr="00F63C93">
        <w:rPr>
          <w:rFonts w:ascii="標楷體" w:eastAsia="標楷體" w:hAnsi="標楷體"/>
        </w:rPr>
        <w:br w:type="page"/>
      </w:r>
    </w:p>
    <w:p w14:paraId="41008276" w14:textId="77777777" w:rsidR="00F63C93" w:rsidRPr="00F63C93" w:rsidRDefault="00F63C93" w:rsidP="00F63C93">
      <w:pPr>
        <w:rPr>
          <w:rFonts w:hint="eastAsia"/>
        </w:rPr>
      </w:pPr>
    </w:p>
    <w:p w14:paraId="1B50A8CE" w14:textId="77777777" w:rsidR="00FD0BA6" w:rsidRPr="00B830D9" w:rsidRDefault="00FD0BA6" w:rsidP="00FD0BA6">
      <w:pPr>
        <w:pStyle w:val="1"/>
        <w:snapToGrid w:val="0"/>
        <w:rPr>
          <w:rFonts w:ascii="標楷體" w:hAnsi="標楷體"/>
          <w:sz w:val="32"/>
          <w:szCs w:val="32"/>
        </w:rPr>
      </w:pPr>
      <w:bookmarkStart w:id="5739"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5739"/>
    </w:p>
    <w:p w14:paraId="0068A555" w14:textId="77777777" w:rsidR="007C5F22" w:rsidRPr="009B2BD3" w:rsidRDefault="007C5F22" w:rsidP="007C5F22">
      <w:pPr>
        <w:pStyle w:val="20"/>
        <w:keepNext w:val="0"/>
        <w:rPr>
          <w:rFonts w:ascii="標楷體" w:hAnsi="標楷體"/>
        </w:rPr>
      </w:pPr>
      <w:bookmarkStart w:id="5740" w:name="_Toc28250798"/>
      <w:bookmarkStart w:id="5741"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5740"/>
      <w:bookmarkEnd w:id="5741"/>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5742" w:name="_Toc28250799"/>
      <w:bookmarkStart w:id="5743"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5742"/>
      <w:bookmarkEnd w:id="5743"/>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4A018" w14:textId="77777777" w:rsidR="00CD2F70" w:rsidRDefault="00CD2F70">
      <w:r>
        <w:separator/>
      </w:r>
    </w:p>
  </w:endnote>
  <w:endnote w:type="continuationSeparator" w:id="0">
    <w:p w14:paraId="55FF817D" w14:textId="77777777" w:rsidR="00CD2F70" w:rsidRDefault="00CD2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710A1665"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F63C93">
            <w:rPr>
              <w:rFonts w:ascii="標楷體" w:eastAsia="標楷體" w:hAnsi="標楷體"/>
              <w:noProof/>
            </w:rPr>
            <w:t>V1.0</w:t>
          </w:r>
          <w:r w:rsidRPr="009B11EB">
            <w:rPr>
              <w:rFonts w:ascii="標楷體" w:eastAsia="標楷體" w:hAnsi="標楷體"/>
            </w:rPr>
            <w:fldChar w:fldCharType="end"/>
          </w:r>
        </w:p>
      </w:tc>
      <w:tc>
        <w:tcPr>
          <w:tcW w:w="2160" w:type="dxa"/>
        </w:tcPr>
        <w:p w14:paraId="70D8BAAF" w14:textId="3F26BCBB"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F63C93" w:rsidRPr="00F63C93">
            <w:rPr>
              <w:rFonts w:ascii="標楷體" w:eastAsia="標楷體" w:hAnsi="標楷體"/>
              <w:noProof/>
            </w:rPr>
            <w:t>2021/6/11</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D18EB12"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16852">
            <w:rPr>
              <w:rFonts w:ascii="標楷體" w:eastAsia="標楷體" w:hAnsi="標楷體"/>
              <w:noProof/>
            </w:rPr>
            <w:t>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26FAA" w14:textId="77777777" w:rsidR="00CD2F70" w:rsidRDefault="00CD2F70">
      <w:r>
        <w:separator/>
      </w:r>
    </w:p>
  </w:footnote>
  <w:footnote w:type="continuationSeparator" w:id="0">
    <w:p w14:paraId="5978A488" w14:textId="77777777" w:rsidR="00CD2F70" w:rsidRDefault="00CD2F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CD2F70"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26A3BA7"/>
    <w:multiLevelType w:val="hybridMultilevel"/>
    <w:tmpl w:val="59A6CBB2"/>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7835F6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7AB6E03"/>
    <w:multiLevelType w:val="hybridMultilevel"/>
    <w:tmpl w:val="7BEC82E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17727C"/>
    <w:multiLevelType w:val="hybridMultilevel"/>
    <w:tmpl w:val="BB1E26B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724734"/>
    <w:multiLevelType w:val="hybridMultilevel"/>
    <w:tmpl w:val="C78CBB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BC959DB"/>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8" w15:restartNumberingAfterBreak="0">
    <w:nsid w:val="0C135D50"/>
    <w:multiLevelType w:val="hybridMultilevel"/>
    <w:tmpl w:val="0F20A3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D715B60"/>
    <w:multiLevelType w:val="hybridMultilevel"/>
    <w:tmpl w:val="5D389DF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DDB4261"/>
    <w:multiLevelType w:val="hybridMultilevel"/>
    <w:tmpl w:val="0A9EC4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0EF50B17"/>
    <w:multiLevelType w:val="hybridMultilevel"/>
    <w:tmpl w:val="63A8B300"/>
    <w:lvl w:ilvl="0" w:tplc="0409000F">
      <w:start w:val="1"/>
      <w:numFmt w:val="decimal"/>
      <w:lvlText w:val="%1."/>
      <w:lvlJc w:val="left"/>
      <w:pPr>
        <w:ind w:left="2181" w:hanging="480"/>
      </w:pPr>
    </w:lvl>
    <w:lvl w:ilvl="1" w:tplc="04090019" w:tentative="1">
      <w:start w:val="1"/>
      <w:numFmt w:val="ideographTraditional"/>
      <w:lvlText w:val="%2、"/>
      <w:lvlJc w:val="left"/>
      <w:pPr>
        <w:ind w:left="2661" w:hanging="480"/>
      </w:pPr>
    </w:lvl>
    <w:lvl w:ilvl="2" w:tplc="0409001B" w:tentative="1">
      <w:start w:val="1"/>
      <w:numFmt w:val="lowerRoman"/>
      <w:lvlText w:val="%3."/>
      <w:lvlJc w:val="right"/>
      <w:pPr>
        <w:ind w:left="3141" w:hanging="480"/>
      </w:pPr>
    </w:lvl>
    <w:lvl w:ilvl="3" w:tplc="6374F144">
      <w:start w:val="1"/>
      <w:numFmt w:val="decimal"/>
      <w:lvlText w:val="4.%4."/>
      <w:lvlJc w:val="left"/>
      <w:pPr>
        <w:ind w:left="3621" w:hanging="480"/>
      </w:pPr>
      <w:rPr>
        <w:rFonts w:hint="eastAsia"/>
      </w:rPr>
    </w:lvl>
    <w:lvl w:ilvl="4" w:tplc="04090019" w:tentative="1">
      <w:start w:val="1"/>
      <w:numFmt w:val="ideographTraditional"/>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ideographTraditional"/>
      <w:lvlText w:val="%8、"/>
      <w:lvlJc w:val="left"/>
      <w:pPr>
        <w:ind w:left="5541" w:hanging="480"/>
      </w:pPr>
    </w:lvl>
    <w:lvl w:ilvl="8" w:tplc="0409001B" w:tentative="1">
      <w:start w:val="1"/>
      <w:numFmt w:val="lowerRoman"/>
      <w:lvlText w:val="%9."/>
      <w:lvlJc w:val="right"/>
      <w:pPr>
        <w:ind w:left="6021" w:hanging="480"/>
      </w:pPr>
    </w:lvl>
  </w:abstractNum>
  <w:abstractNum w:abstractNumId="12" w15:restartNumberingAfterBreak="0">
    <w:nsid w:val="0F556D9F"/>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3" w15:restartNumberingAfterBreak="0">
    <w:nsid w:val="0FE445A7"/>
    <w:multiLevelType w:val="multilevel"/>
    <w:tmpl w:val="D11840D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lvlText w:val="(%3)"/>
      <w:lvlJc w:val="left"/>
      <w:pPr>
        <w:ind w:left="1701" w:hanging="1134"/>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4" w15:restartNumberingAfterBreak="0">
    <w:nsid w:val="16667D00"/>
    <w:multiLevelType w:val="hybridMultilevel"/>
    <w:tmpl w:val="691829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5"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16" w15:restartNumberingAfterBreak="0">
    <w:nsid w:val="18FE0604"/>
    <w:multiLevelType w:val="hybridMultilevel"/>
    <w:tmpl w:val="C4C4508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19E05AD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8" w15:restartNumberingAfterBreak="0">
    <w:nsid w:val="19E922E6"/>
    <w:multiLevelType w:val="hybridMultilevel"/>
    <w:tmpl w:val="8BD29DDA"/>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9" w15:restartNumberingAfterBreak="0">
    <w:nsid w:val="1B804477"/>
    <w:multiLevelType w:val="hybridMultilevel"/>
    <w:tmpl w:val="B9487BF6"/>
    <w:lvl w:ilvl="0" w:tplc="04090015">
      <w:start w:val="1"/>
      <w:numFmt w:val="taiwaneseCountingThousand"/>
      <w:lvlText w:val="%1、"/>
      <w:lvlJc w:val="left"/>
      <w:pPr>
        <w:ind w:left="595" w:hanging="420"/>
      </w:pPr>
      <w:rPr>
        <w:rFonts w:hint="default"/>
      </w:rPr>
    </w:lvl>
    <w:lvl w:ilvl="1" w:tplc="04090019">
      <w:start w:val="1"/>
      <w:numFmt w:val="ideographTraditional"/>
      <w:lvlText w:val="%2、"/>
      <w:lvlJc w:val="left"/>
      <w:pPr>
        <w:ind w:left="1135" w:hanging="480"/>
      </w:pPr>
    </w:lvl>
    <w:lvl w:ilvl="2" w:tplc="0409001B" w:tentative="1">
      <w:start w:val="1"/>
      <w:numFmt w:val="lowerRoman"/>
      <w:lvlText w:val="%3."/>
      <w:lvlJc w:val="right"/>
      <w:pPr>
        <w:ind w:left="1615" w:hanging="480"/>
      </w:pPr>
    </w:lvl>
    <w:lvl w:ilvl="3" w:tplc="0409000F" w:tentative="1">
      <w:start w:val="1"/>
      <w:numFmt w:val="decimal"/>
      <w:lvlText w:val="%4."/>
      <w:lvlJc w:val="left"/>
      <w:pPr>
        <w:ind w:left="2095" w:hanging="480"/>
      </w:pPr>
    </w:lvl>
    <w:lvl w:ilvl="4" w:tplc="04090019" w:tentative="1">
      <w:start w:val="1"/>
      <w:numFmt w:val="ideographTraditional"/>
      <w:lvlText w:val="%5、"/>
      <w:lvlJc w:val="left"/>
      <w:pPr>
        <w:ind w:left="2575" w:hanging="480"/>
      </w:pPr>
    </w:lvl>
    <w:lvl w:ilvl="5" w:tplc="0409001B" w:tentative="1">
      <w:start w:val="1"/>
      <w:numFmt w:val="lowerRoman"/>
      <w:lvlText w:val="%6."/>
      <w:lvlJc w:val="right"/>
      <w:pPr>
        <w:ind w:left="3055" w:hanging="480"/>
      </w:pPr>
    </w:lvl>
    <w:lvl w:ilvl="6" w:tplc="0409000F" w:tentative="1">
      <w:start w:val="1"/>
      <w:numFmt w:val="decimal"/>
      <w:lvlText w:val="%7."/>
      <w:lvlJc w:val="left"/>
      <w:pPr>
        <w:ind w:left="3535" w:hanging="480"/>
      </w:pPr>
    </w:lvl>
    <w:lvl w:ilvl="7" w:tplc="04090019" w:tentative="1">
      <w:start w:val="1"/>
      <w:numFmt w:val="ideographTraditional"/>
      <w:lvlText w:val="%8、"/>
      <w:lvlJc w:val="left"/>
      <w:pPr>
        <w:ind w:left="4015" w:hanging="480"/>
      </w:pPr>
    </w:lvl>
    <w:lvl w:ilvl="8" w:tplc="0409001B" w:tentative="1">
      <w:start w:val="1"/>
      <w:numFmt w:val="lowerRoman"/>
      <w:lvlText w:val="%9."/>
      <w:lvlJc w:val="right"/>
      <w:pPr>
        <w:ind w:left="4495" w:hanging="480"/>
      </w:pPr>
    </w:lvl>
  </w:abstractNum>
  <w:abstractNum w:abstractNumId="20" w15:restartNumberingAfterBreak="0">
    <w:nsid w:val="1E265374"/>
    <w:multiLevelType w:val="hybridMultilevel"/>
    <w:tmpl w:val="A08830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1F053AD6"/>
    <w:multiLevelType w:val="hybridMultilevel"/>
    <w:tmpl w:val="A2A06E2C"/>
    <w:lvl w:ilvl="0" w:tplc="A96E4DCE">
      <w:start w:val="1"/>
      <w:numFmt w:val="taiwaneseCountingThousand"/>
      <w:lvlText w:val="%1、"/>
      <w:lvlJc w:val="left"/>
      <w:pPr>
        <w:ind w:left="931" w:hanging="480"/>
      </w:pPr>
      <w:rPr>
        <w:color w:val="auto"/>
        <w:lang w:val="en-US"/>
      </w:rPr>
    </w:lvl>
    <w:lvl w:ilvl="1" w:tplc="0409000F">
      <w:start w:val="1"/>
      <w:numFmt w:val="decimal"/>
      <w:lvlText w:val="%2."/>
      <w:lvlJc w:val="left"/>
      <w:pPr>
        <w:ind w:left="1411" w:hanging="480"/>
      </w:pPr>
    </w:lvl>
    <w:lvl w:ilvl="2" w:tplc="0409001B">
      <w:start w:val="1"/>
      <w:numFmt w:val="lowerRoman"/>
      <w:lvlText w:val="%3."/>
      <w:lvlJc w:val="right"/>
      <w:pPr>
        <w:ind w:left="1891" w:hanging="480"/>
      </w:pPr>
    </w:lvl>
    <w:lvl w:ilvl="3" w:tplc="0409000F">
      <w:start w:val="1"/>
      <w:numFmt w:val="decimal"/>
      <w:lvlText w:val="%4."/>
      <w:lvlJc w:val="left"/>
      <w:pPr>
        <w:ind w:left="2371" w:hanging="480"/>
      </w:pPr>
    </w:lvl>
    <w:lvl w:ilvl="4" w:tplc="F344224A">
      <w:start w:val="1"/>
      <w:numFmt w:val="upperLetter"/>
      <w:lvlText w:val="%5."/>
      <w:lvlJc w:val="left"/>
      <w:pPr>
        <w:ind w:left="2731" w:hanging="360"/>
      </w:pPr>
      <w:rPr>
        <w:rFonts w:hint="default"/>
      </w:rPr>
    </w:lvl>
    <w:lvl w:ilvl="5" w:tplc="0409001B" w:tentative="1">
      <w:start w:val="1"/>
      <w:numFmt w:val="lowerRoman"/>
      <w:lvlText w:val="%6."/>
      <w:lvlJc w:val="right"/>
      <w:pPr>
        <w:ind w:left="3331" w:hanging="480"/>
      </w:pPr>
    </w:lvl>
    <w:lvl w:ilvl="6" w:tplc="0409000F" w:tentative="1">
      <w:start w:val="1"/>
      <w:numFmt w:val="decimal"/>
      <w:lvlText w:val="%7."/>
      <w:lvlJc w:val="left"/>
      <w:pPr>
        <w:ind w:left="3811" w:hanging="480"/>
      </w:pPr>
    </w:lvl>
    <w:lvl w:ilvl="7" w:tplc="04090019" w:tentative="1">
      <w:start w:val="1"/>
      <w:numFmt w:val="ideographTraditional"/>
      <w:lvlText w:val="%8、"/>
      <w:lvlJc w:val="left"/>
      <w:pPr>
        <w:ind w:left="4291" w:hanging="480"/>
      </w:pPr>
    </w:lvl>
    <w:lvl w:ilvl="8" w:tplc="0409001B" w:tentative="1">
      <w:start w:val="1"/>
      <w:numFmt w:val="lowerRoman"/>
      <w:lvlText w:val="%9."/>
      <w:lvlJc w:val="right"/>
      <w:pPr>
        <w:ind w:left="4771" w:hanging="480"/>
      </w:pPr>
    </w:lvl>
  </w:abstractNum>
  <w:abstractNum w:abstractNumId="22" w15:restartNumberingAfterBreak="0">
    <w:nsid w:val="1F3267A8"/>
    <w:multiLevelType w:val="hybridMultilevel"/>
    <w:tmpl w:val="D932E65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23" w15:restartNumberingAfterBreak="0">
    <w:nsid w:val="1F506DEC"/>
    <w:multiLevelType w:val="hybridMultilevel"/>
    <w:tmpl w:val="9764876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37A44D7"/>
    <w:multiLevelType w:val="hybridMultilevel"/>
    <w:tmpl w:val="6F9422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49826EB"/>
    <w:multiLevelType w:val="hybridMultilevel"/>
    <w:tmpl w:val="AB4289FC"/>
    <w:lvl w:ilvl="0" w:tplc="5262DA0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6" w15:restartNumberingAfterBreak="0">
    <w:nsid w:val="275A61E5"/>
    <w:multiLevelType w:val="hybridMultilevel"/>
    <w:tmpl w:val="F7C0366E"/>
    <w:lvl w:ilvl="0" w:tplc="7E228386">
      <w:start w:val="1"/>
      <w:numFmt w:val="decimal"/>
      <w:lvlText w:val="%1."/>
      <w:lvlJc w:val="left"/>
      <w:pPr>
        <w:ind w:left="1223" w:hanging="480"/>
      </w:pPr>
      <w:rPr>
        <w:rFonts w:ascii="Times New Roman" w:hAnsi="Times New Roman" w:cs="Times New Roman" w:hint="default"/>
      </w:rPr>
    </w:lvl>
    <w:lvl w:ilvl="1" w:tplc="04090019" w:tentative="1">
      <w:start w:val="1"/>
      <w:numFmt w:val="ideographTraditional"/>
      <w:lvlText w:val="%2、"/>
      <w:lvlJc w:val="left"/>
      <w:pPr>
        <w:ind w:left="1703" w:hanging="480"/>
      </w:pPr>
    </w:lvl>
    <w:lvl w:ilvl="2" w:tplc="0409001B" w:tentative="1">
      <w:start w:val="1"/>
      <w:numFmt w:val="lowerRoman"/>
      <w:lvlText w:val="%3."/>
      <w:lvlJc w:val="right"/>
      <w:pPr>
        <w:ind w:left="2183" w:hanging="480"/>
      </w:pPr>
    </w:lvl>
    <w:lvl w:ilvl="3" w:tplc="0409000F" w:tentative="1">
      <w:start w:val="1"/>
      <w:numFmt w:val="decimal"/>
      <w:lvlText w:val="%4."/>
      <w:lvlJc w:val="left"/>
      <w:pPr>
        <w:ind w:left="2663" w:hanging="480"/>
      </w:pPr>
    </w:lvl>
    <w:lvl w:ilvl="4" w:tplc="04090019" w:tentative="1">
      <w:start w:val="1"/>
      <w:numFmt w:val="ideographTraditional"/>
      <w:lvlText w:val="%5、"/>
      <w:lvlJc w:val="left"/>
      <w:pPr>
        <w:ind w:left="3143" w:hanging="480"/>
      </w:pPr>
    </w:lvl>
    <w:lvl w:ilvl="5" w:tplc="0409001B" w:tentative="1">
      <w:start w:val="1"/>
      <w:numFmt w:val="lowerRoman"/>
      <w:lvlText w:val="%6."/>
      <w:lvlJc w:val="right"/>
      <w:pPr>
        <w:ind w:left="3623" w:hanging="480"/>
      </w:pPr>
    </w:lvl>
    <w:lvl w:ilvl="6" w:tplc="0409000F" w:tentative="1">
      <w:start w:val="1"/>
      <w:numFmt w:val="decimal"/>
      <w:lvlText w:val="%7."/>
      <w:lvlJc w:val="left"/>
      <w:pPr>
        <w:ind w:left="4103" w:hanging="480"/>
      </w:pPr>
    </w:lvl>
    <w:lvl w:ilvl="7" w:tplc="04090019" w:tentative="1">
      <w:start w:val="1"/>
      <w:numFmt w:val="ideographTraditional"/>
      <w:lvlText w:val="%8、"/>
      <w:lvlJc w:val="left"/>
      <w:pPr>
        <w:ind w:left="4583" w:hanging="480"/>
      </w:pPr>
    </w:lvl>
    <w:lvl w:ilvl="8" w:tplc="0409001B" w:tentative="1">
      <w:start w:val="1"/>
      <w:numFmt w:val="lowerRoman"/>
      <w:lvlText w:val="%9."/>
      <w:lvlJc w:val="right"/>
      <w:pPr>
        <w:ind w:left="5063" w:hanging="480"/>
      </w:pPr>
    </w:lvl>
  </w:abstractNum>
  <w:abstractNum w:abstractNumId="27" w15:restartNumberingAfterBreak="0">
    <w:nsid w:val="2DE6094A"/>
    <w:multiLevelType w:val="hybridMultilevel"/>
    <w:tmpl w:val="FE20DA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2E7C0971"/>
    <w:multiLevelType w:val="hybridMultilevel"/>
    <w:tmpl w:val="7CE272A6"/>
    <w:lvl w:ilvl="0" w:tplc="9782E032">
      <w:start w:val="1"/>
      <w:numFmt w:val="decimal"/>
      <w:lvlText w:val="%1."/>
      <w:lvlJc w:val="left"/>
      <w:pPr>
        <w:ind w:left="1103" w:hanging="360"/>
      </w:pPr>
      <w:rPr>
        <w:rFonts w:hint="default"/>
      </w:rPr>
    </w:lvl>
    <w:lvl w:ilvl="1" w:tplc="04090019" w:tentative="1">
      <w:start w:val="1"/>
      <w:numFmt w:val="ideographTraditional"/>
      <w:lvlText w:val="%2、"/>
      <w:lvlJc w:val="left"/>
      <w:pPr>
        <w:ind w:left="1703" w:hanging="480"/>
      </w:pPr>
    </w:lvl>
    <w:lvl w:ilvl="2" w:tplc="0409001B" w:tentative="1">
      <w:start w:val="1"/>
      <w:numFmt w:val="lowerRoman"/>
      <w:lvlText w:val="%3."/>
      <w:lvlJc w:val="right"/>
      <w:pPr>
        <w:ind w:left="2183" w:hanging="480"/>
      </w:pPr>
    </w:lvl>
    <w:lvl w:ilvl="3" w:tplc="0409000F" w:tentative="1">
      <w:start w:val="1"/>
      <w:numFmt w:val="decimal"/>
      <w:lvlText w:val="%4."/>
      <w:lvlJc w:val="left"/>
      <w:pPr>
        <w:ind w:left="2663" w:hanging="480"/>
      </w:pPr>
    </w:lvl>
    <w:lvl w:ilvl="4" w:tplc="04090019" w:tentative="1">
      <w:start w:val="1"/>
      <w:numFmt w:val="ideographTraditional"/>
      <w:lvlText w:val="%5、"/>
      <w:lvlJc w:val="left"/>
      <w:pPr>
        <w:ind w:left="3143" w:hanging="480"/>
      </w:pPr>
    </w:lvl>
    <w:lvl w:ilvl="5" w:tplc="0409001B" w:tentative="1">
      <w:start w:val="1"/>
      <w:numFmt w:val="lowerRoman"/>
      <w:lvlText w:val="%6."/>
      <w:lvlJc w:val="right"/>
      <w:pPr>
        <w:ind w:left="3623" w:hanging="480"/>
      </w:pPr>
    </w:lvl>
    <w:lvl w:ilvl="6" w:tplc="0409000F" w:tentative="1">
      <w:start w:val="1"/>
      <w:numFmt w:val="decimal"/>
      <w:lvlText w:val="%7."/>
      <w:lvlJc w:val="left"/>
      <w:pPr>
        <w:ind w:left="4103" w:hanging="480"/>
      </w:pPr>
    </w:lvl>
    <w:lvl w:ilvl="7" w:tplc="04090019" w:tentative="1">
      <w:start w:val="1"/>
      <w:numFmt w:val="ideographTraditional"/>
      <w:lvlText w:val="%8、"/>
      <w:lvlJc w:val="left"/>
      <w:pPr>
        <w:ind w:left="4583" w:hanging="480"/>
      </w:pPr>
    </w:lvl>
    <w:lvl w:ilvl="8" w:tplc="0409001B" w:tentative="1">
      <w:start w:val="1"/>
      <w:numFmt w:val="lowerRoman"/>
      <w:lvlText w:val="%9."/>
      <w:lvlJc w:val="right"/>
      <w:pPr>
        <w:ind w:left="5063" w:hanging="480"/>
      </w:pPr>
    </w:lvl>
  </w:abstractNum>
  <w:abstractNum w:abstractNumId="29" w15:restartNumberingAfterBreak="0">
    <w:nsid w:val="2EA77A36"/>
    <w:multiLevelType w:val="hybridMultilevel"/>
    <w:tmpl w:val="79F66B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2F1E5ED2"/>
    <w:multiLevelType w:val="hybridMultilevel"/>
    <w:tmpl w:val="B73CF4F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2FB02AB8"/>
    <w:multiLevelType w:val="hybridMultilevel"/>
    <w:tmpl w:val="24D8C4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30C65764"/>
    <w:multiLevelType w:val="hybridMultilevel"/>
    <w:tmpl w:val="BFFC9E0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31A37034"/>
    <w:multiLevelType w:val="hybridMultilevel"/>
    <w:tmpl w:val="9878BCA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32D71FC8"/>
    <w:multiLevelType w:val="hybridMultilevel"/>
    <w:tmpl w:val="359027CE"/>
    <w:lvl w:ilvl="0" w:tplc="781077FA">
      <w:start w:val="4"/>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35" w15:restartNumberingAfterBreak="0">
    <w:nsid w:val="33DD5DDB"/>
    <w:multiLevelType w:val="hybridMultilevel"/>
    <w:tmpl w:val="291685A8"/>
    <w:lvl w:ilvl="0" w:tplc="28524D5A">
      <w:start w:val="1"/>
      <w:numFmt w:val="bullet"/>
      <w:lvlText w:val=""/>
      <w:lvlJc w:val="left"/>
      <w:pPr>
        <w:ind w:left="1920" w:hanging="480"/>
      </w:pPr>
      <w:rPr>
        <w:rFonts w:ascii="Wingdings" w:hAnsi="Wingdings" w:hint="default"/>
        <w:sz w:val="16"/>
        <w:szCs w:val="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6" w15:restartNumberingAfterBreak="0">
    <w:nsid w:val="3610309A"/>
    <w:multiLevelType w:val="multilevel"/>
    <w:tmpl w:val="D75ED2A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9"/>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7" w15:restartNumberingAfterBreak="0">
    <w:nsid w:val="36F80B28"/>
    <w:multiLevelType w:val="hybridMultilevel"/>
    <w:tmpl w:val="68620DA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3A3F5576"/>
    <w:multiLevelType w:val="hybridMultilevel"/>
    <w:tmpl w:val="A5DEE99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3A6E60CC"/>
    <w:multiLevelType w:val="hybridMultilevel"/>
    <w:tmpl w:val="62BE67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3EFC0E9F"/>
    <w:multiLevelType w:val="hybridMultilevel"/>
    <w:tmpl w:val="89D05EC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1" w15:restartNumberingAfterBreak="0">
    <w:nsid w:val="3F322182"/>
    <w:multiLevelType w:val="hybridMultilevel"/>
    <w:tmpl w:val="5BD8EDEA"/>
    <w:lvl w:ilvl="0" w:tplc="FF0E77F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2" w15:restartNumberingAfterBreak="0">
    <w:nsid w:val="42626300"/>
    <w:multiLevelType w:val="hybridMultilevel"/>
    <w:tmpl w:val="7242C5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436D720A"/>
    <w:multiLevelType w:val="hybridMultilevel"/>
    <w:tmpl w:val="5E7C56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437C3CA1"/>
    <w:multiLevelType w:val="hybridMultilevel"/>
    <w:tmpl w:val="4FACD58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46E75E23"/>
    <w:multiLevelType w:val="hybridMultilevel"/>
    <w:tmpl w:val="62BE67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48F11358"/>
    <w:multiLevelType w:val="hybridMultilevel"/>
    <w:tmpl w:val="74CADD6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49601D76"/>
    <w:multiLevelType w:val="hybridMultilevel"/>
    <w:tmpl w:val="D1DA3C7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49B4358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9" w15:restartNumberingAfterBreak="0">
    <w:nsid w:val="4DC25684"/>
    <w:multiLevelType w:val="hybridMultilevel"/>
    <w:tmpl w:val="A6CC58CE"/>
    <w:lvl w:ilvl="0" w:tplc="3FBA4882">
      <w:start w:val="1"/>
      <w:numFmt w:val="taiwaneseCountingThousand"/>
      <w:lvlText w:val="%1、"/>
      <w:lvlJc w:val="left"/>
      <w:pPr>
        <w:ind w:left="480" w:hanging="480"/>
      </w:pPr>
      <w:rPr>
        <w:rFonts w:hint="eastAsia"/>
        <w:strike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506C72C2"/>
    <w:multiLevelType w:val="hybridMultilevel"/>
    <w:tmpl w:val="9126EEB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52" w15:restartNumberingAfterBreak="0">
    <w:nsid w:val="57860B38"/>
    <w:multiLevelType w:val="hybridMultilevel"/>
    <w:tmpl w:val="05D4D21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583108F6"/>
    <w:multiLevelType w:val="multilevel"/>
    <w:tmpl w:val="48C05D9A"/>
    <w:lvl w:ilvl="0">
      <w:start w:val="42"/>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54" w15:restartNumberingAfterBreak="0">
    <w:nsid w:val="5A4F4D4B"/>
    <w:multiLevelType w:val="hybridMultilevel"/>
    <w:tmpl w:val="FDB6E02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5A676353"/>
    <w:multiLevelType w:val="hybridMultilevel"/>
    <w:tmpl w:val="455EA44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5B353998"/>
    <w:multiLevelType w:val="hybridMultilevel"/>
    <w:tmpl w:val="09CC5B34"/>
    <w:lvl w:ilvl="0" w:tplc="035656CC">
      <w:start w:val="1"/>
      <w:numFmt w:val="bullet"/>
      <w:lvlText w:val="§"/>
      <w:lvlJc w:val="left"/>
      <w:pPr>
        <w:ind w:left="1703" w:hanging="480"/>
      </w:pPr>
      <w:rPr>
        <w:rFonts w:ascii="Wingdings" w:hAnsi="Wingdings" w:hint="default"/>
      </w:rPr>
    </w:lvl>
    <w:lvl w:ilvl="1" w:tplc="04090003" w:tentative="1">
      <w:start w:val="1"/>
      <w:numFmt w:val="bullet"/>
      <w:lvlText w:val=""/>
      <w:lvlJc w:val="left"/>
      <w:pPr>
        <w:ind w:left="2183" w:hanging="480"/>
      </w:pPr>
      <w:rPr>
        <w:rFonts w:ascii="Wingdings" w:hAnsi="Wingdings" w:hint="default"/>
      </w:rPr>
    </w:lvl>
    <w:lvl w:ilvl="2" w:tplc="04090005" w:tentative="1">
      <w:start w:val="1"/>
      <w:numFmt w:val="bullet"/>
      <w:lvlText w:val=""/>
      <w:lvlJc w:val="left"/>
      <w:pPr>
        <w:ind w:left="2663" w:hanging="480"/>
      </w:pPr>
      <w:rPr>
        <w:rFonts w:ascii="Wingdings" w:hAnsi="Wingdings" w:hint="default"/>
      </w:rPr>
    </w:lvl>
    <w:lvl w:ilvl="3" w:tplc="04090001" w:tentative="1">
      <w:start w:val="1"/>
      <w:numFmt w:val="bullet"/>
      <w:lvlText w:val=""/>
      <w:lvlJc w:val="left"/>
      <w:pPr>
        <w:ind w:left="3143" w:hanging="480"/>
      </w:pPr>
      <w:rPr>
        <w:rFonts w:ascii="Wingdings" w:hAnsi="Wingdings" w:hint="default"/>
      </w:rPr>
    </w:lvl>
    <w:lvl w:ilvl="4" w:tplc="04090003" w:tentative="1">
      <w:start w:val="1"/>
      <w:numFmt w:val="bullet"/>
      <w:lvlText w:val=""/>
      <w:lvlJc w:val="left"/>
      <w:pPr>
        <w:ind w:left="3623" w:hanging="480"/>
      </w:pPr>
      <w:rPr>
        <w:rFonts w:ascii="Wingdings" w:hAnsi="Wingdings" w:hint="default"/>
      </w:rPr>
    </w:lvl>
    <w:lvl w:ilvl="5" w:tplc="04090005" w:tentative="1">
      <w:start w:val="1"/>
      <w:numFmt w:val="bullet"/>
      <w:lvlText w:val=""/>
      <w:lvlJc w:val="left"/>
      <w:pPr>
        <w:ind w:left="4103" w:hanging="480"/>
      </w:pPr>
      <w:rPr>
        <w:rFonts w:ascii="Wingdings" w:hAnsi="Wingdings" w:hint="default"/>
      </w:rPr>
    </w:lvl>
    <w:lvl w:ilvl="6" w:tplc="04090001" w:tentative="1">
      <w:start w:val="1"/>
      <w:numFmt w:val="bullet"/>
      <w:lvlText w:val=""/>
      <w:lvlJc w:val="left"/>
      <w:pPr>
        <w:ind w:left="4583" w:hanging="480"/>
      </w:pPr>
      <w:rPr>
        <w:rFonts w:ascii="Wingdings" w:hAnsi="Wingdings" w:hint="default"/>
      </w:rPr>
    </w:lvl>
    <w:lvl w:ilvl="7" w:tplc="04090003" w:tentative="1">
      <w:start w:val="1"/>
      <w:numFmt w:val="bullet"/>
      <w:lvlText w:val=""/>
      <w:lvlJc w:val="left"/>
      <w:pPr>
        <w:ind w:left="5063" w:hanging="480"/>
      </w:pPr>
      <w:rPr>
        <w:rFonts w:ascii="Wingdings" w:hAnsi="Wingdings" w:hint="default"/>
      </w:rPr>
    </w:lvl>
    <w:lvl w:ilvl="8" w:tplc="04090005" w:tentative="1">
      <w:start w:val="1"/>
      <w:numFmt w:val="bullet"/>
      <w:lvlText w:val=""/>
      <w:lvlJc w:val="left"/>
      <w:pPr>
        <w:ind w:left="5543" w:hanging="480"/>
      </w:pPr>
      <w:rPr>
        <w:rFonts w:ascii="Wingdings" w:hAnsi="Wingdings" w:hint="default"/>
      </w:rPr>
    </w:lvl>
  </w:abstractNum>
  <w:abstractNum w:abstractNumId="57" w15:restartNumberingAfterBreak="0">
    <w:nsid w:val="5ED83D35"/>
    <w:multiLevelType w:val="hybridMultilevel"/>
    <w:tmpl w:val="C58C48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5F6D1D5F"/>
    <w:multiLevelType w:val="hybridMultilevel"/>
    <w:tmpl w:val="129E7ABA"/>
    <w:lvl w:ilvl="0" w:tplc="34DEA032">
      <w:start w:val="9"/>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5FBD2106"/>
    <w:multiLevelType w:val="hybridMultilevel"/>
    <w:tmpl w:val="4DE0F3F8"/>
    <w:lvl w:ilvl="0" w:tplc="0409000F">
      <w:start w:val="1"/>
      <w:numFmt w:val="decimal"/>
      <w:lvlText w:val="%1."/>
      <w:lvlJc w:val="left"/>
      <w:pPr>
        <w:ind w:left="1411" w:hanging="480"/>
      </w:pPr>
    </w:lvl>
    <w:lvl w:ilvl="1" w:tplc="04090019" w:tentative="1">
      <w:start w:val="1"/>
      <w:numFmt w:val="ideographTraditional"/>
      <w:lvlText w:val="%2、"/>
      <w:lvlJc w:val="left"/>
      <w:pPr>
        <w:ind w:left="1891" w:hanging="480"/>
      </w:pPr>
    </w:lvl>
    <w:lvl w:ilvl="2" w:tplc="0409001B" w:tentative="1">
      <w:start w:val="1"/>
      <w:numFmt w:val="lowerRoman"/>
      <w:lvlText w:val="%3."/>
      <w:lvlJc w:val="right"/>
      <w:pPr>
        <w:ind w:left="2371" w:hanging="480"/>
      </w:pPr>
    </w:lvl>
    <w:lvl w:ilvl="3" w:tplc="0409000F" w:tentative="1">
      <w:start w:val="1"/>
      <w:numFmt w:val="decimal"/>
      <w:lvlText w:val="%4."/>
      <w:lvlJc w:val="left"/>
      <w:pPr>
        <w:ind w:left="2851" w:hanging="480"/>
      </w:pPr>
    </w:lvl>
    <w:lvl w:ilvl="4" w:tplc="04090019" w:tentative="1">
      <w:start w:val="1"/>
      <w:numFmt w:val="ideographTraditional"/>
      <w:lvlText w:val="%5、"/>
      <w:lvlJc w:val="left"/>
      <w:pPr>
        <w:ind w:left="3331" w:hanging="480"/>
      </w:pPr>
    </w:lvl>
    <w:lvl w:ilvl="5" w:tplc="0409001B" w:tentative="1">
      <w:start w:val="1"/>
      <w:numFmt w:val="lowerRoman"/>
      <w:lvlText w:val="%6."/>
      <w:lvlJc w:val="right"/>
      <w:pPr>
        <w:ind w:left="3811" w:hanging="480"/>
      </w:pPr>
    </w:lvl>
    <w:lvl w:ilvl="6" w:tplc="0409000F" w:tentative="1">
      <w:start w:val="1"/>
      <w:numFmt w:val="decimal"/>
      <w:lvlText w:val="%7."/>
      <w:lvlJc w:val="left"/>
      <w:pPr>
        <w:ind w:left="4291" w:hanging="480"/>
      </w:pPr>
    </w:lvl>
    <w:lvl w:ilvl="7" w:tplc="04090019" w:tentative="1">
      <w:start w:val="1"/>
      <w:numFmt w:val="ideographTraditional"/>
      <w:lvlText w:val="%8、"/>
      <w:lvlJc w:val="left"/>
      <w:pPr>
        <w:ind w:left="4771" w:hanging="480"/>
      </w:pPr>
    </w:lvl>
    <w:lvl w:ilvl="8" w:tplc="0409001B" w:tentative="1">
      <w:start w:val="1"/>
      <w:numFmt w:val="lowerRoman"/>
      <w:lvlText w:val="%9."/>
      <w:lvlJc w:val="right"/>
      <w:pPr>
        <w:ind w:left="5251" w:hanging="480"/>
      </w:pPr>
    </w:lvl>
  </w:abstractNum>
  <w:abstractNum w:abstractNumId="60" w15:restartNumberingAfterBreak="0">
    <w:nsid w:val="617520BF"/>
    <w:multiLevelType w:val="hybridMultilevel"/>
    <w:tmpl w:val="F9002B8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65A41C1B"/>
    <w:multiLevelType w:val="multilevel"/>
    <w:tmpl w:val="D11840D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lvlText w:val="(%3)"/>
      <w:lvlJc w:val="left"/>
      <w:pPr>
        <w:ind w:left="1701" w:hanging="1134"/>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3" w15:restartNumberingAfterBreak="0">
    <w:nsid w:val="667A29EF"/>
    <w:multiLevelType w:val="hybridMultilevel"/>
    <w:tmpl w:val="F9CE0DE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67EC274C"/>
    <w:multiLevelType w:val="hybridMultilevel"/>
    <w:tmpl w:val="630EA794"/>
    <w:lvl w:ilvl="0" w:tplc="28524D5A">
      <w:start w:val="1"/>
      <w:numFmt w:val="bullet"/>
      <w:lvlText w:val=""/>
      <w:lvlJc w:val="left"/>
      <w:pPr>
        <w:ind w:left="3054" w:hanging="480"/>
      </w:pPr>
      <w:rPr>
        <w:rFonts w:ascii="Wingdings" w:hAnsi="Wingdings" w:hint="default"/>
        <w:sz w:val="16"/>
        <w:szCs w:val="8"/>
      </w:rPr>
    </w:lvl>
    <w:lvl w:ilvl="1" w:tplc="04090003" w:tentative="1">
      <w:start w:val="1"/>
      <w:numFmt w:val="bullet"/>
      <w:lvlText w:val=""/>
      <w:lvlJc w:val="left"/>
      <w:pPr>
        <w:ind w:left="2094" w:hanging="480"/>
      </w:pPr>
      <w:rPr>
        <w:rFonts w:ascii="Wingdings" w:hAnsi="Wingdings" w:hint="default"/>
      </w:rPr>
    </w:lvl>
    <w:lvl w:ilvl="2" w:tplc="6C6E4DFE">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65"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70FB29BB"/>
    <w:multiLevelType w:val="hybridMultilevel"/>
    <w:tmpl w:val="54E64B4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72190772"/>
    <w:multiLevelType w:val="hybridMultilevel"/>
    <w:tmpl w:val="7C52ECF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8" w15:restartNumberingAfterBreak="0">
    <w:nsid w:val="726E34DB"/>
    <w:multiLevelType w:val="hybridMultilevel"/>
    <w:tmpl w:val="2BBA0194"/>
    <w:lvl w:ilvl="0" w:tplc="78921DA8">
      <w:start w:val="9"/>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73CF28CB"/>
    <w:multiLevelType w:val="hybridMultilevel"/>
    <w:tmpl w:val="05AABA38"/>
    <w:lvl w:ilvl="0" w:tplc="FB02FF4E">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71" w15:restartNumberingAfterBreak="0">
    <w:nsid w:val="75160CDC"/>
    <w:multiLevelType w:val="hybridMultilevel"/>
    <w:tmpl w:val="ECD448B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15:restartNumberingAfterBreak="0">
    <w:nsid w:val="75382652"/>
    <w:multiLevelType w:val="hybridMultilevel"/>
    <w:tmpl w:val="62BE67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3" w15:restartNumberingAfterBreak="0">
    <w:nsid w:val="75DF3851"/>
    <w:multiLevelType w:val="hybridMultilevel"/>
    <w:tmpl w:val="13701CAE"/>
    <w:lvl w:ilvl="0" w:tplc="035656CC">
      <w:start w:val="1"/>
      <w:numFmt w:val="bullet"/>
      <w:lvlText w:val="§"/>
      <w:lvlJc w:val="left"/>
      <w:pPr>
        <w:ind w:left="1703" w:hanging="480"/>
      </w:pPr>
      <w:rPr>
        <w:rFonts w:ascii="Wingdings" w:hAnsi="Wingdings" w:hint="default"/>
      </w:rPr>
    </w:lvl>
    <w:lvl w:ilvl="1" w:tplc="04090003" w:tentative="1">
      <w:start w:val="1"/>
      <w:numFmt w:val="bullet"/>
      <w:lvlText w:val=""/>
      <w:lvlJc w:val="left"/>
      <w:pPr>
        <w:ind w:left="2183" w:hanging="480"/>
      </w:pPr>
      <w:rPr>
        <w:rFonts w:ascii="Wingdings" w:hAnsi="Wingdings" w:hint="default"/>
      </w:rPr>
    </w:lvl>
    <w:lvl w:ilvl="2" w:tplc="04090005" w:tentative="1">
      <w:start w:val="1"/>
      <w:numFmt w:val="bullet"/>
      <w:lvlText w:val=""/>
      <w:lvlJc w:val="left"/>
      <w:pPr>
        <w:ind w:left="2663" w:hanging="480"/>
      </w:pPr>
      <w:rPr>
        <w:rFonts w:ascii="Wingdings" w:hAnsi="Wingdings" w:hint="default"/>
      </w:rPr>
    </w:lvl>
    <w:lvl w:ilvl="3" w:tplc="04090001" w:tentative="1">
      <w:start w:val="1"/>
      <w:numFmt w:val="bullet"/>
      <w:lvlText w:val=""/>
      <w:lvlJc w:val="left"/>
      <w:pPr>
        <w:ind w:left="3143" w:hanging="480"/>
      </w:pPr>
      <w:rPr>
        <w:rFonts w:ascii="Wingdings" w:hAnsi="Wingdings" w:hint="default"/>
      </w:rPr>
    </w:lvl>
    <w:lvl w:ilvl="4" w:tplc="04090003" w:tentative="1">
      <w:start w:val="1"/>
      <w:numFmt w:val="bullet"/>
      <w:lvlText w:val=""/>
      <w:lvlJc w:val="left"/>
      <w:pPr>
        <w:ind w:left="3623" w:hanging="480"/>
      </w:pPr>
      <w:rPr>
        <w:rFonts w:ascii="Wingdings" w:hAnsi="Wingdings" w:hint="default"/>
      </w:rPr>
    </w:lvl>
    <w:lvl w:ilvl="5" w:tplc="04090005" w:tentative="1">
      <w:start w:val="1"/>
      <w:numFmt w:val="bullet"/>
      <w:lvlText w:val=""/>
      <w:lvlJc w:val="left"/>
      <w:pPr>
        <w:ind w:left="4103" w:hanging="480"/>
      </w:pPr>
      <w:rPr>
        <w:rFonts w:ascii="Wingdings" w:hAnsi="Wingdings" w:hint="default"/>
      </w:rPr>
    </w:lvl>
    <w:lvl w:ilvl="6" w:tplc="04090001" w:tentative="1">
      <w:start w:val="1"/>
      <w:numFmt w:val="bullet"/>
      <w:lvlText w:val=""/>
      <w:lvlJc w:val="left"/>
      <w:pPr>
        <w:ind w:left="4583" w:hanging="480"/>
      </w:pPr>
      <w:rPr>
        <w:rFonts w:ascii="Wingdings" w:hAnsi="Wingdings" w:hint="default"/>
      </w:rPr>
    </w:lvl>
    <w:lvl w:ilvl="7" w:tplc="04090003" w:tentative="1">
      <w:start w:val="1"/>
      <w:numFmt w:val="bullet"/>
      <w:lvlText w:val=""/>
      <w:lvlJc w:val="left"/>
      <w:pPr>
        <w:ind w:left="5063" w:hanging="480"/>
      </w:pPr>
      <w:rPr>
        <w:rFonts w:ascii="Wingdings" w:hAnsi="Wingdings" w:hint="default"/>
      </w:rPr>
    </w:lvl>
    <w:lvl w:ilvl="8" w:tplc="04090005" w:tentative="1">
      <w:start w:val="1"/>
      <w:numFmt w:val="bullet"/>
      <w:lvlText w:val=""/>
      <w:lvlJc w:val="left"/>
      <w:pPr>
        <w:ind w:left="5543" w:hanging="480"/>
      </w:pPr>
      <w:rPr>
        <w:rFonts w:ascii="Wingdings" w:hAnsi="Wingdings" w:hint="default"/>
      </w:rPr>
    </w:lvl>
  </w:abstractNum>
  <w:abstractNum w:abstractNumId="74" w15:restartNumberingAfterBreak="0">
    <w:nsid w:val="75EE0AE4"/>
    <w:multiLevelType w:val="hybridMultilevel"/>
    <w:tmpl w:val="DAB28D2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5" w15:restartNumberingAfterBreak="0">
    <w:nsid w:val="773B67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4537"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15:restartNumberingAfterBreak="0">
    <w:nsid w:val="78715282"/>
    <w:multiLevelType w:val="hybridMultilevel"/>
    <w:tmpl w:val="DF6E275A"/>
    <w:lvl w:ilvl="0" w:tplc="3190B594">
      <w:start w:val="1"/>
      <w:numFmt w:val="bullet"/>
      <w:lvlText w:val=""/>
      <w:lvlJc w:val="left"/>
      <w:pPr>
        <w:ind w:left="2465" w:hanging="480"/>
      </w:pPr>
      <w:rPr>
        <w:rFonts w:ascii="Wingdings" w:hAnsi="Wingdings" w:hint="default"/>
        <w:sz w:val="20"/>
        <w:szCs w:val="1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7" w15:restartNumberingAfterBreak="0">
    <w:nsid w:val="79A343BB"/>
    <w:multiLevelType w:val="hybridMultilevel"/>
    <w:tmpl w:val="4E0E03B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7A1B24C0"/>
    <w:multiLevelType w:val="hybridMultilevel"/>
    <w:tmpl w:val="3C3E7A5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7B8E53D3"/>
    <w:multiLevelType w:val="hybridMultilevel"/>
    <w:tmpl w:val="5BD8EDEA"/>
    <w:lvl w:ilvl="0" w:tplc="FF0E77F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80" w15:restartNumberingAfterBreak="0">
    <w:nsid w:val="7D057AD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81" w15:restartNumberingAfterBreak="0">
    <w:nsid w:val="7E6A7C3B"/>
    <w:multiLevelType w:val="hybridMultilevel"/>
    <w:tmpl w:val="4EB4B81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7E740F6D"/>
    <w:multiLevelType w:val="hybridMultilevel"/>
    <w:tmpl w:val="8D1048E8"/>
    <w:lvl w:ilvl="0" w:tplc="C1427CEA">
      <w:start w:val="9"/>
      <w:numFmt w:val="lowerLetter"/>
      <w:lvlText w:val="%1."/>
      <w:lvlJc w:val="left"/>
      <w:pPr>
        <w:ind w:left="363" w:hanging="363"/>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3" w15:restartNumberingAfterBreak="0">
    <w:nsid w:val="7F500768"/>
    <w:multiLevelType w:val="hybridMultilevel"/>
    <w:tmpl w:val="832467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3"/>
  </w:num>
  <w:num w:numId="2">
    <w:abstractNumId w:val="70"/>
  </w:num>
  <w:num w:numId="3">
    <w:abstractNumId w:val="2"/>
  </w:num>
  <w:num w:numId="4">
    <w:abstractNumId w:val="0"/>
  </w:num>
  <w:num w:numId="5">
    <w:abstractNumId w:val="15"/>
  </w:num>
  <w:num w:numId="6">
    <w:abstractNumId w:val="53"/>
  </w:num>
  <w:num w:numId="7">
    <w:abstractNumId w:val="65"/>
  </w:num>
  <w:num w:numId="8">
    <w:abstractNumId w:val="61"/>
  </w:num>
  <w:num w:numId="9">
    <w:abstractNumId w:val="18"/>
  </w:num>
  <w:num w:numId="10">
    <w:abstractNumId w:val="53"/>
  </w:num>
  <w:num w:numId="11">
    <w:abstractNumId w:val="53"/>
  </w:num>
  <w:num w:numId="12">
    <w:abstractNumId w:val="80"/>
  </w:num>
  <w:num w:numId="13">
    <w:abstractNumId w:val="36"/>
  </w:num>
  <w:num w:numId="14">
    <w:abstractNumId w:val="17"/>
  </w:num>
  <w:num w:numId="15">
    <w:abstractNumId w:val="48"/>
  </w:num>
  <w:num w:numId="1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4"/>
  </w:num>
  <w:num w:numId="19">
    <w:abstractNumId w:val="12"/>
  </w:num>
  <w:num w:numId="20">
    <w:abstractNumId w:val="10"/>
  </w:num>
  <w:num w:numId="21">
    <w:abstractNumId w:val="53"/>
  </w:num>
  <w:num w:numId="22">
    <w:abstractNumId w:val="0"/>
  </w:num>
  <w:num w:numId="23">
    <w:abstractNumId w:val="0"/>
  </w:num>
  <w:num w:numId="24">
    <w:abstractNumId w:val="0"/>
  </w:num>
  <w:num w:numId="25">
    <w:abstractNumId w:val="0"/>
  </w:num>
  <w:num w:numId="26">
    <w:abstractNumId w:val="0"/>
  </w:num>
  <w:num w:numId="27">
    <w:abstractNumId w:val="0"/>
  </w:num>
  <w:num w:numId="28">
    <w:abstractNumId w:val="40"/>
  </w:num>
  <w:num w:numId="29">
    <w:abstractNumId w:val="7"/>
  </w:num>
  <w:num w:numId="30">
    <w:abstractNumId w:val="21"/>
  </w:num>
  <w:num w:numId="31">
    <w:abstractNumId w:val="59"/>
  </w:num>
  <w:num w:numId="32">
    <w:abstractNumId w:val="81"/>
  </w:num>
  <w:num w:numId="33">
    <w:abstractNumId w:val="16"/>
  </w:num>
  <w:num w:numId="34">
    <w:abstractNumId w:val="67"/>
  </w:num>
  <w:num w:numId="35">
    <w:abstractNumId w:val="55"/>
  </w:num>
  <w:num w:numId="36">
    <w:abstractNumId w:val="23"/>
  </w:num>
  <w:num w:numId="37">
    <w:abstractNumId w:val="43"/>
  </w:num>
  <w:num w:numId="38">
    <w:abstractNumId w:val="42"/>
  </w:num>
  <w:num w:numId="39">
    <w:abstractNumId w:val="52"/>
  </w:num>
  <w:num w:numId="40">
    <w:abstractNumId w:val="8"/>
  </w:num>
  <w:num w:numId="41">
    <w:abstractNumId w:val="57"/>
  </w:num>
  <w:num w:numId="42">
    <w:abstractNumId w:val="30"/>
  </w:num>
  <w:num w:numId="43">
    <w:abstractNumId w:val="63"/>
  </w:num>
  <w:num w:numId="44">
    <w:abstractNumId w:val="46"/>
  </w:num>
  <w:num w:numId="45">
    <w:abstractNumId w:val="32"/>
  </w:num>
  <w:num w:numId="46">
    <w:abstractNumId w:val="37"/>
  </w:num>
  <w:num w:numId="47">
    <w:abstractNumId w:val="6"/>
  </w:num>
  <w:num w:numId="48">
    <w:abstractNumId w:val="29"/>
  </w:num>
  <w:num w:numId="49">
    <w:abstractNumId w:val="31"/>
  </w:num>
  <w:num w:numId="50">
    <w:abstractNumId w:val="54"/>
  </w:num>
  <w:num w:numId="51">
    <w:abstractNumId w:val="38"/>
  </w:num>
  <w:num w:numId="52">
    <w:abstractNumId w:val="66"/>
  </w:num>
  <w:num w:numId="53">
    <w:abstractNumId w:val="5"/>
  </w:num>
  <w:num w:numId="54">
    <w:abstractNumId w:val="4"/>
  </w:num>
  <w:num w:numId="55">
    <w:abstractNumId w:val="33"/>
  </w:num>
  <w:num w:numId="56">
    <w:abstractNumId w:val="50"/>
  </w:num>
  <w:num w:numId="57">
    <w:abstractNumId w:val="83"/>
  </w:num>
  <w:num w:numId="58">
    <w:abstractNumId w:val="24"/>
  </w:num>
  <w:num w:numId="59">
    <w:abstractNumId w:val="9"/>
  </w:num>
  <w:num w:numId="60">
    <w:abstractNumId w:val="78"/>
  </w:num>
  <w:num w:numId="61">
    <w:abstractNumId w:val="60"/>
  </w:num>
  <w:num w:numId="62">
    <w:abstractNumId w:val="27"/>
  </w:num>
  <w:num w:numId="63">
    <w:abstractNumId w:val="44"/>
  </w:num>
  <w:num w:numId="64">
    <w:abstractNumId w:val="71"/>
  </w:num>
  <w:num w:numId="65">
    <w:abstractNumId w:val="74"/>
  </w:num>
  <w:num w:numId="66">
    <w:abstractNumId w:val="47"/>
  </w:num>
  <w:num w:numId="67">
    <w:abstractNumId w:val="22"/>
  </w:num>
  <w:num w:numId="68">
    <w:abstractNumId w:val="20"/>
  </w:num>
  <w:num w:numId="69">
    <w:abstractNumId w:val="35"/>
  </w:num>
  <w:num w:numId="70">
    <w:abstractNumId w:val="64"/>
  </w:num>
  <w:num w:numId="71">
    <w:abstractNumId w:val="76"/>
  </w:num>
  <w:num w:numId="72">
    <w:abstractNumId w:val="25"/>
  </w:num>
  <w:num w:numId="73">
    <w:abstractNumId w:val="14"/>
  </w:num>
  <w:num w:numId="74">
    <w:abstractNumId w:val="53"/>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3"/>
    <w:lvlOverride w:ilvl="0">
      <w:startOverride w:val="1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3"/>
    <w:lvlOverride w:ilvl="0">
      <w:startOverride w:val="19"/>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3"/>
    <w:lvlOverride w:ilvl="0">
      <w:startOverride w:val="2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3"/>
    <w:lvlOverride w:ilvl="0">
      <w:startOverride w:val="2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3"/>
    <w:lvlOverride w:ilvl="0">
      <w:startOverride w:val="37"/>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3"/>
  </w:num>
  <w:num w:numId="81">
    <w:abstractNumId w:val="53"/>
  </w:num>
  <w:num w:numId="82">
    <w:abstractNumId w:val="53"/>
    <w:lvlOverride w:ilvl="0">
      <w:startOverride w:val="8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3"/>
    <w:lvlOverride w:ilvl="0">
      <w:startOverride w:val="90"/>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53"/>
    <w:lvlOverride w:ilvl="0">
      <w:startOverride w:val="97"/>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53"/>
    <w:lvlOverride w:ilvl="0">
      <w:startOverride w:val="100"/>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3"/>
    <w:lvlOverride w:ilvl="0">
      <w:startOverride w:val="103"/>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3"/>
    <w:lvlOverride w:ilvl="0">
      <w:startOverride w:val="106"/>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3"/>
    <w:lvlOverride w:ilvl="0">
      <w:startOverride w:val="109"/>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3"/>
    <w:lvlOverride w:ilvl="0">
      <w:startOverride w:val="112"/>
    </w:lvlOverride>
    <w:lvlOverride w:ilvl="1">
      <w:startOverride w:val="1"/>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53"/>
    <w:lvlOverride w:ilvl="0">
      <w:startOverride w:val="115"/>
    </w:lvlOverride>
    <w:lvlOverride w:ilvl="1">
      <w:startOverride w:val="1"/>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3"/>
    <w:lvlOverride w:ilvl="0">
      <w:startOverride w:val="118"/>
    </w:lvlOverride>
    <w:lvlOverride w:ilvl="1">
      <w:startOverride w:val="1"/>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3"/>
    <w:lvlOverride w:ilvl="0">
      <w:startOverride w:val="12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3"/>
    <w:lvlOverride w:ilvl="0">
      <w:startOverride w:val="124"/>
    </w:lvlOverride>
    <w:lvlOverride w:ilvl="1">
      <w:startOverride w:val="1"/>
    </w:lvlOverride>
    <w:lvlOverride w:ilvl="2">
      <w:startOverride w:val="1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3"/>
    <w:lvlOverride w:ilvl="0">
      <w:startOverride w:val="127"/>
    </w:lvlOverride>
    <w:lvlOverride w:ilvl="1">
      <w:startOverride w:val="1"/>
    </w:lvlOverride>
    <w:lvlOverride w:ilvl="2">
      <w:startOverride w:val="1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3"/>
    <w:lvlOverride w:ilvl="0">
      <w:startOverride w:val="130"/>
    </w:lvlOverride>
    <w:lvlOverride w:ilvl="1">
      <w:startOverride w:val="1"/>
    </w:lvlOverride>
    <w:lvlOverride w:ilvl="2">
      <w:startOverride w:val="2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lvlOverride w:ilvl="0">
      <w:startOverride w:val="133"/>
    </w:lvlOverride>
    <w:lvlOverride w:ilvl="1">
      <w:startOverride w:val="1"/>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3"/>
    <w:lvlOverride w:ilvl="0">
      <w:startOverride w:val="136"/>
    </w:lvlOverride>
    <w:lvlOverride w:ilvl="1">
      <w:startOverride w:val="1"/>
    </w:lvlOverride>
    <w:lvlOverride w:ilvl="2">
      <w:startOverride w:val="2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3"/>
    <w:lvlOverride w:ilvl="0">
      <w:startOverride w:val="139"/>
    </w:lvlOverride>
    <w:lvlOverride w:ilvl="1">
      <w:startOverride w:val="1"/>
    </w:lvlOverride>
    <w:lvlOverride w:ilvl="2">
      <w:startOverride w:val="2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3"/>
    <w:lvlOverride w:ilvl="0">
      <w:startOverride w:val="142"/>
    </w:lvlOverride>
    <w:lvlOverride w:ilvl="1">
      <w:startOverride w:val="1"/>
    </w:lvlOverride>
    <w:lvlOverride w:ilvl="2">
      <w:startOverride w:val="2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3"/>
    <w:lvlOverride w:ilvl="0">
      <w:startOverride w:val="145"/>
    </w:lvlOverride>
    <w:lvlOverride w:ilvl="1">
      <w:startOverride w:val="1"/>
    </w:lvlOverride>
    <w:lvlOverride w:ilvl="2">
      <w:startOverride w:val="2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3"/>
    <w:lvlOverride w:ilvl="0">
      <w:startOverride w:val="148"/>
    </w:lvlOverride>
    <w:lvlOverride w:ilvl="1">
      <w:startOverride w:val="1"/>
    </w:lvlOverride>
    <w:lvlOverride w:ilvl="2">
      <w:startOverride w:val="2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3"/>
    <w:lvlOverride w:ilvl="0">
      <w:startOverride w:val="151"/>
    </w:lvlOverride>
    <w:lvlOverride w:ilvl="1">
      <w:startOverride w:val="1"/>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3"/>
    <w:lvlOverride w:ilvl="0">
      <w:startOverride w:val="154"/>
    </w:lvlOverride>
    <w:lvlOverride w:ilvl="1">
      <w:startOverride w:val="1"/>
    </w:lvlOverride>
    <w:lvlOverride w:ilvl="2">
      <w:startOverride w:val="2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3"/>
    <w:lvlOverride w:ilvl="0">
      <w:startOverride w:val="157"/>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3"/>
    <w:lvlOverride w:ilvl="0">
      <w:startOverride w:val="160"/>
    </w:lvlOverride>
    <w:lvlOverride w:ilvl="1">
      <w:startOverride w:val="1"/>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3"/>
    <w:lvlOverride w:ilvl="0">
      <w:startOverride w:val="163"/>
    </w:lvlOverride>
    <w:lvlOverride w:ilvl="1">
      <w:startOverride w:val="1"/>
    </w:lvlOverride>
    <w:lvlOverride w:ilvl="2">
      <w:startOverride w:val="3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3"/>
    <w:lvlOverride w:ilvl="0">
      <w:startOverride w:val="166"/>
    </w:lvlOverride>
    <w:lvlOverride w:ilvl="1">
      <w:startOverride w:val="1"/>
    </w:lvlOverride>
    <w:lvlOverride w:ilvl="2">
      <w:startOverride w:val="3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3"/>
    <w:lvlOverride w:ilvl="0">
      <w:startOverride w:val="169"/>
    </w:lvlOverride>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3"/>
    <w:lvlOverride w:ilvl="0">
      <w:startOverride w:val="172"/>
    </w:lvlOverride>
    <w:lvlOverride w:ilvl="1">
      <w:startOverride w:val="1"/>
    </w:lvlOverride>
    <w:lvlOverride w:ilvl="2">
      <w:startOverride w:val="3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3"/>
    <w:lvlOverride w:ilvl="0">
      <w:startOverride w:val="175"/>
    </w:lvlOverride>
    <w:lvlOverride w:ilvl="1">
      <w:startOverride w:val="1"/>
    </w:lvlOverride>
    <w:lvlOverride w:ilvl="2">
      <w:startOverride w:val="3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53"/>
    <w:lvlOverride w:ilvl="0">
      <w:startOverride w:val="178"/>
    </w:lvlOverride>
    <w:lvlOverride w:ilvl="1">
      <w:startOverride w:val="1"/>
    </w:lvlOverride>
    <w:lvlOverride w:ilvl="2">
      <w:startOverride w:val="3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3"/>
    <w:lvlOverride w:ilvl="0">
      <w:startOverride w:val="181"/>
    </w:lvlOverride>
    <w:lvlOverride w:ilvl="1">
      <w:startOverride w:val="1"/>
    </w:lvlOverride>
    <w:lvlOverride w:ilvl="2">
      <w:startOverride w:val="3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3"/>
    <w:lvlOverride w:ilvl="0">
      <w:startOverride w:val="184"/>
    </w:lvlOverride>
    <w:lvlOverride w:ilvl="1">
      <w:startOverride w:val="1"/>
    </w:lvlOverride>
    <w:lvlOverride w:ilvl="2">
      <w:startOverride w:val="3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3"/>
    <w:lvlOverride w:ilvl="0">
      <w:startOverride w:val="187"/>
    </w:lvlOverride>
    <w:lvlOverride w:ilvl="1">
      <w:startOverride w:val="1"/>
    </w:lvlOverride>
    <w:lvlOverride w:ilvl="2">
      <w:startOverride w:val="3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3"/>
    <w:lvlOverride w:ilvl="0">
      <w:startOverride w:val="190"/>
    </w:lvlOverride>
    <w:lvlOverride w:ilvl="1">
      <w:startOverride w:val="1"/>
    </w:lvlOverride>
    <w:lvlOverride w:ilvl="2">
      <w:startOverride w:val="4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3"/>
    <w:lvlOverride w:ilvl="0">
      <w:startOverride w:val="193"/>
    </w:lvlOverride>
    <w:lvlOverride w:ilvl="1">
      <w:startOverride w:val="1"/>
    </w:lvlOverride>
    <w:lvlOverride w:ilvl="2">
      <w:startOverride w:val="4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3"/>
    <w:lvlOverride w:ilvl="0">
      <w:startOverride w:val="196"/>
    </w:lvlOverride>
    <w:lvlOverride w:ilvl="1">
      <w:startOverride w:val="1"/>
    </w:lvlOverride>
    <w:lvlOverride w:ilvl="2">
      <w:startOverride w:val="4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3"/>
    <w:lvlOverride w:ilvl="0">
      <w:startOverride w:val="199"/>
    </w:lvlOverride>
    <w:lvlOverride w:ilvl="1">
      <w:startOverride w:val="1"/>
    </w:lvlOverride>
    <w:lvlOverride w:ilvl="2">
      <w:startOverride w:val="4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3"/>
    <w:lvlOverride w:ilvl="0">
      <w:startOverride w:val="202"/>
    </w:lvlOverride>
    <w:lvlOverride w:ilvl="1">
      <w:startOverride w:val="1"/>
    </w:lvlOverride>
    <w:lvlOverride w:ilvl="2">
      <w:startOverride w:val="4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3"/>
    <w:lvlOverride w:ilvl="0">
      <w:startOverride w:val="205"/>
    </w:lvlOverride>
    <w:lvlOverride w:ilvl="1">
      <w:startOverride w:val="1"/>
    </w:lvlOverride>
    <w:lvlOverride w:ilvl="2">
      <w:startOverride w:val="4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3"/>
    <w:lvlOverride w:ilvl="0">
      <w:startOverride w:val="208"/>
    </w:lvlOverride>
    <w:lvlOverride w:ilvl="1">
      <w:startOverride w:val="1"/>
    </w:lvlOverride>
    <w:lvlOverride w:ilvl="2">
      <w:startOverride w:val="4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3"/>
    <w:lvlOverride w:ilvl="0">
      <w:startOverride w:val="211"/>
    </w:lvlOverride>
    <w:lvlOverride w:ilvl="1">
      <w:startOverride w:val="1"/>
    </w:lvlOverride>
    <w:lvlOverride w:ilvl="2">
      <w:startOverride w:val="4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3"/>
    <w:lvlOverride w:ilvl="0">
      <w:startOverride w:val="214"/>
    </w:lvlOverride>
    <w:lvlOverride w:ilvl="1">
      <w:startOverride w:val="1"/>
    </w:lvlOverride>
    <w:lvlOverride w:ilvl="2">
      <w:startOverride w:val="4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3"/>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3"/>
  </w:num>
  <w:num w:numId="126">
    <w:abstractNumId w:val="51"/>
  </w:num>
  <w:num w:numId="127">
    <w:abstractNumId w:val="53"/>
  </w:num>
  <w:num w:numId="128">
    <w:abstractNumId w:val="53"/>
  </w:num>
  <w:num w:numId="129">
    <w:abstractNumId w:val="53"/>
  </w:num>
  <w:num w:numId="130">
    <w:abstractNumId w:val="53"/>
  </w:num>
  <w:num w:numId="131">
    <w:abstractNumId w:val="53"/>
  </w:num>
  <w:num w:numId="132">
    <w:abstractNumId w:val="53"/>
  </w:num>
  <w:num w:numId="133">
    <w:abstractNumId w:val="53"/>
  </w:num>
  <w:num w:numId="134">
    <w:abstractNumId w:val="53"/>
  </w:num>
  <w:num w:numId="135">
    <w:abstractNumId w:val="53"/>
  </w:num>
  <w:num w:numId="136">
    <w:abstractNumId w:val="69"/>
  </w:num>
  <w:num w:numId="137">
    <w:abstractNumId w:val="62"/>
  </w:num>
  <w:num w:numId="138">
    <w:abstractNumId w:val="19"/>
  </w:num>
  <w:num w:numId="139">
    <w:abstractNumId w:val="26"/>
  </w:num>
  <w:num w:numId="140">
    <w:abstractNumId w:val="56"/>
  </w:num>
  <w:num w:numId="141">
    <w:abstractNumId w:val="73"/>
  </w:num>
  <w:num w:numId="142">
    <w:abstractNumId w:val="28"/>
  </w:num>
  <w:num w:numId="1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3"/>
  </w:num>
  <w:num w:numId="145">
    <w:abstractNumId w:val="49"/>
  </w:num>
  <w:num w:numId="146">
    <w:abstractNumId w:val="41"/>
  </w:num>
  <w:num w:numId="147">
    <w:abstractNumId w:val="79"/>
  </w:num>
  <w:num w:numId="148">
    <w:abstractNumId w:val="82"/>
  </w:num>
  <w:num w:numId="149">
    <w:abstractNumId w:val="68"/>
  </w:num>
  <w:num w:numId="150">
    <w:abstractNumId w:val="58"/>
  </w:num>
  <w:num w:numId="151">
    <w:abstractNumId w:val="45"/>
  </w:num>
  <w:num w:numId="152">
    <w:abstractNumId w:val="1"/>
  </w:num>
  <w:num w:numId="153">
    <w:abstractNumId w:val="75"/>
  </w:num>
  <w:num w:numId="154">
    <w:abstractNumId w:val="77"/>
  </w:num>
  <w:num w:numId="155">
    <w:abstractNumId w:val="72"/>
  </w:num>
  <w:num w:numId="156">
    <w:abstractNumId w:val="11"/>
  </w:num>
  <w:num w:numId="157">
    <w:abstractNumId w:val="39"/>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1">
    <w15:presenceInfo w15:providerId="None" w15:userId="st1"/>
  </w15:person>
  <w15:person w15:author="黃梓峻">
    <w15:presenceInfo w15:providerId="None" w15:userId="黃梓峻"/>
  </w15:person>
  <w15:person w15:author="Jumpy">
    <w15:presenceInfo w15:providerId="None" w15:userId="Jump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2F70"/>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3C93"/>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12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5"/>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paragraph" w:customStyle="1" w:styleId="13">
    <w:name w:val="純文字1"/>
    <w:basedOn w:val="a0"/>
    <w:rsid w:val="00F63C93"/>
    <w:rPr>
      <w:rFonts w:eastAsia="標楷體"/>
    </w:rPr>
  </w:style>
  <w:style w:type="paragraph" w:styleId="14">
    <w:name w:val="index 1"/>
    <w:basedOn w:val="a0"/>
    <w:next w:val="a0"/>
    <w:autoRedefine/>
    <w:semiHidden/>
    <w:rsid w:val="00F63C93"/>
    <w:pPr>
      <w:ind w:firstLineChars="100" w:firstLine="160"/>
    </w:pPr>
    <w:rPr>
      <w:position w:val="20"/>
      <w:sz w:val="16"/>
    </w:rPr>
  </w:style>
  <w:style w:type="paragraph" w:customStyle="1" w:styleId="Default">
    <w:name w:val="Default"/>
    <w:rsid w:val="00F63C93"/>
    <w:pPr>
      <w:widowControl w:val="0"/>
      <w:autoSpaceDE w:val="0"/>
      <w:autoSpaceDN w:val="0"/>
      <w:adjustRightInd w:val="0"/>
    </w:pPr>
    <w:rPr>
      <w:color w:val="000000"/>
      <w:sz w:val="24"/>
      <w:szCs w:val="24"/>
    </w:rPr>
  </w:style>
  <w:style w:type="character" w:customStyle="1" w:styleId="apple-converted-space">
    <w:name w:val="apple-converted-space"/>
    <w:rsid w:val="00F63C93"/>
  </w:style>
  <w:style w:type="paragraph" w:customStyle="1" w:styleId="43">
    <w:name w:val="樣式4"/>
    <w:basedOn w:val="a0"/>
    <w:link w:val="44"/>
    <w:qFormat/>
    <w:rsid w:val="00F63C93"/>
    <w:pPr>
      <w:spacing w:line="360" w:lineRule="exact"/>
      <w:ind w:leftChars="300" w:left="720" w:hangingChars="95" w:hanging="95"/>
    </w:pPr>
    <w:rPr>
      <w:rFonts w:eastAsia="標楷體"/>
      <w:color w:val="000000"/>
    </w:rPr>
  </w:style>
  <w:style w:type="character" w:customStyle="1" w:styleId="44">
    <w:name w:val="樣式4 字元"/>
    <w:link w:val="43"/>
    <w:rsid w:val="00F63C93"/>
    <w:rPr>
      <w:rFonts w:eastAsia="標楷體"/>
      <w:color w:val="000000"/>
      <w:kern w:val="2"/>
      <w:sz w:val="24"/>
      <w:szCs w:val="24"/>
    </w:rPr>
  </w:style>
  <w:style w:type="paragraph" w:customStyle="1" w:styleId="9TEXT">
    <w:name w:val="標題9.TEXT"/>
    <w:basedOn w:val="a0"/>
    <w:rsid w:val="00F63C93"/>
    <w:pPr>
      <w:adjustRightInd w:val="0"/>
      <w:snapToGrid w:val="0"/>
      <w:spacing w:before="40" w:after="40"/>
      <w:ind w:left="2198"/>
      <w:textAlignment w:val="baseline"/>
    </w:pPr>
    <w:rPr>
      <w:rFonts w:eastAsia="標楷體"/>
      <w:noProof/>
      <w:kern w:val="0"/>
      <w:szCs w:val="20"/>
    </w:rPr>
  </w:style>
  <w:style w:type="paragraph" w:customStyle="1" w:styleId="15">
    <w:name w:val="樣式1"/>
    <w:basedOn w:val="a0"/>
    <w:qFormat/>
    <w:rsid w:val="00F63C93"/>
    <w:pPr>
      <w:ind w:left="622" w:hanging="480"/>
    </w:pPr>
    <w:rPr>
      <w:rFonts w:ascii="標楷體" w:eastAsia="標楷體" w:hAnsi="標楷體"/>
      <w:sz w:val="26"/>
    </w:rPr>
  </w:style>
  <w:style w:type="character" w:styleId="aff2">
    <w:name w:val="Placeholder Text"/>
    <w:basedOn w:val="a1"/>
    <w:uiPriority w:val="99"/>
    <w:semiHidden/>
    <w:rsid w:val="00F63C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Props1.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F19FB8-4D00-4BF9-B587-75E8F7AE69A9}">
  <ds:schemaRefs>
    <ds:schemaRef ds:uri="http://schemas.openxmlformats.org/officeDocument/2006/bibliography"/>
  </ds:schemaRefs>
</ds:datastoreItem>
</file>

<file path=customXml/itemProps4.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5.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6.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43</Pages>
  <Words>2995</Words>
  <Characters>17073</Characters>
  <Application>Microsoft Office Word</Application>
  <DocSecurity>0</DocSecurity>
  <Lines>142</Lines>
  <Paragraphs>40</Paragraphs>
  <ScaleCrop>false</ScaleCrop>
  <Company>Microsoft</Company>
  <LinksUpToDate>false</LinksUpToDate>
  <CharactersWithSpaces>20028</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黃梓峻</cp:lastModifiedBy>
  <cp:revision>6</cp:revision>
  <cp:lastPrinted>2014-10-29T13:57:00Z</cp:lastPrinted>
  <dcterms:created xsi:type="dcterms:W3CDTF">2021-06-18T01:28:00Z</dcterms:created>
  <dcterms:modified xsi:type="dcterms:W3CDTF">2021-07-12T01:32:00Z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