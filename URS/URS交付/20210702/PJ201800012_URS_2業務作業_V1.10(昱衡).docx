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52AEB" w14:textId="77777777" w:rsidR="0055023D" w:rsidRPr="000F369F" w:rsidRDefault="0055023D" w:rsidP="00216852">
      <w:pPr>
        <w:pStyle w:val="5"/>
      </w:pPr>
      <w:bookmarkStart w:id="0" w:name="_GoBack"/>
      <w:bookmarkEnd w:id="0"/>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7C74CC4F"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A10F71">
              <w:rPr>
                <w:rFonts w:ascii="標楷體" w:hAnsi="標楷體"/>
              </w:rPr>
              <w:t>1</w:t>
            </w:r>
            <w:r w:rsidR="00952CCB">
              <w:rPr>
                <w:rFonts w:ascii="標楷體" w:hAnsi="標楷體" w:hint="eastAsia"/>
              </w:rPr>
              <w:t>0</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BXnT5OdAgAAFgUAAA4AAAAAAAAAAAAAAAAALgIAAGRy&#10;cy9lMm9Eb2MueG1sUEsBAi0AFAAGAAgAAAAhAFNEQWjgAAAADQEAAA8AAAAAAAAAAAAAAAAA9wQA&#10;AGRycy9kb3ducmV2LnhtbFBLBQYAAAAABAAEAPMAAAAEBg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iVWh/J8CAAAdBQAADgAAAAAAAAAAAAAAAAAuAgAA&#10;ZHJzL2Uyb0RvYy54bWxQSwECLQAUAAYACAAAACEAU0RBaOAAAAANAQAADwAAAAAAAAAAAAAAAAD5&#10;BAAAZHJzL2Rvd25yZXYueG1sUEsFBgAAAAAEAAQA8wAAAAYGA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KXVqQegAgAAHQUAAA4AAAAAAAAAAAAAAAAALgIA&#10;AGRycy9lMm9Eb2MueG1sUEsBAi0AFAAGAAgAAAAhAFNEQWjgAAAADQEAAA8AAAAAAAAAAAAAAAAA&#10;+gQAAGRycy9kb3ducmV2LnhtbFBLBQYAAAAABAAEAPMAAAAHBg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A10F71" w14:paraId="0AEE2567" w14:textId="77777777" w:rsidTr="00952CCB">
        <w:tc>
          <w:tcPr>
            <w:tcW w:w="1108" w:type="dxa"/>
            <w:vAlign w:val="center"/>
          </w:tcPr>
          <w:p w14:paraId="1F040654" w14:textId="49953B2C" w:rsidR="00A10F71" w:rsidRPr="00712D5C" w:rsidRDefault="00A10F71" w:rsidP="00A10F71">
            <w:pPr>
              <w:pStyle w:val="11"/>
            </w:pPr>
            <w:r>
              <w:rPr>
                <w:rFonts w:ascii="標楷體" w:hAnsi="標楷體" w:hint="eastAsia"/>
              </w:rPr>
              <w:t>V1.10</w:t>
            </w:r>
          </w:p>
        </w:tc>
        <w:tc>
          <w:tcPr>
            <w:tcW w:w="1614" w:type="dxa"/>
            <w:vAlign w:val="center"/>
          </w:tcPr>
          <w:p w14:paraId="787379C9" w14:textId="7D0BEF22" w:rsidR="00A10F71" w:rsidRPr="00712D5C" w:rsidRDefault="00A10F71" w:rsidP="00A10F71">
            <w:pPr>
              <w:pStyle w:val="11"/>
            </w:pPr>
            <w:r>
              <w:rPr>
                <w:rFonts w:ascii="標楷體" w:hAnsi="標楷體" w:hint="eastAsia"/>
              </w:rPr>
              <w:t>2</w:t>
            </w:r>
            <w:r>
              <w:rPr>
                <w:rFonts w:ascii="標楷體" w:hAnsi="標楷體"/>
              </w:rPr>
              <w:t>021/</w:t>
            </w:r>
            <w:r>
              <w:rPr>
                <w:rFonts w:ascii="標楷體" w:hAnsi="標楷體" w:hint="eastAsia"/>
              </w:rPr>
              <w:t>7</w:t>
            </w:r>
            <w:r>
              <w:rPr>
                <w:rFonts w:ascii="標楷體" w:hAnsi="標楷體"/>
              </w:rPr>
              <w:t>/</w:t>
            </w:r>
            <w:r>
              <w:rPr>
                <w:rFonts w:ascii="標楷體" w:hAnsi="標楷體" w:hint="eastAsia"/>
              </w:rPr>
              <w:t>2</w:t>
            </w:r>
          </w:p>
        </w:tc>
        <w:tc>
          <w:tcPr>
            <w:tcW w:w="3786" w:type="dxa"/>
            <w:vAlign w:val="center"/>
          </w:tcPr>
          <w:p w14:paraId="4DE1D79F" w14:textId="77777777" w:rsidR="00A10F71" w:rsidRDefault="00A10F71" w:rsidP="00A10F71">
            <w:pPr>
              <w:pStyle w:val="11"/>
              <w:rPr>
                <w:rFonts w:ascii="標楷體" w:hAnsi="標楷體"/>
              </w:rPr>
            </w:pPr>
            <w:r>
              <w:rPr>
                <w:rFonts w:ascii="標楷體" w:hAnsi="標楷體" w:hint="eastAsia"/>
                <w:lang w:eastAsia="zh-HK"/>
              </w:rPr>
              <w:t>交付</w:t>
            </w:r>
            <w:r>
              <w:rPr>
                <w:rFonts w:ascii="標楷體" w:hAnsi="標楷體" w:hint="eastAsia"/>
              </w:rPr>
              <w:t>URS</w:t>
            </w:r>
          </w:p>
          <w:p w14:paraId="6C19DABB" w14:textId="77777777" w:rsidR="00A10F71" w:rsidRDefault="00A10F71" w:rsidP="00A10F71">
            <w:pPr>
              <w:pStyle w:val="11"/>
              <w:ind w:left="0"/>
              <w:rPr>
                <w:rFonts w:ascii="標楷體" w:hAnsi="標楷體"/>
              </w:rPr>
            </w:pPr>
            <w:r>
              <w:rPr>
                <w:rFonts w:ascii="標楷體" w:hAnsi="標楷體"/>
              </w:rPr>
              <w:t>L</w:t>
            </w:r>
            <w:proofErr w:type="gramStart"/>
            <w:r>
              <w:rPr>
                <w:rFonts w:ascii="標楷體" w:hAnsi="標楷體"/>
              </w:rPr>
              <w:t>2078</w:t>
            </w:r>
            <w:r w:rsidRPr="00192FEC">
              <w:rPr>
                <w:rFonts w:ascii="標楷體" w:hAnsi="標楷體"/>
              </w:rPr>
              <w:t>,</w:t>
            </w:r>
            <w:r>
              <w:rPr>
                <w:rFonts w:ascii="標楷體" w:hAnsi="標楷體"/>
              </w:rPr>
              <w:t>L</w:t>
            </w:r>
            <w:proofErr w:type="gramEnd"/>
            <w:r>
              <w:rPr>
                <w:rFonts w:ascii="標楷體" w:hAnsi="標楷體"/>
              </w:rPr>
              <w:t>2601</w:t>
            </w:r>
            <w:r w:rsidRPr="00192FEC">
              <w:rPr>
                <w:rFonts w:ascii="標楷體" w:hAnsi="標楷體"/>
              </w:rPr>
              <w:t>,</w:t>
            </w:r>
            <w:r>
              <w:rPr>
                <w:rFonts w:ascii="標楷體" w:hAnsi="標楷體"/>
              </w:rPr>
              <w:t>L2602</w:t>
            </w:r>
            <w:r w:rsidRPr="00192FEC">
              <w:rPr>
                <w:rFonts w:ascii="標楷體" w:hAnsi="標楷體"/>
              </w:rPr>
              <w:t>,</w:t>
            </w:r>
            <w:r>
              <w:rPr>
                <w:rFonts w:ascii="標楷體" w:hAnsi="標楷體"/>
              </w:rPr>
              <w:t>L2941</w:t>
            </w:r>
            <w:r w:rsidRPr="00192FEC">
              <w:rPr>
                <w:rFonts w:ascii="標楷體" w:hAnsi="標楷體"/>
              </w:rPr>
              <w:t>,</w:t>
            </w:r>
            <w:r>
              <w:rPr>
                <w:rFonts w:ascii="標楷體" w:hAnsi="標楷體"/>
              </w:rPr>
              <w:t>L2942</w:t>
            </w:r>
          </w:p>
          <w:p w14:paraId="011419D8" w14:textId="36E92E52" w:rsidR="00A10F71" w:rsidRPr="00712D5C" w:rsidRDefault="00A10F71" w:rsidP="00A10F71">
            <w:pPr>
              <w:pStyle w:val="11"/>
            </w:pPr>
            <w:r>
              <w:rPr>
                <w:rFonts w:ascii="標楷體" w:hAnsi="標楷體"/>
              </w:rPr>
              <w:t>L2603</w:t>
            </w:r>
            <w:r w:rsidRPr="00192FEC">
              <w:rPr>
                <w:rFonts w:ascii="標楷體" w:hAnsi="標楷體"/>
              </w:rPr>
              <w:t>,</w:t>
            </w:r>
            <w:r>
              <w:rPr>
                <w:rFonts w:ascii="標楷體" w:hAnsi="標楷體"/>
              </w:rPr>
              <w:t>L2605</w:t>
            </w:r>
            <w:r w:rsidRPr="00192FEC">
              <w:rPr>
                <w:rFonts w:ascii="標楷體" w:hAnsi="標楷體"/>
              </w:rPr>
              <w:t>,</w:t>
            </w:r>
            <w:r>
              <w:rPr>
                <w:rFonts w:ascii="標楷體" w:hAnsi="標楷體"/>
              </w:rPr>
              <w:t>L2613</w:t>
            </w:r>
            <w:r w:rsidRPr="00192FEC">
              <w:rPr>
                <w:rFonts w:ascii="標楷體" w:hAnsi="標楷體"/>
              </w:rPr>
              <w:t>,</w:t>
            </w:r>
            <w:r>
              <w:rPr>
                <w:rFonts w:ascii="標楷體" w:hAnsi="標楷體"/>
              </w:rPr>
              <w:t>L2614</w:t>
            </w:r>
          </w:p>
        </w:tc>
        <w:tc>
          <w:tcPr>
            <w:tcW w:w="1140" w:type="dxa"/>
            <w:vAlign w:val="center"/>
          </w:tcPr>
          <w:p w14:paraId="7B3036D3" w14:textId="2AA2D954" w:rsidR="00A10F71" w:rsidRPr="00712D5C" w:rsidRDefault="00A10F71" w:rsidP="00A10F71">
            <w:pPr>
              <w:pStyle w:val="11"/>
            </w:pPr>
            <w:r>
              <w:rPr>
                <w:rFonts w:ascii="標楷體" w:hAnsi="標楷體" w:hint="eastAsia"/>
                <w:lang w:eastAsia="zh-HK"/>
              </w:rPr>
              <w:t>陳昱衡</w:t>
            </w:r>
          </w:p>
        </w:tc>
        <w:tc>
          <w:tcPr>
            <w:tcW w:w="1140" w:type="dxa"/>
          </w:tcPr>
          <w:p w14:paraId="03B4482D" w14:textId="77777777" w:rsidR="00A10F71" w:rsidRPr="00F43B86" w:rsidRDefault="00A10F71" w:rsidP="00A10F71">
            <w:pPr>
              <w:pStyle w:val="11"/>
            </w:pPr>
          </w:p>
        </w:tc>
        <w:tc>
          <w:tcPr>
            <w:tcW w:w="1440" w:type="dxa"/>
          </w:tcPr>
          <w:p w14:paraId="3641873E" w14:textId="77777777" w:rsidR="00A10F71" w:rsidRPr="00F43B86" w:rsidRDefault="00A10F71" w:rsidP="00A10F71">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E55D0A">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E55D0A">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E55D0A">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E55D0A">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E55D0A">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E55D0A">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E55D0A">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E55D0A">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E55D0A">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E55D0A">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E55D0A">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E55D0A">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1" w:name="_Toc30177080"/>
      <w:r w:rsidRPr="00B830D9">
        <w:rPr>
          <w:rFonts w:ascii="標楷體" w:hAnsi="標楷體"/>
          <w:sz w:val="32"/>
          <w:szCs w:val="32"/>
        </w:rPr>
        <w:t>第1章</w:t>
      </w:r>
      <w:r w:rsidRPr="00B830D9">
        <w:rPr>
          <w:rFonts w:ascii="標楷體" w:hAnsi="標楷體"/>
          <w:szCs w:val="36"/>
        </w:rPr>
        <w:t xml:space="preserve"> 概述</w:t>
      </w:r>
      <w:bookmarkEnd w:id="1"/>
    </w:p>
    <w:p w14:paraId="3030BA76" w14:textId="77777777" w:rsidR="0011788D" w:rsidRPr="00B830D9" w:rsidRDefault="0011788D" w:rsidP="0011788D">
      <w:pPr>
        <w:pStyle w:val="20"/>
        <w:keepNext w:val="0"/>
        <w:rPr>
          <w:rFonts w:ascii="標楷體" w:hAnsi="標楷體"/>
        </w:rPr>
      </w:pPr>
      <w:bookmarkStart w:id="2"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2"/>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3" w:name="_Toc161455623"/>
      <w:bookmarkStart w:id="4"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3"/>
      <w:bookmarkEnd w:id="4"/>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5" w:name="_Toc30177083"/>
      <w:r w:rsidRPr="00B830D9">
        <w:rPr>
          <w:rFonts w:ascii="標楷體" w:hAnsi="標楷體"/>
        </w:rPr>
        <w:t>1.3</w:t>
      </w:r>
      <w:r w:rsidR="00716905" w:rsidRPr="00B830D9">
        <w:rPr>
          <w:rFonts w:ascii="標楷體" w:hAnsi="標楷體" w:hint="eastAsia"/>
        </w:rPr>
        <w:t xml:space="preserve">    </w:t>
      </w:r>
      <w:r w:rsidRPr="00B830D9">
        <w:rPr>
          <w:rFonts w:ascii="標楷體" w:hAnsi="標楷體"/>
        </w:rPr>
        <w:t>系統範圍</w:t>
      </w:r>
      <w:bookmarkEnd w:id="5"/>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745141"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6" w:name="_Toc30177084"/>
      <w:r w:rsidRPr="00B830D9">
        <w:rPr>
          <w:rFonts w:ascii="標楷體" w:hAnsi="標楷體"/>
          <w:sz w:val="32"/>
          <w:szCs w:val="32"/>
        </w:rPr>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6"/>
    </w:p>
    <w:p w14:paraId="08D31306" w14:textId="77777777" w:rsidR="00FD0BA6" w:rsidRDefault="00FD0BA6" w:rsidP="00B90905">
      <w:pPr>
        <w:pStyle w:val="20"/>
        <w:keepNext w:val="0"/>
        <w:spacing w:before="0" w:after="240" w:line="360" w:lineRule="auto"/>
        <w:rPr>
          <w:rFonts w:ascii="標楷體" w:hAnsi="標楷體"/>
        </w:rPr>
      </w:pPr>
      <w:bookmarkStart w:id="7"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7"/>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8"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8"/>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9" w:name="_Toc30177087"/>
      <w:r w:rsidRPr="00B830D9">
        <w:rPr>
          <w:rFonts w:ascii="標楷體" w:hAnsi="標楷體"/>
          <w:sz w:val="32"/>
          <w:szCs w:val="32"/>
        </w:rPr>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9"/>
    </w:p>
    <w:p w14:paraId="0CD87B35" w14:textId="77777777" w:rsidR="00FD0BA6" w:rsidRPr="00B830D9" w:rsidRDefault="00716905" w:rsidP="00682F64">
      <w:pPr>
        <w:pStyle w:val="20"/>
        <w:keepNext w:val="0"/>
        <w:spacing w:before="0"/>
        <w:rPr>
          <w:rFonts w:ascii="標楷體" w:hAnsi="標楷體"/>
        </w:rPr>
      </w:pPr>
      <w:bookmarkStart w:id="10"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10"/>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6D9FA288" w:rsidR="00645DC6" w:rsidRDefault="00716905" w:rsidP="006F6710">
      <w:pPr>
        <w:pStyle w:val="20"/>
        <w:keepNext w:val="0"/>
        <w:rPr>
          <w:rFonts w:ascii="標楷體" w:hAnsi="標楷體"/>
        </w:rPr>
      </w:pPr>
      <w:bookmarkStart w:id="11" w:name="_Toc30177089"/>
      <w:r w:rsidRPr="00B830D9">
        <w:rPr>
          <w:rFonts w:ascii="標楷體" w:hAnsi="標楷體"/>
        </w:rPr>
        <w:t>3.2</w:t>
      </w:r>
      <w:r w:rsidRPr="00B830D9">
        <w:rPr>
          <w:rFonts w:ascii="標楷體" w:hAnsi="標楷體" w:hint="eastAsia"/>
        </w:rPr>
        <w:t xml:space="preserve">    </w:t>
      </w:r>
      <w:r w:rsidR="00FD0BA6" w:rsidRPr="00B830D9">
        <w:rPr>
          <w:rFonts w:ascii="標楷體" w:hAnsi="標楷體"/>
        </w:rPr>
        <w:t>系統功能說明</w:t>
      </w:r>
      <w:bookmarkEnd w:id="11"/>
    </w:p>
    <w:p w14:paraId="202B2907" w14:textId="77777777" w:rsidR="00A10F71" w:rsidRPr="00A10F71" w:rsidRDefault="00A10F71" w:rsidP="00A10F71"/>
    <w:bookmarkStart w:id="12" w:name="_Toc30177090"/>
    <w:p w14:paraId="1A1405F2" w14:textId="77777777" w:rsidR="00A10F71" w:rsidRPr="00291505" w:rsidRDefault="00A10F71" w:rsidP="00A10F71">
      <w:pPr>
        <w:pStyle w:val="60"/>
        <w:pageBreakBefore/>
        <w:numPr>
          <w:ilvl w:val="5"/>
          <w:numId w:val="137"/>
        </w:numPr>
        <w:tabs>
          <w:tab w:val="clear" w:pos="1200"/>
        </w:tabs>
        <w:ind w:left="480"/>
        <w:rPr>
          <w:rFonts w:ascii="標楷體" w:hAnsi="標楷體"/>
        </w:rPr>
      </w:pPr>
      <w:r w:rsidRPr="00291505">
        <w:rPr>
          <w:rFonts w:ascii="標楷體" w:hAnsi="標楷體"/>
        </w:rPr>
        <w:fldChar w:fldCharType="begin"/>
      </w:r>
      <w:r w:rsidRPr="00291505">
        <w:rPr>
          <w:rFonts w:ascii="標楷體" w:hAnsi="標楷體"/>
        </w:rPr>
        <w:instrText xml:space="preserve"> HYPERLINK  \l "</w:instrText>
      </w:r>
      <w:r w:rsidRPr="00291505">
        <w:rPr>
          <w:rFonts w:ascii="標楷體" w:hAnsi="標楷體" w:hint="eastAsia"/>
        </w:rPr>
        <w:instrText>_法拍費用流程</w:instrText>
      </w:r>
      <w:r w:rsidRPr="00291505">
        <w:rPr>
          <w:rFonts w:ascii="標楷體" w:hAnsi="標楷體"/>
        </w:rPr>
        <w:instrText xml:space="preserve">" </w:instrText>
      </w:r>
      <w:r w:rsidRPr="00291505">
        <w:rPr>
          <w:rFonts w:ascii="標楷體" w:hAnsi="標楷體"/>
        </w:rPr>
        <w:fldChar w:fldCharType="separate"/>
      </w:r>
      <w:r w:rsidRPr="00291505">
        <w:rPr>
          <w:rStyle w:val="a7"/>
          <w:rFonts w:ascii="標楷體" w:hAnsi="標楷體" w:hint="eastAsia"/>
        </w:rPr>
        <w:t>L2078法拍費用明細資料查詢</w:t>
      </w:r>
      <w:r w:rsidRPr="00291505">
        <w:rPr>
          <w:rFonts w:ascii="標楷體" w:hAnsi="標楷體"/>
        </w:rPr>
        <w:fldChar w:fldCharType="end"/>
      </w:r>
    </w:p>
    <w:p w14:paraId="0D34D3A2"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1DE643F8"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3EA7A29A"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015C2FD" w14:textId="77777777" w:rsidR="00A10F71" w:rsidRPr="00291505" w:rsidRDefault="00A10F71" w:rsidP="00E34637">
            <w:pPr>
              <w:rPr>
                <w:rFonts w:ascii="標楷體" w:eastAsia="標楷體" w:hAnsi="標楷體"/>
              </w:rPr>
            </w:pPr>
            <w:r w:rsidRPr="00291505">
              <w:rPr>
                <w:rFonts w:ascii="標楷體" w:eastAsia="標楷體" w:hAnsi="標楷體" w:hint="eastAsia"/>
              </w:rPr>
              <w:t>法拍費用明細資料查詢</w:t>
            </w:r>
          </w:p>
        </w:tc>
      </w:tr>
      <w:tr w:rsidR="00A10F71" w:rsidRPr="00291505" w14:paraId="42E8712E"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25CA55B1"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E461D8C"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查詢或異動</w:t>
            </w:r>
            <w:r w:rsidRPr="00291505">
              <w:rPr>
                <w:rFonts w:ascii="標楷體" w:eastAsia="標楷體" w:hAnsi="標楷體" w:hint="eastAsia"/>
              </w:rPr>
              <w:t>法拍費用明細資料</w:t>
            </w:r>
          </w:p>
        </w:tc>
      </w:tr>
      <w:tr w:rsidR="00A10F71" w:rsidRPr="00291505" w14:paraId="465107DA"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6A4ACC12"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283D0FD" w14:textId="77777777" w:rsidR="00A10F71" w:rsidRPr="002E356F" w:rsidRDefault="00A10F71" w:rsidP="00E34637">
            <w:pPr>
              <w:pStyle w:val="60"/>
              <w:pageBreakBefore/>
              <w:tabs>
                <w:tab w:val="clear" w:pos="1200"/>
                <w:tab w:val="num" w:pos="1047"/>
              </w:tabs>
              <w:rPr>
                <w:rFonts w:ascii="標楷體" w:hAnsi="標楷體"/>
              </w:rPr>
            </w:pPr>
            <w:r w:rsidRPr="002E356F">
              <w:rPr>
                <w:rFonts w:ascii="標楷體" w:hAnsi="標楷體" w:hint="eastAsia"/>
                <w:color w:val="000000"/>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BC03D9">
              <w:rPr>
                <w:rFonts w:ascii="標楷體" w:hAnsi="標楷體" w:hint="eastAsia"/>
                <w:color w:val="000000"/>
                <w:lang w:eastAsia="zh-HK"/>
              </w:rPr>
              <w:t>」</w:t>
            </w:r>
            <w:r w:rsidRPr="00BC03D9">
              <w:rPr>
                <w:rFonts w:ascii="標楷體" w:hAnsi="標楷體" w:hint="eastAsia"/>
                <w:color w:val="000000"/>
              </w:rPr>
              <w:t>流程</w:t>
            </w:r>
          </w:p>
          <w:p w14:paraId="25F55CD1" w14:textId="77777777" w:rsidR="00A10F71" w:rsidRPr="00BC03D9" w:rsidRDefault="00A10F71" w:rsidP="00E34637">
            <w:pPr>
              <w:rPr>
                <w:rFonts w:ascii="標楷體" w:eastAsia="標楷體" w:hAnsi="標楷體"/>
              </w:rPr>
            </w:pPr>
            <w:r w:rsidRPr="00BC03D9">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2E356F">
              <w:rPr>
                <w:rFonts w:ascii="標楷體" w:eastAsia="標楷體" w:hAnsi="標楷體" w:hint="eastAsia"/>
              </w:rPr>
              <w:t>法拍費用檔</w:t>
            </w:r>
            <w:r w:rsidRPr="00BC03D9">
              <w:rPr>
                <w:rFonts w:ascii="標楷體" w:eastAsia="標楷體" w:hAnsi="標楷體" w:hint="eastAsia"/>
              </w:rPr>
              <w:t>(</w:t>
            </w:r>
            <w:r w:rsidRPr="002E356F">
              <w:rPr>
                <w:rFonts w:ascii="標楷體" w:eastAsia="標楷體" w:hAnsi="標楷體"/>
              </w:rPr>
              <w:t>ForeclosureFee</w:t>
            </w:r>
            <w:r w:rsidRPr="00BC03D9">
              <w:rPr>
                <w:rFonts w:ascii="標楷體" w:eastAsia="標楷體" w:hAnsi="標楷體"/>
              </w:rPr>
              <w:t>)</w:t>
            </w:r>
            <w:r>
              <w:rPr>
                <w:rFonts w:ascii="標楷體" w:eastAsia="標楷體" w:hAnsi="標楷體" w:hint="eastAsia"/>
              </w:rPr>
              <w:t>]</w:t>
            </w:r>
          </w:p>
          <w:p w14:paraId="50F68EC6" w14:textId="77777777" w:rsidR="00A10F71" w:rsidRPr="00BC03D9" w:rsidRDefault="00A10F71" w:rsidP="00E34637">
            <w:pPr>
              <w:rPr>
                <w:rFonts w:ascii="標楷體" w:eastAsia="標楷體" w:hAnsi="標楷體"/>
                <w:lang w:eastAsia="zh-HK"/>
              </w:rPr>
            </w:pPr>
            <w:r w:rsidRPr="00BC03D9">
              <w:rPr>
                <w:rFonts w:ascii="標楷體" w:eastAsia="標楷體" w:hAnsi="標楷體" w:hint="eastAsia"/>
              </w:rPr>
              <w:t>3</w:t>
            </w:r>
            <w:r w:rsidRPr="00BC03D9">
              <w:rPr>
                <w:rFonts w:ascii="標楷體" w:eastAsia="標楷體" w:hAnsi="標楷體"/>
              </w:rPr>
              <w:t>.</w:t>
            </w:r>
            <w:r w:rsidRPr="00BC03D9">
              <w:rPr>
                <w:rFonts w:ascii="標楷體" w:eastAsia="標楷體" w:hAnsi="標楷體" w:hint="eastAsia"/>
                <w:lang w:eastAsia="zh-HK"/>
              </w:rPr>
              <w:t>依據輸入查詢條件</w:t>
            </w:r>
            <w:r w:rsidRPr="00BC03D9">
              <w:rPr>
                <w:rFonts w:ascii="標楷體" w:eastAsia="標楷體" w:hAnsi="標楷體" w:hint="eastAsia"/>
              </w:rPr>
              <w:t>,</w:t>
            </w:r>
            <w:r w:rsidRPr="00BC03D9">
              <w:rPr>
                <w:rFonts w:ascii="標楷體" w:eastAsia="標楷體" w:hAnsi="標楷體" w:hint="eastAsia"/>
                <w:lang w:eastAsia="zh-HK"/>
              </w:rPr>
              <w:t>輸出查詢資料</w:t>
            </w:r>
          </w:p>
          <w:p w14:paraId="1DD01B65" w14:textId="77777777" w:rsidR="00A10F71" w:rsidRDefault="00A10F71" w:rsidP="00E34637">
            <w:pPr>
              <w:rPr>
                <w:rFonts w:ascii="標楷體" w:eastAsia="標楷體" w:hAnsi="標楷體"/>
                <w:lang w:eastAsia="zh-HK"/>
              </w:rPr>
            </w:pPr>
            <w:r w:rsidRPr="00BC03D9">
              <w:rPr>
                <w:rFonts w:ascii="標楷體" w:eastAsia="標楷體" w:hAnsi="標楷體" w:hint="eastAsia"/>
              </w:rPr>
              <w:t xml:space="preserve">  (</w:t>
            </w:r>
            <w:r w:rsidRPr="00BC03D9">
              <w:rPr>
                <w:rFonts w:ascii="標楷體" w:eastAsia="標楷體" w:hAnsi="標楷體"/>
              </w:rPr>
              <w:t>1</w:t>
            </w:r>
            <w:proofErr w:type="gramStart"/>
            <w:r w:rsidRPr="00BC03D9">
              <w:rPr>
                <w:rFonts w:ascii="標楷體" w:eastAsia="標楷體" w:hAnsi="標楷體"/>
              </w:rPr>
              <w:t>).</w:t>
            </w:r>
            <w:r>
              <w:rPr>
                <w:rFonts w:ascii="標楷體" w:eastAsia="標楷體" w:hAnsi="標楷體" w:hint="eastAsia"/>
              </w:rPr>
              <w:t>[</w:t>
            </w:r>
            <w:proofErr w:type="gramEnd"/>
            <w:r w:rsidRPr="00F10928">
              <w:rPr>
                <w:rFonts w:ascii="標楷體" w:eastAsia="標楷體" w:hAnsi="標楷體" w:hint="eastAsia"/>
              </w:rPr>
              <w:t>收件日期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hint="eastAsia"/>
              </w:rPr>
              <w:t>]</w:t>
            </w:r>
            <w:r w:rsidRPr="00BC03D9">
              <w:rPr>
                <w:rFonts w:ascii="標楷體" w:eastAsia="標楷體" w:hAnsi="標楷體"/>
              </w:rPr>
              <w:t xml:space="preserve"> = </w:t>
            </w:r>
            <w:r w:rsidRPr="00BC03D9">
              <w:rPr>
                <w:rFonts w:ascii="標楷體" w:eastAsia="標楷體" w:hAnsi="標楷體" w:hint="eastAsia"/>
                <w:lang w:eastAsia="zh-HK"/>
              </w:rPr>
              <w:t>輸入條件「</w:t>
            </w:r>
            <w:r>
              <w:rPr>
                <w:rFonts w:ascii="標楷體" w:eastAsia="標楷體" w:hAnsi="標楷體" w:hint="eastAsia"/>
              </w:rPr>
              <w:t>收件日</w:t>
            </w:r>
            <w:r w:rsidRPr="00BC03D9">
              <w:rPr>
                <w:rFonts w:ascii="標楷體" w:eastAsia="標楷體" w:hAnsi="標楷體" w:hint="eastAsia"/>
                <w:lang w:eastAsia="zh-HK"/>
              </w:rPr>
              <w:t>」</w:t>
            </w:r>
          </w:p>
          <w:p w14:paraId="53B7C6E2" w14:textId="77777777" w:rsidR="00A10F71" w:rsidRDefault="00A10F71" w:rsidP="00E34637">
            <w:pPr>
              <w:rPr>
                <w:rFonts w:ascii="標楷體" w:eastAsia="標楷體" w:hAnsi="標楷體"/>
                <w:lang w:eastAsia="zh-HK"/>
              </w:rPr>
            </w:pPr>
            <w:r>
              <w:rPr>
                <w:rFonts w:ascii="標楷體" w:eastAsia="標楷體" w:hAnsi="標楷體" w:hint="eastAsia"/>
              </w:rPr>
              <w:t xml:space="preserve">  </w:t>
            </w:r>
            <w:r w:rsidRPr="00BC03D9">
              <w:rPr>
                <w:rFonts w:ascii="標楷體" w:eastAsia="標楷體" w:hAnsi="標楷體" w:hint="eastAsia"/>
              </w:rPr>
              <w:t>(</w:t>
            </w:r>
            <w:r>
              <w:rPr>
                <w:rFonts w:ascii="標楷體" w:eastAsia="標楷體" w:hAnsi="標楷體" w:hint="eastAsia"/>
              </w:rPr>
              <w:t>2</w:t>
            </w:r>
            <w:proofErr w:type="gramStart"/>
            <w:r w:rsidRPr="00BC03D9">
              <w:rPr>
                <w:rFonts w:ascii="標楷體" w:eastAsia="標楷體" w:hAnsi="標楷體"/>
              </w:rPr>
              <w:t>).</w:t>
            </w:r>
            <w:r>
              <w:rPr>
                <w:rFonts w:ascii="標楷體" w:eastAsia="標楷體" w:hAnsi="標楷體" w:hint="eastAsia"/>
              </w:rPr>
              <w:t>[</w:t>
            </w:r>
            <w:proofErr w:type="gramEnd"/>
            <w:r w:rsidRPr="00F10928">
              <w:rPr>
                <w:rFonts w:ascii="標楷體" w:eastAsia="標楷體" w:hAnsi="標楷體" w:hint="eastAsia"/>
              </w:rPr>
              <w:t>借款人戶號</w:t>
            </w:r>
            <w:r w:rsidRPr="00BC03D9">
              <w:rPr>
                <w:rFonts w:ascii="標楷體" w:eastAsia="標楷體" w:hAnsi="標楷體" w:hint="eastAsia"/>
              </w:rPr>
              <w:t>(</w:t>
            </w:r>
            <w:r>
              <w:t xml:space="preserve"> </w:t>
            </w:r>
            <w:r w:rsidRPr="00F10928">
              <w:rPr>
                <w:rFonts w:ascii="標楷體" w:eastAsia="標楷體" w:hAnsi="標楷體"/>
              </w:rPr>
              <w:t>CustNo</w:t>
            </w:r>
            <w:r w:rsidRPr="00BC03D9">
              <w:rPr>
                <w:rFonts w:ascii="標楷體" w:eastAsia="標楷體" w:hAnsi="標楷體"/>
              </w:rPr>
              <w:t>)</w:t>
            </w:r>
            <w:r>
              <w:rPr>
                <w:rFonts w:ascii="標楷體" w:eastAsia="標楷體" w:hAnsi="標楷體" w:hint="eastAsia"/>
              </w:rPr>
              <w:t>]</w:t>
            </w:r>
            <w:r w:rsidRPr="00BC03D9">
              <w:rPr>
                <w:rFonts w:ascii="標楷體" w:eastAsia="標楷體" w:hAnsi="標楷體"/>
              </w:rPr>
              <w:t xml:space="preserve"> = </w:t>
            </w:r>
            <w:r w:rsidRPr="00BC03D9">
              <w:rPr>
                <w:rFonts w:ascii="標楷體" w:eastAsia="標楷體" w:hAnsi="標楷體" w:hint="eastAsia"/>
                <w:lang w:eastAsia="zh-HK"/>
              </w:rPr>
              <w:t>輸入條件「</w:t>
            </w:r>
            <w:r>
              <w:rPr>
                <w:rFonts w:ascii="標楷體" w:eastAsia="標楷體" w:hAnsi="標楷體" w:hint="eastAsia"/>
              </w:rPr>
              <w:t>借款人戶號</w:t>
            </w:r>
            <w:r w:rsidRPr="00BC03D9">
              <w:rPr>
                <w:rFonts w:ascii="標楷體" w:eastAsia="標楷體" w:hAnsi="標楷體" w:hint="eastAsia"/>
                <w:lang w:eastAsia="zh-HK"/>
              </w:rPr>
              <w:t>」</w:t>
            </w:r>
          </w:p>
          <w:p w14:paraId="4C55BA19" w14:textId="77777777" w:rsidR="00A10F71" w:rsidRDefault="00A10F71" w:rsidP="00E34637">
            <w:pPr>
              <w:rPr>
                <w:rFonts w:ascii="標楷體" w:eastAsia="標楷體" w:hAnsi="標楷體"/>
                <w:color w:val="000000"/>
                <w:szCs w:val="20"/>
                <w:lang w:val="x-none"/>
              </w:rPr>
            </w:pPr>
            <w:r w:rsidRPr="00BC03D9">
              <w:rPr>
                <w:rFonts w:ascii="標楷體" w:eastAsia="標楷體" w:hAnsi="標楷體" w:hint="eastAsia"/>
                <w:color w:val="000000"/>
                <w:szCs w:val="20"/>
                <w:lang w:val="x-none"/>
              </w:rPr>
              <w:t>4.資料排序:</w:t>
            </w:r>
          </w:p>
          <w:p w14:paraId="0FD11D70" w14:textId="77777777" w:rsidR="00A10F71" w:rsidRDefault="00A10F71" w:rsidP="00E34637">
            <w:pPr>
              <w:rPr>
                <w:rFonts w:ascii="標楷體" w:eastAsia="標楷體" w:hAnsi="標楷體"/>
                <w:color w:val="000000"/>
                <w:szCs w:val="20"/>
                <w:lang w:val="x-none"/>
              </w:rPr>
            </w:pPr>
            <w:r>
              <w:rPr>
                <w:rFonts w:ascii="標楷體" w:eastAsia="標楷體" w:hAnsi="標楷體" w:hint="eastAsia"/>
                <w:color w:val="000000"/>
                <w:szCs w:val="20"/>
                <w:lang w:val="x-none"/>
              </w:rPr>
              <w:t>(1).</w:t>
            </w:r>
            <w:r>
              <w:rPr>
                <w:rFonts w:ascii="標楷體" w:eastAsia="標楷體" w:hAnsi="標楷體" w:hint="eastAsia"/>
              </w:rPr>
              <w:t>[</w:t>
            </w:r>
            <w:proofErr w:type="gramStart"/>
            <w:r w:rsidRPr="00F10928">
              <w:rPr>
                <w:rFonts w:ascii="標楷體" w:eastAsia="標楷體" w:hAnsi="標楷體" w:hint="eastAsia"/>
              </w:rPr>
              <w:t>借款人戶號</w:t>
            </w:r>
            <w:proofErr w:type="gramEnd"/>
            <w:r w:rsidRPr="00BC03D9">
              <w:rPr>
                <w:rFonts w:ascii="標楷體" w:eastAsia="標楷體" w:hAnsi="標楷體" w:hint="eastAsia"/>
              </w:rPr>
              <w:t>(</w:t>
            </w:r>
            <w:r>
              <w:t xml:space="preserve"> </w:t>
            </w:r>
            <w:r w:rsidRPr="00F10928">
              <w:rPr>
                <w:rFonts w:ascii="標楷體" w:eastAsia="標楷體" w:hAnsi="標楷體"/>
              </w:rPr>
              <w:t>CustNo</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rPr>
              <w:t>)</w:t>
            </w:r>
          </w:p>
          <w:p w14:paraId="646308AF" w14:textId="77777777" w:rsidR="00A10F71" w:rsidRPr="00BC03D9" w:rsidRDefault="00A10F71" w:rsidP="00E34637">
            <w:pPr>
              <w:rPr>
                <w:rFonts w:ascii="標楷體" w:eastAsia="標楷體" w:hAnsi="標楷體"/>
                <w:lang w:eastAsia="zh-HK"/>
              </w:rPr>
            </w:pPr>
            <w:r>
              <w:rPr>
                <w:rFonts w:ascii="標楷體" w:eastAsia="標楷體" w:hAnsi="標楷體" w:hint="eastAsia"/>
                <w:color w:val="000000"/>
                <w:szCs w:val="20"/>
                <w:lang w:val="x-none"/>
              </w:rPr>
              <w:t>(2).</w:t>
            </w:r>
            <w:r>
              <w:rPr>
                <w:rFonts w:ascii="標楷體" w:eastAsia="標楷體" w:hAnsi="標楷體" w:hint="eastAsia"/>
              </w:rPr>
              <w:t>[</w:t>
            </w:r>
            <w:r w:rsidRPr="00F10928">
              <w:rPr>
                <w:rFonts w:ascii="標楷體" w:eastAsia="標楷體" w:hAnsi="標楷體" w:hint="eastAsia"/>
              </w:rPr>
              <w:t>收件日期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tc>
      </w:tr>
      <w:tr w:rsidR="00A10F71" w:rsidRPr="00291505" w14:paraId="4E06F654"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2DA70DB7"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CC5DEF2" w14:textId="77777777" w:rsidR="00A10F71" w:rsidRPr="00291505" w:rsidRDefault="00A10F71" w:rsidP="00E34637">
            <w:pPr>
              <w:rPr>
                <w:rFonts w:ascii="標楷體" w:eastAsia="標楷體" w:hAnsi="標楷體"/>
              </w:rPr>
            </w:pPr>
          </w:p>
        </w:tc>
      </w:tr>
      <w:tr w:rsidR="00A10F71" w:rsidRPr="00291505" w14:paraId="1815232C"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7C24DDA3"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D57B059" w14:textId="77777777" w:rsidR="00A10F71" w:rsidRPr="00291505" w:rsidRDefault="00A10F71" w:rsidP="00E34637">
            <w:pPr>
              <w:rPr>
                <w:rFonts w:ascii="標楷體" w:eastAsia="標楷體" w:hAnsi="標楷體"/>
              </w:rPr>
            </w:pPr>
          </w:p>
        </w:tc>
      </w:tr>
      <w:tr w:rsidR="00A10F71" w:rsidRPr="00291505" w14:paraId="67E9C4A5"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7DF3047B"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EFFD70B"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A10F71" w:rsidRPr="00291505" w14:paraId="23B3ACD1"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0E29CD54"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4B6CBC1" w14:textId="77777777" w:rsidR="00A10F71" w:rsidRPr="00291505" w:rsidRDefault="00A10F71" w:rsidP="00E34637">
            <w:pPr>
              <w:rPr>
                <w:rFonts w:ascii="標楷體" w:eastAsia="標楷體" w:hAnsi="標楷體"/>
              </w:rPr>
            </w:pPr>
          </w:p>
        </w:tc>
      </w:tr>
      <w:tr w:rsidR="00A10F71" w:rsidRPr="00291505" w14:paraId="16868A22"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3EF99196"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7530229" w14:textId="77777777" w:rsidR="00A10F71" w:rsidRPr="00291505" w:rsidRDefault="00A10F71" w:rsidP="00E34637">
            <w:pPr>
              <w:rPr>
                <w:rFonts w:ascii="標楷體" w:eastAsia="標楷體" w:hAnsi="標楷體"/>
              </w:rPr>
            </w:pPr>
          </w:p>
        </w:tc>
      </w:tr>
    </w:tbl>
    <w:p w14:paraId="426DE669" w14:textId="77777777" w:rsidR="00A10F71" w:rsidRDefault="00A10F71" w:rsidP="00A10F71">
      <w:pPr>
        <w:rPr>
          <w:rFonts w:ascii="標楷體" w:eastAsia="標楷體" w:hAnsi="標楷體"/>
        </w:rPr>
      </w:pPr>
    </w:p>
    <w:p w14:paraId="0D2D1C7F"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1254F289" w14:textId="77777777" w:rsidTr="00E34637">
        <w:tc>
          <w:tcPr>
            <w:tcW w:w="851" w:type="dxa"/>
            <w:shd w:val="clear" w:color="auto" w:fill="D9D9D9"/>
          </w:tcPr>
          <w:p w14:paraId="16AAD927"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33597CAB"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0B107B40"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501D4220" w14:textId="77777777" w:rsidTr="00E34637">
        <w:tc>
          <w:tcPr>
            <w:tcW w:w="851" w:type="dxa"/>
            <w:shd w:val="clear" w:color="auto" w:fill="auto"/>
          </w:tcPr>
          <w:p w14:paraId="5FE932A8"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10493C6A"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649F58C4"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bl>
    <w:p w14:paraId="0D7EA72F" w14:textId="77777777" w:rsidR="00A10F71" w:rsidRPr="005E273A" w:rsidRDefault="00A10F71" w:rsidP="00A10F71">
      <w:pPr>
        <w:rPr>
          <w:rFonts w:ascii="標楷體" w:eastAsia="標楷體" w:hAnsi="標楷體"/>
        </w:rPr>
      </w:pPr>
    </w:p>
    <w:p w14:paraId="4EE07C95" w14:textId="77777777" w:rsidR="00A10F71" w:rsidRPr="00291505" w:rsidRDefault="00A10F71" w:rsidP="00A10F71">
      <w:pPr>
        <w:rPr>
          <w:rFonts w:ascii="標楷體" w:eastAsia="標楷體" w:hAnsi="標楷體"/>
        </w:rPr>
      </w:pPr>
    </w:p>
    <w:p w14:paraId="1518370C" w14:textId="77777777" w:rsidR="00A10F71" w:rsidRPr="00291505" w:rsidRDefault="00A10F71" w:rsidP="00A10F71">
      <w:pPr>
        <w:pStyle w:val="a"/>
        <w:tabs>
          <w:tab w:val="num" w:pos="1559"/>
        </w:tabs>
        <w:spacing w:before="120"/>
        <w:ind w:left="1559" w:hanging="425"/>
      </w:pPr>
      <w:r w:rsidRPr="00291505">
        <w:t>UI畫面</w:t>
      </w:r>
    </w:p>
    <w:p w14:paraId="5D0495CF"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13F406DC" w14:textId="77777777" w:rsidR="00A10F71" w:rsidRPr="00291505" w:rsidRDefault="00A10F71" w:rsidP="00A10F71">
      <w:pPr>
        <w:pStyle w:val="a"/>
        <w:numPr>
          <w:ilvl w:val="0"/>
          <w:numId w:val="0"/>
        </w:numPr>
        <w:ind w:left="1559"/>
      </w:pPr>
    </w:p>
    <w:p w14:paraId="13B7E58A" w14:textId="0BFD23C4" w:rsidR="00A10F71" w:rsidRPr="00291505" w:rsidRDefault="00A10F71" w:rsidP="00A10F71">
      <w:pPr>
        <w:rPr>
          <w:rFonts w:ascii="標楷體" w:eastAsia="標楷體" w:hAnsi="標楷體"/>
        </w:rPr>
      </w:pPr>
      <w:r w:rsidRPr="00856D20">
        <w:rPr>
          <w:rFonts w:ascii="標楷體" w:eastAsia="標楷體" w:hAnsi="標楷體"/>
          <w:noProof/>
        </w:rPr>
        <w:drawing>
          <wp:inline distT="0" distB="0" distL="0" distR="0" wp14:anchorId="56F16EE7" wp14:editId="38FAE3AD">
            <wp:extent cx="6477000" cy="114998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149985"/>
                    </a:xfrm>
                    <a:prstGeom prst="rect">
                      <a:avLst/>
                    </a:prstGeom>
                    <a:noFill/>
                    <a:ln>
                      <a:noFill/>
                    </a:ln>
                  </pic:spPr>
                </pic:pic>
              </a:graphicData>
            </a:graphic>
          </wp:inline>
        </w:drawing>
      </w:r>
    </w:p>
    <w:p w14:paraId="10ED9AC7" w14:textId="77777777" w:rsidR="00A10F71" w:rsidRPr="00291505" w:rsidRDefault="00A10F71" w:rsidP="00A10F71">
      <w:pPr>
        <w:rPr>
          <w:rFonts w:ascii="標楷體" w:eastAsia="標楷體" w:hAnsi="標楷體"/>
        </w:rPr>
      </w:pPr>
    </w:p>
    <w:p w14:paraId="06578E40" w14:textId="77777777" w:rsidR="00A10F71" w:rsidRPr="00291505" w:rsidRDefault="00A10F71" w:rsidP="00A10F71">
      <w:pPr>
        <w:rPr>
          <w:rFonts w:ascii="標楷體" w:eastAsia="標楷體" w:hAnsi="標楷體"/>
        </w:rPr>
      </w:pPr>
    </w:p>
    <w:p w14:paraId="67F8EB70" w14:textId="77777777" w:rsidR="00A10F71" w:rsidRPr="00291505" w:rsidRDefault="00A10F71" w:rsidP="00A10F71">
      <w:pPr>
        <w:rPr>
          <w:rFonts w:ascii="標楷體" w:eastAsia="標楷體" w:hAnsi="標楷體"/>
        </w:rPr>
      </w:pPr>
    </w:p>
    <w:p w14:paraId="536D1EBF" w14:textId="77777777" w:rsidR="00A10F71" w:rsidRDefault="00A10F71" w:rsidP="00A10F71">
      <w:pPr>
        <w:pStyle w:val="a"/>
        <w:numPr>
          <w:ilvl w:val="0"/>
          <w:numId w:val="136"/>
        </w:numPr>
        <w:spacing w:before="120"/>
      </w:pPr>
      <w:r>
        <w:t>輸入畫面</w:t>
      </w:r>
      <w:r>
        <w:rPr>
          <w:rFonts w:hint="eastAsia"/>
        </w:rPr>
        <w:t>按鈕</w:t>
      </w:r>
      <w:r>
        <w:t>說明</w:t>
      </w:r>
    </w:p>
    <w:p w14:paraId="1C417748"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42F1707F" w14:textId="77777777" w:rsidTr="00E34637">
        <w:tc>
          <w:tcPr>
            <w:tcW w:w="851" w:type="dxa"/>
            <w:shd w:val="clear" w:color="auto" w:fill="D9D9D9"/>
          </w:tcPr>
          <w:p w14:paraId="1689BC3B"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3D06EA51"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D57F8D2"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34BBA7FF" w14:textId="77777777" w:rsidTr="00E34637">
        <w:tc>
          <w:tcPr>
            <w:tcW w:w="851" w:type="dxa"/>
            <w:shd w:val="clear" w:color="auto" w:fill="auto"/>
          </w:tcPr>
          <w:p w14:paraId="43759AAB"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11BB667E"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5D57B77A"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0926BD02"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E2DA89B" w14:textId="77777777" w:rsidR="00A10F71" w:rsidRDefault="00A10F71" w:rsidP="00E34637">
            <w:pPr>
              <w:ind w:left="240" w:hangingChars="100" w:hanging="240"/>
              <w:rPr>
                <w:rFonts w:ascii="標楷體" w:eastAsia="標楷體" w:hAnsi="標楷體"/>
              </w:rPr>
            </w:pPr>
            <w:r>
              <w:rPr>
                <w:rFonts w:ascii="標楷體" w:eastAsia="標楷體" w:hAnsi="標楷體"/>
              </w:rPr>
              <w:t>2.</w:t>
            </w:r>
            <w:r>
              <w:rPr>
                <w:rFonts w:ascii="標楷體" w:eastAsia="標楷體" w:hAnsi="標楷體" w:hint="eastAsia"/>
              </w:rPr>
              <w:t>依據輸入條件檢核是否存在[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sidRPr="00ED55BB">
              <w:rPr>
                <w:rFonts w:ascii="標楷體" w:eastAsia="標楷體" w:hAnsi="標楷體"/>
              </w:rPr>
              <w:t>E2003</w:t>
            </w:r>
            <w:r>
              <w:rPr>
                <w:rFonts w:ascii="標楷體" w:eastAsia="標楷體" w:hAnsi="標楷體" w:hint="eastAsia"/>
              </w:rPr>
              <w:t>:</w:t>
            </w:r>
            <w:r w:rsidRPr="00ED55BB">
              <w:rPr>
                <w:rFonts w:ascii="標楷體" w:eastAsia="標楷體" w:hAnsi="標楷體" w:hint="eastAsia"/>
              </w:rPr>
              <w:t>查無資料</w:t>
            </w:r>
            <w:r w:rsidRPr="00C5543E">
              <w:rPr>
                <w:rFonts w:ascii="標楷體" w:eastAsia="標楷體" w:hAnsi="標楷體" w:hint="eastAsia"/>
                <w:lang w:eastAsia="zh-HK"/>
              </w:rPr>
              <w:t>"</w:t>
            </w:r>
          </w:p>
          <w:p w14:paraId="28AA0299"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D327B94"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7A1288" w14:paraId="5068B349" w14:textId="77777777" w:rsidTr="00E34637">
        <w:tc>
          <w:tcPr>
            <w:tcW w:w="851" w:type="dxa"/>
            <w:shd w:val="clear" w:color="auto" w:fill="auto"/>
          </w:tcPr>
          <w:p w14:paraId="1E28A334"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1809B2E6"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4720CD17"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2C4B5968" w14:textId="77777777" w:rsidTr="00E34637">
        <w:tc>
          <w:tcPr>
            <w:tcW w:w="851" w:type="dxa"/>
            <w:shd w:val="clear" w:color="auto" w:fill="auto"/>
          </w:tcPr>
          <w:p w14:paraId="5BB2DFBE"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783E6F43"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0E3F451E"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r w:rsidR="00A10F71" w:rsidRPr="007A1288" w14:paraId="4A9946B5" w14:textId="77777777" w:rsidTr="00E34637">
        <w:tc>
          <w:tcPr>
            <w:tcW w:w="851" w:type="dxa"/>
            <w:shd w:val="clear" w:color="auto" w:fill="auto"/>
          </w:tcPr>
          <w:p w14:paraId="61B1A586"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4</w:t>
            </w:r>
          </w:p>
        </w:tc>
        <w:tc>
          <w:tcPr>
            <w:tcW w:w="2126" w:type="dxa"/>
            <w:shd w:val="clear" w:color="auto" w:fill="auto"/>
          </w:tcPr>
          <w:p w14:paraId="7727EF1A"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新增</w:t>
            </w:r>
          </w:p>
        </w:tc>
        <w:tc>
          <w:tcPr>
            <w:tcW w:w="7033" w:type="dxa"/>
            <w:shd w:val="clear" w:color="auto" w:fill="auto"/>
          </w:tcPr>
          <w:p w14:paraId="520CA816" w14:textId="77777777" w:rsidR="00A10F71" w:rsidRPr="00F10928" w:rsidRDefault="00A10F71" w:rsidP="00E34637">
            <w:pPr>
              <w:pStyle w:val="HTML"/>
              <w:shd w:val="clear" w:color="auto" w:fill="FFFFFF"/>
              <w:rPr>
                <w:rFonts w:ascii="標楷體" w:eastAsia="標楷體" w:hAnsi="標楷體"/>
                <w:color w:val="000000"/>
                <w:spacing w:val="15"/>
              </w:rPr>
            </w:pPr>
            <w:r w:rsidRPr="00F10928">
              <w:rPr>
                <w:rFonts w:ascii="標楷體" w:eastAsia="標楷體" w:hAnsi="標楷體" w:hint="eastAsia"/>
              </w:rPr>
              <w:t>1.連結至</w:t>
            </w:r>
            <w:r w:rsidRPr="00F10928">
              <w:rPr>
                <w:rFonts w:ascii="標楷體" w:eastAsia="標楷體" w:hAnsi="標楷體"/>
              </w:rPr>
              <w:t>【L2</w:t>
            </w:r>
            <w:r w:rsidRPr="00F10928">
              <w:rPr>
                <w:rFonts w:ascii="標楷體" w:eastAsia="標楷體" w:hAnsi="標楷體" w:hint="eastAsia"/>
              </w:rPr>
              <w:t>601</w:t>
            </w:r>
            <w:r w:rsidRPr="00F10928">
              <w:rPr>
                <w:rFonts w:ascii="標楷體" w:eastAsia="標楷體" w:hAnsi="標楷體"/>
                <w:color w:val="000000"/>
                <w:spacing w:val="15"/>
              </w:rPr>
              <w:t>法拍費用新增</w:t>
            </w:r>
            <w:r w:rsidRPr="00F10928">
              <w:rPr>
                <w:rFonts w:ascii="標楷體" w:eastAsia="標楷體" w:hAnsi="標楷體"/>
              </w:rPr>
              <w:t>】</w:t>
            </w:r>
            <w:r w:rsidRPr="00F10928">
              <w:rPr>
                <w:rFonts w:ascii="標楷體" w:eastAsia="標楷體" w:hAnsi="標楷體" w:hint="eastAsia"/>
              </w:rPr>
              <w:t>，</w:t>
            </w:r>
            <w:r w:rsidRPr="00F10928">
              <w:rPr>
                <w:rFonts w:ascii="標楷體" w:eastAsia="標楷體" w:hAnsi="標楷體" w:hint="eastAsia"/>
                <w:lang w:eastAsia="zh-HK"/>
              </w:rPr>
              <w:t>供新增</w:t>
            </w:r>
            <w:r w:rsidRPr="00F10928">
              <w:rPr>
                <w:rFonts w:ascii="標楷體" w:eastAsia="標楷體" w:hAnsi="標楷體" w:hint="eastAsia"/>
              </w:rPr>
              <w:t>法拍費用明細資料</w:t>
            </w:r>
          </w:p>
        </w:tc>
      </w:tr>
    </w:tbl>
    <w:p w14:paraId="753A6B1D" w14:textId="77777777" w:rsidR="00A10F71" w:rsidRPr="007A1288" w:rsidRDefault="00A10F71" w:rsidP="00A10F71">
      <w:pPr>
        <w:rPr>
          <w:rFonts w:ascii="標楷體" w:eastAsia="標楷體" w:hAnsi="標楷體"/>
        </w:rPr>
      </w:pPr>
    </w:p>
    <w:p w14:paraId="5D2C1DD0" w14:textId="77777777" w:rsidR="00A10F71" w:rsidRDefault="00A10F71" w:rsidP="00A10F71"/>
    <w:p w14:paraId="00808C28" w14:textId="77777777" w:rsidR="00A10F71" w:rsidRPr="00583AF3" w:rsidRDefault="00A10F71" w:rsidP="00A10F71"/>
    <w:p w14:paraId="5E8D9AF8" w14:textId="77777777" w:rsidR="00A10F71" w:rsidRDefault="00A10F71" w:rsidP="00A10F71">
      <w:pPr>
        <w:pStyle w:val="a"/>
        <w:numPr>
          <w:ilvl w:val="0"/>
          <w:numId w:val="136"/>
        </w:numPr>
        <w:spacing w:before="120"/>
      </w:pPr>
      <w:r>
        <w:t>輸入畫面資料說明</w:t>
      </w:r>
    </w:p>
    <w:p w14:paraId="797EFE06"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708468D2" w14:textId="77777777" w:rsidTr="00E34637">
        <w:trPr>
          <w:trHeight w:val="388"/>
          <w:jc w:val="center"/>
        </w:trPr>
        <w:tc>
          <w:tcPr>
            <w:tcW w:w="696" w:type="dxa"/>
            <w:vMerge w:val="restart"/>
            <w:shd w:val="clear" w:color="auto" w:fill="D9D9D9"/>
          </w:tcPr>
          <w:p w14:paraId="17E420FF"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25D29102"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1A11C050"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360B7496"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6AFBE4B1" w14:textId="77777777" w:rsidTr="00E34637">
        <w:trPr>
          <w:trHeight w:val="244"/>
          <w:jc w:val="center"/>
        </w:trPr>
        <w:tc>
          <w:tcPr>
            <w:tcW w:w="696" w:type="dxa"/>
            <w:vMerge/>
            <w:shd w:val="clear" w:color="auto" w:fill="D9D9D9"/>
          </w:tcPr>
          <w:p w14:paraId="22B62153" w14:textId="77777777" w:rsidR="00A10F71" w:rsidRPr="00362205" w:rsidRDefault="00A10F71" w:rsidP="00E34637">
            <w:pPr>
              <w:rPr>
                <w:rFonts w:ascii="標楷體" w:eastAsia="標楷體" w:hAnsi="標楷體"/>
              </w:rPr>
            </w:pPr>
          </w:p>
        </w:tc>
        <w:tc>
          <w:tcPr>
            <w:tcW w:w="1551" w:type="dxa"/>
            <w:vMerge/>
            <w:shd w:val="clear" w:color="auto" w:fill="D9D9D9"/>
          </w:tcPr>
          <w:p w14:paraId="40292952" w14:textId="77777777" w:rsidR="00A10F71" w:rsidRPr="00362205" w:rsidRDefault="00A10F71" w:rsidP="00E34637">
            <w:pPr>
              <w:rPr>
                <w:rFonts w:ascii="標楷體" w:eastAsia="標楷體" w:hAnsi="標楷體"/>
              </w:rPr>
            </w:pPr>
          </w:p>
        </w:tc>
        <w:tc>
          <w:tcPr>
            <w:tcW w:w="696" w:type="dxa"/>
            <w:shd w:val="clear" w:color="auto" w:fill="D9D9D9"/>
          </w:tcPr>
          <w:p w14:paraId="0623032A"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083D039B"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27BFFE44"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0B8A4FF2"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5429B734"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5F6619E2" w14:textId="77777777" w:rsidR="00A10F71" w:rsidRPr="00362205" w:rsidRDefault="00A10F71" w:rsidP="00E34637">
            <w:pPr>
              <w:rPr>
                <w:rFonts w:ascii="標楷體" w:eastAsia="標楷體" w:hAnsi="標楷體"/>
              </w:rPr>
            </w:pPr>
          </w:p>
        </w:tc>
      </w:tr>
      <w:tr w:rsidR="00A10F71" w:rsidRPr="00362205" w14:paraId="22E37C56" w14:textId="77777777" w:rsidTr="00E34637">
        <w:trPr>
          <w:trHeight w:val="244"/>
          <w:jc w:val="center"/>
        </w:trPr>
        <w:tc>
          <w:tcPr>
            <w:tcW w:w="696" w:type="dxa"/>
          </w:tcPr>
          <w:p w14:paraId="5C81423A" w14:textId="77777777" w:rsidR="00A10F71" w:rsidRPr="00291505" w:rsidRDefault="00A10F71" w:rsidP="00E34637">
            <w:pPr>
              <w:rPr>
                <w:rFonts w:ascii="標楷體" w:eastAsia="標楷體" w:hAnsi="標楷體"/>
              </w:rPr>
            </w:pPr>
            <w:r w:rsidRPr="00291505">
              <w:rPr>
                <w:rFonts w:ascii="標楷體" w:eastAsia="標楷體" w:hAnsi="標楷體" w:hint="eastAsia"/>
              </w:rPr>
              <w:t>1</w:t>
            </w:r>
          </w:p>
        </w:tc>
        <w:tc>
          <w:tcPr>
            <w:tcW w:w="1551" w:type="dxa"/>
          </w:tcPr>
          <w:p w14:paraId="65D68282" w14:textId="77777777" w:rsidR="00A10F71" w:rsidRPr="00F10928" w:rsidRDefault="00A10F71" w:rsidP="00E34637">
            <w:pPr>
              <w:rPr>
                <w:rFonts w:ascii="標楷體" w:eastAsia="標楷體" w:hAnsi="標楷體"/>
              </w:rPr>
            </w:pPr>
            <w:r w:rsidRPr="00F10928">
              <w:rPr>
                <w:rFonts w:ascii="標楷體" w:eastAsia="標楷體" w:hAnsi="標楷體" w:hint="eastAsia"/>
              </w:rPr>
              <w:t>收件日</w:t>
            </w:r>
            <w:r>
              <w:rPr>
                <w:rFonts w:ascii="標楷體" w:eastAsia="標楷體" w:hAnsi="標楷體" w:hint="eastAsia"/>
              </w:rPr>
              <w:t>(起)</w:t>
            </w:r>
          </w:p>
        </w:tc>
        <w:tc>
          <w:tcPr>
            <w:tcW w:w="696" w:type="dxa"/>
          </w:tcPr>
          <w:p w14:paraId="7159B474"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196CB051" w14:textId="77777777" w:rsidR="00A10F71" w:rsidRPr="00291505" w:rsidRDefault="00A10F71" w:rsidP="00E34637">
            <w:pPr>
              <w:rPr>
                <w:rFonts w:ascii="標楷體" w:eastAsia="標楷體" w:hAnsi="標楷體"/>
              </w:rPr>
            </w:pPr>
          </w:p>
        </w:tc>
        <w:tc>
          <w:tcPr>
            <w:tcW w:w="1083" w:type="dxa"/>
          </w:tcPr>
          <w:p w14:paraId="79B4D5BC"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675" w:type="dxa"/>
          </w:tcPr>
          <w:p w14:paraId="297883FC" w14:textId="77777777" w:rsidR="00A10F71" w:rsidRPr="00291505" w:rsidRDefault="00A10F71" w:rsidP="00E34637">
            <w:pPr>
              <w:rPr>
                <w:rFonts w:ascii="標楷體" w:eastAsia="標楷體" w:hAnsi="標楷體"/>
              </w:rPr>
            </w:pPr>
          </w:p>
        </w:tc>
        <w:tc>
          <w:tcPr>
            <w:tcW w:w="696" w:type="dxa"/>
          </w:tcPr>
          <w:p w14:paraId="0F6C2999"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29" w:type="dxa"/>
          </w:tcPr>
          <w:p w14:paraId="43849E42"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sidRPr="00A946FB">
              <w:rPr>
                <w:rFonts w:ascii="標楷體" w:eastAsia="標楷體" w:hAnsi="標楷體" w:hint="eastAsia"/>
              </w:rPr>
              <w:t>限輸入空白或日期</w:t>
            </w:r>
            <w:r w:rsidRPr="0078668E">
              <w:rPr>
                <w:rFonts w:ascii="標楷體" w:eastAsia="標楷體" w:hAnsi="標楷體" w:hint="eastAsia"/>
              </w:rPr>
              <w:t>, 檢核條件：</w:t>
            </w:r>
          </w:p>
          <w:p w14:paraId="51B83559" w14:textId="77777777" w:rsidR="00A10F71" w:rsidRPr="00291505" w:rsidRDefault="00A10F71" w:rsidP="00E34637">
            <w:pPr>
              <w:ind w:left="204"/>
              <w:rPr>
                <w:rFonts w:ascii="標楷體" w:eastAsia="標楷體" w:hAnsi="標楷體"/>
              </w:rPr>
            </w:pPr>
            <w:r w:rsidRPr="0078668E">
              <w:rPr>
                <w:rFonts w:ascii="標楷體" w:eastAsia="標楷體" w:hAnsi="標楷體" w:hint="eastAsia"/>
                <w:lang w:eastAsia="zh-HK"/>
              </w:rPr>
              <w:t>日期格式/</w:t>
            </w:r>
            <w:r>
              <w:rPr>
                <w:rFonts w:ascii="標楷體" w:eastAsia="標楷體" w:hAnsi="標楷體"/>
              </w:rPr>
              <w:t>A(DATE,0)</w:t>
            </w:r>
          </w:p>
        </w:tc>
      </w:tr>
      <w:tr w:rsidR="00A10F71" w:rsidRPr="00362205" w14:paraId="69371D93" w14:textId="77777777" w:rsidTr="00E34637">
        <w:trPr>
          <w:trHeight w:val="244"/>
          <w:jc w:val="center"/>
        </w:trPr>
        <w:tc>
          <w:tcPr>
            <w:tcW w:w="696" w:type="dxa"/>
          </w:tcPr>
          <w:p w14:paraId="0C25C364" w14:textId="77777777" w:rsidR="00A10F71" w:rsidRPr="00291505" w:rsidRDefault="00A10F71" w:rsidP="00E34637">
            <w:pPr>
              <w:rPr>
                <w:rFonts w:ascii="標楷體" w:eastAsia="標楷體" w:hAnsi="標楷體"/>
              </w:rPr>
            </w:pPr>
            <w:r>
              <w:rPr>
                <w:rFonts w:ascii="標楷體" w:eastAsia="標楷體" w:hAnsi="標楷體" w:hint="eastAsia"/>
              </w:rPr>
              <w:t>1-1</w:t>
            </w:r>
          </w:p>
        </w:tc>
        <w:tc>
          <w:tcPr>
            <w:tcW w:w="1551" w:type="dxa"/>
          </w:tcPr>
          <w:p w14:paraId="1FC58622" w14:textId="77777777" w:rsidR="00A10F71" w:rsidRPr="00F10928" w:rsidRDefault="00A10F71" w:rsidP="00E34637">
            <w:pPr>
              <w:rPr>
                <w:rFonts w:ascii="標楷體" w:eastAsia="標楷體" w:hAnsi="標楷體"/>
              </w:rPr>
            </w:pPr>
            <w:r>
              <w:rPr>
                <w:rFonts w:ascii="標楷體" w:eastAsia="標楷體" w:hAnsi="標楷體" w:hint="eastAsia"/>
              </w:rPr>
              <w:t>收件日(迄)</w:t>
            </w:r>
          </w:p>
        </w:tc>
        <w:tc>
          <w:tcPr>
            <w:tcW w:w="696" w:type="dxa"/>
          </w:tcPr>
          <w:p w14:paraId="77B77FAB"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55A9C199" w14:textId="77777777" w:rsidR="00A10F71" w:rsidRPr="00291505" w:rsidRDefault="00A10F71" w:rsidP="00E34637">
            <w:pPr>
              <w:rPr>
                <w:rFonts w:ascii="標楷體" w:eastAsia="標楷體" w:hAnsi="標楷體"/>
              </w:rPr>
            </w:pPr>
            <w:r>
              <w:rPr>
                <w:rFonts w:ascii="標楷體" w:eastAsia="標楷體" w:hAnsi="標楷體" w:hint="eastAsia"/>
              </w:rPr>
              <w:t>系統日曆日</w:t>
            </w:r>
          </w:p>
        </w:tc>
        <w:tc>
          <w:tcPr>
            <w:tcW w:w="1083" w:type="dxa"/>
          </w:tcPr>
          <w:p w14:paraId="6C74FBCC"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675" w:type="dxa"/>
          </w:tcPr>
          <w:p w14:paraId="5EECAC8E" w14:textId="77777777" w:rsidR="00A10F71" w:rsidRPr="00291505" w:rsidRDefault="00A10F71" w:rsidP="00E34637">
            <w:pPr>
              <w:rPr>
                <w:rFonts w:ascii="標楷體" w:eastAsia="標楷體" w:hAnsi="標楷體"/>
              </w:rPr>
            </w:pPr>
            <w:r>
              <w:rPr>
                <w:rFonts w:ascii="標楷體" w:eastAsia="標楷體" w:hAnsi="標楷體"/>
              </w:rPr>
              <w:t>V</w:t>
            </w:r>
          </w:p>
        </w:tc>
        <w:tc>
          <w:tcPr>
            <w:tcW w:w="696" w:type="dxa"/>
          </w:tcPr>
          <w:p w14:paraId="38A4AFB5" w14:textId="77777777" w:rsidR="00A10F71" w:rsidRDefault="00A10F71" w:rsidP="00E34637">
            <w:pPr>
              <w:rPr>
                <w:rFonts w:ascii="標楷體" w:eastAsia="標楷體" w:hAnsi="標楷體"/>
              </w:rPr>
            </w:pPr>
            <w:r>
              <w:rPr>
                <w:rFonts w:ascii="標楷體" w:eastAsia="標楷體" w:hAnsi="標楷體" w:hint="eastAsia"/>
              </w:rPr>
              <w:t>W</w:t>
            </w:r>
          </w:p>
        </w:tc>
        <w:tc>
          <w:tcPr>
            <w:tcW w:w="3529" w:type="dxa"/>
          </w:tcPr>
          <w:p w14:paraId="20F590B7"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1.限輸入日期</w:t>
            </w:r>
            <w:r w:rsidRPr="0078668E">
              <w:rPr>
                <w:rFonts w:ascii="標楷體" w:eastAsia="標楷體" w:hAnsi="標楷體" w:hint="eastAsia"/>
              </w:rPr>
              <w:t>, 檢核條件：</w:t>
            </w:r>
          </w:p>
          <w:p w14:paraId="07BD8DC8" w14:textId="77777777" w:rsidR="00A10F71" w:rsidRDefault="00A10F71" w:rsidP="00E34637">
            <w:pPr>
              <w:rPr>
                <w:rFonts w:ascii="標楷體" w:eastAsia="標楷體" w:hAnsi="標楷體"/>
              </w:rPr>
            </w:pPr>
            <w:r>
              <w:rPr>
                <w:rFonts w:ascii="標楷體" w:eastAsia="標楷體" w:hAnsi="標楷體" w:hint="eastAsia"/>
              </w:rPr>
              <w:t>(1).</w:t>
            </w:r>
            <w:r w:rsidRPr="0078668E">
              <w:rPr>
                <w:rFonts w:ascii="標楷體" w:eastAsia="標楷體" w:hAnsi="標楷體" w:hint="eastAsia"/>
                <w:lang w:eastAsia="zh-HK"/>
              </w:rPr>
              <w:t>日期格式/</w:t>
            </w:r>
            <w:r>
              <w:rPr>
                <w:rFonts w:ascii="標楷體" w:eastAsia="標楷體" w:hAnsi="標楷體"/>
              </w:rPr>
              <w:t>A(DATE,0)</w:t>
            </w:r>
          </w:p>
          <w:p w14:paraId="0DF4E835" w14:textId="77777777" w:rsidR="00A10F71" w:rsidRDefault="00A10F71" w:rsidP="00E34637">
            <w:pPr>
              <w:rPr>
                <w:rFonts w:ascii="標楷體" w:eastAsia="標楷體" w:hAnsi="標楷體"/>
              </w:rPr>
            </w:pPr>
            <w:r>
              <w:rPr>
                <w:rFonts w:ascii="標楷體" w:eastAsia="標楷體" w:hAnsi="標楷體" w:hint="eastAsia"/>
              </w:rPr>
              <w:t>(2).不可空白/V</w:t>
            </w:r>
            <w:r>
              <w:rPr>
                <w:rFonts w:ascii="標楷體" w:eastAsia="標楷體" w:hAnsi="標楷體"/>
              </w:rPr>
              <w:t>(7)</w:t>
            </w:r>
          </w:p>
          <w:p w14:paraId="077CF5BA" w14:textId="77777777" w:rsidR="00A10F71" w:rsidRDefault="00A10F71" w:rsidP="00E34637">
            <w:pPr>
              <w:rPr>
                <w:rFonts w:ascii="標楷體" w:eastAsia="標楷體" w:hAnsi="標楷體"/>
                <w:lang w:eastAsia="zh-HK"/>
              </w:rPr>
            </w:pPr>
            <w:r>
              <w:rPr>
                <w:rFonts w:ascii="標楷體" w:eastAsia="標楷體" w:hAnsi="標楷體" w:hint="eastAsia"/>
              </w:rPr>
              <w:t>(</w:t>
            </w:r>
            <w:r>
              <w:rPr>
                <w:rFonts w:ascii="標楷體" w:eastAsia="標楷體" w:hAnsi="標楷體"/>
              </w:rPr>
              <w:t>3</w:t>
            </w:r>
            <w:r>
              <w:rPr>
                <w:rFonts w:ascii="標楷體" w:eastAsia="標楷體" w:hAnsi="標楷體" w:hint="eastAsia"/>
              </w:rPr>
              <w:t>).</w:t>
            </w:r>
            <w:r w:rsidRPr="00C22689">
              <w:rPr>
                <w:rFonts w:ascii="標楷體" w:eastAsia="標楷體" w:hAnsi="標楷體" w:hint="eastAsia"/>
                <w:lang w:eastAsia="zh-HK"/>
              </w:rPr>
              <w:t>需介於</w:t>
            </w:r>
            <w:r>
              <w:rPr>
                <w:rFonts w:ascii="標楷體" w:eastAsia="標楷體" w:hAnsi="標楷體" w:hint="eastAsia"/>
                <w:lang w:eastAsia="zh-HK"/>
              </w:rPr>
              <w:t>[</w:t>
            </w:r>
            <w:r w:rsidRPr="00F10928">
              <w:rPr>
                <w:rFonts w:ascii="標楷體" w:eastAsia="標楷體" w:hAnsi="標楷體" w:hint="eastAsia"/>
              </w:rPr>
              <w:t>收件日</w:t>
            </w:r>
            <w:r>
              <w:rPr>
                <w:rFonts w:ascii="標楷體" w:eastAsia="標楷體" w:hAnsi="標楷體" w:hint="eastAsia"/>
              </w:rPr>
              <w:t>(起)</w:t>
            </w:r>
            <w:r>
              <w:rPr>
                <w:rFonts w:ascii="標楷體" w:eastAsia="標楷體" w:hAnsi="標楷體" w:hint="eastAsia"/>
                <w:lang w:eastAsia="zh-HK"/>
              </w:rPr>
              <w:t>]</w:t>
            </w:r>
            <w:r w:rsidRPr="00C22689">
              <w:rPr>
                <w:rFonts w:ascii="標楷體" w:eastAsia="標楷體" w:hAnsi="標楷體" w:hint="eastAsia"/>
                <w:lang w:eastAsia="zh-HK"/>
              </w:rPr>
              <w:t>至</w:t>
            </w:r>
          </w:p>
          <w:p w14:paraId="5FEB8416" w14:textId="77777777" w:rsidR="00A10F71" w:rsidRDefault="00A10F71" w:rsidP="00E34637">
            <w:pPr>
              <w:ind w:firstLineChars="200" w:firstLine="480"/>
              <w:rPr>
                <w:rFonts w:ascii="標楷體" w:eastAsia="標楷體" w:hAnsi="標楷體"/>
              </w:rPr>
            </w:pPr>
            <w:r w:rsidRPr="00AC62C0">
              <w:rPr>
                <w:rFonts w:ascii="標楷體" w:eastAsia="標楷體" w:hAnsi="標楷體"/>
                <w:lang w:eastAsia="zh-HK"/>
              </w:rPr>
              <w:t>9991231</w:t>
            </w:r>
            <w:r w:rsidRPr="00C22689">
              <w:rPr>
                <w:rFonts w:ascii="標楷體" w:eastAsia="標楷體" w:hAnsi="標楷體" w:hint="eastAsia"/>
              </w:rPr>
              <w:t>/</w:t>
            </w:r>
            <w:r w:rsidRPr="00C22689">
              <w:rPr>
                <w:rFonts w:ascii="標楷體" w:eastAsia="標楷體" w:hAnsi="標楷體"/>
              </w:rPr>
              <w:t>V(5)</w:t>
            </w:r>
          </w:p>
        </w:tc>
      </w:tr>
      <w:tr w:rsidR="00A10F71" w:rsidRPr="00362205" w14:paraId="01D395BB" w14:textId="77777777" w:rsidTr="00E34637">
        <w:trPr>
          <w:trHeight w:val="244"/>
          <w:jc w:val="center"/>
        </w:trPr>
        <w:tc>
          <w:tcPr>
            <w:tcW w:w="696" w:type="dxa"/>
          </w:tcPr>
          <w:p w14:paraId="02768B97" w14:textId="77777777" w:rsidR="00A10F71" w:rsidRPr="00291505" w:rsidRDefault="00A10F71" w:rsidP="00E34637">
            <w:pPr>
              <w:rPr>
                <w:rFonts w:ascii="標楷體" w:eastAsia="標楷體" w:hAnsi="標楷體"/>
              </w:rPr>
            </w:pPr>
            <w:r w:rsidRPr="00291505">
              <w:rPr>
                <w:rFonts w:ascii="標楷體" w:eastAsia="標楷體" w:hAnsi="標楷體" w:hint="eastAsia"/>
              </w:rPr>
              <w:t>2</w:t>
            </w:r>
          </w:p>
        </w:tc>
        <w:tc>
          <w:tcPr>
            <w:tcW w:w="1551" w:type="dxa"/>
          </w:tcPr>
          <w:p w14:paraId="18D5C4A6" w14:textId="77777777" w:rsidR="00A10F71" w:rsidRPr="00F10928" w:rsidRDefault="00A10F71" w:rsidP="00E34637">
            <w:pPr>
              <w:rPr>
                <w:rFonts w:ascii="標楷體" w:eastAsia="標楷體" w:hAnsi="標楷體"/>
              </w:rPr>
            </w:pPr>
            <w:proofErr w:type="gramStart"/>
            <w:r w:rsidRPr="00F10928">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color w:val="000000"/>
                <w:spacing w:val="6"/>
                <w:shd w:val="clear" w:color="auto" w:fill="FFFFFF"/>
              </w:rPr>
              <w:t>(起)</w:t>
            </w:r>
          </w:p>
        </w:tc>
        <w:tc>
          <w:tcPr>
            <w:tcW w:w="696" w:type="dxa"/>
          </w:tcPr>
          <w:p w14:paraId="5BE5CEE6"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1A3F400C" w14:textId="77777777" w:rsidR="00A10F71" w:rsidRPr="00291505" w:rsidRDefault="00A10F71" w:rsidP="00E34637">
            <w:pPr>
              <w:rPr>
                <w:rFonts w:ascii="標楷體" w:eastAsia="標楷體" w:hAnsi="標楷體"/>
              </w:rPr>
            </w:pPr>
            <w:r>
              <w:rPr>
                <w:rFonts w:ascii="標楷體" w:eastAsia="標楷體" w:hAnsi="標楷體" w:hint="eastAsia"/>
              </w:rPr>
              <w:t>0000000</w:t>
            </w:r>
          </w:p>
        </w:tc>
        <w:tc>
          <w:tcPr>
            <w:tcW w:w="1083" w:type="dxa"/>
          </w:tcPr>
          <w:p w14:paraId="0788D4D2" w14:textId="77777777" w:rsidR="00A10F71" w:rsidRPr="00291505" w:rsidRDefault="00A10F71" w:rsidP="00E34637">
            <w:pPr>
              <w:rPr>
                <w:rFonts w:ascii="標楷體" w:eastAsia="標楷體" w:hAnsi="標楷體"/>
                <w:sz w:val="20"/>
                <w:szCs w:val="20"/>
              </w:rPr>
            </w:pPr>
          </w:p>
        </w:tc>
        <w:tc>
          <w:tcPr>
            <w:tcW w:w="675" w:type="dxa"/>
          </w:tcPr>
          <w:p w14:paraId="27592234" w14:textId="77777777" w:rsidR="00A10F71" w:rsidRPr="00291505" w:rsidRDefault="00A10F71" w:rsidP="00E34637">
            <w:pPr>
              <w:rPr>
                <w:rFonts w:ascii="標楷體" w:eastAsia="標楷體" w:hAnsi="標楷體"/>
              </w:rPr>
            </w:pPr>
          </w:p>
        </w:tc>
        <w:tc>
          <w:tcPr>
            <w:tcW w:w="696" w:type="dxa"/>
          </w:tcPr>
          <w:p w14:paraId="2181FB49"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29" w:type="dxa"/>
          </w:tcPr>
          <w:p w14:paraId="1291E38F" w14:textId="77777777" w:rsidR="00A10F71" w:rsidRPr="00291505" w:rsidRDefault="00A10F71" w:rsidP="00E34637">
            <w:pPr>
              <w:rPr>
                <w:rFonts w:ascii="標楷體" w:eastAsia="標楷體" w:hAnsi="標楷體"/>
              </w:rPr>
            </w:pPr>
            <w:r>
              <w:rPr>
                <w:rFonts w:ascii="標楷體" w:eastAsia="標楷體" w:hAnsi="標楷體" w:hint="eastAsia"/>
              </w:rPr>
              <w:t>1.限輸入數字</w:t>
            </w:r>
          </w:p>
        </w:tc>
      </w:tr>
      <w:tr w:rsidR="00A10F71" w:rsidRPr="00362205" w14:paraId="681F7D2E" w14:textId="77777777" w:rsidTr="00E34637">
        <w:trPr>
          <w:trHeight w:val="244"/>
          <w:jc w:val="center"/>
        </w:trPr>
        <w:tc>
          <w:tcPr>
            <w:tcW w:w="696" w:type="dxa"/>
          </w:tcPr>
          <w:p w14:paraId="2D23E3ED" w14:textId="77777777" w:rsidR="00A10F71" w:rsidRPr="00291505" w:rsidRDefault="00A10F71" w:rsidP="00E34637">
            <w:pPr>
              <w:rPr>
                <w:rFonts w:ascii="標楷體" w:eastAsia="標楷體" w:hAnsi="標楷體"/>
              </w:rPr>
            </w:pPr>
            <w:r>
              <w:rPr>
                <w:rFonts w:ascii="標楷體" w:eastAsia="標楷體" w:hAnsi="標楷體" w:hint="eastAsia"/>
              </w:rPr>
              <w:t>2-1</w:t>
            </w:r>
          </w:p>
        </w:tc>
        <w:tc>
          <w:tcPr>
            <w:tcW w:w="1551" w:type="dxa"/>
          </w:tcPr>
          <w:p w14:paraId="54EBCF65" w14:textId="77777777" w:rsidR="00A10F71" w:rsidRPr="00F10928" w:rsidRDefault="00A10F71" w:rsidP="00E34637">
            <w:pPr>
              <w:rPr>
                <w:rFonts w:ascii="標楷體" w:eastAsia="標楷體" w:hAnsi="標楷體"/>
                <w:color w:val="000000"/>
                <w:spacing w:val="6"/>
                <w:shd w:val="clear" w:color="auto" w:fill="FFFFFF"/>
              </w:rPr>
            </w:pPr>
            <w:proofErr w:type="gramStart"/>
            <w:r>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color w:val="000000"/>
                <w:spacing w:val="6"/>
                <w:shd w:val="clear" w:color="auto" w:fill="FFFFFF"/>
              </w:rPr>
              <w:t>(迄)</w:t>
            </w:r>
          </w:p>
        </w:tc>
        <w:tc>
          <w:tcPr>
            <w:tcW w:w="696" w:type="dxa"/>
          </w:tcPr>
          <w:p w14:paraId="75802D6E"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515BC9B3" w14:textId="77777777" w:rsidR="00A10F71" w:rsidRPr="00291505" w:rsidRDefault="00A10F71" w:rsidP="00E34637">
            <w:pPr>
              <w:rPr>
                <w:rFonts w:ascii="標楷體" w:eastAsia="標楷體" w:hAnsi="標楷體"/>
              </w:rPr>
            </w:pPr>
          </w:p>
        </w:tc>
        <w:tc>
          <w:tcPr>
            <w:tcW w:w="1083" w:type="dxa"/>
          </w:tcPr>
          <w:p w14:paraId="4955B1DE" w14:textId="77777777" w:rsidR="00A10F71" w:rsidRPr="00291505" w:rsidRDefault="00A10F71" w:rsidP="00E34637">
            <w:pPr>
              <w:rPr>
                <w:rFonts w:ascii="標楷體" w:eastAsia="標楷體" w:hAnsi="標楷體"/>
                <w:sz w:val="20"/>
                <w:szCs w:val="20"/>
              </w:rPr>
            </w:pPr>
          </w:p>
        </w:tc>
        <w:tc>
          <w:tcPr>
            <w:tcW w:w="675" w:type="dxa"/>
          </w:tcPr>
          <w:p w14:paraId="77956351"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96" w:type="dxa"/>
          </w:tcPr>
          <w:p w14:paraId="39101A2E" w14:textId="77777777" w:rsidR="00A10F71" w:rsidRDefault="00A10F71" w:rsidP="00E34637">
            <w:pPr>
              <w:rPr>
                <w:rFonts w:ascii="標楷體" w:eastAsia="標楷體" w:hAnsi="標楷體"/>
              </w:rPr>
            </w:pPr>
            <w:r>
              <w:rPr>
                <w:rFonts w:ascii="標楷體" w:eastAsia="標楷體" w:hAnsi="標楷體" w:hint="eastAsia"/>
              </w:rPr>
              <w:t>W</w:t>
            </w:r>
          </w:p>
        </w:tc>
        <w:tc>
          <w:tcPr>
            <w:tcW w:w="3529" w:type="dxa"/>
          </w:tcPr>
          <w:p w14:paraId="39C92503"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1.限輸入數字</w:t>
            </w:r>
            <w:r w:rsidRPr="0078668E">
              <w:rPr>
                <w:rFonts w:ascii="標楷體" w:eastAsia="標楷體" w:hAnsi="標楷體" w:hint="eastAsia"/>
              </w:rPr>
              <w:t>, 檢核條件：</w:t>
            </w:r>
          </w:p>
          <w:p w14:paraId="749DB6CF" w14:textId="77777777" w:rsidR="00A10F71" w:rsidRDefault="00A10F71" w:rsidP="00E34637">
            <w:pPr>
              <w:ind w:leftChars="100" w:left="480" w:hangingChars="100" w:hanging="240"/>
              <w:rPr>
                <w:rFonts w:ascii="標楷體" w:eastAsia="標楷體" w:hAnsi="標楷體"/>
              </w:rPr>
            </w:pPr>
            <w:r>
              <w:rPr>
                <w:rFonts w:ascii="標楷體" w:eastAsia="標楷體" w:hAnsi="標楷體" w:hint="eastAsia"/>
              </w:rPr>
              <w:t>(</w:t>
            </w:r>
            <w:r>
              <w:rPr>
                <w:rFonts w:ascii="標楷體" w:eastAsia="標楷體" w:hAnsi="標楷體"/>
              </w:rPr>
              <w:t>1).</w:t>
            </w:r>
            <w:r w:rsidRPr="00C22689">
              <w:rPr>
                <w:rFonts w:ascii="標楷體" w:eastAsia="標楷體" w:hAnsi="標楷體" w:hint="eastAsia"/>
                <w:lang w:eastAsia="zh-HK"/>
              </w:rPr>
              <w:t>需介於</w:t>
            </w:r>
            <w:r>
              <w:rPr>
                <w:rFonts w:ascii="標楷體" w:eastAsia="標楷體" w:hAnsi="標楷體" w:hint="eastAsia"/>
                <w:lang w:eastAsia="zh-HK"/>
              </w:rPr>
              <w:t>[</w:t>
            </w:r>
            <w:proofErr w:type="gramStart"/>
            <w:r w:rsidRPr="00F10928">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color w:val="000000"/>
                <w:spacing w:val="6"/>
                <w:shd w:val="clear" w:color="auto" w:fill="FFFFFF"/>
              </w:rPr>
              <w:t>(起)</w:t>
            </w:r>
            <w:r>
              <w:rPr>
                <w:rFonts w:ascii="標楷體" w:eastAsia="標楷體" w:hAnsi="標楷體" w:hint="eastAsia"/>
                <w:lang w:eastAsia="zh-HK"/>
              </w:rPr>
              <w:t>]</w:t>
            </w:r>
            <w:r w:rsidRPr="00C22689">
              <w:rPr>
                <w:rFonts w:ascii="標楷體" w:eastAsia="標楷體" w:hAnsi="標楷體" w:hint="eastAsia"/>
                <w:lang w:eastAsia="zh-HK"/>
              </w:rPr>
              <w:t>至</w:t>
            </w:r>
            <w:r>
              <w:rPr>
                <w:rFonts w:ascii="標楷體" w:eastAsia="標楷體" w:hAnsi="標楷體" w:hint="eastAsia"/>
                <w:color w:val="000000"/>
                <w:spacing w:val="6"/>
                <w:shd w:val="clear" w:color="auto" w:fill="FFFFFF"/>
              </w:rPr>
              <w:t>9999999</w:t>
            </w:r>
            <w:r w:rsidRPr="00C22689">
              <w:rPr>
                <w:rFonts w:ascii="標楷體" w:eastAsia="標楷體" w:hAnsi="標楷體" w:hint="eastAsia"/>
              </w:rPr>
              <w:t>/</w:t>
            </w:r>
            <w:r w:rsidRPr="00C22689">
              <w:rPr>
                <w:rFonts w:ascii="標楷體" w:eastAsia="標楷體" w:hAnsi="標楷體"/>
              </w:rPr>
              <w:t>V(5)</w:t>
            </w:r>
          </w:p>
          <w:p w14:paraId="617B116B" w14:textId="77777777" w:rsidR="00A10F71" w:rsidRDefault="00A10F71" w:rsidP="00E34637">
            <w:pPr>
              <w:ind w:left="204"/>
              <w:rPr>
                <w:rFonts w:ascii="標楷體" w:eastAsia="標楷體" w:hAnsi="標楷體"/>
              </w:rPr>
            </w:pPr>
            <w:r>
              <w:rPr>
                <w:rFonts w:ascii="標楷體" w:eastAsia="標楷體" w:hAnsi="標楷體"/>
              </w:rPr>
              <w:t>(2).</w:t>
            </w:r>
            <w:r>
              <w:rPr>
                <w:rFonts w:ascii="標楷體" w:eastAsia="標楷體" w:hAnsi="標楷體" w:hint="eastAsia"/>
              </w:rPr>
              <w:t>不可為0/V(</w:t>
            </w:r>
            <w:r>
              <w:rPr>
                <w:rFonts w:ascii="標楷體" w:eastAsia="標楷體" w:hAnsi="標楷體"/>
              </w:rPr>
              <w:t>2</w:t>
            </w:r>
            <w:r>
              <w:rPr>
                <w:rFonts w:ascii="標楷體" w:eastAsia="標楷體" w:hAnsi="標楷體" w:hint="eastAsia"/>
              </w:rPr>
              <w:t>)</w:t>
            </w:r>
          </w:p>
          <w:p w14:paraId="49581734" w14:textId="77777777" w:rsidR="00A10F71" w:rsidRDefault="00A10F71" w:rsidP="00E34637">
            <w:pPr>
              <w:rPr>
                <w:rFonts w:ascii="標楷體" w:eastAsia="標楷體" w:hAnsi="標楷體"/>
              </w:rPr>
            </w:pPr>
            <w:r>
              <w:rPr>
                <w:rFonts w:ascii="標楷體" w:eastAsia="標楷體" w:hAnsi="標楷體" w:hint="eastAsia"/>
              </w:rPr>
              <w:t>2.若[</w:t>
            </w:r>
            <w:proofErr w:type="gramStart"/>
            <w:r>
              <w:rPr>
                <w:rFonts w:ascii="標楷體" w:eastAsia="標楷體" w:hAnsi="標楷體" w:hint="eastAsia"/>
              </w:rPr>
              <w:t>借款人戶號</w:t>
            </w:r>
            <w:proofErr w:type="gramEnd"/>
            <w:r>
              <w:rPr>
                <w:rFonts w:ascii="標楷體" w:eastAsia="標楷體" w:hAnsi="標楷體" w:hint="eastAsia"/>
              </w:rPr>
              <w:t>(起)]有值，則</w:t>
            </w:r>
          </w:p>
          <w:p w14:paraId="537EFDDB" w14:textId="77777777" w:rsidR="00A10F71" w:rsidRDefault="00A10F71" w:rsidP="00E34637">
            <w:pPr>
              <w:ind w:firstLineChars="100" w:firstLine="240"/>
              <w:rPr>
                <w:rFonts w:ascii="標楷體" w:eastAsia="標楷體" w:hAnsi="標楷體"/>
                <w:color w:val="000000"/>
                <w:spacing w:val="6"/>
                <w:shd w:val="clear" w:color="auto" w:fill="FFFFFF"/>
              </w:rPr>
            </w:pPr>
            <w:r>
              <w:rPr>
                <w:rFonts w:ascii="標楷體" w:eastAsia="標楷體" w:hAnsi="標楷體" w:hint="eastAsia"/>
              </w:rPr>
              <w:t>[</w:t>
            </w:r>
            <w:proofErr w:type="gramStart"/>
            <w:r>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color w:val="000000"/>
                <w:spacing w:val="6"/>
                <w:shd w:val="clear" w:color="auto" w:fill="FFFFFF"/>
              </w:rPr>
              <w:t>(迄)]預設值等</w:t>
            </w:r>
          </w:p>
          <w:p w14:paraId="49DD9DD7" w14:textId="77777777" w:rsidR="00A10F71" w:rsidRDefault="00A10F71" w:rsidP="00E34637">
            <w:pPr>
              <w:ind w:firstLineChars="100" w:firstLine="252"/>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於[</w:t>
            </w:r>
            <w:proofErr w:type="gramStart"/>
            <w:r>
              <w:rPr>
                <w:rFonts w:ascii="標楷體" w:eastAsia="標楷體" w:hAnsi="標楷體" w:hint="eastAsia"/>
                <w:color w:val="000000"/>
                <w:spacing w:val="6"/>
                <w:shd w:val="clear" w:color="auto" w:fill="FFFFFF"/>
              </w:rPr>
              <w:t>借款人戶號</w:t>
            </w:r>
            <w:proofErr w:type="gramEnd"/>
            <w:r>
              <w:rPr>
                <w:rFonts w:ascii="標楷體" w:eastAsia="標楷體" w:hAnsi="標楷體" w:hint="eastAsia"/>
                <w:color w:val="000000"/>
                <w:spacing w:val="6"/>
                <w:shd w:val="clear" w:color="auto" w:fill="FFFFFF"/>
              </w:rPr>
              <w:t>(起)]，否則</w:t>
            </w:r>
          </w:p>
          <w:p w14:paraId="55FD0E6E" w14:textId="77777777" w:rsidR="00A10F71" w:rsidRPr="00CA746B" w:rsidRDefault="00A10F71" w:rsidP="00E34637">
            <w:pPr>
              <w:ind w:firstLineChars="100" w:firstLine="252"/>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預設為9999999</w:t>
            </w:r>
          </w:p>
        </w:tc>
      </w:tr>
    </w:tbl>
    <w:p w14:paraId="1B124B25" w14:textId="77777777" w:rsidR="00A10F71" w:rsidRDefault="00A10F71" w:rsidP="00A10F71">
      <w:pPr>
        <w:tabs>
          <w:tab w:val="left" w:pos="788"/>
        </w:tabs>
        <w:rPr>
          <w:rFonts w:ascii="標楷體" w:eastAsia="標楷體" w:hAnsi="標楷體"/>
        </w:rPr>
      </w:pPr>
    </w:p>
    <w:p w14:paraId="27D98077" w14:textId="77777777" w:rsidR="00A10F71" w:rsidRDefault="00A10F71" w:rsidP="00A10F71">
      <w:pPr>
        <w:tabs>
          <w:tab w:val="left" w:pos="788"/>
        </w:tabs>
        <w:rPr>
          <w:rFonts w:ascii="標楷體" w:eastAsia="標楷體" w:hAnsi="標楷體"/>
        </w:rPr>
      </w:pPr>
    </w:p>
    <w:p w14:paraId="5E222DA5" w14:textId="77777777" w:rsidR="00A10F71" w:rsidRPr="00B56858" w:rsidRDefault="00A10F71" w:rsidP="00A10F71"/>
    <w:p w14:paraId="603DF9AB"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449FF016" w14:textId="77777777" w:rsidR="00A10F71" w:rsidRPr="00291505" w:rsidRDefault="00A10F71" w:rsidP="00A10F71">
      <w:pPr>
        <w:rPr>
          <w:rFonts w:ascii="標楷體" w:eastAsia="標楷體" w:hAnsi="標楷體"/>
        </w:rPr>
      </w:pPr>
    </w:p>
    <w:p w14:paraId="46CA4319" w14:textId="7CA19128" w:rsidR="00A10F71" w:rsidRPr="00291505" w:rsidRDefault="00A10F71" w:rsidP="00A10F71">
      <w:pPr>
        <w:rPr>
          <w:rFonts w:ascii="標楷體" w:eastAsia="標楷體" w:hAnsi="標楷體"/>
        </w:rPr>
      </w:pPr>
      <w:r w:rsidRPr="00856D20">
        <w:rPr>
          <w:rFonts w:ascii="標楷體" w:eastAsia="標楷體" w:hAnsi="標楷體"/>
          <w:noProof/>
        </w:rPr>
        <w:drawing>
          <wp:inline distT="0" distB="0" distL="0" distR="0" wp14:anchorId="073868AA" wp14:editId="5E444896">
            <wp:extent cx="6483985" cy="419798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985" cy="4197985"/>
                    </a:xfrm>
                    <a:prstGeom prst="rect">
                      <a:avLst/>
                    </a:prstGeom>
                    <a:noFill/>
                    <a:ln>
                      <a:noFill/>
                    </a:ln>
                  </pic:spPr>
                </pic:pic>
              </a:graphicData>
            </a:graphic>
          </wp:inline>
        </w:drawing>
      </w:r>
    </w:p>
    <w:p w14:paraId="587CFE62" w14:textId="77777777" w:rsidR="00A10F71" w:rsidRPr="00291505" w:rsidRDefault="00A10F71" w:rsidP="00A10F71">
      <w:pPr>
        <w:tabs>
          <w:tab w:val="left" w:pos="788"/>
        </w:tabs>
        <w:rPr>
          <w:rFonts w:ascii="標楷體" w:eastAsia="標楷體" w:hAnsi="標楷體"/>
        </w:rPr>
      </w:pPr>
    </w:p>
    <w:p w14:paraId="4E37C972" w14:textId="77777777" w:rsidR="00A10F71" w:rsidRDefault="00A10F71" w:rsidP="00A10F71">
      <w:pPr>
        <w:rPr>
          <w:noProof/>
        </w:rPr>
      </w:pPr>
    </w:p>
    <w:p w14:paraId="4D37FE11" w14:textId="77777777" w:rsidR="00A10F71" w:rsidRDefault="00A10F71" w:rsidP="00A10F71">
      <w:pPr>
        <w:rPr>
          <w:noProof/>
        </w:rPr>
      </w:pPr>
    </w:p>
    <w:p w14:paraId="781AC257"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359E8096" w14:textId="77777777" w:rsidR="00A10F71" w:rsidRDefault="00A10F71" w:rsidP="00A10F71">
      <w:pPr>
        <w:rPr>
          <w:noProof/>
        </w:rPr>
      </w:pPr>
    </w:p>
    <w:p w14:paraId="1CB7D36F"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967"/>
        <w:gridCol w:w="1586"/>
        <w:gridCol w:w="3336"/>
        <w:gridCol w:w="3623"/>
      </w:tblGrid>
      <w:tr w:rsidR="00A10F71" w:rsidRPr="008F1D46" w14:paraId="20EE4AFE" w14:textId="77777777" w:rsidTr="00E34637">
        <w:tc>
          <w:tcPr>
            <w:tcW w:w="697" w:type="dxa"/>
            <w:shd w:val="clear" w:color="auto" w:fill="D9D9D9"/>
          </w:tcPr>
          <w:p w14:paraId="5337141A"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030B0DEE"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5A2206D3"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666CC2AA"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7574E7D2"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7B840D43" w14:textId="77777777" w:rsidTr="00E34637">
        <w:tc>
          <w:tcPr>
            <w:tcW w:w="697" w:type="dxa"/>
            <w:shd w:val="clear" w:color="auto" w:fill="auto"/>
          </w:tcPr>
          <w:p w14:paraId="70BFB4BB" w14:textId="77777777" w:rsidR="00A10F71" w:rsidRPr="007A1288" w:rsidRDefault="00A10F71" w:rsidP="00E34637">
            <w:pPr>
              <w:rPr>
                <w:rFonts w:ascii="標楷體" w:eastAsia="標楷體" w:hAnsi="標楷體"/>
                <w:lang w:eastAsia="zh-HK"/>
              </w:rPr>
            </w:pPr>
            <w:r>
              <w:rPr>
                <w:rFonts w:ascii="標楷體" w:eastAsia="標楷體" w:hAnsi="標楷體"/>
              </w:rPr>
              <w:t>1</w:t>
            </w:r>
          </w:p>
        </w:tc>
        <w:tc>
          <w:tcPr>
            <w:tcW w:w="1003" w:type="dxa"/>
            <w:shd w:val="clear" w:color="auto" w:fill="auto"/>
          </w:tcPr>
          <w:p w14:paraId="05856E90"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按鈕</w:t>
            </w:r>
          </w:p>
        </w:tc>
        <w:tc>
          <w:tcPr>
            <w:tcW w:w="1665" w:type="dxa"/>
            <w:shd w:val="clear" w:color="auto" w:fill="auto"/>
          </w:tcPr>
          <w:p w14:paraId="6AEF2AE7" w14:textId="77777777" w:rsidR="00A10F71" w:rsidRPr="007A1288" w:rsidRDefault="00A10F71" w:rsidP="00E34637">
            <w:pPr>
              <w:rPr>
                <w:rFonts w:ascii="標楷體" w:eastAsia="標楷體" w:hAnsi="標楷體"/>
                <w:lang w:eastAsia="zh-HK"/>
              </w:rPr>
            </w:pPr>
            <w:r>
              <w:rPr>
                <w:rFonts w:ascii="標楷體" w:eastAsia="標楷體" w:hAnsi="標楷體" w:hint="eastAsia"/>
              </w:rPr>
              <w:t>修改</w:t>
            </w:r>
          </w:p>
        </w:tc>
        <w:tc>
          <w:tcPr>
            <w:tcW w:w="3336" w:type="dxa"/>
            <w:shd w:val="clear" w:color="auto" w:fill="auto"/>
          </w:tcPr>
          <w:p w14:paraId="744DE0A4" w14:textId="77777777" w:rsidR="00A10F71" w:rsidRPr="007A1288" w:rsidRDefault="00A10F71" w:rsidP="00E34637">
            <w:pPr>
              <w:rPr>
                <w:rFonts w:ascii="標楷體" w:eastAsia="標楷體" w:hAnsi="標楷體"/>
                <w:lang w:eastAsia="zh-HK"/>
              </w:rPr>
            </w:pPr>
          </w:p>
        </w:tc>
        <w:tc>
          <w:tcPr>
            <w:tcW w:w="3719" w:type="dxa"/>
            <w:shd w:val="clear" w:color="auto" w:fill="auto"/>
          </w:tcPr>
          <w:p w14:paraId="6AAFF62D" w14:textId="77777777" w:rsidR="00A10F71" w:rsidRPr="003845A5" w:rsidRDefault="00A10F71" w:rsidP="00E34637">
            <w:pPr>
              <w:pStyle w:val="HTML"/>
              <w:shd w:val="clear" w:color="auto" w:fill="FFFFFF"/>
              <w:rPr>
                <w:rFonts w:ascii="標楷體" w:eastAsia="標楷體" w:hAnsi="標楷體"/>
                <w:color w:val="000000"/>
                <w:spacing w:val="15"/>
              </w:rPr>
            </w:pPr>
            <w:r w:rsidRPr="003845A5">
              <w:rPr>
                <w:rFonts w:ascii="標楷體" w:eastAsia="標楷體" w:hAnsi="標楷體" w:hint="eastAsia"/>
                <w:lang w:eastAsia="zh-HK"/>
              </w:rPr>
              <w:t>1</w:t>
            </w:r>
            <w:r w:rsidRPr="003845A5">
              <w:rPr>
                <w:rFonts w:ascii="標楷體" w:eastAsia="標楷體" w:hAnsi="標楷體"/>
                <w:lang w:eastAsia="zh-HK"/>
              </w:rPr>
              <w:t>.</w:t>
            </w:r>
            <w:r w:rsidRPr="003845A5">
              <w:rPr>
                <w:rFonts w:ascii="標楷體" w:eastAsia="標楷體" w:hAnsi="標楷體" w:hint="eastAsia"/>
              </w:rPr>
              <w:t>修改</w:t>
            </w:r>
            <w:r w:rsidRPr="003845A5">
              <w:rPr>
                <w:rFonts w:ascii="標楷體" w:eastAsia="標楷體" w:hAnsi="標楷體" w:hint="eastAsia"/>
                <w:lang w:eastAsia="zh-HK"/>
              </w:rPr>
              <w:t>當筆</w:t>
            </w:r>
            <w:r w:rsidRPr="003845A5">
              <w:rPr>
                <w:rFonts w:ascii="標楷體" w:eastAsia="標楷體" w:hAnsi="標楷體" w:hint="eastAsia"/>
              </w:rPr>
              <w:t>法拍費用明細資料,連結至</w:t>
            </w:r>
            <w:r w:rsidRPr="003845A5">
              <w:rPr>
                <w:rFonts w:ascii="標楷體" w:eastAsia="標楷體" w:hAnsi="標楷體"/>
              </w:rPr>
              <w:t>【L2</w:t>
            </w:r>
            <w:r w:rsidRPr="003845A5">
              <w:rPr>
                <w:rFonts w:ascii="標楷體" w:eastAsia="標楷體" w:hAnsi="標楷體" w:hint="eastAsia"/>
              </w:rPr>
              <w:t>602</w:t>
            </w:r>
            <w:r w:rsidRPr="003845A5">
              <w:rPr>
                <w:rFonts w:ascii="標楷體" w:eastAsia="標楷體" w:hAnsi="標楷體"/>
                <w:color w:val="000000"/>
                <w:spacing w:val="15"/>
              </w:rPr>
              <w:t>法拍費用維護</w:t>
            </w:r>
            <w:r w:rsidRPr="003845A5">
              <w:rPr>
                <w:rFonts w:ascii="標楷體" w:eastAsia="標楷體" w:hAnsi="標楷體"/>
              </w:rPr>
              <w:t>】</w:t>
            </w:r>
            <w:r w:rsidRPr="003845A5">
              <w:rPr>
                <w:rFonts w:ascii="標楷體" w:eastAsia="標楷體" w:hAnsi="標楷體" w:hint="eastAsia"/>
              </w:rPr>
              <w:t>，</w:t>
            </w:r>
            <w:r w:rsidRPr="003845A5">
              <w:rPr>
                <w:rFonts w:ascii="標楷體" w:eastAsia="標楷體" w:hAnsi="標楷體" w:hint="eastAsia"/>
                <w:lang w:eastAsia="zh-HK"/>
              </w:rPr>
              <w:t>供</w:t>
            </w:r>
            <w:r w:rsidRPr="003845A5">
              <w:rPr>
                <w:rFonts w:ascii="標楷體" w:eastAsia="標楷體" w:hAnsi="標楷體" w:hint="eastAsia"/>
              </w:rPr>
              <w:t>修改法拍費用明細資料</w:t>
            </w:r>
          </w:p>
        </w:tc>
      </w:tr>
      <w:tr w:rsidR="00A10F71" w:rsidRPr="007A1288" w14:paraId="3CE8D11D" w14:textId="77777777" w:rsidTr="00E34637">
        <w:tc>
          <w:tcPr>
            <w:tcW w:w="697" w:type="dxa"/>
            <w:shd w:val="clear" w:color="auto" w:fill="auto"/>
          </w:tcPr>
          <w:p w14:paraId="13FDB948" w14:textId="77777777" w:rsidR="00A10F71" w:rsidRDefault="00A10F71" w:rsidP="00E34637">
            <w:pPr>
              <w:rPr>
                <w:rFonts w:ascii="標楷體" w:eastAsia="標楷體" w:hAnsi="標楷體"/>
              </w:rPr>
            </w:pPr>
            <w:r>
              <w:rPr>
                <w:rFonts w:ascii="標楷體" w:eastAsia="標楷體" w:hAnsi="標楷體" w:hint="eastAsia"/>
              </w:rPr>
              <w:t>2</w:t>
            </w:r>
          </w:p>
        </w:tc>
        <w:tc>
          <w:tcPr>
            <w:tcW w:w="1003" w:type="dxa"/>
            <w:shd w:val="clear" w:color="auto" w:fill="auto"/>
          </w:tcPr>
          <w:p w14:paraId="07B9AF0A" w14:textId="77777777" w:rsidR="00A10F71" w:rsidRPr="007A1288" w:rsidRDefault="00A10F71" w:rsidP="00E34637">
            <w:pPr>
              <w:rPr>
                <w:rFonts w:ascii="標楷體" w:eastAsia="標楷體" w:hAnsi="標楷體"/>
                <w:lang w:eastAsia="zh-HK"/>
              </w:rPr>
            </w:pPr>
            <w:r>
              <w:rPr>
                <w:rFonts w:ascii="標楷體" w:eastAsia="標楷體" w:hAnsi="標楷體" w:hint="eastAsia"/>
              </w:rPr>
              <w:t>按鈕</w:t>
            </w:r>
          </w:p>
        </w:tc>
        <w:tc>
          <w:tcPr>
            <w:tcW w:w="1665" w:type="dxa"/>
            <w:shd w:val="clear" w:color="auto" w:fill="auto"/>
          </w:tcPr>
          <w:p w14:paraId="797CC8BA" w14:textId="77777777" w:rsidR="00A10F71" w:rsidRDefault="00A10F71" w:rsidP="00E34637">
            <w:pPr>
              <w:rPr>
                <w:rFonts w:ascii="標楷體" w:eastAsia="標楷體" w:hAnsi="標楷體"/>
              </w:rPr>
            </w:pPr>
            <w:r>
              <w:rPr>
                <w:rFonts w:ascii="標楷體" w:eastAsia="標楷體" w:hAnsi="標楷體" w:hint="eastAsia"/>
              </w:rPr>
              <w:t>複製</w:t>
            </w:r>
          </w:p>
        </w:tc>
        <w:tc>
          <w:tcPr>
            <w:tcW w:w="3336" w:type="dxa"/>
            <w:shd w:val="clear" w:color="auto" w:fill="auto"/>
          </w:tcPr>
          <w:p w14:paraId="432D8D51" w14:textId="77777777" w:rsidR="00A10F71" w:rsidRPr="007A1288" w:rsidRDefault="00A10F71" w:rsidP="00E34637">
            <w:pPr>
              <w:rPr>
                <w:rFonts w:ascii="標楷體" w:eastAsia="標楷體" w:hAnsi="標楷體"/>
                <w:lang w:eastAsia="zh-HK"/>
              </w:rPr>
            </w:pPr>
          </w:p>
        </w:tc>
        <w:tc>
          <w:tcPr>
            <w:tcW w:w="3719" w:type="dxa"/>
            <w:shd w:val="clear" w:color="auto" w:fill="auto"/>
          </w:tcPr>
          <w:p w14:paraId="45933F1B" w14:textId="77777777" w:rsidR="00A10F71" w:rsidRPr="003845A5" w:rsidRDefault="00A10F71" w:rsidP="00E34637">
            <w:pPr>
              <w:pStyle w:val="HTML"/>
              <w:shd w:val="clear" w:color="auto" w:fill="FFFFFF"/>
              <w:rPr>
                <w:rFonts w:ascii="標楷體" w:eastAsia="標楷體" w:hAnsi="標楷體"/>
                <w:color w:val="000000"/>
                <w:spacing w:val="15"/>
              </w:rPr>
            </w:pPr>
            <w:r w:rsidRPr="003845A5">
              <w:rPr>
                <w:rFonts w:ascii="標楷體" w:eastAsia="標楷體" w:hAnsi="標楷體" w:hint="eastAsia"/>
                <w:lang w:eastAsia="zh-HK"/>
              </w:rPr>
              <w:t>1</w:t>
            </w:r>
            <w:r w:rsidRPr="003845A5">
              <w:rPr>
                <w:rFonts w:ascii="標楷體" w:eastAsia="標楷體" w:hAnsi="標楷體"/>
                <w:lang w:eastAsia="zh-HK"/>
              </w:rPr>
              <w:t>.</w:t>
            </w:r>
            <w:r w:rsidRPr="003845A5">
              <w:rPr>
                <w:rFonts w:ascii="標楷體" w:eastAsia="標楷體" w:hAnsi="標楷體" w:hint="eastAsia"/>
              </w:rPr>
              <w:t>複製</w:t>
            </w:r>
            <w:r w:rsidRPr="003845A5">
              <w:rPr>
                <w:rFonts w:ascii="標楷體" w:eastAsia="標楷體" w:hAnsi="標楷體" w:hint="eastAsia"/>
                <w:lang w:eastAsia="zh-HK"/>
              </w:rPr>
              <w:t>當筆</w:t>
            </w:r>
            <w:r w:rsidRPr="003845A5">
              <w:rPr>
                <w:rFonts w:ascii="標楷體" w:eastAsia="標楷體" w:hAnsi="標楷體" w:hint="eastAsia"/>
              </w:rPr>
              <w:t>法拍費用明細資料,連結至</w:t>
            </w:r>
            <w:r w:rsidRPr="003845A5">
              <w:rPr>
                <w:rFonts w:ascii="標楷體" w:eastAsia="標楷體" w:hAnsi="標楷體"/>
              </w:rPr>
              <w:t>【L2</w:t>
            </w:r>
            <w:r w:rsidRPr="003845A5">
              <w:rPr>
                <w:rFonts w:ascii="標楷體" w:eastAsia="標楷體" w:hAnsi="標楷體" w:hint="eastAsia"/>
              </w:rPr>
              <w:t>601</w:t>
            </w:r>
            <w:r w:rsidRPr="003845A5">
              <w:rPr>
                <w:rFonts w:ascii="標楷體" w:eastAsia="標楷體" w:hAnsi="標楷體"/>
                <w:color w:val="000000"/>
                <w:spacing w:val="15"/>
              </w:rPr>
              <w:t>法拍費用新增</w:t>
            </w:r>
            <w:r w:rsidRPr="003845A5">
              <w:rPr>
                <w:rFonts w:ascii="標楷體" w:eastAsia="標楷體" w:hAnsi="標楷體"/>
              </w:rPr>
              <w:t>】</w:t>
            </w:r>
            <w:r w:rsidRPr="003845A5">
              <w:rPr>
                <w:rFonts w:ascii="標楷體" w:eastAsia="標楷體" w:hAnsi="標楷體" w:hint="eastAsia"/>
              </w:rPr>
              <w:t>，</w:t>
            </w:r>
            <w:r w:rsidRPr="003845A5">
              <w:rPr>
                <w:rFonts w:ascii="標楷體" w:eastAsia="標楷體" w:hAnsi="標楷體" w:hint="eastAsia"/>
                <w:lang w:eastAsia="zh-HK"/>
              </w:rPr>
              <w:t>供</w:t>
            </w:r>
            <w:r>
              <w:rPr>
                <w:rFonts w:ascii="標楷體" w:eastAsia="標楷體" w:hAnsi="標楷體" w:hint="eastAsia"/>
              </w:rPr>
              <w:t>新增</w:t>
            </w:r>
            <w:r w:rsidRPr="003845A5">
              <w:rPr>
                <w:rFonts w:ascii="標楷體" w:eastAsia="標楷體" w:hAnsi="標楷體" w:hint="eastAsia"/>
              </w:rPr>
              <w:t>法拍費用明細資料</w:t>
            </w:r>
          </w:p>
        </w:tc>
      </w:tr>
      <w:tr w:rsidR="00A10F71" w:rsidRPr="007A1288" w14:paraId="1BFC5D60" w14:textId="77777777" w:rsidTr="00E34637">
        <w:tc>
          <w:tcPr>
            <w:tcW w:w="697" w:type="dxa"/>
            <w:shd w:val="clear" w:color="auto" w:fill="auto"/>
          </w:tcPr>
          <w:p w14:paraId="4AAB2B5D" w14:textId="77777777" w:rsidR="00A10F71" w:rsidRPr="007A1288" w:rsidRDefault="00A10F71" w:rsidP="00E34637">
            <w:pPr>
              <w:rPr>
                <w:rFonts w:ascii="標楷體" w:eastAsia="標楷體" w:hAnsi="標楷體"/>
                <w:lang w:eastAsia="zh-HK"/>
              </w:rPr>
            </w:pPr>
            <w:r>
              <w:rPr>
                <w:rFonts w:ascii="標楷體" w:eastAsia="標楷體" w:hAnsi="標楷體" w:hint="eastAsia"/>
              </w:rPr>
              <w:t>3</w:t>
            </w:r>
          </w:p>
        </w:tc>
        <w:tc>
          <w:tcPr>
            <w:tcW w:w="1003" w:type="dxa"/>
            <w:shd w:val="clear" w:color="auto" w:fill="auto"/>
          </w:tcPr>
          <w:p w14:paraId="23AB62DB"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按鈕</w:t>
            </w:r>
          </w:p>
        </w:tc>
        <w:tc>
          <w:tcPr>
            <w:tcW w:w="1665" w:type="dxa"/>
            <w:shd w:val="clear" w:color="auto" w:fill="auto"/>
          </w:tcPr>
          <w:p w14:paraId="00FC3DC2" w14:textId="77777777" w:rsidR="00A10F71" w:rsidRPr="007A1288" w:rsidRDefault="00A10F71" w:rsidP="00E34637">
            <w:pPr>
              <w:rPr>
                <w:rFonts w:ascii="標楷體" w:eastAsia="標楷體" w:hAnsi="標楷體"/>
                <w:lang w:eastAsia="zh-HK"/>
              </w:rPr>
            </w:pPr>
            <w:r>
              <w:rPr>
                <w:rFonts w:ascii="標楷體" w:eastAsia="標楷體" w:hAnsi="標楷體" w:hint="eastAsia"/>
              </w:rPr>
              <w:t>刪除</w:t>
            </w:r>
          </w:p>
        </w:tc>
        <w:tc>
          <w:tcPr>
            <w:tcW w:w="3336" w:type="dxa"/>
            <w:shd w:val="clear" w:color="auto" w:fill="auto"/>
          </w:tcPr>
          <w:p w14:paraId="67D9F8EA" w14:textId="77777777" w:rsidR="00A10F71" w:rsidRPr="007A1288" w:rsidRDefault="00A10F71" w:rsidP="00E34637">
            <w:pPr>
              <w:rPr>
                <w:rFonts w:ascii="標楷體" w:eastAsia="標楷體" w:hAnsi="標楷體"/>
                <w:lang w:eastAsia="zh-HK"/>
              </w:rPr>
            </w:pPr>
          </w:p>
        </w:tc>
        <w:tc>
          <w:tcPr>
            <w:tcW w:w="3719" w:type="dxa"/>
            <w:shd w:val="clear" w:color="auto" w:fill="auto"/>
          </w:tcPr>
          <w:p w14:paraId="302F271D" w14:textId="77777777" w:rsidR="00A10F71" w:rsidRDefault="00A10F71" w:rsidP="00E34637">
            <w:r w:rsidRPr="00F43199">
              <w:rPr>
                <w:rFonts w:ascii="標楷體" w:eastAsia="標楷體" w:hAnsi="標楷體" w:hint="eastAsia"/>
                <w:lang w:eastAsia="zh-HK"/>
              </w:rPr>
              <w:t>1</w:t>
            </w:r>
            <w:r w:rsidRPr="00F43199">
              <w:rPr>
                <w:rFonts w:ascii="標楷體" w:eastAsia="標楷體" w:hAnsi="標楷體"/>
                <w:lang w:eastAsia="zh-HK"/>
              </w:rPr>
              <w:t>.</w:t>
            </w:r>
            <w:r>
              <w:rPr>
                <w:rFonts w:ascii="標楷體" w:eastAsia="標楷體" w:hAnsi="標楷體" w:hint="eastAsia"/>
              </w:rPr>
              <w:t>刪除</w:t>
            </w:r>
            <w:r w:rsidRPr="00F43199">
              <w:rPr>
                <w:rFonts w:ascii="標楷體" w:eastAsia="標楷體" w:hAnsi="標楷體" w:hint="eastAsia"/>
                <w:lang w:eastAsia="zh-HK"/>
              </w:rPr>
              <w:t>當筆</w:t>
            </w:r>
            <w:r w:rsidRPr="00F43199">
              <w:rPr>
                <w:rFonts w:ascii="標楷體" w:eastAsia="標楷體" w:hAnsi="標楷體" w:hint="eastAsia"/>
              </w:rPr>
              <w:t>法拍費用明細資料,連結至</w:t>
            </w:r>
            <w:r w:rsidRPr="00F43199">
              <w:rPr>
                <w:rFonts w:ascii="標楷體" w:eastAsia="標楷體" w:hAnsi="標楷體"/>
              </w:rPr>
              <w:t>【L2</w:t>
            </w:r>
            <w:r w:rsidRPr="00F43199">
              <w:rPr>
                <w:rFonts w:ascii="標楷體" w:eastAsia="標楷體" w:hAnsi="標楷體" w:hint="eastAsia"/>
              </w:rPr>
              <w:t>602</w:t>
            </w:r>
            <w:r w:rsidRPr="00F43199">
              <w:rPr>
                <w:rFonts w:ascii="標楷體" w:eastAsia="標楷體" w:hAnsi="標楷體"/>
                <w:color w:val="000000"/>
                <w:spacing w:val="15"/>
              </w:rPr>
              <w:t>法拍費用維護</w:t>
            </w:r>
            <w:r w:rsidRPr="00F43199">
              <w:rPr>
                <w:rFonts w:ascii="標楷體" w:eastAsia="標楷體" w:hAnsi="標楷體"/>
              </w:rPr>
              <w:t>】</w:t>
            </w:r>
            <w:r w:rsidRPr="00F43199">
              <w:rPr>
                <w:rFonts w:ascii="標楷體" w:eastAsia="標楷體" w:hAnsi="標楷體" w:hint="eastAsia"/>
              </w:rPr>
              <w:t>，</w:t>
            </w:r>
            <w:r w:rsidRPr="00F43199">
              <w:rPr>
                <w:rFonts w:ascii="標楷體" w:eastAsia="標楷體" w:hAnsi="標楷體" w:hint="eastAsia"/>
                <w:lang w:eastAsia="zh-HK"/>
              </w:rPr>
              <w:t>供</w:t>
            </w:r>
            <w:r>
              <w:rPr>
                <w:rFonts w:ascii="標楷體" w:eastAsia="標楷體" w:hAnsi="標楷體" w:hint="eastAsia"/>
              </w:rPr>
              <w:t>刪除</w:t>
            </w:r>
            <w:r w:rsidRPr="00F43199">
              <w:rPr>
                <w:rFonts w:ascii="標楷體" w:eastAsia="標楷體" w:hAnsi="標楷體" w:hint="eastAsia"/>
              </w:rPr>
              <w:t>法拍費用明細資料</w:t>
            </w:r>
          </w:p>
        </w:tc>
      </w:tr>
      <w:tr w:rsidR="00A10F71" w:rsidRPr="007A1288" w14:paraId="76363215" w14:textId="77777777" w:rsidTr="00E34637">
        <w:tc>
          <w:tcPr>
            <w:tcW w:w="697" w:type="dxa"/>
            <w:shd w:val="clear" w:color="auto" w:fill="auto"/>
          </w:tcPr>
          <w:p w14:paraId="3B96FD8C" w14:textId="77777777" w:rsidR="00A10F71" w:rsidRPr="007A1288" w:rsidRDefault="00A10F71" w:rsidP="00E34637">
            <w:pPr>
              <w:rPr>
                <w:rFonts w:ascii="標楷體" w:eastAsia="標楷體" w:hAnsi="標楷體"/>
              </w:rPr>
            </w:pPr>
            <w:r>
              <w:rPr>
                <w:rFonts w:ascii="標楷體" w:eastAsia="標楷體" w:hAnsi="標楷體" w:hint="eastAsia"/>
              </w:rPr>
              <w:t>4</w:t>
            </w:r>
          </w:p>
        </w:tc>
        <w:tc>
          <w:tcPr>
            <w:tcW w:w="1003" w:type="dxa"/>
            <w:shd w:val="clear" w:color="auto" w:fill="auto"/>
          </w:tcPr>
          <w:p w14:paraId="2A89BD40" w14:textId="77777777" w:rsidR="00A10F71" w:rsidRPr="007A1288" w:rsidRDefault="00A10F71" w:rsidP="00E34637">
            <w:pPr>
              <w:rPr>
                <w:rFonts w:ascii="標楷體" w:eastAsia="標楷體" w:hAnsi="標楷體"/>
                <w:lang w:eastAsia="zh-HK"/>
              </w:rPr>
            </w:pPr>
            <w:r>
              <w:rPr>
                <w:rFonts w:ascii="標楷體" w:eastAsia="標楷體" w:hAnsi="標楷體" w:hint="eastAsia"/>
              </w:rPr>
              <w:t>按鈕</w:t>
            </w:r>
          </w:p>
        </w:tc>
        <w:tc>
          <w:tcPr>
            <w:tcW w:w="1665" w:type="dxa"/>
            <w:shd w:val="clear" w:color="auto" w:fill="auto"/>
          </w:tcPr>
          <w:p w14:paraId="012E0E7B" w14:textId="77777777" w:rsidR="00A10F71" w:rsidRDefault="00A10F71" w:rsidP="00E34637">
            <w:pPr>
              <w:rPr>
                <w:rFonts w:ascii="標楷體" w:eastAsia="標楷體" w:hAnsi="標楷體"/>
              </w:rPr>
            </w:pPr>
            <w:r>
              <w:rPr>
                <w:rFonts w:ascii="標楷體" w:eastAsia="標楷體" w:hAnsi="標楷體" w:hint="eastAsia"/>
              </w:rPr>
              <w:t>查詢</w:t>
            </w:r>
          </w:p>
        </w:tc>
        <w:tc>
          <w:tcPr>
            <w:tcW w:w="3336" w:type="dxa"/>
            <w:shd w:val="clear" w:color="auto" w:fill="auto"/>
          </w:tcPr>
          <w:p w14:paraId="5EEE2A12" w14:textId="77777777" w:rsidR="00A10F71" w:rsidRPr="007A1288" w:rsidRDefault="00A10F71" w:rsidP="00E34637">
            <w:pPr>
              <w:rPr>
                <w:rFonts w:ascii="標楷體" w:eastAsia="標楷體" w:hAnsi="標楷體"/>
                <w:lang w:eastAsia="zh-HK"/>
              </w:rPr>
            </w:pPr>
          </w:p>
        </w:tc>
        <w:tc>
          <w:tcPr>
            <w:tcW w:w="3719" w:type="dxa"/>
            <w:shd w:val="clear" w:color="auto" w:fill="auto"/>
          </w:tcPr>
          <w:p w14:paraId="71D0E6E1" w14:textId="77777777" w:rsidR="00A10F71" w:rsidRDefault="00A10F71" w:rsidP="00E34637">
            <w:r w:rsidRPr="00F43199">
              <w:rPr>
                <w:rFonts w:ascii="標楷體" w:eastAsia="標楷體" w:hAnsi="標楷體" w:hint="eastAsia"/>
                <w:lang w:eastAsia="zh-HK"/>
              </w:rPr>
              <w:t>1</w:t>
            </w:r>
            <w:r w:rsidRPr="00F43199">
              <w:rPr>
                <w:rFonts w:ascii="標楷體" w:eastAsia="標楷體" w:hAnsi="標楷體"/>
                <w:lang w:eastAsia="zh-HK"/>
              </w:rPr>
              <w:t>.</w:t>
            </w:r>
            <w:r>
              <w:rPr>
                <w:rFonts w:ascii="標楷體" w:eastAsia="標楷體" w:hAnsi="標楷體" w:hint="eastAsia"/>
              </w:rPr>
              <w:t>查詢</w:t>
            </w:r>
            <w:r w:rsidRPr="00F43199">
              <w:rPr>
                <w:rFonts w:ascii="標楷體" w:eastAsia="標楷體" w:hAnsi="標楷體" w:hint="eastAsia"/>
                <w:lang w:eastAsia="zh-HK"/>
              </w:rPr>
              <w:t>當筆</w:t>
            </w:r>
            <w:r w:rsidRPr="00F43199">
              <w:rPr>
                <w:rFonts w:ascii="標楷體" w:eastAsia="標楷體" w:hAnsi="標楷體" w:hint="eastAsia"/>
              </w:rPr>
              <w:t>法拍費用明細資料,連結至</w:t>
            </w:r>
            <w:r w:rsidRPr="00F43199">
              <w:rPr>
                <w:rFonts w:ascii="標楷體" w:eastAsia="標楷體" w:hAnsi="標楷體"/>
              </w:rPr>
              <w:t>【L2</w:t>
            </w:r>
            <w:r w:rsidRPr="00F43199">
              <w:rPr>
                <w:rFonts w:ascii="標楷體" w:eastAsia="標楷體" w:hAnsi="標楷體" w:hint="eastAsia"/>
              </w:rPr>
              <w:t>602</w:t>
            </w:r>
            <w:r w:rsidRPr="00F43199">
              <w:rPr>
                <w:rFonts w:ascii="標楷體" w:eastAsia="標楷體" w:hAnsi="標楷體"/>
                <w:color w:val="000000"/>
                <w:spacing w:val="15"/>
              </w:rPr>
              <w:t>法拍費用維護</w:t>
            </w:r>
            <w:r w:rsidRPr="00F43199">
              <w:rPr>
                <w:rFonts w:ascii="標楷體" w:eastAsia="標楷體" w:hAnsi="標楷體"/>
              </w:rPr>
              <w:t>】</w:t>
            </w:r>
            <w:r w:rsidRPr="00F43199">
              <w:rPr>
                <w:rFonts w:ascii="標楷體" w:eastAsia="標楷體" w:hAnsi="標楷體" w:hint="eastAsia"/>
              </w:rPr>
              <w:t>，</w:t>
            </w:r>
            <w:r w:rsidRPr="00F43199">
              <w:rPr>
                <w:rFonts w:ascii="標楷體" w:eastAsia="標楷體" w:hAnsi="標楷體" w:hint="eastAsia"/>
                <w:lang w:eastAsia="zh-HK"/>
              </w:rPr>
              <w:t>供</w:t>
            </w:r>
            <w:r>
              <w:rPr>
                <w:rFonts w:ascii="標楷體" w:eastAsia="標楷體" w:hAnsi="標楷體" w:hint="eastAsia"/>
              </w:rPr>
              <w:t>查詢</w:t>
            </w:r>
            <w:r w:rsidRPr="00F43199">
              <w:rPr>
                <w:rFonts w:ascii="標楷體" w:eastAsia="標楷體" w:hAnsi="標楷體" w:hint="eastAsia"/>
              </w:rPr>
              <w:t>法拍費用明細資料</w:t>
            </w:r>
          </w:p>
        </w:tc>
      </w:tr>
      <w:tr w:rsidR="00A10F71" w:rsidRPr="007A1288" w14:paraId="3DAAD4AF" w14:textId="77777777" w:rsidTr="00E34637">
        <w:tc>
          <w:tcPr>
            <w:tcW w:w="697" w:type="dxa"/>
            <w:shd w:val="clear" w:color="auto" w:fill="auto"/>
          </w:tcPr>
          <w:p w14:paraId="182C42A6" w14:textId="77777777" w:rsidR="00A10F71" w:rsidRPr="007A1288" w:rsidRDefault="00A10F71" w:rsidP="00E34637">
            <w:pPr>
              <w:rPr>
                <w:rFonts w:ascii="標楷體" w:eastAsia="標楷體" w:hAnsi="標楷體"/>
                <w:lang w:eastAsia="zh-HK"/>
              </w:rPr>
            </w:pPr>
            <w:r>
              <w:rPr>
                <w:rFonts w:ascii="標楷體" w:eastAsia="標楷體" w:hAnsi="標楷體" w:hint="eastAsia"/>
              </w:rPr>
              <w:t>5</w:t>
            </w:r>
          </w:p>
        </w:tc>
        <w:tc>
          <w:tcPr>
            <w:tcW w:w="1003" w:type="dxa"/>
            <w:shd w:val="clear" w:color="auto" w:fill="auto"/>
          </w:tcPr>
          <w:p w14:paraId="750586E2"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70148F39"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p>
        </w:tc>
        <w:tc>
          <w:tcPr>
            <w:tcW w:w="3336" w:type="dxa"/>
            <w:shd w:val="clear" w:color="auto" w:fill="auto"/>
          </w:tcPr>
          <w:p w14:paraId="5FC7791D"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ReceiveDate</w:t>
            </w:r>
          </w:p>
        </w:tc>
        <w:tc>
          <w:tcPr>
            <w:tcW w:w="3719" w:type="dxa"/>
            <w:shd w:val="clear" w:color="auto" w:fill="auto"/>
          </w:tcPr>
          <w:p w14:paraId="027E2DAC"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收件日(Y</w:t>
            </w:r>
            <w:r>
              <w:rPr>
                <w:rFonts w:ascii="標楷體" w:eastAsia="標楷體" w:hAnsi="標楷體"/>
              </w:rPr>
              <w:t>YY/MM/DD</w:t>
            </w:r>
            <w:r>
              <w:rPr>
                <w:rFonts w:ascii="標楷體" w:eastAsia="標楷體" w:hAnsi="標楷體" w:hint="eastAsia"/>
              </w:rPr>
              <w:t>)</w:t>
            </w:r>
          </w:p>
        </w:tc>
      </w:tr>
      <w:tr w:rsidR="00A10F71" w:rsidRPr="007A1288" w14:paraId="18B68B3E" w14:textId="77777777" w:rsidTr="00E34637">
        <w:tc>
          <w:tcPr>
            <w:tcW w:w="697" w:type="dxa"/>
            <w:shd w:val="clear" w:color="auto" w:fill="auto"/>
          </w:tcPr>
          <w:p w14:paraId="5DAE1611" w14:textId="77777777" w:rsidR="00A10F71" w:rsidRPr="007A1288" w:rsidRDefault="00A10F71" w:rsidP="00E34637">
            <w:pPr>
              <w:rPr>
                <w:rFonts w:ascii="標楷體" w:eastAsia="標楷體" w:hAnsi="標楷體"/>
                <w:lang w:eastAsia="zh-HK"/>
              </w:rPr>
            </w:pPr>
            <w:r>
              <w:rPr>
                <w:rFonts w:ascii="標楷體" w:eastAsia="標楷體" w:hAnsi="標楷體" w:hint="eastAsia"/>
              </w:rPr>
              <w:t>6</w:t>
            </w:r>
          </w:p>
        </w:tc>
        <w:tc>
          <w:tcPr>
            <w:tcW w:w="1003" w:type="dxa"/>
            <w:shd w:val="clear" w:color="auto" w:fill="auto"/>
          </w:tcPr>
          <w:p w14:paraId="7A916882"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3763375E" w14:textId="77777777" w:rsidR="00A10F71" w:rsidRPr="007A1288" w:rsidRDefault="00A10F71" w:rsidP="00E34637">
            <w:pPr>
              <w:rPr>
                <w:rFonts w:ascii="標楷體" w:eastAsia="標楷體" w:hAnsi="標楷體"/>
                <w:lang w:eastAsia="zh-HK"/>
              </w:rPr>
            </w:pPr>
            <w:r>
              <w:rPr>
                <w:rFonts w:ascii="標楷體" w:eastAsia="標楷體" w:hAnsi="標楷體" w:hint="eastAsia"/>
              </w:rPr>
              <w:t>戶號</w:t>
            </w:r>
          </w:p>
        </w:tc>
        <w:tc>
          <w:tcPr>
            <w:tcW w:w="3336" w:type="dxa"/>
            <w:shd w:val="clear" w:color="auto" w:fill="auto"/>
          </w:tcPr>
          <w:p w14:paraId="744FD99A"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CustNo</w:t>
            </w:r>
          </w:p>
          <w:p w14:paraId="365BDB96"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FacmNo</w:t>
            </w:r>
          </w:p>
        </w:tc>
        <w:tc>
          <w:tcPr>
            <w:tcW w:w="3719" w:type="dxa"/>
            <w:shd w:val="clear" w:color="auto" w:fill="auto"/>
          </w:tcPr>
          <w:p w14:paraId="7D03E008" w14:textId="77777777" w:rsidR="00A10F71" w:rsidRPr="007A1288" w:rsidRDefault="00A10F71" w:rsidP="00E34637">
            <w:pPr>
              <w:rPr>
                <w:rFonts w:ascii="標楷體" w:eastAsia="標楷體" w:hAnsi="標楷體"/>
                <w:lang w:eastAsia="zh-HK"/>
              </w:rPr>
            </w:pPr>
            <w:r>
              <w:rPr>
                <w:rFonts w:ascii="標楷體" w:eastAsia="標楷體" w:hAnsi="標楷體" w:hint="eastAsia"/>
              </w:rPr>
              <w:t>戶號+額度</w:t>
            </w:r>
          </w:p>
        </w:tc>
      </w:tr>
      <w:tr w:rsidR="00A10F71" w:rsidRPr="007A1288" w14:paraId="4003DB93" w14:textId="77777777" w:rsidTr="00E34637">
        <w:tc>
          <w:tcPr>
            <w:tcW w:w="697" w:type="dxa"/>
            <w:shd w:val="clear" w:color="auto" w:fill="auto"/>
          </w:tcPr>
          <w:p w14:paraId="2E089893" w14:textId="77777777" w:rsidR="00A10F71" w:rsidRPr="007A1288" w:rsidRDefault="00A10F71" w:rsidP="00E34637">
            <w:pPr>
              <w:rPr>
                <w:rFonts w:ascii="標楷體" w:eastAsia="標楷體" w:hAnsi="標楷體"/>
                <w:lang w:eastAsia="zh-HK"/>
              </w:rPr>
            </w:pPr>
            <w:r>
              <w:rPr>
                <w:rFonts w:ascii="標楷體" w:eastAsia="標楷體" w:hAnsi="標楷體" w:hint="eastAsia"/>
              </w:rPr>
              <w:t>7</w:t>
            </w:r>
          </w:p>
        </w:tc>
        <w:tc>
          <w:tcPr>
            <w:tcW w:w="1003" w:type="dxa"/>
            <w:shd w:val="clear" w:color="auto" w:fill="auto"/>
          </w:tcPr>
          <w:p w14:paraId="1AD20B15"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06FFE9A4" w14:textId="77777777" w:rsidR="00A10F71" w:rsidRPr="007A1288" w:rsidRDefault="00A10F71" w:rsidP="00E34637">
            <w:pPr>
              <w:rPr>
                <w:rFonts w:ascii="標楷體" w:eastAsia="標楷體" w:hAnsi="標楷體"/>
                <w:lang w:eastAsia="zh-HK"/>
              </w:rPr>
            </w:pPr>
            <w:r>
              <w:rPr>
                <w:rFonts w:ascii="標楷體" w:eastAsia="標楷體" w:hAnsi="標楷體" w:hint="eastAsia"/>
              </w:rPr>
              <w:t>法拍費用</w:t>
            </w:r>
          </w:p>
        </w:tc>
        <w:tc>
          <w:tcPr>
            <w:tcW w:w="3336" w:type="dxa"/>
            <w:shd w:val="clear" w:color="auto" w:fill="auto"/>
          </w:tcPr>
          <w:p w14:paraId="22B2F738"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Fee</w:t>
            </w:r>
          </w:p>
        </w:tc>
        <w:tc>
          <w:tcPr>
            <w:tcW w:w="3719" w:type="dxa"/>
            <w:shd w:val="clear" w:color="auto" w:fill="auto"/>
          </w:tcPr>
          <w:p w14:paraId="46C2F37D" w14:textId="77777777" w:rsidR="00A10F71" w:rsidRPr="007A1288" w:rsidRDefault="00A10F71" w:rsidP="00E34637">
            <w:pPr>
              <w:rPr>
                <w:rFonts w:ascii="標楷體" w:eastAsia="標楷體" w:hAnsi="標楷體"/>
                <w:lang w:eastAsia="zh-HK"/>
              </w:rPr>
            </w:pPr>
            <w:r>
              <w:rPr>
                <w:rFonts w:ascii="標楷體" w:eastAsia="標楷體" w:hAnsi="標楷體" w:hint="eastAsia"/>
              </w:rPr>
              <w:t>法拍費用(金額加千分位</w:t>
            </w:r>
            <w:r>
              <w:rPr>
                <w:rFonts w:ascii="標楷體" w:eastAsia="標楷體" w:hAnsi="標楷體"/>
              </w:rPr>
              <w:t>)</w:t>
            </w:r>
          </w:p>
        </w:tc>
      </w:tr>
      <w:tr w:rsidR="00A10F71" w:rsidRPr="007A1288" w14:paraId="28ACC91B" w14:textId="77777777" w:rsidTr="00E34637">
        <w:tc>
          <w:tcPr>
            <w:tcW w:w="697" w:type="dxa"/>
            <w:shd w:val="clear" w:color="auto" w:fill="auto"/>
          </w:tcPr>
          <w:p w14:paraId="6F0B7615" w14:textId="77777777" w:rsidR="00A10F71" w:rsidRPr="007A1288" w:rsidRDefault="00A10F71" w:rsidP="00E34637">
            <w:pPr>
              <w:rPr>
                <w:rFonts w:ascii="標楷體" w:eastAsia="標楷體" w:hAnsi="標楷體"/>
                <w:lang w:eastAsia="zh-HK"/>
              </w:rPr>
            </w:pPr>
            <w:r>
              <w:rPr>
                <w:rFonts w:ascii="標楷體" w:eastAsia="標楷體" w:hAnsi="標楷體" w:hint="eastAsia"/>
              </w:rPr>
              <w:t>8</w:t>
            </w:r>
          </w:p>
        </w:tc>
        <w:tc>
          <w:tcPr>
            <w:tcW w:w="1003" w:type="dxa"/>
            <w:shd w:val="clear" w:color="auto" w:fill="auto"/>
          </w:tcPr>
          <w:p w14:paraId="25BE021C"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0563B707" w14:textId="77777777" w:rsidR="00A10F71" w:rsidRPr="007A1288" w:rsidRDefault="00A10F71" w:rsidP="00E34637">
            <w:pPr>
              <w:rPr>
                <w:rFonts w:ascii="標楷體" w:eastAsia="標楷體" w:hAnsi="標楷體"/>
                <w:lang w:eastAsia="zh-HK"/>
              </w:rPr>
            </w:pPr>
            <w:r>
              <w:rPr>
                <w:rFonts w:ascii="標楷體" w:eastAsia="標楷體" w:hAnsi="標楷體" w:hint="eastAsia"/>
              </w:rPr>
              <w:t>科目</w:t>
            </w:r>
          </w:p>
        </w:tc>
        <w:tc>
          <w:tcPr>
            <w:tcW w:w="3336" w:type="dxa"/>
            <w:shd w:val="clear" w:color="auto" w:fill="auto"/>
          </w:tcPr>
          <w:p w14:paraId="5D714CA0"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FeeCode</w:t>
            </w:r>
          </w:p>
        </w:tc>
        <w:tc>
          <w:tcPr>
            <w:tcW w:w="3719" w:type="dxa"/>
            <w:shd w:val="clear" w:color="auto" w:fill="auto"/>
          </w:tcPr>
          <w:p w14:paraId="5E958218" w14:textId="77777777" w:rsidR="00A10F71" w:rsidRPr="00137C4B" w:rsidRDefault="00A10F71" w:rsidP="00E34637">
            <w:pPr>
              <w:rPr>
                <w:rFonts w:ascii="標楷體" w:eastAsia="標楷體" w:hAnsi="標楷體" w:cs="細明體"/>
                <w:spacing w:val="15"/>
                <w:kern w:val="0"/>
              </w:rPr>
            </w:pPr>
            <w:r w:rsidRPr="00B83D4A">
              <w:rPr>
                <w:rFonts w:ascii="標楷體" w:eastAsia="標楷體" w:hAnsi="標楷體" w:hint="eastAsia"/>
              </w:rPr>
              <w:t>依據</w:t>
            </w:r>
            <w:r>
              <w:rPr>
                <w:rFonts w:ascii="標楷體" w:eastAsia="標楷體" w:hAnsi="標楷體" w:hint="eastAsia"/>
              </w:rPr>
              <w:t>[</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)]的[</w:t>
            </w:r>
            <w:r w:rsidRPr="009A60CC">
              <w:rPr>
                <w:rFonts w:ascii="標楷體" w:eastAsia="標楷體" w:hAnsi="標楷體" w:hint="eastAsia"/>
              </w:rPr>
              <w:t>科目</w:t>
            </w:r>
            <w:r>
              <w:rPr>
                <w:rFonts w:ascii="標楷體" w:eastAsia="標楷體" w:hAnsi="標楷體" w:hint="eastAsia"/>
              </w:rPr>
              <w:t>(</w:t>
            </w:r>
            <w:r w:rsidRPr="00D364BA">
              <w:rPr>
                <w:rFonts w:ascii="標楷體" w:eastAsia="標楷體" w:hAnsi="標楷體"/>
                <w:lang w:eastAsia="zh-HK"/>
              </w:rPr>
              <w:t>FeeCode</w:t>
            </w:r>
            <w:r>
              <w:rPr>
                <w:rFonts w:ascii="標楷體" w:eastAsia="標楷體" w:hAnsi="標楷體" w:hint="eastAsia"/>
              </w:rPr>
              <w:t>)]</w:t>
            </w:r>
            <w:r w:rsidRPr="00B83D4A">
              <w:rPr>
                <w:rFonts w:ascii="標楷體" w:eastAsia="標楷體" w:hAnsi="標楷體" w:hint="eastAsia"/>
                <w:lang w:eastAsia="zh-HK"/>
              </w:rPr>
              <w:t>對應</w:t>
            </w:r>
            <w:r>
              <w:rPr>
                <w:rFonts w:ascii="標楷體" w:eastAsia="標楷體" w:hAnsi="標楷體" w:hint="eastAsia"/>
              </w:rPr>
              <w:t>[</w:t>
            </w:r>
            <w:r w:rsidRPr="00B83D4A">
              <w:rPr>
                <w:rFonts w:ascii="標楷體" w:eastAsia="標楷體" w:hAnsi="標楷體" w:hint="eastAsia"/>
              </w:rPr>
              <w:t>共用代碼檔(</w:t>
            </w:r>
            <w:r w:rsidRPr="00B83D4A">
              <w:rPr>
                <w:rFonts w:ascii="標楷體" w:eastAsia="標楷體" w:hAnsi="標楷體"/>
              </w:rPr>
              <w:t>CdCode</w:t>
            </w:r>
            <w:r w:rsidRPr="00B83D4A">
              <w:rPr>
                <w:rFonts w:ascii="標楷體" w:eastAsia="標楷體" w:hAnsi="標楷體" w:hint="eastAsia"/>
              </w:rPr>
              <w:t>)</w:t>
            </w:r>
            <w:r>
              <w:rPr>
                <w:rFonts w:ascii="標楷體" w:eastAsia="標楷體" w:hAnsi="標楷體" w:hint="eastAsia"/>
              </w:rPr>
              <w:t>]</w:t>
            </w:r>
            <w:r w:rsidRPr="00B83D4A">
              <w:rPr>
                <w:rFonts w:ascii="標楷體" w:eastAsia="標楷體" w:hAnsi="標楷體" w:hint="eastAsia"/>
              </w:rPr>
              <w:t>代號為</w:t>
            </w:r>
            <w:r w:rsidRPr="00D364BA">
              <w:rPr>
                <w:rFonts w:ascii="標楷體" w:eastAsia="標楷體" w:hAnsi="標楷體"/>
                <w:lang w:eastAsia="zh-HK"/>
              </w:rPr>
              <w:t>FeeCode</w:t>
            </w:r>
            <w:r>
              <w:rPr>
                <w:rFonts w:ascii="標楷體" w:eastAsia="標楷體" w:hAnsi="標楷體" w:hint="eastAsia"/>
              </w:rPr>
              <w:t>的科目名稱</w:t>
            </w:r>
          </w:p>
        </w:tc>
      </w:tr>
      <w:tr w:rsidR="00A10F71" w:rsidRPr="007A1288" w14:paraId="39110D22" w14:textId="77777777" w:rsidTr="00E34637">
        <w:tc>
          <w:tcPr>
            <w:tcW w:w="697" w:type="dxa"/>
            <w:shd w:val="clear" w:color="auto" w:fill="auto"/>
          </w:tcPr>
          <w:p w14:paraId="07ABEA5A" w14:textId="77777777" w:rsidR="00A10F71" w:rsidRDefault="00A10F71" w:rsidP="00E34637">
            <w:pPr>
              <w:rPr>
                <w:rFonts w:ascii="標楷體" w:eastAsia="標楷體" w:hAnsi="標楷體"/>
              </w:rPr>
            </w:pPr>
            <w:r>
              <w:rPr>
                <w:rFonts w:ascii="標楷體" w:eastAsia="標楷體" w:hAnsi="標楷體" w:hint="eastAsia"/>
              </w:rPr>
              <w:t>9</w:t>
            </w:r>
          </w:p>
        </w:tc>
        <w:tc>
          <w:tcPr>
            <w:tcW w:w="1003" w:type="dxa"/>
            <w:shd w:val="clear" w:color="auto" w:fill="auto"/>
          </w:tcPr>
          <w:p w14:paraId="694A347E"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5ECCAFA5" w14:textId="77777777" w:rsidR="00A10F71" w:rsidRDefault="00A10F71" w:rsidP="00E34637">
            <w:pPr>
              <w:rPr>
                <w:rFonts w:ascii="標楷體" w:eastAsia="標楷體" w:hAnsi="標楷體"/>
              </w:rPr>
            </w:pPr>
            <w:r>
              <w:rPr>
                <w:rFonts w:ascii="標楷體" w:eastAsia="標楷體" w:hAnsi="標楷體" w:hint="eastAsia"/>
              </w:rPr>
              <w:t>案號</w:t>
            </w:r>
          </w:p>
        </w:tc>
        <w:tc>
          <w:tcPr>
            <w:tcW w:w="3336" w:type="dxa"/>
            <w:shd w:val="clear" w:color="auto" w:fill="auto"/>
          </w:tcPr>
          <w:p w14:paraId="6D7B4007"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CaseNo</w:t>
            </w:r>
          </w:p>
        </w:tc>
        <w:tc>
          <w:tcPr>
            <w:tcW w:w="3719" w:type="dxa"/>
            <w:shd w:val="clear" w:color="auto" w:fill="auto"/>
          </w:tcPr>
          <w:p w14:paraId="2C544CBF" w14:textId="77777777" w:rsidR="00A10F71" w:rsidRDefault="00A10F71" w:rsidP="00E34637">
            <w:pPr>
              <w:rPr>
                <w:rFonts w:ascii="標楷體" w:eastAsia="標楷體" w:hAnsi="標楷體"/>
              </w:rPr>
            </w:pPr>
            <w:r>
              <w:rPr>
                <w:rFonts w:ascii="標楷體" w:eastAsia="標楷體" w:hAnsi="標楷體" w:hint="eastAsia"/>
              </w:rPr>
              <w:t>案號</w:t>
            </w:r>
          </w:p>
        </w:tc>
      </w:tr>
      <w:tr w:rsidR="00A10F71" w:rsidRPr="007A1288" w14:paraId="721E2A60" w14:textId="77777777" w:rsidTr="00E34637">
        <w:tc>
          <w:tcPr>
            <w:tcW w:w="697" w:type="dxa"/>
            <w:shd w:val="clear" w:color="auto" w:fill="auto"/>
          </w:tcPr>
          <w:p w14:paraId="5E31B1B5" w14:textId="77777777" w:rsidR="00A10F71" w:rsidRDefault="00A10F71" w:rsidP="00E34637">
            <w:pPr>
              <w:rPr>
                <w:rFonts w:ascii="標楷體" w:eastAsia="標楷體" w:hAnsi="標楷體"/>
              </w:rPr>
            </w:pPr>
            <w:r>
              <w:rPr>
                <w:rFonts w:ascii="標楷體" w:eastAsia="標楷體" w:hAnsi="標楷體" w:hint="eastAsia"/>
              </w:rPr>
              <w:t>10</w:t>
            </w:r>
          </w:p>
        </w:tc>
        <w:tc>
          <w:tcPr>
            <w:tcW w:w="1003" w:type="dxa"/>
            <w:shd w:val="clear" w:color="auto" w:fill="auto"/>
          </w:tcPr>
          <w:p w14:paraId="337B5D39"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1EB41FD6" w14:textId="77777777" w:rsidR="00A10F71" w:rsidRDefault="00A10F71" w:rsidP="00E34637">
            <w:pPr>
              <w:rPr>
                <w:rFonts w:ascii="標楷體" w:eastAsia="標楷體" w:hAnsi="標楷體"/>
              </w:rPr>
            </w:pPr>
            <w:r>
              <w:rPr>
                <w:rFonts w:ascii="標楷體" w:eastAsia="標楷體" w:hAnsi="標楷體" w:hint="eastAsia"/>
              </w:rPr>
              <w:t>單據日期</w:t>
            </w:r>
          </w:p>
        </w:tc>
        <w:tc>
          <w:tcPr>
            <w:tcW w:w="3336" w:type="dxa"/>
            <w:shd w:val="clear" w:color="auto" w:fill="auto"/>
          </w:tcPr>
          <w:p w14:paraId="7F361D32"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DocDate</w:t>
            </w:r>
          </w:p>
        </w:tc>
        <w:tc>
          <w:tcPr>
            <w:tcW w:w="3719" w:type="dxa"/>
            <w:shd w:val="clear" w:color="auto" w:fill="auto"/>
          </w:tcPr>
          <w:p w14:paraId="5A0AF9CE" w14:textId="77777777" w:rsidR="00A10F71" w:rsidRDefault="00A10F71" w:rsidP="00E34637">
            <w:pPr>
              <w:rPr>
                <w:rFonts w:ascii="標楷體" w:eastAsia="標楷體" w:hAnsi="標楷體"/>
              </w:rPr>
            </w:pPr>
            <w:r>
              <w:rPr>
                <w:rFonts w:ascii="標楷體" w:eastAsia="標楷體" w:hAnsi="標楷體" w:hint="eastAsia"/>
              </w:rPr>
              <w:t>單據日期(Y</w:t>
            </w:r>
            <w:r>
              <w:rPr>
                <w:rFonts w:ascii="標楷體" w:eastAsia="標楷體" w:hAnsi="標楷體"/>
              </w:rPr>
              <w:t>YY/MM/DD</w:t>
            </w:r>
            <w:r>
              <w:rPr>
                <w:rFonts w:ascii="標楷體" w:eastAsia="標楷體" w:hAnsi="標楷體" w:hint="eastAsia"/>
              </w:rPr>
              <w:t>)</w:t>
            </w:r>
          </w:p>
        </w:tc>
      </w:tr>
      <w:tr w:rsidR="00A10F71" w:rsidRPr="007A1288" w14:paraId="5273B615" w14:textId="77777777" w:rsidTr="00E34637">
        <w:tc>
          <w:tcPr>
            <w:tcW w:w="697" w:type="dxa"/>
            <w:shd w:val="clear" w:color="auto" w:fill="auto"/>
          </w:tcPr>
          <w:p w14:paraId="0A4C9D37" w14:textId="77777777" w:rsidR="00A10F71" w:rsidRDefault="00A10F71" w:rsidP="00E34637">
            <w:pPr>
              <w:rPr>
                <w:rFonts w:ascii="標楷體" w:eastAsia="標楷體" w:hAnsi="標楷體"/>
              </w:rPr>
            </w:pPr>
            <w:r>
              <w:rPr>
                <w:rFonts w:ascii="標楷體" w:eastAsia="標楷體" w:hAnsi="標楷體" w:hint="eastAsia"/>
              </w:rPr>
              <w:t>11</w:t>
            </w:r>
          </w:p>
        </w:tc>
        <w:tc>
          <w:tcPr>
            <w:tcW w:w="1003" w:type="dxa"/>
            <w:shd w:val="clear" w:color="auto" w:fill="auto"/>
          </w:tcPr>
          <w:p w14:paraId="3837EFAB"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54F23ECC" w14:textId="77777777" w:rsidR="00A10F71" w:rsidRDefault="00A10F71" w:rsidP="00E34637">
            <w:pPr>
              <w:rPr>
                <w:rFonts w:ascii="標楷體" w:eastAsia="標楷體" w:hAnsi="標楷體"/>
              </w:rPr>
            </w:pPr>
            <w:r>
              <w:rPr>
                <w:rFonts w:ascii="標楷體" w:eastAsia="標楷體" w:hAnsi="標楷體" w:hint="eastAsia"/>
              </w:rPr>
              <w:t>銷號日期</w:t>
            </w:r>
          </w:p>
        </w:tc>
        <w:tc>
          <w:tcPr>
            <w:tcW w:w="3336" w:type="dxa"/>
            <w:shd w:val="clear" w:color="auto" w:fill="auto"/>
          </w:tcPr>
          <w:p w14:paraId="6C60037B" w14:textId="77777777" w:rsidR="00A10F71" w:rsidRPr="007A1288" w:rsidRDefault="00A10F71" w:rsidP="00E34637">
            <w:pPr>
              <w:rPr>
                <w:rFonts w:ascii="標楷體" w:eastAsia="標楷體" w:hAnsi="標楷體"/>
                <w:lang w:eastAsia="zh-HK"/>
              </w:rPr>
            </w:pPr>
            <w:r w:rsidRPr="00D73010">
              <w:rPr>
                <w:rFonts w:ascii="標楷體" w:eastAsia="標楷體" w:hAnsi="標楷體"/>
                <w:lang w:eastAsia="zh-HK"/>
              </w:rPr>
              <w:t>Foreclosure</w:t>
            </w:r>
            <w:r>
              <w:rPr>
                <w:rFonts w:ascii="標楷體" w:eastAsia="標楷體" w:hAnsi="標楷體"/>
                <w:lang w:eastAsia="zh-HK"/>
              </w:rPr>
              <w:t>Fee.</w:t>
            </w:r>
            <w:r w:rsidRPr="00D73010">
              <w:rPr>
                <w:rFonts w:ascii="標楷體" w:eastAsia="標楷體" w:hAnsi="標楷體"/>
                <w:lang w:eastAsia="zh-HK"/>
              </w:rPr>
              <w:t>CloseDate</w:t>
            </w:r>
          </w:p>
        </w:tc>
        <w:tc>
          <w:tcPr>
            <w:tcW w:w="3719" w:type="dxa"/>
            <w:shd w:val="clear" w:color="auto" w:fill="auto"/>
          </w:tcPr>
          <w:p w14:paraId="3A726AB0" w14:textId="77777777" w:rsidR="00A10F71" w:rsidRDefault="00A10F71" w:rsidP="00E34637">
            <w:pPr>
              <w:rPr>
                <w:rFonts w:ascii="標楷體" w:eastAsia="標楷體" w:hAnsi="標楷體"/>
              </w:rPr>
            </w:pPr>
            <w:r>
              <w:rPr>
                <w:rFonts w:ascii="標楷體" w:eastAsia="標楷體" w:hAnsi="標楷體" w:hint="eastAsia"/>
              </w:rPr>
              <w:t>銷號日期(</w:t>
            </w:r>
            <w:r>
              <w:rPr>
                <w:rFonts w:ascii="標楷體" w:eastAsia="標楷體" w:hAnsi="標楷體"/>
              </w:rPr>
              <w:t>YYY/MM/DD)</w:t>
            </w:r>
          </w:p>
        </w:tc>
      </w:tr>
      <w:tr w:rsidR="00A10F71" w:rsidRPr="009F1E43" w14:paraId="59EEE2CF" w14:textId="77777777" w:rsidTr="00E34637">
        <w:tc>
          <w:tcPr>
            <w:tcW w:w="697" w:type="dxa"/>
            <w:shd w:val="clear" w:color="auto" w:fill="auto"/>
          </w:tcPr>
          <w:p w14:paraId="3C1D1CCB" w14:textId="77777777" w:rsidR="00A10F71" w:rsidRDefault="00A10F71" w:rsidP="00E34637">
            <w:pPr>
              <w:rPr>
                <w:rFonts w:ascii="標楷體" w:eastAsia="標楷體" w:hAnsi="標楷體"/>
              </w:rPr>
            </w:pPr>
            <w:r>
              <w:rPr>
                <w:rFonts w:ascii="標楷體" w:eastAsia="標楷體" w:hAnsi="標楷體" w:hint="eastAsia"/>
              </w:rPr>
              <w:t>12</w:t>
            </w:r>
          </w:p>
        </w:tc>
        <w:tc>
          <w:tcPr>
            <w:tcW w:w="1003" w:type="dxa"/>
            <w:shd w:val="clear" w:color="auto" w:fill="auto"/>
          </w:tcPr>
          <w:p w14:paraId="43E6776E"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7B808F13" w14:textId="77777777" w:rsidR="00A10F71" w:rsidRDefault="00A10F71" w:rsidP="00E34637">
            <w:pPr>
              <w:rPr>
                <w:rFonts w:ascii="標楷體" w:eastAsia="標楷體" w:hAnsi="標楷體"/>
              </w:rPr>
            </w:pPr>
            <w:r>
              <w:rPr>
                <w:rFonts w:ascii="標楷體" w:eastAsia="標楷體" w:hAnsi="標楷體" w:hint="eastAsia"/>
              </w:rPr>
              <w:t>催收</w:t>
            </w:r>
          </w:p>
        </w:tc>
        <w:tc>
          <w:tcPr>
            <w:tcW w:w="3336" w:type="dxa"/>
            <w:shd w:val="clear" w:color="auto" w:fill="auto"/>
          </w:tcPr>
          <w:p w14:paraId="0DFDBD1F"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OverdueDate</w:t>
            </w:r>
          </w:p>
        </w:tc>
        <w:tc>
          <w:tcPr>
            <w:tcW w:w="3719" w:type="dxa"/>
            <w:shd w:val="clear" w:color="auto" w:fill="auto"/>
          </w:tcPr>
          <w:p w14:paraId="5A4D136B" w14:textId="77777777" w:rsidR="00A10F71" w:rsidRDefault="00A10F71" w:rsidP="00E34637">
            <w:pPr>
              <w:rPr>
                <w:rFonts w:ascii="標楷體" w:eastAsia="標楷體" w:hAnsi="標楷體"/>
              </w:rPr>
            </w:pPr>
            <w:r>
              <w:rPr>
                <w:rFonts w:ascii="標楷體" w:eastAsia="標楷體" w:hAnsi="標楷體" w:hint="eastAsia"/>
              </w:rPr>
              <w:t>催收依據是否有[</w:t>
            </w:r>
            <w:proofErr w:type="gramStart"/>
            <w:r w:rsidRPr="00D73010">
              <w:rPr>
                <w:rFonts w:ascii="標楷體" w:eastAsia="標楷體" w:hAnsi="標楷體" w:hint="eastAsia"/>
              </w:rPr>
              <w:t>轉催收</w:t>
            </w:r>
            <w:proofErr w:type="gramEnd"/>
            <w:r w:rsidRPr="00D73010">
              <w:rPr>
                <w:rFonts w:ascii="標楷體" w:eastAsia="標楷體" w:hAnsi="標楷體" w:hint="eastAsia"/>
              </w:rPr>
              <w:t>日</w:t>
            </w:r>
            <w:r>
              <w:rPr>
                <w:rFonts w:ascii="標楷體" w:eastAsia="標楷體" w:hAnsi="標楷體" w:hint="eastAsia"/>
              </w:rPr>
              <w:t>(</w:t>
            </w:r>
            <w:r w:rsidRPr="009F1E43">
              <w:rPr>
                <w:rFonts w:ascii="標楷體" w:eastAsia="標楷體" w:hAnsi="標楷體"/>
              </w:rPr>
              <w:t>OverdueDate</w:t>
            </w:r>
            <w:r>
              <w:rPr>
                <w:rFonts w:ascii="標楷體" w:eastAsia="標楷體" w:hAnsi="標楷體" w:hint="eastAsia"/>
              </w:rPr>
              <w:t>)]，有的話為Y，無的話為N</w:t>
            </w:r>
          </w:p>
        </w:tc>
      </w:tr>
      <w:tr w:rsidR="00A10F71" w:rsidRPr="007A1288" w14:paraId="5BBE0ED6" w14:textId="77777777" w:rsidTr="00E34637">
        <w:tc>
          <w:tcPr>
            <w:tcW w:w="697" w:type="dxa"/>
            <w:shd w:val="clear" w:color="auto" w:fill="auto"/>
          </w:tcPr>
          <w:p w14:paraId="3C801177" w14:textId="77777777" w:rsidR="00A10F71" w:rsidRDefault="00A10F71" w:rsidP="00E34637">
            <w:pPr>
              <w:rPr>
                <w:rFonts w:ascii="標楷體" w:eastAsia="標楷體" w:hAnsi="標楷體"/>
              </w:rPr>
            </w:pPr>
            <w:r>
              <w:rPr>
                <w:rFonts w:ascii="標楷體" w:eastAsia="標楷體" w:hAnsi="標楷體" w:hint="eastAsia"/>
              </w:rPr>
              <w:t>13</w:t>
            </w:r>
          </w:p>
        </w:tc>
        <w:tc>
          <w:tcPr>
            <w:tcW w:w="1003" w:type="dxa"/>
            <w:shd w:val="clear" w:color="auto" w:fill="auto"/>
          </w:tcPr>
          <w:p w14:paraId="182ADC26" w14:textId="77777777" w:rsidR="00A10F71" w:rsidRPr="007A1288" w:rsidRDefault="00A10F71" w:rsidP="00E34637">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3F4C5015" w14:textId="77777777" w:rsidR="00A10F71" w:rsidRDefault="00A10F71" w:rsidP="00E34637">
            <w:pPr>
              <w:rPr>
                <w:rFonts w:ascii="標楷體" w:eastAsia="標楷體" w:hAnsi="標楷體"/>
              </w:rPr>
            </w:pPr>
            <w:r>
              <w:rPr>
                <w:rFonts w:ascii="標楷體" w:eastAsia="標楷體" w:hAnsi="標楷體" w:hint="eastAsia"/>
              </w:rPr>
              <w:t>銷帳編號</w:t>
            </w:r>
          </w:p>
        </w:tc>
        <w:tc>
          <w:tcPr>
            <w:tcW w:w="3336" w:type="dxa"/>
            <w:shd w:val="clear" w:color="auto" w:fill="auto"/>
          </w:tcPr>
          <w:p w14:paraId="6DA90AE5"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CloseNo</w:t>
            </w:r>
          </w:p>
        </w:tc>
        <w:tc>
          <w:tcPr>
            <w:tcW w:w="3719" w:type="dxa"/>
            <w:shd w:val="clear" w:color="auto" w:fill="auto"/>
          </w:tcPr>
          <w:p w14:paraId="0913E828" w14:textId="77777777" w:rsidR="00A10F71" w:rsidRDefault="00A10F71" w:rsidP="00E34637">
            <w:pPr>
              <w:rPr>
                <w:rFonts w:ascii="標楷體" w:eastAsia="標楷體" w:hAnsi="標楷體"/>
              </w:rPr>
            </w:pPr>
            <w:r>
              <w:rPr>
                <w:rFonts w:ascii="標楷體" w:eastAsia="標楷體" w:hAnsi="標楷體" w:hint="eastAsia"/>
              </w:rPr>
              <w:t>銷帳編號</w:t>
            </w:r>
          </w:p>
        </w:tc>
      </w:tr>
    </w:tbl>
    <w:p w14:paraId="254C0C73" w14:textId="77777777" w:rsidR="00A10F71" w:rsidRDefault="00A10F71" w:rsidP="00A10F71"/>
    <w:p w14:paraId="45202AA9" w14:textId="3C4FEEC6" w:rsidR="00A10F71" w:rsidRDefault="00A10F71">
      <w:pPr>
        <w:widowControl/>
        <w:rPr>
          <w:rFonts w:eastAsia="標楷體"/>
          <w:sz w:val="32"/>
          <w:szCs w:val="20"/>
        </w:rPr>
      </w:pPr>
      <w:r>
        <w:br w:type="page"/>
      </w:r>
    </w:p>
    <w:p w14:paraId="52B530DB"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291505">
          <w:rPr>
            <w:rStyle w:val="a7"/>
            <w:rFonts w:ascii="標楷體" w:hAnsi="標楷體" w:hint="eastAsia"/>
          </w:rPr>
          <w:t>L2601法拍費用新增</w:t>
        </w:r>
      </w:hyperlink>
    </w:p>
    <w:p w14:paraId="0C20339A"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2E90A616"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4A685FF4"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2135F8A5" w14:textId="77777777" w:rsidR="00A10F71" w:rsidRPr="00291505" w:rsidRDefault="00A10F71" w:rsidP="00E34637">
            <w:pPr>
              <w:rPr>
                <w:rFonts w:ascii="標楷體" w:eastAsia="標楷體" w:hAnsi="標楷體"/>
              </w:rPr>
            </w:pPr>
            <w:r w:rsidRPr="00291505">
              <w:rPr>
                <w:rFonts w:ascii="標楷體" w:eastAsia="標楷體" w:hAnsi="標楷體" w:hint="eastAsia"/>
              </w:rPr>
              <w:t>法拍費用新增</w:t>
            </w:r>
          </w:p>
        </w:tc>
      </w:tr>
      <w:tr w:rsidR="00A10F71" w:rsidRPr="00291505" w14:paraId="7ED0F4CD"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7E407327"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098EA538" w14:textId="77777777" w:rsidR="00A10F71" w:rsidRPr="00D4309D" w:rsidRDefault="00A10F71" w:rsidP="00E34637">
            <w:pPr>
              <w:rPr>
                <w:rFonts w:ascii="標楷體" w:eastAsia="標楷體" w:hAnsi="標楷體"/>
              </w:rPr>
            </w:pPr>
            <w:r w:rsidRPr="00D4309D">
              <w:rPr>
                <w:rFonts w:ascii="標楷體" w:eastAsia="標楷體" w:hAnsi="標楷體" w:hint="eastAsia"/>
              </w:rPr>
              <w:t>1.</w:t>
            </w:r>
            <w:r>
              <w:rPr>
                <w:rFonts w:ascii="標楷體" w:eastAsia="標楷體" w:hAnsi="標楷體" w:hint="eastAsia"/>
              </w:rPr>
              <w:t>維護</w:t>
            </w:r>
            <w:r w:rsidRPr="00291505">
              <w:rPr>
                <w:rFonts w:ascii="標楷體" w:eastAsia="標楷體" w:hAnsi="標楷體" w:hint="eastAsia"/>
              </w:rPr>
              <w:t>法拍費用</w:t>
            </w:r>
            <w:r w:rsidRPr="00D4309D">
              <w:rPr>
                <w:rFonts w:ascii="標楷體" w:eastAsia="標楷體" w:hAnsi="標楷體" w:hint="eastAsia"/>
              </w:rPr>
              <w:t>。</w:t>
            </w:r>
          </w:p>
          <w:p w14:paraId="4065072C" w14:textId="77777777" w:rsidR="00A10F71" w:rsidRPr="00D4309D" w:rsidRDefault="00A10F71" w:rsidP="00E34637">
            <w:pPr>
              <w:rPr>
                <w:rFonts w:ascii="標楷體" w:eastAsia="標楷體" w:hAnsi="標楷體"/>
                <w:color w:val="000000"/>
                <w:kern w:val="0"/>
              </w:rPr>
            </w:pPr>
            <w:r w:rsidRPr="00D4309D">
              <w:rPr>
                <w:rFonts w:ascii="標楷體" w:eastAsia="標楷體" w:hAnsi="標楷體" w:hint="eastAsia"/>
              </w:rPr>
              <w:t>2.</w:t>
            </w:r>
            <w:r w:rsidRPr="00D4309D">
              <w:rPr>
                <w:rFonts w:ascii="標楷體" w:eastAsia="標楷體" w:hAnsi="標楷體" w:hint="eastAsia"/>
                <w:lang w:eastAsia="zh-HK"/>
              </w:rPr>
              <w:t>需由入口交易</w:t>
            </w:r>
            <w:r w:rsidRPr="00D4309D">
              <w:rPr>
                <w:rFonts w:ascii="標楷體" w:eastAsia="標楷體" w:hAnsi="標楷體" w:hint="eastAsia"/>
              </w:rPr>
              <w:t>【</w:t>
            </w:r>
            <w:r w:rsidRPr="00D4309D">
              <w:rPr>
                <w:rFonts w:ascii="標楷體" w:eastAsia="標楷體" w:hAnsi="標楷體"/>
                <w:lang w:eastAsia="zh-HK"/>
              </w:rPr>
              <w:t>L</w:t>
            </w:r>
            <w:r w:rsidRPr="00D4309D">
              <w:rPr>
                <w:rFonts w:ascii="標楷體" w:eastAsia="標楷體" w:hAnsi="標楷體"/>
              </w:rPr>
              <w:t>2</w:t>
            </w:r>
            <w:r>
              <w:rPr>
                <w:rFonts w:ascii="標楷體" w:eastAsia="標楷體" w:hAnsi="標楷體" w:hint="eastAsia"/>
              </w:rPr>
              <w:t>078</w:t>
            </w:r>
            <w:r w:rsidRPr="00291505">
              <w:rPr>
                <w:rFonts w:ascii="標楷體" w:eastAsia="標楷體" w:hAnsi="標楷體" w:hint="eastAsia"/>
              </w:rPr>
              <w:t>法拍費用明細資料查詢</w:t>
            </w:r>
            <w:r w:rsidRPr="00D4309D">
              <w:rPr>
                <w:rFonts w:ascii="標楷體" w:eastAsia="標楷體" w:hAnsi="標楷體" w:hint="eastAsia"/>
              </w:rPr>
              <w:t>】</w:t>
            </w:r>
            <w:r w:rsidRPr="00D4309D">
              <w:rPr>
                <w:rFonts w:ascii="標楷體" w:eastAsia="標楷體" w:hAnsi="標楷體" w:hint="eastAsia"/>
                <w:lang w:eastAsia="zh-HK"/>
              </w:rPr>
              <w:t>進入</w:t>
            </w:r>
          </w:p>
        </w:tc>
      </w:tr>
      <w:tr w:rsidR="00A10F71" w:rsidRPr="00291505" w14:paraId="4AB96DBD"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314C6A2A"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B919350" w14:textId="77777777" w:rsidR="00A10F71" w:rsidRPr="00885CA6" w:rsidRDefault="00A10F71" w:rsidP="00E34637">
            <w:pPr>
              <w:pStyle w:val="60"/>
              <w:pageBreakBefore/>
              <w:tabs>
                <w:tab w:val="clear" w:pos="1200"/>
                <w:tab w:val="num" w:pos="1047"/>
              </w:tabs>
              <w:rPr>
                <w:rFonts w:ascii="標楷體" w:hAnsi="標楷體"/>
              </w:rPr>
            </w:pPr>
            <w:r w:rsidRPr="00D43B49">
              <w:rPr>
                <w:rFonts w:ascii="標楷體" w:hAnsi="標楷體" w:hint="eastAsia"/>
              </w:rPr>
              <w:t>1.</w:t>
            </w:r>
            <w:r w:rsidRPr="00D43B49">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885CA6">
              <w:rPr>
                <w:rFonts w:ascii="標楷體" w:hAnsi="標楷體" w:hint="eastAsia"/>
                <w:lang w:eastAsia="zh-HK"/>
              </w:rPr>
              <w:t>」流程</w:t>
            </w:r>
          </w:p>
          <w:p w14:paraId="7ACD5DE5" w14:textId="77777777" w:rsidR="00A10F71" w:rsidRDefault="00A10F71" w:rsidP="00E34637">
            <w:pPr>
              <w:rPr>
                <w:rFonts w:ascii="標楷體" w:eastAsia="標楷體" w:hAnsi="標楷體"/>
              </w:rPr>
            </w:pPr>
            <w:r w:rsidRPr="00885CA6">
              <w:rPr>
                <w:rFonts w:ascii="標楷體" w:eastAsia="標楷體" w:hAnsi="標楷體" w:hint="eastAsia"/>
              </w:rPr>
              <w:t>2.</w:t>
            </w:r>
            <w:r>
              <w:rPr>
                <w:rFonts w:ascii="標楷體" w:eastAsia="標楷體" w:hAnsi="標楷體" w:hint="eastAsia"/>
              </w:rPr>
              <w:t>維護[</w:t>
            </w:r>
            <w:r w:rsidRPr="002E356F">
              <w:rPr>
                <w:rFonts w:ascii="標楷體" w:eastAsia="標楷體" w:hAnsi="標楷體" w:hint="eastAsia"/>
              </w:rPr>
              <w:t>法拍費用檔</w:t>
            </w:r>
            <w:r w:rsidRPr="00BC03D9">
              <w:rPr>
                <w:rFonts w:ascii="標楷體" w:eastAsia="標楷體" w:hAnsi="標楷體" w:hint="eastAsia"/>
              </w:rPr>
              <w:t>(</w:t>
            </w:r>
            <w:r w:rsidRPr="002E356F">
              <w:rPr>
                <w:rFonts w:ascii="標楷體" w:eastAsia="標楷體" w:hAnsi="標楷體"/>
              </w:rPr>
              <w:t>ForeclosureFee</w:t>
            </w:r>
            <w:r w:rsidRPr="00BC03D9">
              <w:rPr>
                <w:rFonts w:ascii="標楷體" w:eastAsia="標楷體" w:hAnsi="標楷體"/>
              </w:rPr>
              <w:t>)</w:t>
            </w:r>
            <w:r>
              <w:rPr>
                <w:rFonts w:ascii="標楷體" w:eastAsia="標楷體" w:hAnsi="標楷體"/>
              </w:rPr>
              <w:t>]</w:t>
            </w:r>
          </w:p>
          <w:p w14:paraId="3398015E" w14:textId="77777777" w:rsidR="00A10F71" w:rsidRPr="00824633" w:rsidRDefault="00A10F71" w:rsidP="00E34637">
            <w:pPr>
              <w:rPr>
                <w:rFonts w:ascii="標楷體" w:eastAsia="標楷體" w:hAnsi="標楷體"/>
                <w:lang w:eastAsia="zh-HK"/>
              </w:rPr>
            </w:pPr>
            <w:r w:rsidRPr="00824633">
              <w:rPr>
                <w:rFonts w:ascii="標楷體" w:eastAsia="標楷體" w:hAnsi="標楷體" w:hint="eastAsia"/>
              </w:rPr>
              <w:t>3.</w:t>
            </w:r>
            <w:r w:rsidRPr="00824633">
              <w:rPr>
                <w:rFonts w:ascii="標楷體" w:eastAsia="標楷體" w:hAnsi="標楷體" w:hint="eastAsia"/>
                <w:lang w:eastAsia="zh-HK"/>
              </w:rPr>
              <w:t>依據功能選項處理</w:t>
            </w:r>
            <w:r w:rsidRPr="00824633">
              <w:rPr>
                <w:rFonts w:ascii="標楷體" w:eastAsia="標楷體" w:hAnsi="標楷體" w:hint="eastAsia"/>
              </w:rPr>
              <w:t>:</w:t>
            </w:r>
          </w:p>
          <w:p w14:paraId="697951A1" w14:textId="77777777" w:rsidR="00A10F71" w:rsidRDefault="00A10F71" w:rsidP="00E34637">
            <w:pPr>
              <w:rPr>
                <w:rFonts w:ascii="標楷體" w:eastAsia="標楷體" w:hAnsi="標楷體"/>
                <w:lang w:eastAsia="zh-HK"/>
              </w:rPr>
            </w:pPr>
            <w:r w:rsidRPr="00824633">
              <w:rPr>
                <w:rFonts w:ascii="標楷體" w:eastAsia="標楷體" w:hAnsi="標楷體"/>
                <w:lang w:eastAsia="zh-HK"/>
              </w:rPr>
              <w:t xml:space="preserve">  </w:t>
            </w:r>
            <w:r w:rsidRPr="00824633">
              <w:rPr>
                <w:rFonts w:ascii="標楷體" w:eastAsia="標楷體" w:hAnsi="標楷體" w:hint="eastAsia"/>
              </w:rPr>
              <w:t>(1</w:t>
            </w:r>
            <w:r w:rsidRPr="00824633">
              <w:rPr>
                <w:rFonts w:ascii="標楷體" w:eastAsia="標楷體" w:hAnsi="標楷體"/>
              </w:rPr>
              <w:t>).</w:t>
            </w:r>
            <w:r>
              <w:rPr>
                <w:rFonts w:ascii="標楷體" w:eastAsia="標楷體" w:hAnsi="標楷體" w:hint="eastAsia"/>
                <w:lang w:eastAsia="zh-HK"/>
              </w:rPr>
              <w:t>新增</w:t>
            </w:r>
            <w:r w:rsidRPr="00824633">
              <w:rPr>
                <w:rFonts w:ascii="標楷體" w:eastAsia="標楷體" w:hAnsi="標楷體" w:hint="eastAsia"/>
                <w:lang w:eastAsia="zh-HK"/>
              </w:rPr>
              <w:t>:新增</w:t>
            </w:r>
            <w:r w:rsidRPr="00291505">
              <w:rPr>
                <w:rFonts w:ascii="標楷體" w:eastAsia="標楷體" w:hAnsi="標楷體" w:hint="eastAsia"/>
              </w:rPr>
              <w:t>法拍費用</w:t>
            </w:r>
            <w:r w:rsidRPr="00824633">
              <w:rPr>
                <w:rFonts w:ascii="標楷體" w:eastAsia="標楷體" w:hAnsi="標楷體" w:hint="eastAsia"/>
                <w:lang w:eastAsia="zh-HK"/>
              </w:rPr>
              <w:t>資料</w:t>
            </w:r>
          </w:p>
          <w:p w14:paraId="6E3D8F90" w14:textId="77777777" w:rsidR="00A10F71" w:rsidRPr="00D4309D" w:rsidRDefault="00A10F71" w:rsidP="00E34637">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lang w:eastAsia="zh-HK"/>
              </w:rPr>
              <w:t xml:space="preserve"> (2).</w:t>
            </w:r>
            <w:r w:rsidRPr="00824633">
              <w:rPr>
                <w:rFonts w:ascii="標楷體" w:eastAsia="標楷體" w:hAnsi="標楷體" w:hint="eastAsia"/>
              </w:rPr>
              <w:t>複製</w:t>
            </w:r>
            <w:r w:rsidRPr="00824633">
              <w:rPr>
                <w:rFonts w:ascii="標楷體" w:eastAsia="標楷體" w:hAnsi="標楷體" w:hint="eastAsia"/>
                <w:lang w:eastAsia="zh-HK"/>
              </w:rPr>
              <w:t>:</w:t>
            </w:r>
            <w:r>
              <w:rPr>
                <w:rFonts w:ascii="標楷體" w:eastAsia="標楷體" w:hAnsi="標楷體" w:hint="eastAsia"/>
              </w:rPr>
              <w:t>複製</w:t>
            </w:r>
            <w:r w:rsidRPr="00291505">
              <w:rPr>
                <w:rFonts w:ascii="標楷體" w:eastAsia="標楷體" w:hAnsi="標楷體" w:hint="eastAsia"/>
              </w:rPr>
              <w:t>法拍費用</w:t>
            </w:r>
            <w:r w:rsidRPr="00824633">
              <w:rPr>
                <w:rFonts w:ascii="標楷體" w:eastAsia="標楷體" w:hAnsi="標楷體" w:hint="eastAsia"/>
                <w:lang w:eastAsia="zh-HK"/>
              </w:rPr>
              <w:t>資料</w:t>
            </w:r>
          </w:p>
        </w:tc>
      </w:tr>
      <w:tr w:rsidR="00A10F71" w:rsidRPr="00291505" w14:paraId="1F32A552"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46B3D130"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B6CFCFE" w14:textId="77777777" w:rsidR="00A10F71" w:rsidRPr="00291505" w:rsidRDefault="00A10F71" w:rsidP="00E34637">
            <w:pPr>
              <w:rPr>
                <w:rFonts w:ascii="標楷體" w:eastAsia="標楷體" w:hAnsi="標楷體"/>
              </w:rPr>
            </w:pPr>
          </w:p>
        </w:tc>
      </w:tr>
      <w:tr w:rsidR="00A10F71" w:rsidRPr="00291505" w14:paraId="206AFBCD"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74FCF6CE"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79529A2" w14:textId="77777777" w:rsidR="00A10F71" w:rsidRPr="00291505" w:rsidRDefault="00A10F71" w:rsidP="00E34637">
            <w:pPr>
              <w:rPr>
                <w:rFonts w:ascii="標楷體" w:eastAsia="標楷體" w:hAnsi="標楷體"/>
              </w:rPr>
            </w:pPr>
          </w:p>
        </w:tc>
      </w:tr>
      <w:tr w:rsidR="00A10F71" w:rsidRPr="00291505" w14:paraId="5E40454A"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434ABA0B"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4D01848" w14:textId="77777777" w:rsidR="00A10F71" w:rsidRPr="00291505" w:rsidRDefault="00A10F71" w:rsidP="00E34637">
            <w:pPr>
              <w:rPr>
                <w:rFonts w:ascii="標楷體" w:eastAsia="標楷體" w:hAnsi="標楷體"/>
              </w:rPr>
            </w:pPr>
          </w:p>
        </w:tc>
      </w:tr>
      <w:tr w:rsidR="00A10F71" w:rsidRPr="00291505" w14:paraId="06E41A28"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62AF1E7E"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331B637" w14:textId="77777777" w:rsidR="00A10F71" w:rsidRPr="004923A8" w:rsidRDefault="00A10F71" w:rsidP="00E34637">
            <w:pPr>
              <w:pStyle w:val="HTML"/>
              <w:shd w:val="clear" w:color="auto" w:fill="F7F7F7"/>
              <w:rPr>
                <w:rFonts w:ascii="標楷體" w:eastAsia="標楷體" w:hAnsi="標楷體"/>
                <w:color w:val="000000"/>
              </w:rPr>
            </w:pPr>
            <w:r w:rsidRPr="004923A8">
              <w:rPr>
                <w:rFonts w:ascii="標楷體" w:eastAsia="標楷體" w:hAnsi="標楷體"/>
              </w:rPr>
              <w:t>1</w:t>
            </w:r>
            <w:r w:rsidRPr="004923A8">
              <w:rPr>
                <w:rFonts w:ascii="標楷體" w:eastAsia="標楷體" w:hAnsi="標楷體" w:hint="eastAsia"/>
              </w:rPr>
              <w:t>.</w:t>
            </w:r>
            <w:ins w:id="13" w:author="家興 余" w:date="2021-06-21T11:16:00Z">
              <w:r w:rsidRPr="004923A8">
                <w:rPr>
                  <w:rFonts w:ascii="標楷體" w:eastAsia="標楷體" w:hAnsi="標楷體" w:hint="eastAsia"/>
                  <w:rPrChange w:id="14" w:author="家興 余" w:date="2021-06-21T13:37:00Z">
                    <w:rPr>
                      <w:rFonts w:hint="eastAsia"/>
                    </w:rPr>
                  </w:rPrChange>
                </w:rPr>
                <w:t>使用共用元件</w:t>
              </w:r>
            </w:ins>
            <w:r w:rsidRPr="004923A8">
              <w:rPr>
                <w:rFonts w:ascii="標楷體" w:eastAsia="標楷體" w:hAnsi="標楷體"/>
              </w:rPr>
              <w:t>AcReceivableCom</w:t>
            </w:r>
            <w:r w:rsidRPr="004923A8">
              <w:rPr>
                <w:rFonts w:ascii="標楷體" w:eastAsia="標楷體" w:hAnsi="標楷體" w:hint="eastAsia"/>
              </w:rPr>
              <w:t>紀錄</w:t>
            </w:r>
            <w:r w:rsidRPr="004923A8">
              <w:rPr>
                <w:rFonts w:ascii="標楷體" w:eastAsia="標楷體" w:hAnsi="標楷體"/>
                <w:color w:val="000000"/>
              </w:rPr>
              <w:t>未銷帳餘額</w:t>
            </w:r>
            <w:proofErr w:type="gramStart"/>
            <w:r w:rsidRPr="004923A8">
              <w:rPr>
                <w:rFonts w:ascii="標楷體" w:eastAsia="標楷體" w:hAnsi="標楷體"/>
                <w:color w:val="000000"/>
              </w:rPr>
              <w:t>明細</w:t>
            </w:r>
            <w:r w:rsidRPr="004923A8">
              <w:rPr>
                <w:rFonts w:ascii="標楷體" w:eastAsia="標楷體" w:hAnsi="標楷體" w:hint="eastAsia"/>
                <w:color w:val="000000"/>
              </w:rPr>
              <w:t>可去</w:t>
            </w:r>
            <w:proofErr w:type="gramEnd"/>
            <w:r w:rsidRPr="004923A8">
              <w:rPr>
                <w:rFonts w:ascii="標楷體" w:eastAsia="標楷體" w:hAnsi="標楷體" w:hint="eastAsia"/>
                <w:color w:val="000000"/>
              </w:rPr>
              <w:t>[</w:t>
            </w:r>
            <w:r w:rsidRPr="004923A8">
              <w:rPr>
                <w:rFonts w:ascii="標楷體" w:eastAsia="標楷體" w:hAnsi="標楷體"/>
                <w:color w:val="000000"/>
              </w:rPr>
              <w:t>L6907未銷帳餘額明細查詢</w:t>
            </w:r>
            <w:r w:rsidRPr="004923A8">
              <w:rPr>
                <w:rFonts w:ascii="標楷體" w:eastAsia="標楷體" w:hAnsi="標楷體" w:hint="eastAsia"/>
                <w:color w:val="000000"/>
              </w:rPr>
              <w:t>]</w:t>
            </w:r>
          </w:p>
          <w:p w14:paraId="55285224" w14:textId="77777777" w:rsidR="00A10F71" w:rsidRPr="00254DE2" w:rsidRDefault="00A10F71" w:rsidP="00E34637">
            <w:pPr>
              <w:rPr>
                <w:rFonts w:ascii="標楷體" w:eastAsia="標楷體" w:hAnsi="標楷體"/>
              </w:rPr>
            </w:pPr>
            <w:r>
              <w:rPr>
                <w:rFonts w:ascii="標楷體" w:eastAsia="標楷體" w:hAnsi="標楷體"/>
              </w:rPr>
              <w:t>2</w:t>
            </w:r>
            <w:r>
              <w:rPr>
                <w:rFonts w:ascii="標楷體" w:eastAsia="標楷體" w:hAnsi="標楷體" w:hint="eastAsia"/>
              </w:rPr>
              <w:t>.</w:t>
            </w:r>
            <w:ins w:id="15" w:author="家興 余" w:date="2021-06-21T11:16:00Z">
              <w:r w:rsidRPr="00A80217">
                <w:rPr>
                  <w:rFonts w:ascii="標楷體" w:eastAsia="標楷體" w:hAnsi="標楷體" w:hint="eastAsia"/>
                  <w:rPrChange w:id="16" w:author="家興 余" w:date="2021-06-21T13:37:00Z">
                    <w:rPr>
                      <w:rFonts w:hint="eastAsia"/>
                    </w:rPr>
                  </w:rPrChange>
                </w:rPr>
                <w:t>使用共用元件</w:t>
              </w:r>
              <w:r w:rsidRPr="00A80217">
                <w:rPr>
                  <w:rFonts w:ascii="標楷體" w:eastAsia="標楷體" w:hAnsi="標楷體"/>
                  <w:rPrChange w:id="17" w:author="家興 余" w:date="2021-06-21T13:37:00Z">
                    <w:rPr/>
                  </w:rPrChange>
                </w:rPr>
                <w:t>GSeqCom</w:t>
              </w:r>
              <w:r w:rsidRPr="00A80217">
                <w:rPr>
                  <w:rFonts w:ascii="標楷體" w:eastAsia="標楷體" w:hAnsi="標楷體" w:hint="eastAsia"/>
                  <w:rPrChange w:id="18" w:author="家興 余" w:date="2021-06-21T13:37:00Z">
                    <w:rPr>
                      <w:rFonts w:hint="eastAsia"/>
                    </w:rPr>
                  </w:rPrChange>
                </w:rPr>
                <w:t>取得案件申請編號</w:t>
              </w:r>
            </w:ins>
          </w:p>
        </w:tc>
      </w:tr>
      <w:tr w:rsidR="00A10F71" w:rsidRPr="00291505" w14:paraId="73DA0EE6"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77CC134B"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B0D2F3C" w14:textId="77777777" w:rsidR="00A10F71" w:rsidRPr="00291505" w:rsidRDefault="00A10F71" w:rsidP="00E34637">
            <w:pPr>
              <w:rPr>
                <w:rFonts w:ascii="標楷體" w:eastAsia="標楷體" w:hAnsi="標楷體"/>
              </w:rPr>
            </w:pPr>
          </w:p>
        </w:tc>
      </w:tr>
    </w:tbl>
    <w:p w14:paraId="0F7A825F" w14:textId="77777777" w:rsidR="00A10F71" w:rsidRDefault="00A10F71" w:rsidP="00A10F71">
      <w:pPr>
        <w:rPr>
          <w:rFonts w:ascii="標楷體" w:eastAsia="標楷體" w:hAnsi="標楷體"/>
        </w:rPr>
      </w:pPr>
    </w:p>
    <w:p w14:paraId="69E830E1"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57B0C732" w14:textId="77777777" w:rsidTr="00E34637">
        <w:tc>
          <w:tcPr>
            <w:tcW w:w="851" w:type="dxa"/>
            <w:shd w:val="clear" w:color="auto" w:fill="D9D9D9"/>
          </w:tcPr>
          <w:p w14:paraId="0BA814B0"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4A2E5B76"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6F778832"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6D1E8A23" w14:textId="77777777" w:rsidTr="00E34637">
        <w:tc>
          <w:tcPr>
            <w:tcW w:w="851" w:type="dxa"/>
            <w:shd w:val="clear" w:color="auto" w:fill="auto"/>
          </w:tcPr>
          <w:p w14:paraId="33D6ABB2"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4D85A008"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1A5940FB"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71B9A075" w14:textId="77777777" w:rsidTr="00E34637">
        <w:tc>
          <w:tcPr>
            <w:tcW w:w="851" w:type="dxa"/>
            <w:shd w:val="clear" w:color="auto" w:fill="auto"/>
          </w:tcPr>
          <w:p w14:paraId="47A66051"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54C9EA27" w14:textId="77777777" w:rsidR="00A10F71" w:rsidRPr="002E356F" w:rsidRDefault="00A10F71" w:rsidP="00E34637">
            <w:pPr>
              <w:rPr>
                <w:rFonts w:ascii="標楷體" w:eastAsia="標楷體" w:hAnsi="標楷體"/>
              </w:rPr>
            </w:pPr>
            <w:r w:rsidRPr="004A6314">
              <w:rPr>
                <w:rFonts w:ascii="標楷體" w:eastAsia="標楷體" w:hAnsi="標楷體"/>
              </w:rPr>
              <w:t>AcReceivable</w:t>
            </w:r>
          </w:p>
        </w:tc>
        <w:tc>
          <w:tcPr>
            <w:tcW w:w="3828" w:type="dxa"/>
            <w:shd w:val="clear" w:color="auto" w:fill="auto"/>
          </w:tcPr>
          <w:p w14:paraId="6128B521" w14:textId="77777777" w:rsidR="00A10F71" w:rsidRPr="002E356F" w:rsidRDefault="00A10F71" w:rsidP="00E34637">
            <w:pPr>
              <w:rPr>
                <w:rFonts w:ascii="標楷體" w:eastAsia="標楷體" w:hAnsi="標楷體"/>
              </w:rPr>
            </w:pPr>
            <w:r w:rsidRPr="00025503">
              <w:rPr>
                <w:rFonts w:ascii="標楷體" w:eastAsia="標楷體" w:hAnsi="標楷體" w:hint="eastAsia"/>
              </w:rPr>
              <w:t>會計銷帳檔</w:t>
            </w:r>
          </w:p>
        </w:tc>
      </w:tr>
      <w:tr w:rsidR="00A10F71" w:rsidRPr="0022279A" w14:paraId="4D98DE53" w14:textId="77777777" w:rsidTr="00E34637">
        <w:tc>
          <w:tcPr>
            <w:tcW w:w="851" w:type="dxa"/>
            <w:shd w:val="clear" w:color="auto" w:fill="auto"/>
          </w:tcPr>
          <w:p w14:paraId="794D90CD" w14:textId="77777777" w:rsidR="00A10F71" w:rsidRDefault="00A10F71" w:rsidP="00E34637">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2FB902AF" w14:textId="77777777" w:rsidR="00A10F71" w:rsidRPr="004A6314" w:rsidRDefault="00A10F71" w:rsidP="00E34637">
            <w:pPr>
              <w:rPr>
                <w:rFonts w:ascii="標楷體" w:eastAsia="標楷體" w:hAnsi="標楷體"/>
              </w:rPr>
            </w:pPr>
            <w:r w:rsidRPr="008D0E56">
              <w:rPr>
                <w:rFonts w:ascii="標楷體" w:eastAsia="標楷體" w:hAnsi="標楷體"/>
              </w:rPr>
              <w:t>CustMain</w:t>
            </w:r>
          </w:p>
        </w:tc>
        <w:tc>
          <w:tcPr>
            <w:tcW w:w="3828" w:type="dxa"/>
            <w:shd w:val="clear" w:color="auto" w:fill="auto"/>
          </w:tcPr>
          <w:p w14:paraId="67A8B0F0" w14:textId="77777777" w:rsidR="00A10F71" w:rsidRPr="00025503" w:rsidRDefault="00A10F71" w:rsidP="00E34637">
            <w:pPr>
              <w:rPr>
                <w:rFonts w:ascii="標楷體" w:eastAsia="標楷體" w:hAnsi="標楷體"/>
              </w:rPr>
            </w:pPr>
            <w:r>
              <w:rPr>
                <w:rFonts w:ascii="標楷體" w:eastAsia="標楷體" w:hAnsi="標楷體" w:hint="eastAsia"/>
              </w:rPr>
              <w:t>客戶資料主檔</w:t>
            </w:r>
          </w:p>
        </w:tc>
      </w:tr>
      <w:tr w:rsidR="00A10F71" w:rsidRPr="0022279A" w14:paraId="5BBCA7B0" w14:textId="77777777" w:rsidTr="00E34637">
        <w:tc>
          <w:tcPr>
            <w:tcW w:w="851" w:type="dxa"/>
            <w:shd w:val="clear" w:color="auto" w:fill="auto"/>
          </w:tcPr>
          <w:p w14:paraId="7C95E8A5" w14:textId="77777777" w:rsidR="00A10F71" w:rsidRDefault="00A10F71" w:rsidP="00E34637">
            <w:pPr>
              <w:jc w:val="center"/>
              <w:rPr>
                <w:rFonts w:ascii="標楷體" w:eastAsia="標楷體" w:hAnsi="標楷體"/>
              </w:rPr>
            </w:pPr>
            <w:r>
              <w:rPr>
                <w:rFonts w:ascii="標楷體" w:eastAsia="標楷體" w:hAnsi="標楷體" w:hint="eastAsia"/>
              </w:rPr>
              <w:t>4</w:t>
            </w:r>
          </w:p>
        </w:tc>
        <w:tc>
          <w:tcPr>
            <w:tcW w:w="3118" w:type="dxa"/>
            <w:shd w:val="clear" w:color="auto" w:fill="auto"/>
          </w:tcPr>
          <w:p w14:paraId="1E0B019F" w14:textId="77777777" w:rsidR="00A10F71" w:rsidRPr="004A6314" w:rsidRDefault="00A10F71" w:rsidP="00E34637">
            <w:pPr>
              <w:rPr>
                <w:rFonts w:ascii="標楷體" w:eastAsia="標楷體" w:hAnsi="標楷體"/>
              </w:rPr>
            </w:pPr>
            <w:r w:rsidRPr="00A06993">
              <w:rPr>
                <w:rFonts w:ascii="標楷體" w:eastAsia="標楷體" w:hAnsi="標楷體"/>
              </w:rPr>
              <w:t>FacMain</w:t>
            </w:r>
          </w:p>
        </w:tc>
        <w:tc>
          <w:tcPr>
            <w:tcW w:w="3828" w:type="dxa"/>
            <w:shd w:val="clear" w:color="auto" w:fill="auto"/>
          </w:tcPr>
          <w:p w14:paraId="2749F805" w14:textId="77777777" w:rsidR="00A10F71" w:rsidRPr="00025503" w:rsidRDefault="00A10F71" w:rsidP="00E34637">
            <w:pPr>
              <w:rPr>
                <w:rFonts w:ascii="標楷體" w:eastAsia="標楷體" w:hAnsi="標楷體"/>
              </w:rPr>
            </w:pPr>
            <w:r>
              <w:rPr>
                <w:rFonts w:ascii="標楷體" w:eastAsia="標楷體" w:hAnsi="標楷體" w:hint="eastAsia"/>
              </w:rPr>
              <w:t>額度主檔</w:t>
            </w:r>
          </w:p>
        </w:tc>
      </w:tr>
    </w:tbl>
    <w:p w14:paraId="6F79FCE7" w14:textId="77777777" w:rsidR="00A10F71" w:rsidRPr="005E273A" w:rsidRDefault="00A10F71" w:rsidP="00A10F71">
      <w:pPr>
        <w:rPr>
          <w:rFonts w:ascii="標楷體" w:eastAsia="標楷體" w:hAnsi="標楷體"/>
        </w:rPr>
      </w:pPr>
    </w:p>
    <w:p w14:paraId="35E80E53" w14:textId="77777777" w:rsidR="00A10F71" w:rsidRPr="00291505" w:rsidRDefault="00A10F71" w:rsidP="00A10F71">
      <w:pPr>
        <w:rPr>
          <w:rFonts w:ascii="標楷體" w:eastAsia="標楷體" w:hAnsi="標楷體"/>
        </w:rPr>
      </w:pPr>
    </w:p>
    <w:p w14:paraId="227A48EA" w14:textId="77777777" w:rsidR="00A10F71" w:rsidRPr="00291505" w:rsidRDefault="00A10F71" w:rsidP="00A10F71">
      <w:pPr>
        <w:rPr>
          <w:rFonts w:ascii="標楷體" w:eastAsia="標楷體" w:hAnsi="標楷體"/>
        </w:rPr>
      </w:pPr>
    </w:p>
    <w:p w14:paraId="484C0CC7" w14:textId="77777777" w:rsidR="00A10F71" w:rsidRPr="00291505" w:rsidRDefault="00A10F71" w:rsidP="00A10F71">
      <w:pPr>
        <w:rPr>
          <w:rFonts w:ascii="標楷體" w:eastAsia="標楷體" w:hAnsi="標楷體"/>
        </w:rPr>
      </w:pPr>
    </w:p>
    <w:p w14:paraId="28930AFB" w14:textId="77777777" w:rsidR="00A10F71" w:rsidRPr="00291505" w:rsidRDefault="00A10F71" w:rsidP="00A10F71">
      <w:pPr>
        <w:pStyle w:val="a"/>
        <w:tabs>
          <w:tab w:val="num" w:pos="1134"/>
        </w:tabs>
        <w:spacing w:before="120"/>
        <w:ind w:left="1134" w:hanging="1134"/>
      </w:pPr>
      <w:r w:rsidRPr="00291505">
        <w:t>UI畫面</w:t>
      </w:r>
      <w:r>
        <w:rPr>
          <w:rFonts w:hint="eastAsia"/>
        </w:rPr>
        <w:t>-新增</w:t>
      </w:r>
    </w:p>
    <w:p w14:paraId="2C190D1C"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5818C16A" w14:textId="1AB45951" w:rsidR="00A10F71" w:rsidRPr="00291505" w:rsidRDefault="00A10F71" w:rsidP="00A10F71">
      <w:pPr>
        <w:rPr>
          <w:rFonts w:ascii="標楷體" w:eastAsia="標楷體" w:hAnsi="標楷體"/>
        </w:rPr>
      </w:pPr>
      <w:r w:rsidRPr="007F2497">
        <w:rPr>
          <w:rFonts w:ascii="標楷體" w:eastAsia="標楷體" w:hAnsi="標楷體"/>
          <w:noProof/>
        </w:rPr>
        <w:drawing>
          <wp:inline distT="0" distB="0" distL="0" distR="0" wp14:anchorId="5079CCF7" wp14:editId="0F7871D9">
            <wp:extent cx="6477000" cy="21405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0" cy="2140585"/>
                    </a:xfrm>
                    <a:prstGeom prst="rect">
                      <a:avLst/>
                    </a:prstGeom>
                    <a:noFill/>
                    <a:ln>
                      <a:noFill/>
                    </a:ln>
                  </pic:spPr>
                </pic:pic>
              </a:graphicData>
            </a:graphic>
          </wp:inline>
        </w:drawing>
      </w:r>
    </w:p>
    <w:p w14:paraId="48C0DBF8" w14:textId="77777777" w:rsidR="00A10F71" w:rsidRPr="00291505" w:rsidRDefault="00A10F71" w:rsidP="00A10F71">
      <w:pPr>
        <w:rPr>
          <w:rFonts w:ascii="標楷體" w:eastAsia="標楷體" w:hAnsi="標楷體"/>
        </w:rPr>
      </w:pPr>
    </w:p>
    <w:p w14:paraId="29C3987B" w14:textId="77777777" w:rsidR="00A10F71" w:rsidRPr="00291505" w:rsidRDefault="00A10F71" w:rsidP="00A10F71">
      <w:pPr>
        <w:rPr>
          <w:rFonts w:ascii="標楷體" w:eastAsia="標楷體" w:hAnsi="標楷體"/>
        </w:rPr>
      </w:pPr>
    </w:p>
    <w:p w14:paraId="4FBD62ED" w14:textId="77777777" w:rsidR="00A10F71" w:rsidRDefault="00A10F71" w:rsidP="00A10F71">
      <w:pPr>
        <w:pStyle w:val="a"/>
        <w:numPr>
          <w:ilvl w:val="0"/>
          <w:numId w:val="136"/>
        </w:numPr>
        <w:spacing w:before="120"/>
      </w:pPr>
      <w:r>
        <w:t>輸入畫面</w:t>
      </w:r>
      <w:r>
        <w:rPr>
          <w:rFonts w:hint="eastAsia"/>
        </w:rPr>
        <w:t>按鈕</w:t>
      </w:r>
      <w:r>
        <w:t>說明</w:t>
      </w:r>
      <w:r>
        <w:rPr>
          <w:rFonts w:hint="eastAsia"/>
        </w:rPr>
        <w:t>-新增</w:t>
      </w:r>
    </w:p>
    <w:p w14:paraId="2F88F970"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05791D05" w14:textId="77777777" w:rsidTr="00E34637">
        <w:tc>
          <w:tcPr>
            <w:tcW w:w="851" w:type="dxa"/>
            <w:shd w:val="clear" w:color="auto" w:fill="D9D9D9"/>
          </w:tcPr>
          <w:p w14:paraId="34D60146"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10FBAE21"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2253D758"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CF124E" w14:paraId="4BDFF53F" w14:textId="77777777" w:rsidTr="00E34637">
        <w:tc>
          <w:tcPr>
            <w:tcW w:w="851" w:type="dxa"/>
            <w:shd w:val="clear" w:color="auto" w:fill="auto"/>
          </w:tcPr>
          <w:p w14:paraId="125AF853"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46F541C6" w14:textId="77777777" w:rsidR="00A10F71" w:rsidRPr="00F56B75" w:rsidRDefault="00A10F71" w:rsidP="00E34637">
            <w:pPr>
              <w:rPr>
                <w:rFonts w:ascii="標楷體" w:eastAsia="標楷體" w:hAnsi="標楷體"/>
                <w:lang w:eastAsia="zh-HK"/>
              </w:rPr>
            </w:pPr>
            <w:r>
              <w:rPr>
                <w:rFonts w:ascii="標楷體" w:eastAsia="標楷體" w:hAnsi="標楷體" w:hint="eastAsia"/>
              </w:rPr>
              <w:t>新增</w:t>
            </w:r>
          </w:p>
        </w:tc>
        <w:tc>
          <w:tcPr>
            <w:tcW w:w="7033" w:type="dxa"/>
            <w:shd w:val="clear" w:color="auto" w:fill="auto"/>
          </w:tcPr>
          <w:p w14:paraId="49E9168E" w14:textId="77777777" w:rsidR="00A10F71" w:rsidRPr="00E1776E" w:rsidRDefault="00A10F71" w:rsidP="00E34637">
            <w:pPr>
              <w:rPr>
                <w:rFonts w:eastAsia="標楷體"/>
                <w:lang w:eastAsia="zh-HK"/>
              </w:rPr>
            </w:pPr>
            <w:r w:rsidRPr="00E1776E">
              <w:rPr>
                <w:rFonts w:eastAsia="標楷體" w:hint="eastAsia"/>
              </w:rPr>
              <w:t>1.</w:t>
            </w:r>
            <w:r w:rsidRPr="00E1776E">
              <w:rPr>
                <w:rFonts w:eastAsia="標楷體" w:hint="eastAsia"/>
              </w:rPr>
              <w:t>【</w:t>
            </w:r>
            <w:r w:rsidRPr="00D4309D">
              <w:rPr>
                <w:rFonts w:ascii="標楷體" w:eastAsia="標楷體" w:hAnsi="標楷體"/>
                <w:lang w:eastAsia="zh-HK"/>
              </w:rPr>
              <w:t>L</w:t>
            </w:r>
            <w:r w:rsidRPr="00D4309D">
              <w:rPr>
                <w:rFonts w:ascii="標楷體" w:eastAsia="標楷體" w:hAnsi="標楷體"/>
              </w:rPr>
              <w:t>2</w:t>
            </w:r>
            <w:r>
              <w:rPr>
                <w:rFonts w:ascii="標楷體" w:eastAsia="標楷體" w:hAnsi="標楷體" w:hint="eastAsia"/>
              </w:rPr>
              <w:t>078</w:t>
            </w:r>
            <w:r w:rsidRPr="00291505">
              <w:rPr>
                <w:rFonts w:ascii="標楷體" w:eastAsia="標楷體" w:hAnsi="標楷體" w:hint="eastAsia"/>
              </w:rPr>
              <w:t>法拍費用明細資料查詢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rPr>
              <w:t>新增</w:t>
            </w:r>
            <w:r w:rsidRPr="00E1776E">
              <w:rPr>
                <w:rFonts w:eastAsia="標楷體" w:hint="eastAsia"/>
              </w:rPr>
              <w:t>」</w:t>
            </w:r>
            <w:r w:rsidRPr="00E1776E">
              <w:rPr>
                <w:rFonts w:eastAsia="標楷體"/>
                <w:lang w:eastAsia="zh-HK"/>
              </w:rPr>
              <w:t>時顯示</w:t>
            </w:r>
            <w:r w:rsidRPr="00E1776E">
              <w:rPr>
                <w:rFonts w:eastAsia="標楷體" w:hint="eastAsia"/>
              </w:rPr>
              <w:t>。</w:t>
            </w:r>
          </w:p>
          <w:p w14:paraId="0E132652"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FB1DE60" w14:textId="77777777" w:rsidR="00A10F71" w:rsidRDefault="00A10F71" w:rsidP="00E34637">
            <w:pPr>
              <w:rPr>
                <w:rFonts w:ascii="標楷體" w:eastAsia="標楷體" w:hAnsi="標楷體"/>
              </w:rPr>
            </w:pPr>
            <w:r>
              <w:rPr>
                <w:rFonts w:ascii="標楷體" w:eastAsia="標楷體" w:hAnsi="標楷體"/>
              </w:rPr>
              <w:t>2</w:t>
            </w:r>
            <w:r>
              <w:rPr>
                <w:rFonts w:ascii="標楷體" w:eastAsia="標楷體" w:hAnsi="標楷體" w:hint="eastAsia"/>
              </w:rPr>
              <w:t>.新增</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w:t>
            </w:r>
            <w:r w:rsidRPr="00C5543E">
              <w:rPr>
                <w:rFonts w:ascii="標楷體" w:eastAsia="標楷體" w:hAnsi="標楷體" w:hint="eastAsia"/>
              </w:rPr>
              <w:t>，新增失敗時顯示錯</w:t>
            </w:r>
          </w:p>
          <w:p w14:paraId="35ACC066" w14:textId="77777777" w:rsidR="00A10F71" w:rsidRDefault="00A10F71" w:rsidP="00E34637">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新增資料時，發生錯誤</w:t>
            </w:r>
            <w:r w:rsidRPr="00C5543E">
              <w:rPr>
                <w:rFonts w:ascii="標楷體" w:eastAsia="標楷體" w:hAnsi="標楷體" w:hint="eastAsia"/>
                <w:lang w:eastAsia="zh-HK"/>
              </w:rPr>
              <w:t>"</w:t>
            </w:r>
          </w:p>
          <w:p w14:paraId="3F5DD362" w14:textId="77777777" w:rsidR="00A10F71" w:rsidRPr="000546EF" w:rsidRDefault="00A10F71" w:rsidP="00E34637">
            <w:pPr>
              <w:rPr>
                <w:rFonts w:ascii="標楷體" w:eastAsia="標楷體" w:hAnsi="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使用共用元件</w:t>
            </w:r>
            <w:r w:rsidRPr="00E35B2F">
              <w:rPr>
                <w:rFonts w:ascii="標楷體" w:eastAsia="標楷體" w:hAnsi="標楷體"/>
              </w:rPr>
              <w:t>AcReceivableCom</w:t>
            </w:r>
            <w:r>
              <w:rPr>
                <w:rFonts w:ascii="標楷體" w:eastAsia="標楷體" w:hAnsi="標楷體" w:hint="eastAsia"/>
              </w:rPr>
              <w:t>記錄</w:t>
            </w:r>
            <w:r w:rsidRPr="004923A8">
              <w:rPr>
                <w:rFonts w:ascii="標楷體" w:eastAsia="標楷體" w:hAnsi="標楷體"/>
                <w:color w:val="000000"/>
              </w:rPr>
              <w:t>未銷帳餘額明細</w:t>
            </w:r>
          </w:p>
          <w:p w14:paraId="0D8337A3"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DFA244E" w14:textId="77777777" w:rsidR="00A10F71" w:rsidRPr="00167667" w:rsidRDefault="00A10F71" w:rsidP="00E34637">
            <w:pPr>
              <w:rPr>
                <w:rFonts w:ascii="標楷體" w:eastAsia="標楷體" w:hAnsi="標楷體"/>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w:t>
            </w:r>
            <w:r>
              <w:rPr>
                <w:rFonts w:ascii="標楷體" w:eastAsia="標楷體" w:hAnsi="標楷體" w:hint="eastAsia"/>
              </w:rPr>
              <w:t>銷帳編號(</w:t>
            </w:r>
            <w:r w:rsidRPr="003C3D0A">
              <w:rPr>
                <w:rFonts w:ascii="標楷體" w:eastAsia="標楷體" w:hAnsi="標楷體"/>
              </w:rPr>
              <w:t>CloseNo</w:t>
            </w:r>
            <w:r>
              <w:rPr>
                <w:rFonts w:ascii="標楷體" w:eastAsia="標楷體" w:hAnsi="標楷體" w:hint="eastAsia"/>
              </w:rPr>
              <w:t>)</w:t>
            </w:r>
            <w:r>
              <w:rPr>
                <w:rFonts w:ascii="標楷體" w:eastAsia="標楷體" w:hAnsi="標楷體" w:hint="eastAsia"/>
                <w:lang w:eastAsia="zh-HK"/>
              </w:rPr>
              <w:t>]</w:t>
            </w:r>
            <w:r w:rsidRPr="005059CD">
              <w:rPr>
                <w:rFonts w:ascii="標楷體" w:eastAsia="標楷體" w:hAnsi="標楷體" w:hint="eastAsia"/>
              </w:rPr>
              <w:t>由</w:t>
            </w:r>
            <w:r w:rsidRPr="00B82B89">
              <w:rPr>
                <w:rFonts w:ascii="標楷體" w:eastAsia="標楷體" w:hAnsi="標楷體"/>
              </w:rPr>
              <w:t>GSeqCom</w:t>
            </w:r>
            <w:r>
              <w:rPr>
                <w:rFonts w:ascii="標楷體" w:eastAsia="標楷體" w:hAnsi="標楷體" w:hint="eastAsia"/>
              </w:rPr>
              <w:t>自動取號</w:t>
            </w:r>
          </w:p>
          <w:p w14:paraId="004FB81B" w14:textId="77777777" w:rsidR="00A10F71" w:rsidRDefault="00A10F71" w:rsidP="00E34637">
            <w:pPr>
              <w:rPr>
                <w:rFonts w:ascii="標楷體" w:eastAsia="標楷體" w:hAnsi="標楷體"/>
              </w:rPr>
            </w:pPr>
            <w:r>
              <w:rPr>
                <w:rFonts w:ascii="標楷體" w:eastAsia="標楷體" w:hAnsi="標楷體"/>
              </w:rPr>
              <w:t>5</w:t>
            </w:r>
            <w:r>
              <w:rPr>
                <w:rFonts w:ascii="標楷體" w:eastAsia="標楷體" w:hAnsi="標楷體" w:hint="eastAsia"/>
              </w:rPr>
              <w:t>.新增</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)]資料</w:t>
            </w:r>
          </w:p>
          <w:p w14:paraId="0D56895A" w14:textId="77777777" w:rsidR="00A10F71" w:rsidRPr="00B212DE" w:rsidRDefault="00A10F71" w:rsidP="00E34637">
            <w:pPr>
              <w:rPr>
                <w:rFonts w:ascii="標楷體" w:eastAsia="標楷體" w:hAnsi="標楷體"/>
              </w:rPr>
            </w:pPr>
            <w:r>
              <w:rPr>
                <w:rFonts w:ascii="標楷體" w:eastAsia="標楷體" w:hAnsi="標楷體"/>
              </w:rPr>
              <w:t>6.</w:t>
            </w:r>
            <w:r>
              <w:rPr>
                <w:rFonts w:ascii="標楷體" w:eastAsia="標楷體" w:hAnsi="標楷體" w:hint="eastAsia"/>
              </w:rPr>
              <w:t>該戶暫收款-可抵繳</w:t>
            </w:r>
            <w:proofErr w:type="gramStart"/>
            <w:r>
              <w:rPr>
                <w:rFonts w:ascii="標楷體" w:eastAsia="標楷體" w:hAnsi="標楷體" w:hint="eastAsia"/>
              </w:rPr>
              <w:t>的未銷</w:t>
            </w:r>
            <w:r w:rsidRPr="00254DE2">
              <w:rPr>
                <w:rFonts w:ascii="標楷體" w:eastAsia="標楷體" w:hAnsi="標楷體" w:hint="eastAsia"/>
                <w:lang w:eastAsia="zh-HK"/>
              </w:rPr>
              <w:t>餘</w:t>
            </w:r>
            <w:r w:rsidRPr="00254DE2">
              <w:rPr>
                <w:rFonts w:ascii="標楷體" w:eastAsia="標楷體" w:hAnsi="標楷體" w:hint="eastAsia"/>
              </w:rPr>
              <w:t>額</w:t>
            </w:r>
            <w:proofErr w:type="gramEnd"/>
            <w:r>
              <w:rPr>
                <w:rFonts w:ascii="標楷體" w:eastAsia="標楷體" w:hAnsi="標楷體" w:hint="eastAsia"/>
              </w:rPr>
              <w:t>足夠</w:t>
            </w:r>
            <w:r w:rsidRPr="00254DE2">
              <w:rPr>
                <w:rFonts w:ascii="標楷體" w:eastAsia="標楷體" w:hAnsi="標楷體" w:hint="eastAsia"/>
                <w:lang w:eastAsia="zh-HK"/>
              </w:rPr>
              <w:t>時顯</w:t>
            </w:r>
            <w:r w:rsidRPr="00254DE2">
              <w:rPr>
                <w:rFonts w:ascii="標楷體" w:eastAsia="標楷體" w:hAnsi="標楷體" w:hint="eastAsia"/>
              </w:rPr>
              <w:t>示</w:t>
            </w:r>
            <w:r w:rsidRPr="00254DE2">
              <w:rPr>
                <w:rFonts w:ascii="標楷體" w:eastAsia="標楷體" w:hAnsi="標楷體" w:hint="eastAsia"/>
                <w:u w:val="single"/>
                <w:lang w:eastAsia="zh-HK"/>
              </w:rPr>
              <w:t>提示訊</w:t>
            </w:r>
            <w:r w:rsidRPr="00254DE2">
              <w:rPr>
                <w:rFonts w:ascii="標楷體" w:eastAsia="標楷體" w:hAnsi="標楷體" w:hint="eastAsia"/>
                <w:u w:val="single"/>
              </w:rPr>
              <w:t>息</w:t>
            </w:r>
            <w:r w:rsidRPr="00254DE2">
              <w:rPr>
                <w:rFonts w:ascii="標楷體" w:eastAsia="標楷體" w:hAnsi="標楷體" w:hint="eastAsia"/>
                <w:lang w:eastAsia="zh-HK"/>
              </w:rPr>
              <w:t>，並連結發訊</w:t>
            </w:r>
            <w:r w:rsidRPr="00254DE2">
              <w:rPr>
                <w:rFonts w:ascii="標楷體" w:eastAsia="標楷體" w:hAnsi="標楷體" w:hint="eastAsia"/>
              </w:rPr>
              <w:t>息</w:t>
            </w:r>
            <w:r w:rsidRPr="00254DE2">
              <w:rPr>
                <w:rFonts w:ascii="標楷體" w:eastAsia="標楷體" w:hAnsi="標楷體" w:hint="eastAsia"/>
                <w:lang w:eastAsia="zh-HK"/>
              </w:rPr>
              <w:t>的交</w:t>
            </w:r>
            <w:r w:rsidRPr="00254DE2">
              <w:rPr>
                <w:rFonts w:ascii="標楷體" w:eastAsia="標楷體" w:hAnsi="標楷體" w:hint="eastAsia"/>
              </w:rPr>
              <w:t>易</w:t>
            </w:r>
            <w:r w:rsidRPr="00254DE2">
              <w:rPr>
                <w:rFonts w:ascii="標楷體" w:eastAsia="標楷體" w:hAnsi="標楷體" w:hint="eastAsia"/>
                <w:lang w:eastAsia="zh-HK"/>
              </w:rPr>
              <w:t>將訊</w:t>
            </w:r>
            <w:r w:rsidRPr="00254DE2">
              <w:rPr>
                <w:rFonts w:ascii="標楷體" w:eastAsia="標楷體" w:hAnsi="標楷體" w:hint="eastAsia"/>
              </w:rPr>
              <w:t>息</w:t>
            </w:r>
            <w:r w:rsidRPr="00254DE2">
              <w:rPr>
                <w:rFonts w:ascii="標楷體" w:eastAsia="標楷體" w:hAnsi="標楷體" w:hint="eastAsia"/>
                <w:lang w:eastAsia="zh-HK"/>
              </w:rPr>
              <w:t>發送給應注</w:t>
            </w:r>
            <w:r w:rsidRPr="00254DE2">
              <w:rPr>
                <w:rFonts w:ascii="標楷體" w:eastAsia="標楷體" w:hAnsi="標楷體" w:hint="eastAsia"/>
              </w:rPr>
              <w:t>意</w:t>
            </w:r>
            <w:r w:rsidRPr="00254DE2">
              <w:rPr>
                <w:rFonts w:ascii="標楷體" w:eastAsia="標楷體" w:hAnsi="標楷體" w:hint="eastAsia"/>
                <w:lang w:eastAsia="zh-HK"/>
              </w:rPr>
              <w:t>的經</w:t>
            </w:r>
            <w:r w:rsidRPr="00254DE2">
              <w:rPr>
                <w:rFonts w:ascii="標楷體" w:eastAsia="標楷體" w:hAnsi="標楷體" w:hint="eastAsia"/>
              </w:rPr>
              <w:t>辦。</w:t>
            </w:r>
          </w:p>
        </w:tc>
      </w:tr>
      <w:tr w:rsidR="00A10F71" w:rsidRPr="00F5236F" w14:paraId="0F693844" w14:textId="77777777" w:rsidTr="00E34637">
        <w:tc>
          <w:tcPr>
            <w:tcW w:w="851" w:type="dxa"/>
            <w:shd w:val="clear" w:color="auto" w:fill="auto"/>
          </w:tcPr>
          <w:p w14:paraId="69D058E7" w14:textId="77777777" w:rsidR="00A10F71" w:rsidRPr="004E0A3F" w:rsidRDefault="00A10F71" w:rsidP="00E34637">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78EF7D77"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16AD3F7C" w14:textId="77777777" w:rsidR="00A10F71" w:rsidRPr="004E0A3F" w:rsidRDefault="00A10F71" w:rsidP="00E3463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52A02F5E" w14:textId="77777777" w:rsidR="00A10F71" w:rsidRPr="00291505" w:rsidRDefault="00A10F71" w:rsidP="00A10F71">
      <w:pPr>
        <w:rPr>
          <w:rFonts w:ascii="標楷體" w:eastAsia="標楷體" w:hAnsi="標楷體"/>
        </w:rPr>
      </w:pPr>
    </w:p>
    <w:p w14:paraId="6645F87F" w14:textId="77777777" w:rsidR="00A10F71" w:rsidRDefault="00A10F71" w:rsidP="00A10F71">
      <w:pPr>
        <w:pStyle w:val="a"/>
        <w:numPr>
          <w:ilvl w:val="0"/>
          <w:numId w:val="136"/>
        </w:numPr>
        <w:spacing w:before="120"/>
      </w:pPr>
      <w:r>
        <w:t>輸入畫面資料說明</w:t>
      </w:r>
      <w:r>
        <w:rPr>
          <w:rFonts w:hint="eastAsia"/>
        </w:rPr>
        <w:t>-新增</w:t>
      </w:r>
    </w:p>
    <w:p w14:paraId="255B07B1" w14:textId="77777777" w:rsidR="00A10F71" w:rsidRDefault="00A10F71" w:rsidP="00A10F71">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
        <w:gridCol w:w="741"/>
        <w:gridCol w:w="686"/>
        <w:gridCol w:w="1056"/>
        <w:gridCol w:w="2496"/>
        <w:gridCol w:w="513"/>
        <w:gridCol w:w="607"/>
        <w:gridCol w:w="3576"/>
      </w:tblGrid>
      <w:tr w:rsidR="00A10F71" w:rsidRPr="00362205" w14:paraId="652ECD54" w14:textId="77777777" w:rsidTr="00E34637">
        <w:trPr>
          <w:trHeight w:val="388"/>
          <w:jc w:val="center"/>
        </w:trPr>
        <w:tc>
          <w:tcPr>
            <w:tcW w:w="534" w:type="dxa"/>
            <w:vMerge w:val="restart"/>
            <w:shd w:val="clear" w:color="auto" w:fill="D9D9D9"/>
          </w:tcPr>
          <w:p w14:paraId="3042C5D4"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811" w:type="dxa"/>
            <w:vMerge w:val="restart"/>
            <w:shd w:val="clear" w:color="auto" w:fill="D9D9D9"/>
          </w:tcPr>
          <w:p w14:paraId="0CAC1628"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5499" w:type="dxa"/>
            <w:gridSpan w:val="5"/>
            <w:shd w:val="clear" w:color="auto" w:fill="D9D9D9"/>
          </w:tcPr>
          <w:p w14:paraId="40DAC297"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76" w:type="dxa"/>
            <w:vMerge w:val="restart"/>
            <w:shd w:val="clear" w:color="auto" w:fill="D9D9D9"/>
          </w:tcPr>
          <w:p w14:paraId="2367EE54"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132F1066" w14:textId="77777777" w:rsidTr="00E34637">
        <w:trPr>
          <w:trHeight w:val="244"/>
          <w:jc w:val="center"/>
        </w:trPr>
        <w:tc>
          <w:tcPr>
            <w:tcW w:w="534" w:type="dxa"/>
            <w:vMerge/>
            <w:shd w:val="clear" w:color="auto" w:fill="D9D9D9"/>
          </w:tcPr>
          <w:p w14:paraId="4F87EDED" w14:textId="77777777" w:rsidR="00A10F71" w:rsidRPr="00362205" w:rsidRDefault="00A10F71" w:rsidP="00E34637">
            <w:pPr>
              <w:rPr>
                <w:rFonts w:ascii="標楷體" w:eastAsia="標楷體" w:hAnsi="標楷體"/>
              </w:rPr>
            </w:pPr>
          </w:p>
        </w:tc>
        <w:tc>
          <w:tcPr>
            <w:tcW w:w="811" w:type="dxa"/>
            <w:vMerge/>
            <w:shd w:val="clear" w:color="auto" w:fill="D9D9D9"/>
          </w:tcPr>
          <w:p w14:paraId="2CBF71D8" w14:textId="77777777" w:rsidR="00A10F71" w:rsidRPr="00362205" w:rsidRDefault="00A10F71" w:rsidP="00E34637">
            <w:pPr>
              <w:rPr>
                <w:rFonts w:ascii="標楷體" w:eastAsia="標楷體" w:hAnsi="標楷體"/>
              </w:rPr>
            </w:pPr>
          </w:p>
        </w:tc>
        <w:tc>
          <w:tcPr>
            <w:tcW w:w="743" w:type="dxa"/>
            <w:shd w:val="clear" w:color="auto" w:fill="D9D9D9"/>
          </w:tcPr>
          <w:p w14:paraId="477F2FA7"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056" w:type="dxa"/>
            <w:shd w:val="clear" w:color="auto" w:fill="D9D9D9"/>
          </w:tcPr>
          <w:p w14:paraId="7553FEBE"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2558" w:type="dxa"/>
            <w:shd w:val="clear" w:color="auto" w:fill="D9D9D9"/>
          </w:tcPr>
          <w:p w14:paraId="3260C080"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527" w:type="dxa"/>
            <w:shd w:val="clear" w:color="auto" w:fill="D9D9D9"/>
          </w:tcPr>
          <w:p w14:paraId="44C5C38B"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15" w:type="dxa"/>
            <w:shd w:val="clear" w:color="auto" w:fill="D9D9D9"/>
          </w:tcPr>
          <w:p w14:paraId="71EB8B8D"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76" w:type="dxa"/>
            <w:vMerge/>
            <w:shd w:val="clear" w:color="auto" w:fill="D9D9D9"/>
          </w:tcPr>
          <w:p w14:paraId="74559B2D" w14:textId="77777777" w:rsidR="00A10F71" w:rsidRPr="00362205" w:rsidRDefault="00A10F71" w:rsidP="00E34637">
            <w:pPr>
              <w:rPr>
                <w:rFonts w:ascii="標楷體" w:eastAsia="標楷體" w:hAnsi="標楷體"/>
              </w:rPr>
            </w:pPr>
          </w:p>
        </w:tc>
      </w:tr>
      <w:tr w:rsidR="00A10F71" w:rsidRPr="00362205" w14:paraId="55ED8DB9" w14:textId="77777777" w:rsidTr="00E34637">
        <w:trPr>
          <w:trHeight w:val="244"/>
          <w:jc w:val="center"/>
        </w:trPr>
        <w:tc>
          <w:tcPr>
            <w:tcW w:w="534" w:type="dxa"/>
          </w:tcPr>
          <w:p w14:paraId="0F94E70F" w14:textId="77777777" w:rsidR="00A10F71" w:rsidRPr="00362205" w:rsidRDefault="00A10F71" w:rsidP="00E34637">
            <w:pPr>
              <w:rPr>
                <w:rFonts w:ascii="標楷體" w:eastAsia="標楷體" w:hAnsi="標楷體"/>
              </w:rPr>
            </w:pPr>
            <w:r>
              <w:rPr>
                <w:rFonts w:ascii="標楷體" w:eastAsia="標楷體" w:hAnsi="標楷體" w:hint="eastAsia"/>
              </w:rPr>
              <w:t>1</w:t>
            </w:r>
          </w:p>
        </w:tc>
        <w:tc>
          <w:tcPr>
            <w:tcW w:w="811" w:type="dxa"/>
          </w:tcPr>
          <w:p w14:paraId="5E70E14C" w14:textId="77777777" w:rsidR="00A10F71" w:rsidRDefault="00A10F71" w:rsidP="00E34637">
            <w:pPr>
              <w:rPr>
                <w:rFonts w:ascii="標楷體" w:eastAsia="標楷體" w:hAnsi="標楷體"/>
              </w:rPr>
            </w:pPr>
            <w:proofErr w:type="gramStart"/>
            <w:r>
              <w:rPr>
                <w:rFonts w:ascii="標楷體" w:eastAsia="標楷體" w:hAnsi="標楷體" w:hint="eastAsia"/>
              </w:rPr>
              <w:t>借款人戶號</w:t>
            </w:r>
            <w:proofErr w:type="gramEnd"/>
          </w:p>
        </w:tc>
        <w:tc>
          <w:tcPr>
            <w:tcW w:w="743" w:type="dxa"/>
          </w:tcPr>
          <w:p w14:paraId="2B7FF8F4" w14:textId="77777777" w:rsidR="00A10F71" w:rsidRDefault="00A10F71" w:rsidP="00E34637">
            <w:pPr>
              <w:rPr>
                <w:rFonts w:ascii="標楷體" w:eastAsia="標楷體" w:hAnsi="標楷體"/>
              </w:rPr>
            </w:pPr>
            <w:r>
              <w:rPr>
                <w:rFonts w:ascii="標楷體" w:eastAsia="標楷體" w:hAnsi="標楷體" w:hint="eastAsia"/>
              </w:rPr>
              <w:t>7</w:t>
            </w:r>
          </w:p>
        </w:tc>
        <w:tc>
          <w:tcPr>
            <w:tcW w:w="1056" w:type="dxa"/>
          </w:tcPr>
          <w:p w14:paraId="677E6209" w14:textId="77777777" w:rsidR="00A10F71" w:rsidRPr="00362205" w:rsidRDefault="00A10F71" w:rsidP="00E34637">
            <w:pPr>
              <w:rPr>
                <w:rFonts w:ascii="標楷體" w:eastAsia="標楷體" w:hAnsi="標楷體"/>
              </w:rPr>
            </w:pPr>
          </w:p>
        </w:tc>
        <w:tc>
          <w:tcPr>
            <w:tcW w:w="2558" w:type="dxa"/>
          </w:tcPr>
          <w:p w14:paraId="7683D25A" w14:textId="77777777" w:rsidR="00A10F71" w:rsidRPr="00362205" w:rsidRDefault="00A10F71" w:rsidP="00E34637">
            <w:pPr>
              <w:rPr>
                <w:rFonts w:ascii="標楷體" w:eastAsia="標楷體" w:hAnsi="標楷體"/>
              </w:rPr>
            </w:pPr>
          </w:p>
        </w:tc>
        <w:tc>
          <w:tcPr>
            <w:tcW w:w="527" w:type="dxa"/>
          </w:tcPr>
          <w:p w14:paraId="3A29B3CB" w14:textId="77777777" w:rsidR="00A10F71" w:rsidRPr="0082021C" w:rsidRDefault="00A10F71" w:rsidP="00E34637">
            <w:pPr>
              <w:rPr>
                <w:rFonts w:ascii="標楷體" w:eastAsia="標楷體" w:hAnsi="標楷體"/>
              </w:rPr>
            </w:pPr>
            <w:r>
              <w:rPr>
                <w:rFonts w:ascii="標楷體" w:eastAsia="標楷體" w:hAnsi="標楷體" w:hint="eastAsia"/>
              </w:rPr>
              <w:t>V</w:t>
            </w:r>
          </w:p>
        </w:tc>
        <w:tc>
          <w:tcPr>
            <w:tcW w:w="615" w:type="dxa"/>
          </w:tcPr>
          <w:p w14:paraId="6CE33834" w14:textId="77777777" w:rsidR="00A10F71" w:rsidRPr="00E1776E" w:rsidRDefault="00A10F71" w:rsidP="00E34637">
            <w:pPr>
              <w:rPr>
                <w:rFonts w:ascii="標楷體" w:eastAsia="標楷體" w:hAnsi="標楷體"/>
              </w:rPr>
            </w:pPr>
            <w:r>
              <w:rPr>
                <w:rFonts w:ascii="標楷體" w:eastAsia="標楷體" w:hAnsi="標楷體"/>
              </w:rPr>
              <w:t>W</w:t>
            </w:r>
          </w:p>
        </w:tc>
        <w:tc>
          <w:tcPr>
            <w:tcW w:w="3576" w:type="dxa"/>
          </w:tcPr>
          <w:p w14:paraId="63F00B57" w14:textId="77777777" w:rsidR="00A10F71" w:rsidRPr="0078668E" w:rsidRDefault="00A10F71" w:rsidP="00E34637">
            <w:pPr>
              <w:ind w:left="204" w:hangingChars="85" w:hanging="204"/>
              <w:rPr>
                <w:rFonts w:ascii="標楷體" w:eastAsia="標楷體" w:hAnsi="標楷體"/>
              </w:rPr>
            </w:pPr>
            <w:r w:rsidRPr="0078668E">
              <w:rPr>
                <w:rFonts w:ascii="標楷體" w:eastAsia="標楷體" w:hAnsi="標楷體" w:hint="eastAsia"/>
              </w:rPr>
              <w:t>1.</w:t>
            </w:r>
            <w:r>
              <w:rPr>
                <w:rFonts w:ascii="標楷體" w:eastAsia="標楷體" w:hAnsi="標楷體" w:hint="eastAsia"/>
              </w:rPr>
              <w:t>限輸入數字</w:t>
            </w:r>
            <w:r w:rsidRPr="0078668E">
              <w:rPr>
                <w:rFonts w:ascii="標楷體" w:eastAsia="標楷體" w:hAnsi="標楷體" w:hint="eastAsia"/>
              </w:rPr>
              <w:t>, 檢核條件：</w:t>
            </w:r>
          </w:p>
          <w:p w14:paraId="0AEFEA8A" w14:textId="77777777" w:rsidR="00A10F71" w:rsidRDefault="00A10F71" w:rsidP="00E34637">
            <w:pPr>
              <w:ind w:left="204"/>
              <w:rPr>
                <w:rFonts w:ascii="標楷體" w:eastAsia="標楷體" w:hAnsi="標楷體"/>
                <w:lang w:eastAsia="zh-HK"/>
              </w:rPr>
            </w:pPr>
            <w:r>
              <w:rPr>
                <w:rFonts w:ascii="標楷體" w:eastAsia="標楷體" w:hAnsi="標楷體" w:hint="eastAsia"/>
                <w:lang w:eastAsia="zh-HK"/>
              </w:rPr>
              <w:t>不可為0/V(2)</w:t>
            </w:r>
          </w:p>
          <w:p w14:paraId="3105731F" w14:textId="77777777" w:rsidR="00A10F71" w:rsidRPr="008D0E56" w:rsidRDefault="00A10F71" w:rsidP="00E34637">
            <w:pPr>
              <w:rPr>
                <w:rFonts w:ascii="標楷體" w:eastAsia="標楷體" w:hAnsi="標楷體"/>
              </w:rPr>
            </w:pPr>
            <w:r>
              <w:rPr>
                <w:rFonts w:ascii="標楷體" w:eastAsia="標楷體" w:hAnsi="標楷體" w:hint="eastAsia"/>
              </w:rPr>
              <w:t>2.檢核[</w:t>
            </w:r>
            <w:proofErr w:type="gramStart"/>
            <w:r>
              <w:rPr>
                <w:rFonts w:ascii="標楷體" w:eastAsia="標楷體" w:hAnsi="標楷體" w:hint="eastAsia"/>
              </w:rPr>
              <w:t>借款人戶號</w:t>
            </w:r>
            <w:proofErr w:type="gramEnd"/>
            <w:r>
              <w:rPr>
                <w:rFonts w:ascii="標楷體" w:eastAsia="標楷體" w:hAnsi="標楷體" w:hint="eastAsia"/>
              </w:rPr>
              <w:t>]是否存在於[客戶資料主檔(</w:t>
            </w:r>
            <w:r w:rsidRPr="008D0E56">
              <w:rPr>
                <w:rFonts w:ascii="標楷體" w:eastAsia="標楷體" w:hAnsi="標楷體"/>
              </w:rPr>
              <w:t>CustMain</w:t>
            </w:r>
            <w:r>
              <w:rPr>
                <w:rFonts w:ascii="標楷體" w:eastAsia="標楷體" w:hAnsi="標楷體" w:hint="eastAsia"/>
              </w:rPr>
              <w:t>)]，存在時帶[借款人姓名]回來</w:t>
            </w:r>
          </w:p>
          <w:p w14:paraId="391E2E93" w14:textId="77777777" w:rsidR="00A10F71" w:rsidRPr="009234CB" w:rsidRDefault="00A10F71" w:rsidP="00E34637">
            <w:pPr>
              <w:snapToGrid w:val="0"/>
              <w:ind w:left="238" w:hangingChars="99" w:hanging="238"/>
              <w:rPr>
                <w:rFonts w:ascii="標楷體" w:eastAsia="標楷體" w:hAnsi="標楷體"/>
              </w:rPr>
            </w:pPr>
            <w:r>
              <w:rPr>
                <w:rFonts w:ascii="標楷體" w:eastAsia="標楷體" w:hAnsi="標楷體" w:hint="eastAsia"/>
              </w:rPr>
              <w:t>3.</w:t>
            </w:r>
            <w:r>
              <w:t xml:space="preserve"> </w:t>
            </w:r>
            <w:r>
              <w:rPr>
                <w:rFonts w:ascii="標楷體" w:eastAsia="標楷體" w:hAnsi="標楷體"/>
              </w:rPr>
              <w:t>ForeclosureFee.</w:t>
            </w:r>
            <w:r w:rsidRPr="00D66606">
              <w:rPr>
                <w:rFonts w:ascii="標楷體" w:eastAsia="標楷體" w:hAnsi="標楷體"/>
              </w:rPr>
              <w:t>CustNo</w:t>
            </w:r>
          </w:p>
        </w:tc>
      </w:tr>
      <w:tr w:rsidR="00A10F71" w:rsidRPr="00362205" w14:paraId="5B361391" w14:textId="77777777" w:rsidTr="00E34637">
        <w:trPr>
          <w:trHeight w:val="244"/>
          <w:jc w:val="center"/>
        </w:trPr>
        <w:tc>
          <w:tcPr>
            <w:tcW w:w="534" w:type="dxa"/>
          </w:tcPr>
          <w:p w14:paraId="1562E79F" w14:textId="77777777" w:rsidR="00A10F71" w:rsidRDefault="00A10F71" w:rsidP="00E34637">
            <w:pPr>
              <w:rPr>
                <w:rFonts w:ascii="標楷體" w:eastAsia="標楷體" w:hAnsi="標楷體"/>
              </w:rPr>
            </w:pPr>
            <w:r>
              <w:rPr>
                <w:rFonts w:ascii="標楷體" w:eastAsia="標楷體" w:hAnsi="標楷體" w:hint="eastAsia"/>
              </w:rPr>
              <w:t>2</w:t>
            </w:r>
          </w:p>
        </w:tc>
        <w:tc>
          <w:tcPr>
            <w:tcW w:w="811" w:type="dxa"/>
          </w:tcPr>
          <w:p w14:paraId="0E5C8A71" w14:textId="77777777" w:rsidR="00A10F71" w:rsidRDefault="00A10F71" w:rsidP="00E34637">
            <w:pPr>
              <w:rPr>
                <w:rFonts w:ascii="標楷體" w:eastAsia="標楷體" w:hAnsi="標楷體"/>
              </w:rPr>
            </w:pPr>
            <w:r>
              <w:rPr>
                <w:rFonts w:ascii="標楷體" w:eastAsia="標楷體" w:hAnsi="標楷體" w:hint="eastAsia"/>
              </w:rPr>
              <w:t>額度編號</w:t>
            </w:r>
          </w:p>
        </w:tc>
        <w:tc>
          <w:tcPr>
            <w:tcW w:w="743" w:type="dxa"/>
          </w:tcPr>
          <w:p w14:paraId="0F37D610" w14:textId="77777777" w:rsidR="00A10F71" w:rsidRDefault="00A10F71" w:rsidP="00E34637">
            <w:pPr>
              <w:rPr>
                <w:rFonts w:ascii="標楷體" w:eastAsia="標楷體" w:hAnsi="標楷體"/>
              </w:rPr>
            </w:pPr>
            <w:r>
              <w:rPr>
                <w:rFonts w:ascii="標楷體" w:eastAsia="標楷體" w:hAnsi="標楷體" w:hint="eastAsia"/>
              </w:rPr>
              <w:t>1</w:t>
            </w:r>
          </w:p>
          <w:p w14:paraId="6C1BE273" w14:textId="77777777" w:rsidR="00A10F71" w:rsidRDefault="00A10F71" w:rsidP="00E34637">
            <w:pPr>
              <w:rPr>
                <w:rFonts w:ascii="標楷體" w:eastAsia="標楷體" w:hAnsi="標楷體"/>
              </w:rPr>
            </w:pPr>
          </w:p>
        </w:tc>
        <w:tc>
          <w:tcPr>
            <w:tcW w:w="1056" w:type="dxa"/>
          </w:tcPr>
          <w:p w14:paraId="04CB504A" w14:textId="77777777" w:rsidR="00A10F71" w:rsidRPr="00362205" w:rsidRDefault="00A10F71" w:rsidP="00E34637">
            <w:pPr>
              <w:rPr>
                <w:rFonts w:ascii="標楷體" w:eastAsia="標楷體" w:hAnsi="標楷體"/>
              </w:rPr>
            </w:pPr>
          </w:p>
        </w:tc>
        <w:tc>
          <w:tcPr>
            <w:tcW w:w="2558" w:type="dxa"/>
          </w:tcPr>
          <w:p w14:paraId="06D3D9C3" w14:textId="77777777" w:rsidR="00A10F71" w:rsidRPr="00362205" w:rsidRDefault="00A10F71" w:rsidP="00E34637">
            <w:pPr>
              <w:rPr>
                <w:rFonts w:ascii="標楷體" w:eastAsia="標楷體" w:hAnsi="標楷體"/>
              </w:rPr>
            </w:pPr>
          </w:p>
        </w:tc>
        <w:tc>
          <w:tcPr>
            <w:tcW w:w="527" w:type="dxa"/>
          </w:tcPr>
          <w:p w14:paraId="0855CE22" w14:textId="77777777" w:rsidR="00A10F71" w:rsidRPr="0082021C" w:rsidRDefault="00A10F71" w:rsidP="00E34637">
            <w:pPr>
              <w:rPr>
                <w:rFonts w:ascii="標楷體" w:eastAsia="標楷體" w:hAnsi="標楷體"/>
              </w:rPr>
            </w:pPr>
            <w:r>
              <w:rPr>
                <w:rFonts w:ascii="標楷體" w:eastAsia="標楷體" w:hAnsi="標楷體" w:hint="eastAsia"/>
              </w:rPr>
              <w:t>V</w:t>
            </w:r>
          </w:p>
        </w:tc>
        <w:tc>
          <w:tcPr>
            <w:tcW w:w="615" w:type="dxa"/>
          </w:tcPr>
          <w:p w14:paraId="5ED19BFB" w14:textId="77777777" w:rsidR="00A10F71" w:rsidRPr="00E1776E" w:rsidRDefault="00A10F71" w:rsidP="00E34637">
            <w:pPr>
              <w:rPr>
                <w:rFonts w:ascii="標楷體" w:eastAsia="標楷體" w:hAnsi="標楷體"/>
              </w:rPr>
            </w:pPr>
            <w:r>
              <w:rPr>
                <w:rFonts w:ascii="標楷體" w:eastAsia="標楷體" w:hAnsi="標楷體"/>
              </w:rPr>
              <w:t>W</w:t>
            </w:r>
          </w:p>
        </w:tc>
        <w:tc>
          <w:tcPr>
            <w:tcW w:w="3576" w:type="dxa"/>
          </w:tcPr>
          <w:p w14:paraId="2A59DDC7" w14:textId="77777777" w:rsidR="00A10F71" w:rsidRPr="0078668E" w:rsidRDefault="00A10F71" w:rsidP="00E34637">
            <w:pPr>
              <w:ind w:left="204" w:hangingChars="85" w:hanging="204"/>
              <w:rPr>
                <w:rFonts w:ascii="標楷體" w:eastAsia="標楷體" w:hAnsi="標楷體"/>
              </w:rPr>
            </w:pPr>
            <w:r w:rsidRPr="0078668E">
              <w:rPr>
                <w:rFonts w:ascii="標楷體" w:eastAsia="標楷體" w:hAnsi="標楷體" w:hint="eastAsia"/>
              </w:rPr>
              <w:t>1.</w:t>
            </w:r>
            <w:r>
              <w:rPr>
                <w:rFonts w:ascii="標楷體" w:eastAsia="標楷體" w:hAnsi="標楷體" w:hint="eastAsia"/>
              </w:rPr>
              <w:t>限輸入數字</w:t>
            </w:r>
            <w:r w:rsidRPr="0078668E">
              <w:rPr>
                <w:rFonts w:ascii="標楷體" w:eastAsia="標楷體" w:hAnsi="標楷體" w:hint="eastAsia"/>
              </w:rPr>
              <w:t>, 檢核條件：</w:t>
            </w:r>
          </w:p>
          <w:p w14:paraId="549DDCDB" w14:textId="77777777" w:rsidR="00A10F71" w:rsidRDefault="00A10F71" w:rsidP="00E34637">
            <w:pPr>
              <w:ind w:left="204"/>
              <w:rPr>
                <w:rFonts w:ascii="標楷體" w:eastAsia="標楷體" w:hAnsi="標楷體"/>
                <w:lang w:eastAsia="zh-HK"/>
              </w:rPr>
            </w:pPr>
            <w:r>
              <w:rPr>
                <w:rFonts w:ascii="標楷體" w:eastAsia="標楷體" w:hAnsi="標楷體" w:hint="eastAsia"/>
                <w:lang w:eastAsia="zh-HK"/>
              </w:rPr>
              <w:t>不可為0/V(2)</w:t>
            </w:r>
          </w:p>
          <w:p w14:paraId="472E94ED" w14:textId="77777777" w:rsidR="00A10F71" w:rsidRDefault="00A10F71" w:rsidP="00E34637">
            <w:pPr>
              <w:rPr>
                <w:rFonts w:ascii="標楷體" w:eastAsia="標楷體" w:hAnsi="標楷體"/>
              </w:rPr>
            </w:pPr>
            <w:r>
              <w:rPr>
                <w:rFonts w:ascii="標楷體" w:eastAsia="標楷體" w:hAnsi="標楷體" w:hint="eastAsia"/>
              </w:rPr>
              <w:t>2.檢核[</w:t>
            </w:r>
            <w:proofErr w:type="gramStart"/>
            <w:r>
              <w:rPr>
                <w:rFonts w:ascii="標楷體" w:eastAsia="標楷體" w:hAnsi="標楷體" w:hint="eastAsia"/>
              </w:rPr>
              <w:t>借款人戶號</w:t>
            </w:r>
            <w:proofErr w:type="gramEnd"/>
            <w:r>
              <w:rPr>
                <w:rFonts w:ascii="標楷體" w:eastAsia="標楷體" w:hAnsi="標楷體" w:hint="eastAsia"/>
              </w:rPr>
              <w:t>]與[額度編號]是否存在於[額度主檔(</w:t>
            </w:r>
            <w:r w:rsidRPr="008D0E56">
              <w:rPr>
                <w:rFonts w:ascii="標楷體" w:eastAsia="標楷體" w:hAnsi="標楷體"/>
              </w:rPr>
              <w:t>CustMain</w:t>
            </w:r>
            <w:r>
              <w:rPr>
                <w:rFonts w:ascii="標楷體" w:eastAsia="標楷體" w:hAnsi="標楷體" w:hint="eastAsia"/>
              </w:rPr>
              <w:t>)]，不存在則顯示</w:t>
            </w:r>
            <w:r w:rsidRPr="00CD5B97">
              <w:rPr>
                <w:rFonts w:ascii="標楷體" w:eastAsia="標楷體" w:hAnsi="標楷體"/>
              </w:rPr>
              <w:t>"E0001</w:t>
            </w:r>
            <w:r>
              <w:rPr>
                <w:rFonts w:ascii="標楷體" w:eastAsia="標楷體" w:hAnsi="標楷體" w:hint="eastAsia"/>
              </w:rPr>
              <w:t>:</w:t>
            </w:r>
            <w:r>
              <w:rPr>
                <w:rFonts w:hint="eastAsia"/>
              </w:rPr>
              <w:t xml:space="preserve"> </w:t>
            </w:r>
            <w:r w:rsidRPr="00CD5B97">
              <w:rPr>
                <w:rFonts w:ascii="標楷體" w:eastAsia="標楷體" w:hAnsi="標楷體" w:hint="eastAsia"/>
              </w:rPr>
              <w:t>查詢資料不存在</w:t>
            </w:r>
            <w:r w:rsidRPr="00CD5B97">
              <w:rPr>
                <w:rFonts w:ascii="標楷體" w:eastAsia="標楷體" w:hAnsi="標楷體"/>
              </w:rPr>
              <w:t>"</w:t>
            </w:r>
          </w:p>
          <w:p w14:paraId="611419FE" w14:textId="77777777" w:rsidR="00A10F71" w:rsidRPr="009234CB" w:rsidRDefault="00A10F71" w:rsidP="00E34637">
            <w:pPr>
              <w:rPr>
                <w:rFonts w:ascii="標楷體" w:eastAsia="標楷體" w:hAnsi="標楷體"/>
              </w:rPr>
            </w:pPr>
            <w:r>
              <w:rPr>
                <w:rFonts w:ascii="標楷體" w:eastAsia="標楷體" w:hAnsi="標楷體" w:hint="eastAsia"/>
              </w:rPr>
              <w:t>3.</w:t>
            </w:r>
            <w:r>
              <w:t xml:space="preserve"> </w:t>
            </w:r>
            <w:r w:rsidRPr="00D66606">
              <w:rPr>
                <w:rFonts w:ascii="標楷體" w:eastAsia="標楷體" w:hAnsi="標楷體"/>
              </w:rPr>
              <w:t>F</w:t>
            </w:r>
            <w:r>
              <w:rPr>
                <w:rFonts w:ascii="標楷體" w:eastAsia="標楷體" w:hAnsi="標楷體"/>
              </w:rPr>
              <w:t>oreclosureFee.</w:t>
            </w:r>
            <w:r w:rsidRPr="00D66606">
              <w:rPr>
                <w:rFonts w:ascii="標楷體" w:eastAsia="標楷體" w:hAnsi="標楷體"/>
              </w:rPr>
              <w:t>FacmNo</w:t>
            </w:r>
          </w:p>
        </w:tc>
      </w:tr>
      <w:tr w:rsidR="00A10F71" w:rsidRPr="00362205" w14:paraId="7A5251E3" w14:textId="77777777" w:rsidTr="00E34637">
        <w:trPr>
          <w:trHeight w:val="244"/>
          <w:jc w:val="center"/>
        </w:trPr>
        <w:tc>
          <w:tcPr>
            <w:tcW w:w="534" w:type="dxa"/>
          </w:tcPr>
          <w:p w14:paraId="449989E7" w14:textId="77777777" w:rsidR="00A10F71" w:rsidRDefault="00A10F71" w:rsidP="00E34637">
            <w:pPr>
              <w:rPr>
                <w:rFonts w:ascii="標楷體" w:eastAsia="標楷體" w:hAnsi="標楷體"/>
              </w:rPr>
            </w:pPr>
            <w:r>
              <w:rPr>
                <w:rFonts w:ascii="標楷體" w:eastAsia="標楷體" w:hAnsi="標楷體" w:hint="eastAsia"/>
              </w:rPr>
              <w:t>3</w:t>
            </w:r>
          </w:p>
        </w:tc>
        <w:tc>
          <w:tcPr>
            <w:tcW w:w="811" w:type="dxa"/>
          </w:tcPr>
          <w:p w14:paraId="514C2FCB" w14:textId="77777777" w:rsidR="00A10F71" w:rsidRPr="00291505" w:rsidRDefault="00A10F71" w:rsidP="00E34637">
            <w:pPr>
              <w:rPr>
                <w:rFonts w:ascii="標楷體" w:eastAsia="標楷體" w:hAnsi="標楷體"/>
              </w:rPr>
            </w:pPr>
            <w:r>
              <w:rPr>
                <w:rFonts w:ascii="標楷體" w:eastAsia="標楷體" w:hAnsi="標楷體" w:hint="eastAsia"/>
              </w:rPr>
              <w:t>收件日</w:t>
            </w:r>
          </w:p>
        </w:tc>
        <w:tc>
          <w:tcPr>
            <w:tcW w:w="743" w:type="dxa"/>
          </w:tcPr>
          <w:p w14:paraId="72D26685"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056" w:type="dxa"/>
          </w:tcPr>
          <w:p w14:paraId="0CB3EC1D" w14:textId="77777777" w:rsidR="00A10F71" w:rsidRPr="00291505" w:rsidRDefault="00A10F71" w:rsidP="00E34637">
            <w:pPr>
              <w:rPr>
                <w:rFonts w:ascii="標楷體" w:eastAsia="標楷體" w:hAnsi="標楷體"/>
              </w:rPr>
            </w:pPr>
            <w:r>
              <w:rPr>
                <w:rFonts w:ascii="標楷體" w:eastAsia="標楷體" w:hAnsi="標楷體" w:hint="eastAsia"/>
              </w:rPr>
              <w:t>系統日曆日</w:t>
            </w:r>
          </w:p>
        </w:tc>
        <w:tc>
          <w:tcPr>
            <w:tcW w:w="2558" w:type="dxa"/>
          </w:tcPr>
          <w:p w14:paraId="6D75C84F"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527" w:type="dxa"/>
          </w:tcPr>
          <w:p w14:paraId="5A926C3E"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15" w:type="dxa"/>
          </w:tcPr>
          <w:p w14:paraId="3E4F75F1"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76" w:type="dxa"/>
          </w:tcPr>
          <w:p w14:paraId="096C7C37" w14:textId="77777777" w:rsidR="00A10F71" w:rsidRPr="0078668E" w:rsidRDefault="00A10F71" w:rsidP="00E34637">
            <w:pPr>
              <w:ind w:left="204" w:hangingChars="85" w:hanging="204"/>
              <w:rPr>
                <w:rFonts w:ascii="標楷體" w:eastAsia="標楷體" w:hAnsi="標楷體"/>
              </w:rPr>
            </w:pPr>
            <w:r w:rsidRPr="0078668E">
              <w:rPr>
                <w:rFonts w:ascii="標楷體" w:eastAsia="標楷體" w:hAnsi="標楷體" w:hint="eastAsia"/>
              </w:rPr>
              <w:t>1.</w:t>
            </w:r>
            <w:r>
              <w:rPr>
                <w:rFonts w:ascii="標楷體" w:eastAsia="標楷體" w:hAnsi="標楷體" w:hint="eastAsia"/>
              </w:rPr>
              <w:t>限輸入日期</w:t>
            </w:r>
            <w:r w:rsidRPr="0078668E">
              <w:rPr>
                <w:rFonts w:ascii="標楷體" w:eastAsia="標楷體" w:hAnsi="標楷體" w:hint="eastAsia"/>
              </w:rPr>
              <w:t>, 檢核條件：</w:t>
            </w:r>
          </w:p>
          <w:p w14:paraId="21E5FF68"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(1).</w:t>
            </w:r>
            <w:r>
              <w:rPr>
                <w:rFonts w:ascii="標楷體" w:eastAsia="標楷體" w:hAnsi="標楷體" w:hint="eastAsia"/>
                <w:lang w:eastAsia="zh-HK"/>
              </w:rPr>
              <w:t>不可為0/V(2)</w:t>
            </w:r>
          </w:p>
          <w:p w14:paraId="0F83FFD1"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(2).</w:t>
            </w:r>
            <w:r w:rsidRPr="0078668E">
              <w:rPr>
                <w:rFonts w:ascii="標楷體" w:eastAsia="標楷體" w:hAnsi="標楷體" w:hint="eastAsia"/>
                <w:lang w:eastAsia="zh-HK"/>
              </w:rPr>
              <w:t>不可空白</w:t>
            </w:r>
            <w:r w:rsidRPr="0078668E">
              <w:rPr>
                <w:rFonts w:ascii="標楷體" w:eastAsia="標楷體" w:hAnsi="標楷體" w:hint="eastAsia"/>
              </w:rPr>
              <w:t>/</w:t>
            </w:r>
            <w:r w:rsidRPr="0078668E">
              <w:rPr>
                <w:rFonts w:ascii="標楷體" w:eastAsia="標楷體" w:hAnsi="標楷體"/>
              </w:rPr>
              <w:t>V(7)</w:t>
            </w:r>
          </w:p>
          <w:p w14:paraId="55F9AFE5" w14:textId="77777777" w:rsidR="00A10F71" w:rsidRDefault="00A10F71" w:rsidP="00E34637">
            <w:pPr>
              <w:ind w:left="204"/>
              <w:rPr>
                <w:rFonts w:ascii="標楷體" w:eastAsia="標楷體" w:hAnsi="標楷體"/>
              </w:rPr>
            </w:pPr>
            <w:r w:rsidRPr="0078668E">
              <w:rPr>
                <w:rFonts w:ascii="標楷體" w:eastAsia="標楷體" w:hAnsi="標楷體" w:hint="eastAsia"/>
              </w:rPr>
              <w:t>(3).</w:t>
            </w:r>
            <w:r w:rsidRPr="0078668E">
              <w:rPr>
                <w:rFonts w:ascii="標楷體" w:eastAsia="標楷體" w:hAnsi="標楷體" w:hint="eastAsia"/>
                <w:lang w:eastAsia="zh-HK"/>
              </w:rPr>
              <w:t>日期格式/</w:t>
            </w:r>
            <w:r w:rsidRPr="0078668E">
              <w:rPr>
                <w:rFonts w:ascii="標楷體" w:eastAsia="標楷體" w:hAnsi="標楷體"/>
              </w:rPr>
              <w:t>A(DATE,0)</w:t>
            </w:r>
          </w:p>
          <w:p w14:paraId="66DDBC28" w14:textId="77777777" w:rsidR="00A10F71" w:rsidRPr="0078668E" w:rsidRDefault="00A10F71" w:rsidP="00E34637">
            <w:pPr>
              <w:ind w:left="204"/>
              <w:rPr>
                <w:rFonts w:ascii="標楷體" w:eastAsia="標楷體" w:hAnsi="標楷體"/>
              </w:rPr>
            </w:pPr>
            <w:r>
              <w:rPr>
                <w:rFonts w:ascii="標楷體" w:eastAsia="標楷體" w:hAnsi="標楷體"/>
              </w:rPr>
              <w:t>(4</w:t>
            </w:r>
            <w:proofErr w:type="gramStart"/>
            <w:r>
              <w:rPr>
                <w:rFonts w:ascii="標楷體" w:eastAsia="標楷體" w:hAnsi="標楷體"/>
              </w:rPr>
              <w:t>).[</w:t>
            </w:r>
            <w:proofErr w:type="gramEnd"/>
            <w:r>
              <w:rPr>
                <w:rFonts w:ascii="標楷體" w:eastAsia="標楷體" w:hAnsi="標楷體" w:hint="eastAsia"/>
              </w:rPr>
              <w:t>收件日</w:t>
            </w:r>
            <w:r>
              <w:rPr>
                <w:rFonts w:ascii="標楷體" w:eastAsia="標楷體" w:hAnsi="標楷體"/>
              </w:rPr>
              <w:t>]</w:t>
            </w:r>
            <w:r>
              <w:rPr>
                <w:rFonts w:ascii="標楷體" w:eastAsia="標楷體" w:hAnsi="標楷體" w:hint="eastAsia"/>
              </w:rPr>
              <w:t>不得大於系統日曆日</w:t>
            </w:r>
          </w:p>
          <w:p w14:paraId="63882DCF" w14:textId="77777777" w:rsidR="00A10F71" w:rsidRPr="009234CB" w:rsidRDefault="00A10F71" w:rsidP="00E34637">
            <w:pPr>
              <w:rPr>
                <w:rFonts w:ascii="標楷體" w:eastAsia="標楷體" w:hAnsi="標楷體"/>
              </w:rPr>
            </w:pPr>
            <w:r>
              <w:rPr>
                <w:rFonts w:ascii="標楷體" w:eastAsia="標楷體" w:hAnsi="標楷體" w:hint="eastAsia"/>
              </w:rPr>
              <w:t>2.</w:t>
            </w:r>
            <w:r>
              <w:rPr>
                <w:rFonts w:ascii="標楷體" w:eastAsia="標楷體" w:hAnsi="標楷體"/>
              </w:rPr>
              <w:t>ForeclosureFee.</w:t>
            </w:r>
            <w:r w:rsidRPr="00D66606">
              <w:rPr>
                <w:rFonts w:ascii="標楷體" w:eastAsia="標楷體" w:hAnsi="標楷體"/>
              </w:rPr>
              <w:t>ReceiveDate</w:t>
            </w:r>
          </w:p>
        </w:tc>
      </w:tr>
      <w:tr w:rsidR="00A10F71" w:rsidRPr="00362205" w14:paraId="163B06DC" w14:textId="77777777" w:rsidTr="00E34637">
        <w:trPr>
          <w:trHeight w:val="244"/>
          <w:jc w:val="center"/>
        </w:trPr>
        <w:tc>
          <w:tcPr>
            <w:tcW w:w="534" w:type="dxa"/>
          </w:tcPr>
          <w:p w14:paraId="431C5CB0" w14:textId="77777777" w:rsidR="00A10F71" w:rsidRDefault="00A10F71" w:rsidP="00E34637">
            <w:pPr>
              <w:rPr>
                <w:rFonts w:ascii="標楷體" w:eastAsia="標楷體" w:hAnsi="標楷體"/>
              </w:rPr>
            </w:pPr>
            <w:r>
              <w:rPr>
                <w:rFonts w:ascii="標楷體" w:eastAsia="標楷體" w:hAnsi="標楷體" w:hint="eastAsia"/>
              </w:rPr>
              <w:t>4</w:t>
            </w:r>
          </w:p>
        </w:tc>
        <w:tc>
          <w:tcPr>
            <w:tcW w:w="811" w:type="dxa"/>
          </w:tcPr>
          <w:p w14:paraId="321CA315" w14:textId="77777777" w:rsidR="00A10F71" w:rsidRPr="00291505" w:rsidRDefault="00A10F71" w:rsidP="00E34637">
            <w:pPr>
              <w:rPr>
                <w:rFonts w:ascii="標楷體" w:eastAsia="標楷體" w:hAnsi="標楷體"/>
              </w:rPr>
            </w:pPr>
            <w:r>
              <w:rPr>
                <w:rFonts w:ascii="標楷體" w:eastAsia="標楷體" w:hAnsi="標楷體" w:hint="eastAsia"/>
              </w:rPr>
              <w:t>單據日期</w:t>
            </w:r>
          </w:p>
        </w:tc>
        <w:tc>
          <w:tcPr>
            <w:tcW w:w="743" w:type="dxa"/>
          </w:tcPr>
          <w:p w14:paraId="0FA919A0"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056" w:type="dxa"/>
          </w:tcPr>
          <w:p w14:paraId="6548BD0E" w14:textId="77777777" w:rsidR="00A10F71" w:rsidRPr="00291505" w:rsidRDefault="00A10F71" w:rsidP="00E34637">
            <w:pPr>
              <w:rPr>
                <w:rFonts w:ascii="標楷體" w:eastAsia="標楷體" w:hAnsi="標楷體"/>
              </w:rPr>
            </w:pPr>
          </w:p>
        </w:tc>
        <w:tc>
          <w:tcPr>
            <w:tcW w:w="2558" w:type="dxa"/>
          </w:tcPr>
          <w:p w14:paraId="3289A930"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527" w:type="dxa"/>
          </w:tcPr>
          <w:p w14:paraId="662C6DE0"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15" w:type="dxa"/>
          </w:tcPr>
          <w:p w14:paraId="5180299A"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76" w:type="dxa"/>
          </w:tcPr>
          <w:p w14:paraId="3CC8E31F" w14:textId="77777777" w:rsidR="00A10F71" w:rsidRPr="0078668E" w:rsidRDefault="00A10F71" w:rsidP="00E34637">
            <w:pPr>
              <w:ind w:left="204" w:hangingChars="85" w:hanging="204"/>
              <w:rPr>
                <w:rFonts w:ascii="標楷體" w:eastAsia="標楷體" w:hAnsi="標楷體"/>
              </w:rPr>
            </w:pPr>
            <w:r w:rsidRPr="0078668E">
              <w:rPr>
                <w:rFonts w:ascii="標楷體" w:eastAsia="標楷體" w:hAnsi="標楷體" w:hint="eastAsia"/>
              </w:rPr>
              <w:t>1.</w:t>
            </w:r>
            <w:r>
              <w:rPr>
                <w:rFonts w:ascii="標楷體" w:eastAsia="標楷體" w:hAnsi="標楷體" w:hint="eastAsia"/>
              </w:rPr>
              <w:t>限輸入日期</w:t>
            </w:r>
            <w:r w:rsidRPr="0078668E">
              <w:rPr>
                <w:rFonts w:ascii="標楷體" w:eastAsia="標楷體" w:hAnsi="標楷體" w:hint="eastAsia"/>
              </w:rPr>
              <w:t>, 檢核條件：</w:t>
            </w:r>
          </w:p>
          <w:p w14:paraId="01BDDE81"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(1).</w:t>
            </w:r>
            <w:r>
              <w:rPr>
                <w:rFonts w:ascii="標楷體" w:eastAsia="標楷體" w:hAnsi="標楷體" w:hint="eastAsia"/>
                <w:lang w:eastAsia="zh-HK"/>
              </w:rPr>
              <w:t>不可為0/V(2)</w:t>
            </w:r>
          </w:p>
          <w:p w14:paraId="6C0D9DDA"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(2).</w:t>
            </w:r>
            <w:r w:rsidRPr="0078668E">
              <w:rPr>
                <w:rFonts w:ascii="標楷體" w:eastAsia="標楷體" w:hAnsi="標楷體" w:hint="eastAsia"/>
                <w:lang w:eastAsia="zh-HK"/>
              </w:rPr>
              <w:t>不可空白</w:t>
            </w:r>
            <w:r w:rsidRPr="0078668E">
              <w:rPr>
                <w:rFonts w:ascii="標楷體" w:eastAsia="標楷體" w:hAnsi="標楷體" w:hint="eastAsia"/>
              </w:rPr>
              <w:t>/</w:t>
            </w:r>
            <w:r w:rsidRPr="0078668E">
              <w:rPr>
                <w:rFonts w:ascii="標楷體" w:eastAsia="標楷體" w:hAnsi="標楷體"/>
              </w:rPr>
              <w:t>V(7)</w:t>
            </w:r>
          </w:p>
          <w:p w14:paraId="616DADBB" w14:textId="77777777" w:rsidR="00A10F71" w:rsidRDefault="00A10F71" w:rsidP="00E34637">
            <w:pPr>
              <w:ind w:left="204"/>
              <w:rPr>
                <w:rFonts w:ascii="標楷體" w:eastAsia="標楷體" w:hAnsi="標楷體"/>
              </w:rPr>
            </w:pPr>
            <w:r w:rsidRPr="0078668E">
              <w:rPr>
                <w:rFonts w:ascii="標楷體" w:eastAsia="標楷體" w:hAnsi="標楷體" w:hint="eastAsia"/>
              </w:rPr>
              <w:t>(3).</w:t>
            </w:r>
            <w:r w:rsidRPr="0078668E">
              <w:rPr>
                <w:rFonts w:ascii="標楷體" w:eastAsia="標楷體" w:hAnsi="標楷體" w:hint="eastAsia"/>
                <w:lang w:eastAsia="zh-HK"/>
              </w:rPr>
              <w:t>日期格式/</w:t>
            </w:r>
            <w:r w:rsidRPr="0078668E">
              <w:rPr>
                <w:rFonts w:ascii="標楷體" w:eastAsia="標楷體" w:hAnsi="標楷體"/>
              </w:rPr>
              <w:t>A(DATE,0)</w:t>
            </w:r>
          </w:p>
          <w:p w14:paraId="47AEC150" w14:textId="77777777" w:rsidR="00A10F71" w:rsidRPr="00291505" w:rsidRDefault="00A10F71" w:rsidP="00E34637">
            <w:pPr>
              <w:rPr>
                <w:rFonts w:ascii="標楷體" w:eastAsia="標楷體" w:hAnsi="標楷體"/>
              </w:rPr>
            </w:pPr>
            <w:r>
              <w:rPr>
                <w:rFonts w:ascii="標楷體" w:eastAsia="標楷體" w:hAnsi="標楷體" w:hint="eastAsia"/>
              </w:rPr>
              <w:t>2.</w:t>
            </w:r>
            <w:r>
              <w:t xml:space="preserve"> </w:t>
            </w:r>
            <w:r>
              <w:rPr>
                <w:rFonts w:ascii="標楷體" w:eastAsia="標楷體" w:hAnsi="標楷體"/>
              </w:rPr>
              <w:t>ForeclosureFee.</w:t>
            </w:r>
            <w:r w:rsidRPr="00D66606">
              <w:rPr>
                <w:rFonts w:ascii="標楷體" w:eastAsia="標楷體" w:hAnsi="標楷體"/>
              </w:rPr>
              <w:t>DocDate</w:t>
            </w:r>
          </w:p>
        </w:tc>
      </w:tr>
      <w:tr w:rsidR="00A10F71" w:rsidRPr="00362205" w14:paraId="7555B1E8" w14:textId="77777777" w:rsidTr="00E34637">
        <w:trPr>
          <w:trHeight w:val="244"/>
          <w:jc w:val="center"/>
        </w:trPr>
        <w:tc>
          <w:tcPr>
            <w:tcW w:w="534" w:type="dxa"/>
          </w:tcPr>
          <w:p w14:paraId="7182F5DE" w14:textId="77777777" w:rsidR="00A10F71" w:rsidRDefault="00A10F71" w:rsidP="00E34637">
            <w:pPr>
              <w:rPr>
                <w:rFonts w:ascii="標楷體" w:eastAsia="標楷體" w:hAnsi="標楷體"/>
              </w:rPr>
            </w:pPr>
            <w:r>
              <w:rPr>
                <w:rFonts w:ascii="標楷體" w:eastAsia="標楷體" w:hAnsi="標楷體" w:hint="eastAsia"/>
              </w:rPr>
              <w:t>5</w:t>
            </w:r>
          </w:p>
        </w:tc>
        <w:tc>
          <w:tcPr>
            <w:tcW w:w="811" w:type="dxa"/>
          </w:tcPr>
          <w:p w14:paraId="481F3E95" w14:textId="77777777" w:rsidR="00A10F71" w:rsidRPr="00291505" w:rsidRDefault="00A10F71" w:rsidP="00E34637">
            <w:pPr>
              <w:rPr>
                <w:rFonts w:ascii="標楷體" w:eastAsia="標楷體" w:hAnsi="標楷體"/>
              </w:rPr>
            </w:pPr>
            <w:r>
              <w:rPr>
                <w:rFonts w:ascii="標楷體" w:eastAsia="標楷體" w:hAnsi="標楷體" w:hint="eastAsia"/>
              </w:rPr>
              <w:t>法拍費用</w:t>
            </w:r>
          </w:p>
        </w:tc>
        <w:tc>
          <w:tcPr>
            <w:tcW w:w="743" w:type="dxa"/>
          </w:tcPr>
          <w:p w14:paraId="71B0BA8F"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4</w:t>
            </w:r>
          </w:p>
        </w:tc>
        <w:tc>
          <w:tcPr>
            <w:tcW w:w="1056" w:type="dxa"/>
          </w:tcPr>
          <w:p w14:paraId="23F1F763" w14:textId="77777777" w:rsidR="00A10F71" w:rsidRPr="00291505" w:rsidRDefault="00A10F71" w:rsidP="00E34637">
            <w:pPr>
              <w:rPr>
                <w:rFonts w:ascii="標楷體" w:eastAsia="標楷體" w:hAnsi="標楷體"/>
              </w:rPr>
            </w:pPr>
          </w:p>
        </w:tc>
        <w:tc>
          <w:tcPr>
            <w:tcW w:w="2558" w:type="dxa"/>
          </w:tcPr>
          <w:p w14:paraId="14AC5920" w14:textId="77777777" w:rsidR="00A10F71" w:rsidRPr="00291505" w:rsidRDefault="00A10F71" w:rsidP="00E34637">
            <w:pPr>
              <w:rPr>
                <w:rFonts w:ascii="標楷體" w:eastAsia="標楷體" w:hAnsi="標楷體"/>
              </w:rPr>
            </w:pPr>
          </w:p>
        </w:tc>
        <w:tc>
          <w:tcPr>
            <w:tcW w:w="527" w:type="dxa"/>
          </w:tcPr>
          <w:p w14:paraId="32E3D108"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15" w:type="dxa"/>
          </w:tcPr>
          <w:p w14:paraId="68D6E06B"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76" w:type="dxa"/>
          </w:tcPr>
          <w:p w14:paraId="166C51C6"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1.限輸入數字,</w:t>
            </w:r>
            <w:r w:rsidRPr="0078668E">
              <w:rPr>
                <w:rFonts w:ascii="標楷體" w:eastAsia="標楷體" w:hAnsi="標楷體" w:hint="eastAsia"/>
              </w:rPr>
              <w:t>檢核條件：</w:t>
            </w:r>
          </w:p>
          <w:p w14:paraId="5489D7CB" w14:textId="77777777" w:rsidR="00A10F71" w:rsidRDefault="00A10F71" w:rsidP="00E34637">
            <w:pPr>
              <w:ind w:left="204"/>
              <w:rPr>
                <w:rFonts w:ascii="標楷體" w:eastAsia="標楷體" w:hAnsi="標楷體"/>
              </w:rPr>
            </w:pPr>
            <w:r>
              <w:rPr>
                <w:rFonts w:ascii="標楷體" w:eastAsia="標楷體" w:hAnsi="標楷體" w:hint="eastAsia"/>
                <w:lang w:eastAsia="zh-HK"/>
              </w:rPr>
              <w:t>不可為0/V(2)</w:t>
            </w:r>
          </w:p>
          <w:p w14:paraId="47286FCC" w14:textId="77777777" w:rsidR="00A10F71" w:rsidRPr="00291505" w:rsidRDefault="00A10F71" w:rsidP="00E34637">
            <w:pPr>
              <w:rPr>
                <w:rFonts w:ascii="標楷體" w:eastAsia="標楷體" w:hAnsi="標楷體"/>
              </w:rPr>
            </w:pPr>
            <w:r>
              <w:rPr>
                <w:rFonts w:ascii="標楷體" w:eastAsia="標楷體" w:hAnsi="標楷體" w:hint="eastAsia"/>
              </w:rPr>
              <w:t>2.</w:t>
            </w:r>
            <w:r>
              <w:t xml:space="preserve"> </w:t>
            </w:r>
            <w:r>
              <w:rPr>
                <w:rFonts w:ascii="標楷體" w:eastAsia="標楷體" w:hAnsi="標楷體"/>
              </w:rPr>
              <w:t>ForeclosureFee.</w:t>
            </w:r>
            <w:r w:rsidRPr="00D66606">
              <w:rPr>
                <w:rFonts w:ascii="標楷體" w:eastAsia="標楷體" w:hAnsi="標楷體"/>
              </w:rPr>
              <w:t>Fee</w:t>
            </w:r>
          </w:p>
        </w:tc>
      </w:tr>
      <w:tr w:rsidR="00A10F71" w:rsidRPr="00362205" w14:paraId="0A22B645" w14:textId="77777777" w:rsidTr="00E34637">
        <w:trPr>
          <w:trHeight w:val="244"/>
          <w:jc w:val="center"/>
        </w:trPr>
        <w:tc>
          <w:tcPr>
            <w:tcW w:w="534" w:type="dxa"/>
          </w:tcPr>
          <w:p w14:paraId="73971873" w14:textId="77777777" w:rsidR="00A10F71" w:rsidRDefault="00A10F71" w:rsidP="00E34637">
            <w:pPr>
              <w:rPr>
                <w:rFonts w:ascii="標楷體" w:eastAsia="標楷體" w:hAnsi="標楷體"/>
              </w:rPr>
            </w:pPr>
            <w:r>
              <w:rPr>
                <w:rFonts w:ascii="標楷體" w:eastAsia="標楷體" w:hAnsi="標楷體" w:hint="eastAsia"/>
              </w:rPr>
              <w:t>6</w:t>
            </w:r>
          </w:p>
        </w:tc>
        <w:tc>
          <w:tcPr>
            <w:tcW w:w="811" w:type="dxa"/>
          </w:tcPr>
          <w:p w14:paraId="0691E7B2" w14:textId="77777777" w:rsidR="00A10F71" w:rsidRDefault="00A10F71" w:rsidP="00E34637">
            <w:pPr>
              <w:rPr>
                <w:rFonts w:ascii="標楷體" w:eastAsia="標楷體" w:hAnsi="標楷體"/>
              </w:rPr>
            </w:pPr>
            <w:r>
              <w:rPr>
                <w:rFonts w:ascii="標楷體" w:eastAsia="標楷體" w:hAnsi="標楷體" w:hint="eastAsia"/>
              </w:rPr>
              <w:t>科目</w:t>
            </w:r>
          </w:p>
        </w:tc>
        <w:tc>
          <w:tcPr>
            <w:tcW w:w="743" w:type="dxa"/>
          </w:tcPr>
          <w:p w14:paraId="26724B24" w14:textId="77777777" w:rsidR="00A10F71" w:rsidRDefault="00A10F71" w:rsidP="00E34637">
            <w:pPr>
              <w:rPr>
                <w:rFonts w:ascii="標楷體" w:eastAsia="標楷體" w:hAnsi="標楷體"/>
              </w:rPr>
            </w:pPr>
            <w:r>
              <w:rPr>
                <w:rFonts w:ascii="標楷體" w:eastAsia="標楷體" w:hAnsi="標楷體" w:hint="eastAsia"/>
              </w:rPr>
              <w:t>2</w:t>
            </w:r>
          </w:p>
        </w:tc>
        <w:tc>
          <w:tcPr>
            <w:tcW w:w="1056" w:type="dxa"/>
          </w:tcPr>
          <w:p w14:paraId="09B975C1" w14:textId="77777777" w:rsidR="00A10F71" w:rsidRPr="00362205" w:rsidRDefault="00A10F71" w:rsidP="00E34637">
            <w:pPr>
              <w:rPr>
                <w:rFonts w:ascii="標楷體" w:eastAsia="標楷體" w:hAnsi="標楷體"/>
              </w:rPr>
            </w:pPr>
          </w:p>
        </w:tc>
        <w:tc>
          <w:tcPr>
            <w:tcW w:w="2558" w:type="dxa"/>
          </w:tcPr>
          <w:p w14:paraId="2AE72024" w14:textId="77777777" w:rsidR="00A10F71" w:rsidRDefault="00A10F71" w:rsidP="00E34637">
            <w:pPr>
              <w:rPr>
                <w:rFonts w:ascii="標楷體" w:eastAsia="標楷體" w:hAnsi="標楷體" w:cs="細明體"/>
                <w:spacing w:val="15"/>
                <w:kern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3845A5">
              <w:rPr>
                <w:rFonts w:ascii="標楷體" w:eastAsia="標楷體" w:hAnsi="標楷體"/>
              </w:rPr>
              <w:t>FeeCode</w:t>
            </w:r>
            <w:r>
              <w:rPr>
                <w:rFonts w:ascii="標楷體" w:eastAsia="標楷體" w:hAnsi="標楷體" w:cs="細明體" w:hint="eastAsia"/>
                <w:spacing w:val="15"/>
                <w:kern w:val="0"/>
              </w:rPr>
              <w:t xml:space="preserve"> (</w:t>
            </w:r>
            <w:r w:rsidRPr="003845A5">
              <w:rPr>
                <w:rFonts w:ascii="標楷體" w:eastAsia="標楷體" w:hAnsi="標楷體"/>
              </w:rPr>
              <w:t>FeeCode</w:t>
            </w:r>
            <w:r>
              <w:rPr>
                <w:rFonts w:ascii="標楷體" w:eastAsia="標楷體" w:hAnsi="標楷體" w:cs="細明體"/>
                <w:spacing w:val="15"/>
                <w:kern w:val="0"/>
              </w:rPr>
              <w:t>)</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r>
              <w:rPr>
                <w:rFonts w:ascii="標楷體" w:eastAsia="標楷體" w:hAnsi="標楷體" w:cs="細明體"/>
                <w:spacing w:val="15"/>
                <w:kern w:val="0"/>
              </w:rPr>
              <w:t xml:space="preserve"> </w:t>
            </w:r>
            <w:r w:rsidRPr="007A3063">
              <w:rPr>
                <w:rFonts w:ascii="標楷體" w:eastAsia="標楷體" w:hAnsi="標楷體" w:cs="細明體" w:hint="eastAsia"/>
                <w:spacing w:val="15"/>
                <w:kern w:val="0"/>
              </w:rPr>
              <w:t>限[啟用記號(Enable)]=[Y.啟用]</w:t>
            </w:r>
          </w:p>
          <w:p w14:paraId="7FC8D34D" w14:textId="77777777" w:rsidR="00A10F71" w:rsidRPr="004F78AA" w:rsidRDefault="00A10F71" w:rsidP="00E34637">
            <w:pPr>
              <w:rPr>
                <w:rFonts w:ascii="標楷體" w:eastAsia="標楷體" w:hAnsi="標楷體"/>
              </w:rPr>
            </w:pPr>
          </w:p>
        </w:tc>
        <w:tc>
          <w:tcPr>
            <w:tcW w:w="527" w:type="dxa"/>
          </w:tcPr>
          <w:p w14:paraId="565F2316" w14:textId="77777777" w:rsidR="00A10F71" w:rsidRPr="0082021C" w:rsidRDefault="00A10F71" w:rsidP="00E34637">
            <w:pPr>
              <w:rPr>
                <w:rFonts w:ascii="標楷體" w:eastAsia="標楷體" w:hAnsi="標楷體"/>
              </w:rPr>
            </w:pPr>
            <w:r>
              <w:rPr>
                <w:rFonts w:ascii="標楷體" w:eastAsia="標楷體" w:hAnsi="標楷體" w:hint="eastAsia"/>
              </w:rPr>
              <w:t>V</w:t>
            </w:r>
          </w:p>
        </w:tc>
        <w:tc>
          <w:tcPr>
            <w:tcW w:w="615" w:type="dxa"/>
          </w:tcPr>
          <w:p w14:paraId="1AD1F569" w14:textId="77777777" w:rsidR="00A10F71" w:rsidRPr="00E1776E" w:rsidRDefault="00A10F71" w:rsidP="00E34637">
            <w:pPr>
              <w:rPr>
                <w:rFonts w:ascii="標楷體" w:eastAsia="標楷體" w:hAnsi="標楷體"/>
              </w:rPr>
            </w:pPr>
            <w:r>
              <w:rPr>
                <w:rFonts w:ascii="標楷體" w:eastAsia="標楷體" w:hAnsi="標楷體" w:hint="eastAsia"/>
              </w:rPr>
              <w:t>W</w:t>
            </w:r>
          </w:p>
        </w:tc>
        <w:tc>
          <w:tcPr>
            <w:tcW w:w="3576" w:type="dxa"/>
          </w:tcPr>
          <w:p w14:paraId="03C07EA3" w14:textId="3731B621" w:rsidR="00A10F71" w:rsidRPr="0078668E" w:rsidRDefault="00A10F71" w:rsidP="00E34637">
            <w:pPr>
              <w:snapToGrid w:val="0"/>
              <w:ind w:left="238" w:hangingChars="99" w:hanging="238"/>
              <w:rPr>
                <w:rFonts w:ascii="標楷體" w:eastAsia="標楷體" w:hAnsi="標楷體"/>
              </w:rPr>
            </w:pPr>
            <w:r w:rsidRPr="0078668E">
              <w:rPr>
                <w:rFonts w:ascii="標楷體" w:eastAsia="標楷體" w:hAnsi="標楷體" w:hint="eastAsia"/>
              </w:rPr>
              <w:t>1.</w:t>
            </w:r>
            <w:r w:rsidR="00E55D0A">
              <w:rPr>
                <w:rFonts w:ascii="標楷體" w:eastAsia="標楷體" w:hAnsi="標楷體" w:hint="eastAsia"/>
              </w:rPr>
              <w:t>限輸入代碼</w:t>
            </w:r>
            <w:r w:rsidRPr="0078668E">
              <w:rPr>
                <w:rFonts w:ascii="標楷體" w:eastAsia="標楷體" w:hAnsi="標楷體" w:hint="eastAsia"/>
              </w:rPr>
              <w:t>,檢核條件：</w:t>
            </w:r>
            <w:r w:rsidRPr="0078668E">
              <w:rPr>
                <w:rFonts w:ascii="標楷體" w:eastAsia="標楷體" w:hAnsi="標楷體" w:hint="eastAsia"/>
                <w:lang w:eastAsia="zh-HK"/>
              </w:rPr>
              <w:t>依選單</w:t>
            </w:r>
            <w:r w:rsidRPr="0078668E">
              <w:rPr>
                <w:rFonts w:ascii="標楷體" w:eastAsia="標楷體" w:hAnsi="標楷體" w:hint="eastAsia"/>
              </w:rPr>
              <w:t>/</w:t>
            </w:r>
            <w:r w:rsidRPr="0078668E">
              <w:rPr>
                <w:rFonts w:ascii="標楷體" w:eastAsia="標楷體" w:hAnsi="標楷體"/>
              </w:rPr>
              <w:t>V(H)</w:t>
            </w:r>
          </w:p>
          <w:p w14:paraId="0AC6DD41" w14:textId="77777777" w:rsidR="00A10F71" w:rsidRPr="001A3029" w:rsidRDefault="00A10F71" w:rsidP="00E34637">
            <w:pPr>
              <w:snapToGrid w:val="0"/>
              <w:ind w:left="238" w:hangingChars="99" w:hanging="238"/>
            </w:pPr>
            <w:r>
              <w:rPr>
                <w:rFonts w:ascii="標楷體" w:eastAsia="標楷體" w:hAnsi="標楷體" w:hint="eastAsia"/>
              </w:rPr>
              <w:t>2.</w:t>
            </w:r>
            <w:r>
              <w:t xml:space="preserve"> </w:t>
            </w:r>
            <w:r>
              <w:rPr>
                <w:rFonts w:ascii="標楷體" w:eastAsia="標楷體" w:hAnsi="標楷體"/>
              </w:rPr>
              <w:t>ForeclosureFee.</w:t>
            </w:r>
            <w:r w:rsidRPr="00D66606">
              <w:rPr>
                <w:rFonts w:ascii="標楷體" w:eastAsia="標楷體" w:hAnsi="標楷體"/>
              </w:rPr>
              <w:t>FeeCode</w:t>
            </w:r>
          </w:p>
        </w:tc>
      </w:tr>
      <w:tr w:rsidR="00A10F71" w:rsidRPr="00362205" w14:paraId="0AC0AA8D" w14:textId="77777777" w:rsidTr="00E34637">
        <w:trPr>
          <w:trHeight w:val="244"/>
          <w:jc w:val="center"/>
        </w:trPr>
        <w:tc>
          <w:tcPr>
            <w:tcW w:w="534" w:type="dxa"/>
          </w:tcPr>
          <w:p w14:paraId="70B73C9F" w14:textId="77777777" w:rsidR="00A10F71" w:rsidRDefault="00A10F71" w:rsidP="00E34637">
            <w:pPr>
              <w:rPr>
                <w:rFonts w:ascii="標楷體" w:eastAsia="標楷體" w:hAnsi="標楷體"/>
              </w:rPr>
            </w:pPr>
            <w:r>
              <w:rPr>
                <w:rFonts w:ascii="標楷體" w:eastAsia="標楷體" w:hAnsi="標楷體" w:hint="eastAsia"/>
              </w:rPr>
              <w:t>7</w:t>
            </w:r>
          </w:p>
        </w:tc>
        <w:tc>
          <w:tcPr>
            <w:tcW w:w="811" w:type="dxa"/>
          </w:tcPr>
          <w:p w14:paraId="409D8B82" w14:textId="77777777" w:rsidR="00A10F71" w:rsidRPr="00291505" w:rsidRDefault="00A10F71" w:rsidP="00E34637">
            <w:pPr>
              <w:rPr>
                <w:rFonts w:ascii="標楷體" w:eastAsia="標楷體" w:hAnsi="標楷體"/>
              </w:rPr>
            </w:pPr>
            <w:r>
              <w:rPr>
                <w:rFonts w:ascii="標楷體" w:eastAsia="標楷體" w:hAnsi="標楷體" w:hint="eastAsia"/>
              </w:rPr>
              <w:t>法務人員</w:t>
            </w:r>
          </w:p>
        </w:tc>
        <w:tc>
          <w:tcPr>
            <w:tcW w:w="743" w:type="dxa"/>
          </w:tcPr>
          <w:p w14:paraId="76FDDBDB" w14:textId="77777777" w:rsidR="00A10F71" w:rsidRDefault="00A10F71" w:rsidP="00E34637">
            <w:pPr>
              <w:rPr>
                <w:rFonts w:ascii="標楷體" w:eastAsia="標楷體" w:hAnsi="標楷體"/>
              </w:rPr>
            </w:pPr>
            <w:r>
              <w:rPr>
                <w:rFonts w:ascii="標楷體" w:eastAsia="標楷體" w:hAnsi="標楷體" w:hint="eastAsia"/>
              </w:rPr>
              <w:t>6</w:t>
            </w:r>
          </w:p>
        </w:tc>
        <w:tc>
          <w:tcPr>
            <w:tcW w:w="1056" w:type="dxa"/>
          </w:tcPr>
          <w:p w14:paraId="03E85467" w14:textId="77777777" w:rsidR="00A10F71" w:rsidRPr="00291505" w:rsidRDefault="00A10F71" w:rsidP="00E34637">
            <w:pPr>
              <w:rPr>
                <w:rFonts w:ascii="標楷體" w:eastAsia="標楷體" w:hAnsi="標楷體"/>
              </w:rPr>
            </w:pPr>
          </w:p>
        </w:tc>
        <w:tc>
          <w:tcPr>
            <w:tcW w:w="2558" w:type="dxa"/>
          </w:tcPr>
          <w:p w14:paraId="02FAA001" w14:textId="77777777" w:rsidR="00A10F71" w:rsidRPr="006F12CB" w:rsidRDefault="00A10F71" w:rsidP="00E34637">
            <w:pPr>
              <w:rPr>
                <w:rFonts w:ascii="標楷體" w:eastAsia="標楷體" w:hAnsi="標楷體"/>
                <w:sz w:val="22"/>
                <w:szCs w:val="22"/>
              </w:rPr>
            </w:pPr>
          </w:p>
        </w:tc>
        <w:tc>
          <w:tcPr>
            <w:tcW w:w="527" w:type="dxa"/>
          </w:tcPr>
          <w:p w14:paraId="63D8FCC2"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15" w:type="dxa"/>
          </w:tcPr>
          <w:p w14:paraId="166599BD"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76" w:type="dxa"/>
          </w:tcPr>
          <w:p w14:paraId="52C7AA6C"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1.限輸入文數字</w:t>
            </w:r>
            <w:r w:rsidRPr="0078668E">
              <w:rPr>
                <w:rFonts w:ascii="標楷體" w:eastAsia="標楷體" w:hAnsi="標楷體" w:hint="eastAsia"/>
              </w:rPr>
              <w:t>,檢核條件：</w:t>
            </w:r>
          </w:p>
          <w:p w14:paraId="50E1C501" w14:textId="77777777" w:rsidR="00A10F71" w:rsidRDefault="00A10F71" w:rsidP="00E34637">
            <w:pPr>
              <w:ind w:left="204"/>
              <w:rPr>
                <w:rFonts w:ascii="標楷體" w:eastAsia="標楷體" w:hAnsi="標楷體"/>
              </w:rPr>
            </w:pPr>
            <w:r w:rsidRPr="0078668E">
              <w:rPr>
                <w:rFonts w:ascii="標楷體" w:eastAsia="標楷體" w:hAnsi="標楷體" w:hint="eastAsia"/>
                <w:lang w:eastAsia="zh-HK"/>
              </w:rPr>
              <w:t>不可空白</w:t>
            </w:r>
            <w:r w:rsidRPr="0078668E">
              <w:rPr>
                <w:rFonts w:ascii="標楷體" w:eastAsia="標楷體" w:hAnsi="標楷體" w:hint="eastAsia"/>
              </w:rPr>
              <w:t>/</w:t>
            </w:r>
            <w:r>
              <w:rPr>
                <w:rFonts w:ascii="標楷體" w:eastAsia="標楷體" w:hAnsi="標楷體"/>
              </w:rPr>
              <w:t>V(7)</w:t>
            </w:r>
          </w:p>
          <w:p w14:paraId="004F940E" w14:textId="77777777" w:rsidR="00A10F71" w:rsidRPr="00102949" w:rsidRDefault="00A10F71" w:rsidP="00E34637">
            <w:pPr>
              <w:ind w:left="204" w:hangingChars="85" w:hanging="204"/>
              <w:rPr>
                <w:rFonts w:ascii="標楷體" w:eastAsia="標楷體" w:hAnsi="標楷體"/>
              </w:rPr>
            </w:pPr>
            <w:r>
              <w:rPr>
                <w:rFonts w:ascii="標楷體" w:eastAsia="標楷體" w:hAnsi="標楷體" w:hint="eastAsia"/>
              </w:rPr>
              <w:t>2.</w:t>
            </w:r>
            <w:r w:rsidRPr="00D36B9D">
              <w:rPr>
                <w:rFonts w:ascii="標楷體" w:eastAsia="標楷體" w:hAnsi="標楷體" w:hint="eastAsia"/>
              </w:rPr>
              <w:t>檢</w:t>
            </w:r>
            <w:r w:rsidRPr="00D36B9D">
              <w:rPr>
                <w:rFonts w:ascii="標楷體" w:eastAsia="標楷體" w:hAnsi="標楷體" w:hint="eastAsia"/>
                <w:lang w:eastAsia="zh-HK"/>
              </w:rPr>
              <w:t>查</w:t>
            </w:r>
            <w:r>
              <w:rPr>
                <w:rFonts w:ascii="標楷體" w:eastAsia="標楷體" w:hAnsi="標楷體" w:hint="eastAsia"/>
              </w:rPr>
              <w:t>[法務人員]</w:t>
            </w:r>
            <w:r w:rsidRPr="00D36B9D">
              <w:rPr>
                <w:rFonts w:ascii="標楷體" w:eastAsia="標楷體" w:hAnsi="標楷體" w:hint="eastAsia"/>
              </w:rPr>
              <w:t>,</w:t>
            </w:r>
            <w:r w:rsidRPr="00D36B9D">
              <w:rPr>
                <w:rFonts w:ascii="標楷體" w:eastAsia="標楷體" w:hAnsi="標楷體" w:hint="eastAsia"/>
                <w:lang w:eastAsia="zh-HK"/>
              </w:rPr>
              <w:t>是否存在</w:t>
            </w:r>
            <w:r w:rsidRPr="00D36B9D">
              <w:rPr>
                <w:rFonts w:ascii="標楷體" w:eastAsia="標楷體" w:hAnsi="標楷體" w:hint="eastAsia"/>
              </w:rPr>
              <w:t>[員工資料檔(</w:t>
            </w:r>
            <w:r w:rsidRPr="00D36B9D">
              <w:rPr>
                <w:rFonts w:ascii="標楷體" w:eastAsia="標楷體" w:hAnsi="標楷體"/>
              </w:rPr>
              <w:t>CdEmp)</w:t>
            </w:r>
            <w:r w:rsidRPr="00D36B9D">
              <w:rPr>
                <w:rFonts w:ascii="標楷體" w:eastAsia="標楷體" w:hAnsi="標楷體" w:hint="eastAsia"/>
              </w:rPr>
              <w:t>]</w:t>
            </w:r>
            <w:r w:rsidRPr="00D36B9D">
              <w:rPr>
                <w:rFonts w:ascii="標楷體" w:eastAsia="標楷體" w:hAnsi="標楷體"/>
              </w:rPr>
              <w:t>,</w:t>
            </w:r>
            <w:r>
              <w:rPr>
                <w:rFonts w:ascii="標楷體" w:eastAsia="標楷體" w:hAnsi="標楷體" w:hint="eastAsia"/>
              </w:rPr>
              <w:t>並帶回[法務人員姓名]，</w:t>
            </w:r>
            <w:r w:rsidRPr="00D36B9D">
              <w:rPr>
                <w:rFonts w:ascii="標楷體" w:eastAsia="標楷體" w:hAnsi="標楷體" w:hint="eastAsia"/>
                <w:lang w:eastAsia="zh-HK"/>
              </w:rPr>
              <w:t>不存在時顯示</w:t>
            </w:r>
            <w:r w:rsidRPr="0008323D">
              <w:rPr>
                <w:rFonts w:ascii="標楷體" w:eastAsia="標楷體" w:hAnsi="標楷體" w:hint="eastAsia"/>
              </w:rPr>
              <w:t>"</w:t>
            </w:r>
            <w:r>
              <w:rPr>
                <w:rFonts w:ascii="標楷體" w:eastAsia="標楷體" w:hAnsi="標楷體" w:hint="eastAsia"/>
              </w:rPr>
              <w:t>E</w:t>
            </w:r>
            <w:r>
              <w:rPr>
                <w:rFonts w:ascii="標楷體" w:eastAsia="標楷體" w:hAnsi="標楷體"/>
              </w:rPr>
              <w:t>0001:</w:t>
            </w:r>
            <w:r w:rsidRPr="0008323D">
              <w:rPr>
                <w:rFonts w:ascii="標楷體" w:eastAsia="標楷體" w:hAnsi="標楷體" w:hint="eastAsia"/>
              </w:rPr>
              <w:t>查詢資料不存在"</w:t>
            </w:r>
          </w:p>
          <w:p w14:paraId="07EF84A7" w14:textId="77777777" w:rsidR="00A10F71" w:rsidRPr="00291505"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LegalStaff</w:t>
            </w:r>
          </w:p>
        </w:tc>
      </w:tr>
      <w:tr w:rsidR="00A10F71" w:rsidRPr="00362205" w14:paraId="559F98AE" w14:textId="77777777" w:rsidTr="00E34637">
        <w:trPr>
          <w:trHeight w:val="244"/>
          <w:jc w:val="center"/>
        </w:trPr>
        <w:tc>
          <w:tcPr>
            <w:tcW w:w="534" w:type="dxa"/>
          </w:tcPr>
          <w:p w14:paraId="1C5BA7B3" w14:textId="77777777" w:rsidR="00A10F71" w:rsidRDefault="00A10F71" w:rsidP="00E34637">
            <w:pPr>
              <w:rPr>
                <w:rFonts w:ascii="標楷體" w:eastAsia="標楷體" w:hAnsi="標楷體"/>
              </w:rPr>
            </w:pPr>
          </w:p>
        </w:tc>
        <w:tc>
          <w:tcPr>
            <w:tcW w:w="811" w:type="dxa"/>
          </w:tcPr>
          <w:p w14:paraId="033D495D" w14:textId="77777777" w:rsidR="00A10F71" w:rsidRDefault="00A10F71" w:rsidP="00E34637">
            <w:pPr>
              <w:rPr>
                <w:rFonts w:ascii="標楷體" w:eastAsia="標楷體" w:hAnsi="標楷體"/>
              </w:rPr>
            </w:pPr>
            <w:r>
              <w:rPr>
                <w:rFonts w:ascii="標楷體" w:eastAsia="標楷體" w:hAnsi="標楷體" w:hint="eastAsia"/>
              </w:rPr>
              <w:t>員工資料查詢</w:t>
            </w:r>
          </w:p>
        </w:tc>
        <w:tc>
          <w:tcPr>
            <w:tcW w:w="743" w:type="dxa"/>
          </w:tcPr>
          <w:p w14:paraId="61341E5E" w14:textId="77777777" w:rsidR="00A10F71" w:rsidRDefault="00A10F71" w:rsidP="00E34637">
            <w:pPr>
              <w:rPr>
                <w:rFonts w:ascii="標楷體" w:eastAsia="標楷體" w:hAnsi="標楷體"/>
              </w:rPr>
            </w:pPr>
            <w:r>
              <w:rPr>
                <w:rFonts w:ascii="標楷體" w:eastAsia="標楷體" w:hAnsi="標楷體" w:hint="eastAsia"/>
              </w:rPr>
              <w:t>按鈕</w:t>
            </w:r>
          </w:p>
        </w:tc>
        <w:tc>
          <w:tcPr>
            <w:tcW w:w="1056" w:type="dxa"/>
          </w:tcPr>
          <w:p w14:paraId="277DF516" w14:textId="77777777" w:rsidR="00A10F71" w:rsidRPr="00291505" w:rsidRDefault="00A10F71" w:rsidP="00E34637">
            <w:pPr>
              <w:rPr>
                <w:rFonts w:ascii="標楷體" w:eastAsia="標楷體" w:hAnsi="標楷體"/>
              </w:rPr>
            </w:pPr>
          </w:p>
        </w:tc>
        <w:tc>
          <w:tcPr>
            <w:tcW w:w="2558" w:type="dxa"/>
          </w:tcPr>
          <w:p w14:paraId="26301DEB" w14:textId="77777777" w:rsidR="00A10F71" w:rsidRPr="006F12CB" w:rsidRDefault="00A10F71" w:rsidP="00E34637">
            <w:pPr>
              <w:rPr>
                <w:rFonts w:ascii="標楷體" w:eastAsia="標楷體" w:hAnsi="標楷體"/>
              </w:rPr>
            </w:pPr>
          </w:p>
        </w:tc>
        <w:tc>
          <w:tcPr>
            <w:tcW w:w="527" w:type="dxa"/>
          </w:tcPr>
          <w:p w14:paraId="1EF87A71" w14:textId="77777777" w:rsidR="00A10F71" w:rsidRDefault="00A10F71" w:rsidP="00E34637">
            <w:pPr>
              <w:rPr>
                <w:rFonts w:ascii="標楷體" w:eastAsia="標楷體" w:hAnsi="標楷體"/>
              </w:rPr>
            </w:pPr>
          </w:p>
        </w:tc>
        <w:tc>
          <w:tcPr>
            <w:tcW w:w="615" w:type="dxa"/>
          </w:tcPr>
          <w:p w14:paraId="3D7E1220" w14:textId="77777777" w:rsidR="00A10F71" w:rsidRDefault="00A10F71" w:rsidP="00E34637">
            <w:pPr>
              <w:rPr>
                <w:rFonts w:ascii="標楷體" w:eastAsia="標楷體" w:hAnsi="標楷體"/>
              </w:rPr>
            </w:pPr>
          </w:p>
        </w:tc>
        <w:tc>
          <w:tcPr>
            <w:tcW w:w="3576" w:type="dxa"/>
          </w:tcPr>
          <w:p w14:paraId="288A1DA2" w14:textId="77777777" w:rsidR="00A10F71" w:rsidRPr="00683687" w:rsidRDefault="00A10F71" w:rsidP="00E34637">
            <w:pPr>
              <w:rPr>
                <w:rFonts w:ascii="標楷體" w:eastAsia="標楷體" w:hAnsi="標楷體"/>
                <w:color w:val="000000"/>
                <w:kern w:val="0"/>
              </w:rPr>
            </w:pPr>
            <w:r w:rsidRPr="00E1776E">
              <w:rPr>
                <w:rFonts w:eastAsia="標楷體" w:hint="eastAsia"/>
              </w:rPr>
              <w:t>1</w:t>
            </w:r>
            <w:r w:rsidRPr="00E1776E">
              <w:rPr>
                <w:rFonts w:eastAsia="標楷體"/>
              </w:rPr>
              <w:t>.</w:t>
            </w:r>
            <w:r w:rsidRPr="00E1776E">
              <w:rPr>
                <w:rFonts w:eastAsia="標楷體" w:hint="eastAsia"/>
              </w:rPr>
              <w:t>連結至</w:t>
            </w:r>
            <w:r w:rsidRPr="00E1776E">
              <w:rPr>
                <w:rFonts w:eastAsia="標楷體"/>
              </w:rPr>
              <w:t>【</w:t>
            </w:r>
            <w:r w:rsidRPr="00683687">
              <w:rPr>
                <w:rFonts w:ascii="標楷體" w:eastAsia="標楷體" w:hAnsi="標楷體" w:hint="eastAsia"/>
                <w:lang w:eastAsia="zh-HK"/>
              </w:rPr>
              <w:t>L</w:t>
            </w:r>
            <w:r w:rsidRPr="00683687">
              <w:rPr>
                <w:rFonts w:ascii="標楷體" w:eastAsia="標楷體" w:hAnsi="標楷體"/>
                <w:lang w:eastAsia="zh-HK"/>
              </w:rPr>
              <w:t>1</w:t>
            </w:r>
            <w:r w:rsidRPr="00683687">
              <w:rPr>
                <w:rFonts w:ascii="標楷體" w:eastAsia="標楷體" w:hAnsi="標楷體" w:hint="eastAsia"/>
              </w:rPr>
              <w:t>90</w:t>
            </w:r>
            <w:r w:rsidRPr="00683687">
              <w:rPr>
                <w:rFonts w:ascii="標楷體" w:eastAsia="標楷體" w:hAnsi="標楷體" w:hint="eastAsia"/>
                <w:lang w:eastAsia="zh-HK"/>
              </w:rPr>
              <w:t>A</w:t>
            </w:r>
            <w:r w:rsidRPr="00683687">
              <w:rPr>
                <w:rFonts w:ascii="標楷體" w:eastAsia="標楷體" w:hAnsi="標楷體"/>
                <w:color w:val="000000"/>
              </w:rPr>
              <w:t>員工資料檔查詢</w:t>
            </w:r>
            <w:r w:rsidRPr="00E1776E">
              <w:rPr>
                <w:rFonts w:eastAsia="標楷體"/>
              </w:rPr>
              <w:t>】</w:t>
            </w:r>
            <w:r w:rsidRPr="00E1776E">
              <w:rPr>
                <w:rFonts w:eastAsia="標楷體" w:hint="eastAsia"/>
              </w:rPr>
              <w:t>，</w:t>
            </w:r>
            <w:r w:rsidRPr="006F12CB">
              <w:rPr>
                <w:rFonts w:ascii="標楷體" w:eastAsia="標楷體" w:hAnsi="標楷體" w:hint="eastAsia"/>
              </w:rPr>
              <w:t>並帶</w:t>
            </w:r>
            <w:r>
              <w:rPr>
                <w:rFonts w:ascii="標楷體" w:eastAsia="標楷體" w:hAnsi="標楷體" w:hint="eastAsia"/>
              </w:rPr>
              <w:t>[法務人員]</w:t>
            </w:r>
            <w:r w:rsidRPr="006F12CB">
              <w:rPr>
                <w:rFonts w:ascii="標楷體" w:eastAsia="標楷體" w:hAnsi="標楷體" w:hint="eastAsia"/>
              </w:rPr>
              <w:t>回來</w:t>
            </w:r>
          </w:p>
        </w:tc>
      </w:tr>
      <w:tr w:rsidR="00A10F71" w:rsidRPr="00362205" w14:paraId="52D6CBF7" w14:textId="77777777" w:rsidTr="00E34637">
        <w:trPr>
          <w:trHeight w:val="244"/>
          <w:jc w:val="center"/>
        </w:trPr>
        <w:tc>
          <w:tcPr>
            <w:tcW w:w="534" w:type="dxa"/>
          </w:tcPr>
          <w:p w14:paraId="66B13A54" w14:textId="77777777" w:rsidR="00A10F71" w:rsidRDefault="00A10F71" w:rsidP="00E34637">
            <w:pPr>
              <w:rPr>
                <w:rFonts w:ascii="標楷體" w:eastAsia="標楷體" w:hAnsi="標楷體"/>
              </w:rPr>
            </w:pPr>
          </w:p>
        </w:tc>
        <w:tc>
          <w:tcPr>
            <w:tcW w:w="811" w:type="dxa"/>
          </w:tcPr>
          <w:p w14:paraId="381790AB" w14:textId="77777777" w:rsidR="00A10F71" w:rsidRDefault="00A10F71" w:rsidP="00E34637">
            <w:pPr>
              <w:rPr>
                <w:rFonts w:ascii="標楷體" w:eastAsia="標楷體" w:hAnsi="標楷體"/>
              </w:rPr>
            </w:pPr>
            <w:r>
              <w:rPr>
                <w:rFonts w:ascii="標楷體" w:eastAsia="標楷體" w:hAnsi="標楷體" w:hint="eastAsia"/>
              </w:rPr>
              <w:t>法務人員姓名</w:t>
            </w:r>
          </w:p>
        </w:tc>
        <w:tc>
          <w:tcPr>
            <w:tcW w:w="743" w:type="dxa"/>
          </w:tcPr>
          <w:p w14:paraId="7B15B607" w14:textId="77777777" w:rsidR="00A10F71" w:rsidRDefault="00A10F71" w:rsidP="00E34637">
            <w:pPr>
              <w:rPr>
                <w:rFonts w:ascii="標楷體" w:eastAsia="標楷體" w:hAnsi="標楷體"/>
              </w:rPr>
            </w:pPr>
          </w:p>
        </w:tc>
        <w:tc>
          <w:tcPr>
            <w:tcW w:w="1056" w:type="dxa"/>
          </w:tcPr>
          <w:p w14:paraId="0AF51671" w14:textId="77777777" w:rsidR="00A10F71" w:rsidRPr="00291505" w:rsidRDefault="00A10F71" w:rsidP="00E34637">
            <w:pPr>
              <w:rPr>
                <w:rFonts w:ascii="標楷體" w:eastAsia="標楷體" w:hAnsi="標楷體"/>
              </w:rPr>
            </w:pPr>
          </w:p>
        </w:tc>
        <w:tc>
          <w:tcPr>
            <w:tcW w:w="2558" w:type="dxa"/>
          </w:tcPr>
          <w:p w14:paraId="776AB61A" w14:textId="77777777" w:rsidR="00A10F71" w:rsidRPr="006F12CB" w:rsidRDefault="00A10F71" w:rsidP="00E34637">
            <w:pPr>
              <w:rPr>
                <w:rFonts w:ascii="標楷體" w:eastAsia="標楷體" w:hAnsi="標楷體"/>
              </w:rPr>
            </w:pPr>
          </w:p>
        </w:tc>
        <w:tc>
          <w:tcPr>
            <w:tcW w:w="527" w:type="dxa"/>
          </w:tcPr>
          <w:p w14:paraId="53D90778" w14:textId="77777777" w:rsidR="00A10F71" w:rsidRDefault="00A10F71" w:rsidP="00E34637">
            <w:pPr>
              <w:rPr>
                <w:rFonts w:ascii="標楷體" w:eastAsia="標楷體" w:hAnsi="標楷體"/>
              </w:rPr>
            </w:pPr>
          </w:p>
        </w:tc>
        <w:tc>
          <w:tcPr>
            <w:tcW w:w="615" w:type="dxa"/>
          </w:tcPr>
          <w:p w14:paraId="48006288" w14:textId="77777777" w:rsidR="00A10F71" w:rsidRDefault="00A10F71" w:rsidP="00E34637">
            <w:pPr>
              <w:rPr>
                <w:rFonts w:ascii="標楷體" w:eastAsia="標楷體" w:hAnsi="標楷體"/>
              </w:rPr>
            </w:pPr>
            <w:r>
              <w:rPr>
                <w:rFonts w:ascii="標楷體" w:eastAsia="標楷體" w:hAnsi="標楷體" w:hint="eastAsia"/>
              </w:rPr>
              <w:t>R</w:t>
            </w:r>
          </w:p>
        </w:tc>
        <w:tc>
          <w:tcPr>
            <w:tcW w:w="3576" w:type="dxa"/>
          </w:tcPr>
          <w:p w14:paraId="51D0D060" w14:textId="77777777" w:rsidR="00A10F71" w:rsidRPr="00B52192" w:rsidRDefault="00A10F71" w:rsidP="00E34637">
            <w:pPr>
              <w:rPr>
                <w:rFonts w:ascii="標楷體" w:eastAsia="標楷體" w:hAnsi="標楷體"/>
              </w:rPr>
            </w:pPr>
            <w:r w:rsidRPr="00B52192">
              <w:rPr>
                <w:rFonts w:ascii="標楷體" w:eastAsia="標楷體" w:hAnsi="標楷體" w:hint="eastAsia"/>
              </w:rPr>
              <w:t>1.</w:t>
            </w:r>
            <w:ins w:id="19" w:author="家興 余" w:date="2021-06-21T11:42:00Z">
              <w:r w:rsidRPr="00B52192">
                <w:rPr>
                  <w:rFonts w:ascii="標楷體" w:eastAsia="標楷體" w:hAnsi="標楷體"/>
                </w:rPr>
                <w:t>CdEmp.Fullname</w:t>
              </w:r>
            </w:ins>
          </w:p>
        </w:tc>
      </w:tr>
      <w:tr w:rsidR="00A10F71" w:rsidRPr="00362205" w14:paraId="4F45400C" w14:textId="77777777" w:rsidTr="00E34637">
        <w:trPr>
          <w:trHeight w:val="244"/>
          <w:jc w:val="center"/>
        </w:trPr>
        <w:tc>
          <w:tcPr>
            <w:tcW w:w="534" w:type="dxa"/>
          </w:tcPr>
          <w:p w14:paraId="155B9B73" w14:textId="77777777" w:rsidR="00A10F71" w:rsidRDefault="00A10F71" w:rsidP="00E34637">
            <w:pPr>
              <w:rPr>
                <w:rFonts w:ascii="標楷體" w:eastAsia="標楷體" w:hAnsi="標楷體"/>
              </w:rPr>
            </w:pPr>
            <w:r>
              <w:rPr>
                <w:rFonts w:ascii="標楷體" w:eastAsia="標楷體" w:hAnsi="標楷體" w:hint="eastAsia"/>
              </w:rPr>
              <w:t>8</w:t>
            </w:r>
          </w:p>
        </w:tc>
        <w:tc>
          <w:tcPr>
            <w:tcW w:w="811" w:type="dxa"/>
          </w:tcPr>
          <w:p w14:paraId="766740A6" w14:textId="77777777" w:rsidR="00A10F71" w:rsidRPr="00A72D16" w:rsidRDefault="00A10F71" w:rsidP="00E34637">
            <w:pPr>
              <w:rPr>
                <w:rFonts w:ascii="標楷體" w:eastAsia="標楷體" w:hAnsi="標楷體"/>
              </w:rPr>
            </w:pPr>
            <w:r>
              <w:rPr>
                <w:rFonts w:ascii="標楷體" w:eastAsia="標楷體" w:hAnsi="標楷體" w:hint="eastAsia"/>
              </w:rPr>
              <w:t>銷帳編號</w:t>
            </w:r>
          </w:p>
        </w:tc>
        <w:tc>
          <w:tcPr>
            <w:tcW w:w="743" w:type="dxa"/>
          </w:tcPr>
          <w:p w14:paraId="72281125" w14:textId="77777777" w:rsidR="00A10F71" w:rsidRDefault="00A10F71" w:rsidP="00E34637">
            <w:pPr>
              <w:rPr>
                <w:rFonts w:ascii="標楷體" w:eastAsia="標楷體" w:hAnsi="標楷體"/>
              </w:rPr>
            </w:pPr>
          </w:p>
        </w:tc>
        <w:tc>
          <w:tcPr>
            <w:tcW w:w="1056" w:type="dxa"/>
          </w:tcPr>
          <w:p w14:paraId="0626A790" w14:textId="77777777" w:rsidR="00A10F71" w:rsidRPr="00291505" w:rsidRDefault="00A10F71" w:rsidP="00E34637">
            <w:pPr>
              <w:rPr>
                <w:rFonts w:ascii="標楷體" w:eastAsia="標楷體" w:hAnsi="標楷體"/>
              </w:rPr>
            </w:pPr>
            <w:r>
              <w:rPr>
                <w:rFonts w:ascii="標楷體" w:eastAsia="標楷體" w:hAnsi="標楷體" w:hint="eastAsia"/>
              </w:rPr>
              <w:t>0000000</w:t>
            </w:r>
          </w:p>
        </w:tc>
        <w:tc>
          <w:tcPr>
            <w:tcW w:w="2558" w:type="dxa"/>
          </w:tcPr>
          <w:p w14:paraId="13F7012D" w14:textId="77777777" w:rsidR="00A10F71" w:rsidRPr="00291505" w:rsidRDefault="00A10F71" w:rsidP="00E34637">
            <w:pPr>
              <w:rPr>
                <w:rFonts w:ascii="標楷體" w:eastAsia="標楷體" w:hAnsi="標楷體"/>
              </w:rPr>
            </w:pPr>
          </w:p>
        </w:tc>
        <w:tc>
          <w:tcPr>
            <w:tcW w:w="527" w:type="dxa"/>
          </w:tcPr>
          <w:p w14:paraId="05F4E83A" w14:textId="77777777" w:rsidR="00A10F71" w:rsidRPr="00291505" w:rsidRDefault="00A10F71" w:rsidP="00E34637">
            <w:pPr>
              <w:rPr>
                <w:rFonts w:ascii="標楷體" w:eastAsia="標楷體" w:hAnsi="標楷體"/>
              </w:rPr>
            </w:pPr>
          </w:p>
        </w:tc>
        <w:tc>
          <w:tcPr>
            <w:tcW w:w="615" w:type="dxa"/>
          </w:tcPr>
          <w:p w14:paraId="1F7DBA7C"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576" w:type="dxa"/>
          </w:tcPr>
          <w:p w14:paraId="3567F07A" w14:textId="77777777" w:rsidR="00A10F71" w:rsidRDefault="00A10F71" w:rsidP="00E34637">
            <w:pPr>
              <w:rPr>
                <w:rFonts w:ascii="標楷體" w:eastAsia="標楷體" w:hAnsi="標楷體" w:cs="Courier New"/>
                <w:color w:val="222222"/>
                <w:shd w:val="clear" w:color="auto" w:fill="FFFFFF"/>
              </w:rPr>
            </w:pPr>
            <w:r>
              <w:rPr>
                <w:rFonts w:ascii="標楷體" w:eastAsia="標楷體" w:hAnsi="標楷體" w:cs="Courier New" w:hint="eastAsia"/>
                <w:color w:val="222222"/>
                <w:shd w:val="clear" w:color="auto" w:fill="FFFFFF"/>
              </w:rPr>
              <w:t>1</w:t>
            </w:r>
            <w:r>
              <w:rPr>
                <w:rFonts w:ascii="標楷體" w:eastAsia="標楷體" w:hAnsi="標楷體" w:cs="Courier New"/>
                <w:color w:val="222222"/>
                <w:shd w:val="clear" w:color="auto" w:fill="FFFFFF"/>
              </w:rPr>
              <w:t>.</w:t>
            </w:r>
            <w:r>
              <w:rPr>
                <w:rFonts w:ascii="標楷體" w:eastAsia="標楷體" w:hAnsi="標楷體" w:hint="eastAsia"/>
                <w:lang w:eastAsia="zh-HK"/>
              </w:rPr>
              <w:t>於</w:t>
            </w:r>
            <w:r>
              <w:rPr>
                <w:rFonts w:ascii="標楷體" w:eastAsia="標楷體" w:hAnsi="標楷體" w:hint="eastAsia"/>
              </w:rPr>
              <w:t>新增成功時,顯示</w:t>
            </w:r>
            <w:r>
              <w:rPr>
                <w:rFonts w:ascii="標楷體" w:eastAsia="標楷體" w:hAnsi="標楷體" w:hint="eastAsia"/>
                <w:lang w:eastAsia="zh-HK"/>
              </w:rPr>
              <w:t>系統自動編號</w:t>
            </w:r>
          </w:p>
          <w:p w14:paraId="6F815275" w14:textId="77777777" w:rsidR="00A10F71" w:rsidRPr="00291505" w:rsidRDefault="00A10F71" w:rsidP="00E34637">
            <w:pPr>
              <w:rPr>
                <w:rFonts w:ascii="標楷體" w:eastAsia="標楷體" w:hAnsi="標楷體"/>
              </w:rPr>
            </w:pPr>
            <w:r>
              <w:rPr>
                <w:rFonts w:ascii="標楷體" w:eastAsia="標楷體" w:hAnsi="標楷體" w:hint="eastAsia"/>
              </w:rPr>
              <w:t>2.</w:t>
            </w:r>
            <w:r>
              <w:t xml:space="preserve"> </w:t>
            </w:r>
            <w:r>
              <w:rPr>
                <w:rFonts w:ascii="標楷體" w:eastAsia="標楷體" w:hAnsi="標楷體"/>
              </w:rPr>
              <w:t>ForeclosureFee.</w:t>
            </w:r>
            <w:r w:rsidRPr="00D66606">
              <w:rPr>
                <w:rFonts w:ascii="標楷體" w:eastAsia="標楷體" w:hAnsi="標楷體"/>
              </w:rPr>
              <w:t>CloseNo</w:t>
            </w:r>
          </w:p>
        </w:tc>
      </w:tr>
      <w:tr w:rsidR="00A10F71" w:rsidRPr="00362205" w14:paraId="5CBF3411" w14:textId="77777777" w:rsidTr="00E34637">
        <w:trPr>
          <w:trHeight w:val="244"/>
          <w:jc w:val="center"/>
        </w:trPr>
        <w:tc>
          <w:tcPr>
            <w:tcW w:w="534" w:type="dxa"/>
          </w:tcPr>
          <w:p w14:paraId="2EB6FBC7" w14:textId="77777777" w:rsidR="00A10F71" w:rsidRDefault="00A10F71" w:rsidP="00E34637">
            <w:pPr>
              <w:rPr>
                <w:rFonts w:ascii="標楷體" w:eastAsia="標楷體" w:hAnsi="標楷體"/>
              </w:rPr>
            </w:pPr>
            <w:r>
              <w:rPr>
                <w:rFonts w:ascii="標楷體" w:eastAsia="標楷體" w:hAnsi="標楷體" w:hint="eastAsia"/>
              </w:rPr>
              <w:t>9</w:t>
            </w:r>
          </w:p>
        </w:tc>
        <w:tc>
          <w:tcPr>
            <w:tcW w:w="811" w:type="dxa"/>
          </w:tcPr>
          <w:p w14:paraId="3CE5DEF4" w14:textId="77777777" w:rsidR="00A10F71" w:rsidRPr="00A72D16" w:rsidRDefault="00A10F71" w:rsidP="00E34637">
            <w:pPr>
              <w:rPr>
                <w:rFonts w:ascii="標楷體" w:eastAsia="標楷體" w:hAnsi="標楷體"/>
              </w:rPr>
            </w:pPr>
            <w:r>
              <w:rPr>
                <w:rFonts w:ascii="標楷體" w:eastAsia="標楷體" w:hAnsi="標楷體" w:hint="eastAsia"/>
              </w:rPr>
              <w:t>備註</w:t>
            </w:r>
          </w:p>
        </w:tc>
        <w:tc>
          <w:tcPr>
            <w:tcW w:w="743" w:type="dxa"/>
          </w:tcPr>
          <w:p w14:paraId="59A7126D" w14:textId="77777777" w:rsidR="00A10F71" w:rsidRDefault="00A10F71" w:rsidP="00E34637">
            <w:pPr>
              <w:rPr>
                <w:rFonts w:ascii="標楷體" w:eastAsia="標楷體" w:hAnsi="標楷體"/>
              </w:rPr>
            </w:pPr>
            <w:r>
              <w:rPr>
                <w:rFonts w:ascii="標楷體" w:eastAsia="標楷體" w:hAnsi="標楷體" w:hint="eastAsia"/>
              </w:rPr>
              <w:t>6</w:t>
            </w:r>
            <w:r>
              <w:rPr>
                <w:rFonts w:ascii="標楷體" w:eastAsia="標楷體" w:hAnsi="標楷體"/>
              </w:rPr>
              <w:t>0</w:t>
            </w:r>
          </w:p>
        </w:tc>
        <w:tc>
          <w:tcPr>
            <w:tcW w:w="1056" w:type="dxa"/>
          </w:tcPr>
          <w:p w14:paraId="797ACCFD" w14:textId="77777777" w:rsidR="00A10F71" w:rsidRPr="00291505" w:rsidRDefault="00A10F71" w:rsidP="00E34637">
            <w:pPr>
              <w:rPr>
                <w:rFonts w:ascii="標楷體" w:eastAsia="標楷體" w:hAnsi="標楷體"/>
              </w:rPr>
            </w:pPr>
          </w:p>
        </w:tc>
        <w:tc>
          <w:tcPr>
            <w:tcW w:w="2558" w:type="dxa"/>
          </w:tcPr>
          <w:p w14:paraId="77170D9A" w14:textId="77777777" w:rsidR="00A10F71" w:rsidRPr="00291505" w:rsidRDefault="00A10F71" w:rsidP="00E34637">
            <w:pPr>
              <w:rPr>
                <w:rFonts w:ascii="標楷體" w:eastAsia="標楷體" w:hAnsi="標楷體"/>
              </w:rPr>
            </w:pPr>
          </w:p>
        </w:tc>
        <w:tc>
          <w:tcPr>
            <w:tcW w:w="527" w:type="dxa"/>
          </w:tcPr>
          <w:p w14:paraId="4A71CB59" w14:textId="77777777" w:rsidR="00A10F71" w:rsidRPr="00291505" w:rsidRDefault="00A10F71" w:rsidP="00E34637">
            <w:pPr>
              <w:rPr>
                <w:rFonts w:ascii="標楷體" w:eastAsia="標楷體" w:hAnsi="標楷體"/>
              </w:rPr>
            </w:pPr>
          </w:p>
        </w:tc>
        <w:tc>
          <w:tcPr>
            <w:tcW w:w="615" w:type="dxa"/>
          </w:tcPr>
          <w:p w14:paraId="0A92FFA9"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76" w:type="dxa"/>
          </w:tcPr>
          <w:p w14:paraId="4466A034" w14:textId="77777777" w:rsidR="00A10F71" w:rsidRDefault="00A10F71" w:rsidP="00E34637">
            <w:pPr>
              <w:rPr>
                <w:rFonts w:ascii="標楷體" w:eastAsia="標楷體" w:hAnsi="標楷體"/>
              </w:rPr>
            </w:pPr>
            <w:r>
              <w:rPr>
                <w:rFonts w:ascii="標楷體" w:eastAsia="標楷體" w:hAnsi="標楷體" w:hint="eastAsia"/>
              </w:rPr>
              <w:t>1.限輸入文數字</w:t>
            </w:r>
          </w:p>
          <w:p w14:paraId="301CD25E" w14:textId="77777777" w:rsidR="00A10F71" w:rsidRPr="00291505" w:rsidRDefault="00A10F71" w:rsidP="00E34637">
            <w:pPr>
              <w:rPr>
                <w:rFonts w:ascii="標楷體" w:eastAsia="標楷體" w:hAnsi="標楷體"/>
              </w:rPr>
            </w:pPr>
            <w:r>
              <w:rPr>
                <w:rFonts w:ascii="標楷體" w:eastAsia="標楷體" w:hAnsi="標楷體" w:hint="eastAsia"/>
              </w:rPr>
              <w:t>2.</w:t>
            </w:r>
            <w:r>
              <w:t xml:space="preserve"> </w:t>
            </w:r>
            <w:r>
              <w:rPr>
                <w:rFonts w:ascii="標楷體" w:eastAsia="標楷體" w:hAnsi="標楷體"/>
              </w:rPr>
              <w:t>ForeclosureFee.</w:t>
            </w:r>
            <w:r w:rsidRPr="00D66606">
              <w:rPr>
                <w:rFonts w:ascii="標楷體" w:eastAsia="標楷體" w:hAnsi="標楷體"/>
              </w:rPr>
              <w:t>Rmk</w:t>
            </w:r>
          </w:p>
        </w:tc>
      </w:tr>
    </w:tbl>
    <w:p w14:paraId="2E3D5ACD" w14:textId="77777777" w:rsidR="00A10F71" w:rsidRDefault="00A10F71" w:rsidP="00A10F71">
      <w:pPr>
        <w:rPr>
          <w:rFonts w:ascii="標楷體" w:eastAsia="標楷體" w:hAnsi="標楷體"/>
        </w:rPr>
      </w:pPr>
    </w:p>
    <w:p w14:paraId="02D13029" w14:textId="77777777" w:rsidR="00A10F71" w:rsidRDefault="00A10F71" w:rsidP="00A10F71">
      <w:pPr>
        <w:rPr>
          <w:rFonts w:ascii="標楷體" w:eastAsia="標楷體" w:hAnsi="標楷體"/>
        </w:rPr>
      </w:pPr>
    </w:p>
    <w:p w14:paraId="2E314586" w14:textId="77777777" w:rsidR="00A10F71" w:rsidRPr="00291505" w:rsidRDefault="00A10F71" w:rsidP="00A10F71">
      <w:pPr>
        <w:rPr>
          <w:rFonts w:ascii="標楷體" w:eastAsia="標楷體" w:hAnsi="標楷體"/>
        </w:rPr>
      </w:pPr>
    </w:p>
    <w:p w14:paraId="3344FB1A" w14:textId="77777777" w:rsidR="00A10F71" w:rsidRPr="00291505" w:rsidRDefault="00A10F71" w:rsidP="00A10F71">
      <w:pPr>
        <w:pStyle w:val="a"/>
        <w:tabs>
          <w:tab w:val="num" w:pos="1134"/>
        </w:tabs>
        <w:spacing w:before="120"/>
        <w:ind w:left="1134" w:hanging="1134"/>
      </w:pPr>
      <w:r w:rsidRPr="00291505">
        <w:t>UI畫面</w:t>
      </w:r>
      <w:r>
        <w:rPr>
          <w:rFonts w:hint="eastAsia"/>
        </w:rPr>
        <w:t>-複製</w:t>
      </w:r>
    </w:p>
    <w:p w14:paraId="7861E19E"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5E196E0C" w14:textId="565D5CC2" w:rsidR="00A10F71" w:rsidRPr="00291505" w:rsidRDefault="00A10F71" w:rsidP="00A10F71">
      <w:pPr>
        <w:rPr>
          <w:rFonts w:ascii="標楷體" w:eastAsia="標楷體" w:hAnsi="標楷體"/>
        </w:rPr>
      </w:pPr>
      <w:r w:rsidRPr="007F2497">
        <w:rPr>
          <w:rFonts w:ascii="標楷體" w:eastAsia="標楷體" w:hAnsi="標楷體"/>
          <w:noProof/>
        </w:rPr>
        <w:drawing>
          <wp:inline distT="0" distB="0" distL="0" distR="0" wp14:anchorId="6BB90867" wp14:editId="283D6521">
            <wp:extent cx="6483985" cy="2174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3985" cy="2174875"/>
                    </a:xfrm>
                    <a:prstGeom prst="rect">
                      <a:avLst/>
                    </a:prstGeom>
                    <a:noFill/>
                    <a:ln>
                      <a:noFill/>
                    </a:ln>
                  </pic:spPr>
                </pic:pic>
              </a:graphicData>
            </a:graphic>
          </wp:inline>
        </w:drawing>
      </w:r>
    </w:p>
    <w:p w14:paraId="109FA1BF" w14:textId="77777777" w:rsidR="00A10F71" w:rsidRPr="00291505" w:rsidRDefault="00A10F71" w:rsidP="00A10F71">
      <w:pPr>
        <w:rPr>
          <w:rFonts w:ascii="標楷體" w:eastAsia="標楷體" w:hAnsi="標楷體"/>
        </w:rPr>
      </w:pPr>
    </w:p>
    <w:p w14:paraId="570CD8A1" w14:textId="77777777" w:rsidR="00A10F71" w:rsidRPr="00291505" w:rsidRDefault="00A10F71" w:rsidP="00A10F71">
      <w:pPr>
        <w:rPr>
          <w:rFonts w:ascii="標楷體" w:eastAsia="標楷體" w:hAnsi="標楷體"/>
        </w:rPr>
      </w:pPr>
    </w:p>
    <w:p w14:paraId="22DF73D4" w14:textId="77777777" w:rsidR="00A10F71" w:rsidRDefault="00A10F71" w:rsidP="00A10F71">
      <w:pPr>
        <w:pStyle w:val="a"/>
        <w:numPr>
          <w:ilvl w:val="0"/>
          <w:numId w:val="136"/>
        </w:numPr>
        <w:spacing w:before="120"/>
      </w:pPr>
      <w:r>
        <w:t>輸入畫面</w:t>
      </w:r>
      <w:r>
        <w:rPr>
          <w:rFonts w:hint="eastAsia"/>
        </w:rPr>
        <w:t>按鈕</w:t>
      </w:r>
      <w:r>
        <w:t>說明</w:t>
      </w:r>
      <w:r>
        <w:rPr>
          <w:rFonts w:hint="eastAsia"/>
        </w:rPr>
        <w:t>-複製</w:t>
      </w:r>
    </w:p>
    <w:p w14:paraId="716B4F99"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5D8A20CA" w14:textId="77777777" w:rsidTr="00E34637">
        <w:tc>
          <w:tcPr>
            <w:tcW w:w="851" w:type="dxa"/>
            <w:shd w:val="clear" w:color="auto" w:fill="D9D9D9"/>
          </w:tcPr>
          <w:p w14:paraId="3CD99AA4"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030E5B60"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58D42486"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CF124E" w14:paraId="4032EAE9" w14:textId="77777777" w:rsidTr="00E34637">
        <w:tc>
          <w:tcPr>
            <w:tcW w:w="851" w:type="dxa"/>
            <w:shd w:val="clear" w:color="auto" w:fill="auto"/>
          </w:tcPr>
          <w:p w14:paraId="1718DCBF"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2FD94C6D" w14:textId="77777777" w:rsidR="00A10F71" w:rsidRPr="00F56B75" w:rsidRDefault="00A10F71" w:rsidP="00E34637">
            <w:pPr>
              <w:rPr>
                <w:rFonts w:ascii="標楷體" w:eastAsia="標楷體" w:hAnsi="標楷體"/>
                <w:lang w:eastAsia="zh-HK"/>
              </w:rPr>
            </w:pPr>
            <w:r>
              <w:rPr>
                <w:rFonts w:ascii="標楷體" w:eastAsia="標楷體" w:hAnsi="標楷體" w:hint="eastAsia"/>
              </w:rPr>
              <w:t>新增</w:t>
            </w:r>
          </w:p>
        </w:tc>
        <w:tc>
          <w:tcPr>
            <w:tcW w:w="7033" w:type="dxa"/>
            <w:shd w:val="clear" w:color="auto" w:fill="auto"/>
          </w:tcPr>
          <w:p w14:paraId="3E55BE8D" w14:textId="77777777" w:rsidR="00A10F71" w:rsidRPr="00E1776E" w:rsidRDefault="00A10F71" w:rsidP="00E34637">
            <w:pPr>
              <w:rPr>
                <w:rFonts w:eastAsia="標楷體"/>
                <w:lang w:eastAsia="zh-HK"/>
              </w:rPr>
            </w:pPr>
            <w:r w:rsidRPr="00E1776E">
              <w:rPr>
                <w:rFonts w:eastAsia="標楷體" w:hint="eastAsia"/>
              </w:rPr>
              <w:t>1.</w:t>
            </w:r>
            <w:r w:rsidRPr="00E1776E">
              <w:rPr>
                <w:rFonts w:eastAsia="標楷體" w:hint="eastAsia"/>
              </w:rPr>
              <w:t>【</w:t>
            </w:r>
            <w:r w:rsidRPr="00D4309D">
              <w:rPr>
                <w:rFonts w:ascii="標楷體" w:eastAsia="標楷體" w:hAnsi="標楷體"/>
                <w:lang w:eastAsia="zh-HK"/>
              </w:rPr>
              <w:t>L</w:t>
            </w:r>
            <w:r w:rsidRPr="00D4309D">
              <w:rPr>
                <w:rFonts w:ascii="標楷體" w:eastAsia="標楷體" w:hAnsi="標楷體"/>
              </w:rPr>
              <w:t>2</w:t>
            </w:r>
            <w:r>
              <w:rPr>
                <w:rFonts w:ascii="標楷體" w:eastAsia="標楷體" w:hAnsi="標楷體" w:hint="eastAsia"/>
              </w:rPr>
              <w:t>078</w:t>
            </w:r>
            <w:r w:rsidRPr="00291505">
              <w:rPr>
                <w:rFonts w:ascii="標楷體" w:eastAsia="標楷體" w:hAnsi="標楷體" w:hint="eastAsia"/>
              </w:rPr>
              <w:t>法拍費用明細資料查詢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lang w:eastAsia="zh-HK"/>
              </w:rPr>
              <w:t>複製</w:t>
            </w:r>
            <w:r w:rsidRPr="00E1776E">
              <w:rPr>
                <w:rFonts w:eastAsia="標楷體" w:hint="eastAsia"/>
              </w:rPr>
              <w:t>」</w:t>
            </w:r>
            <w:r w:rsidRPr="00E1776E">
              <w:rPr>
                <w:rFonts w:eastAsia="標楷體"/>
                <w:lang w:eastAsia="zh-HK"/>
              </w:rPr>
              <w:t>時顯示</w:t>
            </w:r>
            <w:r w:rsidRPr="00E1776E">
              <w:rPr>
                <w:rFonts w:eastAsia="標楷體" w:hint="eastAsia"/>
              </w:rPr>
              <w:t>。</w:t>
            </w:r>
          </w:p>
          <w:p w14:paraId="7A7BEF9A"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FA3D29D" w14:textId="77777777" w:rsidR="00A10F71" w:rsidRDefault="00A10F71" w:rsidP="00E34637">
            <w:pPr>
              <w:rPr>
                <w:rFonts w:ascii="標楷體" w:eastAsia="標楷體" w:hAnsi="標楷體"/>
              </w:rPr>
            </w:pPr>
            <w:r>
              <w:rPr>
                <w:rFonts w:ascii="標楷體" w:eastAsia="標楷體" w:hAnsi="標楷體"/>
              </w:rPr>
              <w:t>2</w:t>
            </w:r>
            <w:r>
              <w:rPr>
                <w:rFonts w:ascii="標楷體" w:eastAsia="標楷體" w:hAnsi="標楷體" w:hint="eastAsia"/>
              </w:rPr>
              <w:t>.新增</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w:t>
            </w:r>
            <w:r w:rsidRPr="00C5543E">
              <w:rPr>
                <w:rFonts w:ascii="標楷體" w:eastAsia="標楷體" w:hAnsi="標楷體" w:hint="eastAsia"/>
              </w:rPr>
              <w:t>，新增失敗時顯示錯</w:t>
            </w:r>
          </w:p>
          <w:p w14:paraId="4AD3D1FD" w14:textId="77777777" w:rsidR="00A10F71" w:rsidRDefault="00A10F71" w:rsidP="00E34637">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w:t>
            </w:r>
            <w:r w:rsidRPr="009D7F36">
              <w:rPr>
                <w:rFonts w:ascii="標楷體" w:eastAsia="標楷體" w:hAnsi="標楷體" w:hint="eastAsia"/>
              </w:rPr>
              <w:t>新增資料時，發生錯誤</w:t>
            </w:r>
            <w:r w:rsidRPr="00C5543E">
              <w:rPr>
                <w:rFonts w:ascii="標楷體" w:eastAsia="標楷體" w:hAnsi="標楷體" w:hint="eastAsia"/>
                <w:lang w:eastAsia="zh-HK"/>
              </w:rPr>
              <w:t>"</w:t>
            </w:r>
          </w:p>
          <w:p w14:paraId="3B2BA19D" w14:textId="77777777" w:rsidR="00A10F71" w:rsidRPr="000546EF" w:rsidRDefault="00A10F71" w:rsidP="00E34637">
            <w:pPr>
              <w:rPr>
                <w:rFonts w:ascii="標楷體" w:eastAsia="標楷體" w:hAnsi="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使用共用元件</w:t>
            </w:r>
            <w:r w:rsidRPr="00E35B2F">
              <w:rPr>
                <w:rFonts w:ascii="標楷體" w:eastAsia="標楷體" w:hAnsi="標楷體"/>
              </w:rPr>
              <w:t>AcReceivableCom</w:t>
            </w:r>
            <w:r>
              <w:rPr>
                <w:rFonts w:ascii="標楷體" w:eastAsia="標楷體" w:hAnsi="標楷體" w:hint="eastAsia"/>
              </w:rPr>
              <w:t>記錄</w:t>
            </w:r>
            <w:r w:rsidRPr="004923A8">
              <w:rPr>
                <w:rFonts w:ascii="標楷體" w:eastAsia="標楷體" w:hAnsi="標楷體"/>
                <w:color w:val="000000"/>
              </w:rPr>
              <w:t>未銷帳餘額明細</w:t>
            </w:r>
          </w:p>
          <w:p w14:paraId="13E3E18C"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85085B6" w14:textId="77777777" w:rsidR="00A10F71" w:rsidRPr="00167667" w:rsidRDefault="00A10F71" w:rsidP="00E34637">
            <w:pPr>
              <w:rPr>
                <w:rFonts w:ascii="標楷體" w:eastAsia="標楷體" w:hAnsi="標楷體"/>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w:t>
            </w:r>
            <w:r>
              <w:rPr>
                <w:rFonts w:ascii="標楷體" w:eastAsia="標楷體" w:hAnsi="標楷體" w:hint="eastAsia"/>
              </w:rPr>
              <w:t>銷帳編號(</w:t>
            </w:r>
            <w:r w:rsidRPr="003C3D0A">
              <w:rPr>
                <w:rFonts w:ascii="標楷體" w:eastAsia="標楷體" w:hAnsi="標楷體"/>
              </w:rPr>
              <w:t>CloseNo</w:t>
            </w:r>
            <w:r>
              <w:rPr>
                <w:rFonts w:ascii="標楷體" w:eastAsia="標楷體" w:hAnsi="標楷體" w:hint="eastAsia"/>
              </w:rPr>
              <w:t>)</w:t>
            </w:r>
            <w:r>
              <w:rPr>
                <w:rFonts w:ascii="標楷體" w:eastAsia="標楷體" w:hAnsi="標楷體" w:hint="eastAsia"/>
                <w:lang w:eastAsia="zh-HK"/>
              </w:rPr>
              <w:t>]</w:t>
            </w:r>
            <w:r w:rsidRPr="005059CD">
              <w:rPr>
                <w:rFonts w:ascii="標楷體" w:eastAsia="標楷體" w:hAnsi="標楷體" w:hint="eastAsia"/>
              </w:rPr>
              <w:t>由</w:t>
            </w:r>
            <w:r w:rsidRPr="00B82B89">
              <w:rPr>
                <w:rFonts w:ascii="標楷體" w:eastAsia="標楷體" w:hAnsi="標楷體"/>
              </w:rPr>
              <w:t>GSeqCom</w:t>
            </w:r>
            <w:r>
              <w:rPr>
                <w:rFonts w:ascii="標楷體" w:eastAsia="標楷體" w:hAnsi="標楷體" w:hint="eastAsia"/>
              </w:rPr>
              <w:t>自動取號</w:t>
            </w:r>
          </w:p>
          <w:p w14:paraId="34266664" w14:textId="77777777" w:rsidR="00A10F71" w:rsidRPr="00E1776E" w:rsidRDefault="00A10F71" w:rsidP="00E34637">
            <w:pPr>
              <w:rPr>
                <w:rFonts w:ascii="標楷體" w:eastAsia="標楷體" w:hAnsi="標楷體"/>
                <w:lang w:eastAsia="zh-HK"/>
              </w:rPr>
            </w:pPr>
            <w:r>
              <w:rPr>
                <w:rFonts w:ascii="標楷體" w:eastAsia="標楷體" w:hAnsi="標楷體"/>
              </w:rPr>
              <w:t>5</w:t>
            </w:r>
            <w:r>
              <w:rPr>
                <w:rFonts w:ascii="標楷體" w:eastAsia="標楷體" w:hAnsi="標楷體" w:hint="eastAsia"/>
              </w:rPr>
              <w:t>.新增</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)]資料</w:t>
            </w:r>
          </w:p>
        </w:tc>
      </w:tr>
      <w:tr w:rsidR="00A10F71" w:rsidRPr="00F5236F" w14:paraId="7B1C79E1" w14:textId="77777777" w:rsidTr="00E34637">
        <w:tc>
          <w:tcPr>
            <w:tcW w:w="851" w:type="dxa"/>
            <w:shd w:val="clear" w:color="auto" w:fill="auto"/>
          </w:tcPr>
          <w:p w14:paraId="7C6ACBA6" w14:textId="77777777" w:rsidR="00A10F71" w:rsidRPr="004E0A3F" w:rsidRDefault="00A10F71" w:rsidP="00E34637">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2813ABCC"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15B27AC4" w14:textId="77777777" w:rsidR="00A10F71" w:rsidRPr="004E0A3F" w:rsidRDefault="00A10F71" w:rsidP="00E3463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0E7CB449" w14:textId="77777777" w:rsidR="00A10F71" w:rsidRPr="00291505" w:rsidRDefault="00A10F71" w:rsidP="00A10F71">
      <w:pPr>
        <w:rPr>
          <w:rFonts w:ascii="標楷體" w:eastAsia="標楷體" w:hAnsi="標楷體"/>
        </w:rPr>
      </w:pPr>
    </w:p>
    <w:p w14:paraId="611D1E9F" w14:textId="77777777" w:rsidR="00A10F71" w:rsidRDefault="00A10F71" w:rsidP="00A10F71">
      <w:pPr>
        <w:pStyle w:val="a"/>
        <w:numPr>
          <w:ilvl w:val="0"/>
          <w:numId w:val="136"/>
        </w:numPr>
        <w:spacing w:before="120"/>
      </w:pPr>
      <w:r>
        <w:t>輸入畫面資料說明</w:t>
      </w:r>
      <w:r>
        <w:rPr>
          <w:rFonts w:hint="eastAsia"/>
        </w:rPr>
        <w:t>-複製</w:t>
      </w:r>
    </w:p>
    <w:p w14:paraId="352CAC41" w14:textId="77777777" w:rsidR="00A10F71" w:rsidRDefault="00A10F71" w:rsidP="00A10F71">
      <w:pPr>
        <w:rPr>
          <w:rFonts w:ascii="標楷體" w:eastAsia="標楷體" w:hAnsi="標楷體"/>
        </w:rPr>
      </w:pPr>
      <w:r>
        <w:rPr>
          <w:rFonts w:ascii="標楷體" w:eastAsia="標楷體" w:hAnsi="標楷體" w:hint="eastAsia"/>
        </w:rPr>
        <w:t>自動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3"/>
        <w:gridCol w:w="690"/>
        <w:gridCol w:w="645"/>
        <w:gridCol w:w="1056"/>
        <w:gridCol w:w="2280"/>
        <w:gridCol w:w="503"/>
        <w:gridCol w:w="602"/>
        <w:gridCol w:w="3865"/>
      </w:tblGrid>
      <w:tr w:rsidR="00A10F71" w:rsidRPr="00362205" w14:paraId="4C1DAECB" w14:textId="77777777" w:rsidTr="00E34637">
        <w:trPr>
          <w:trHeight w:val="388"/>
          <w:jc w:val="center"/>
        </w:trPr>
        <w:tc>
          <w:tcPr>
            <w:tcW w:w="576" w:type="dxa"/>
            <w:vMerge w:val="restart"/>
            <w:shd w:val="clear" w:color="auto" w:fill="D9D9D9"/>
          </w:tcPr>
          <w:p w14:paraId="0DD90213"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748" w:type="dxa"/>
            <w:vMerge w:val="restart"/>
            <w:shd w:val="clear" w:color="auto" w:fill="D9D9D9"/>
          </w:tcPr>
          <w:p w14:paraId="593138D1"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5160" w:type="dxa"/>
            <w:gridSpan w:val="5"/>
            <w:shd w:val="clear" w:color="auto" w:fill="D9D9D9"/>
          </w:tcPr>
          <w:p w14:paraId="505D8051"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936" w:type="dxa"/>
            <w:vMerge w:val="restart"/>
            <w:shd w:val="clear" w:color="auto" w:fill="D9D9D9"/>
          </w:tcPr>
          <w:p w14:paraId="2E108DD3"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3C020E16" w14:textId="77777777" w:rsidTr="00E34637">
        <w:trPr>
          <w:trHeight w:val="244"/>
          <w:jc w:val="center"/>
        </w:trPr>
        <w:tc>
          <w:tcPr>
            <w:tcW w:w="576" w:type="dxa"/>
            <w:vMerge/>
            <w:shd w:val="clear" w:color="auto" w:fill="D9D9D9"/>
          </w:tcPr>
          <w:p w14:paraId="29C7851A" w14:textId="77777777" w:rsidR="00A10F71" w:rsidRPr="00362205" w:rsidRDefault="00A10F71" w:rsidP="00E34637">
            <w:pPr>
              <w:rPr>
                <w:rFonts w:ascii="標楷體" w:eastAsia="標楷體" w:hAnsi="標楷體"/>
              </w:rPr>
            </w:pPr>
          </w:p>
        </w:tc>
        <w:tc>
          <w:tcPr>
            <w:tcW w:w="748" w:type="dxa"/>
            <w:vMerge/>
            <w:shd w:val="clear" w:color="auto" w:fill="D9D9D9"/>
          </w:tcPr>
          <w:p w14:paraId="664A0ABD" w14:textId="77777777" w:rsidR="00A10F71" w:rsidRPr="00362205" w:rsidRDefault="00A10F71" w:rsidP="00E34637">
            <w:pPr>
              <w:rPr>
                <w:rFonts w:ascii="標楷體" w:eastAsia="標楷體" w:hAnsi="標楷體"/>
              </w:rPr>
            </w:pPr>
          </w:p>
        </w:tc>
        <w:tc>
          <w:tcPr>
            <w:tcW w:w="692" w:type="dxa"/>
            <w:shd w:val="clear" w:color="auto" w:fill="D9D9D9"/>
          </w:tcPr>
          <w:p w14:paraId="418ADBC3"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056" w:type="dxa"/>
            <w:shd w:val="clear" w:color="auto" w:fill="D9D9D9"/>
          </w:tcPr>
          <w:p w14:paraId="071D9F49"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2289" w:type="dxa"/>
            <w:shd w:val="clear" w:color="auto" w:fill="D9D9D9"/>
          </w:tcPr>
          <w:p w14:paraId="16746606"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515" w:type="dxa"/>
            <w:shd w:val="clear" w:color="auto" w:fill="D9D9D9"/>
          </w:tcPr>
          <w:p w14:paraId="0A7AB7FE"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08" w:type="dxa"/>
            <w:shd w:val="clear" w:color="auto" w:fill="D9D9D9"/>
          </w:tcPr>
          <w:p w14:paraId="20F14D83"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936" w:type="dxa"/>
            <w:vMerge/>
            <w:shd w:val="clear" w:color="auto" w:fill="D9D9D9"/>
          </w:tcPr>
          <w:p w14:paraId="643763F1" w14:textId="77777777" w:rsidR="00A10F71" w:rsidRPr="00362205" w:rsidRDefault="00A10F71" w:rsidP="00E34637">
            <w:pPr>
              <w:rPr>
                <w:rFonts w:ascii="標楷體" w:eastAsia="標楷體" w:hAnsi="標楷體"/>
              </w:rPr>
            </w:pPr>
          </w:p>
        </w:tc>
      </w:tr>
      <w:tr w:rsidR="00A10F71" w:rsidRPr="00362205" w14:paraId="6B5F1109" w14:textId="77777777" w:rsidTr="00E34637">
        <w:trPr>
          <w:trHeight w:val="244"/>
          <w:jc w:val="center"/>
        </w:trPr>
        <w:tc>
          <w:tcPr>
            <w:tcW w:w="576" w:type="dxa"/>
          </w:tcPr>
          <w:p w14:paraId="35E32D4C" w14:textId="77777777" w:rsidR="00A10F71" w:rsidRPr="00362205" w:rsidRDefault="00A10F71" w:rsidP="00E34637">
            <w:pPr>
              <w:rPr>
                <w:rFonts w:ascii="標楷體" w:eastAsia="標楷體" w:hAnsi="標楷體"/>
              </w:rPr>
            </w:pPr>
            <w:r>
              <w:rPr>
                <w:rFonts w:ascii="標楷體" w:eastAsia="標楷體" w:hAnsi="標楷體" w:hint="eastAsia"/>
              </w:rPr>
              <w:t>1</w:t>
            </w:r>
          </w:p>
        </w:tc>
        <w:tc>
          <w:tcPr>
            <w:tcW w:w="748" w:type="dxa"/>
          </w:tcPr>
          <w:p w14:paraId="674D8523" w14:textId="77777777" w:rsidR="00A10F71" w:rsidRDefault="00A10F71" w:rsidP="00E34637">
            <w:pPr>
              <w:rPr>
                <w:rFonts w:ascii="標楷體" w:eastAsia="標楷體" w:hAnsi="標楷體"/>
              </w:rPr>
            </w:pPr>
            <w:proofErr w:type="gramStart"/>
            <w:r>
              <w:rPr>
                <w:rFonts w:ascii="標楷體" w:eastAsia="標楷體" w:hAnsi="標楷體" w:hint="eastAsia"/>
              </w:rPr>
              <w:t>借款人戶號</w:t>
            </w:r>
            <w:proofErr w:type="gramEnd"/>
          </w:p>
        </w:tc>
        <w:tc>
          <w:tcPr>
            <w:tcW w:w="692" w:type="dxa"/>
          </w:tcPr>
          <w:p w14:paraId="23F98953" w14:textId="77777777" w:rsidR="00A10F71" w:rsidRDefault="00A10F71" w:rsidP="00E34637">
            <w:pPr>
              <w:rPr>
                <w:rFonts w:ascii="標楷體" w:eastAsia="標楷體" w:hAnsi="標楷體"/>
              </w:rPr>
            </w:pPr>
            <w:r>
              <w:rPr>
                <w:rFonts w:ascii="標楷體" w:eastAsia="標楷體" w:hAnsi="標楷體" w:hint="eastAsia"/>
              </w:rPr>
              <w:t>7</w:t>
            </w:r>
          </w:p>
        </w:tc>
        <w:tc>
          <w:tcPr>
            <w:tcW w:w="1056" w:type="dxa"/>
          </w:tcPr>
          <w:p w14:paraId="3716076D" w14:textId="77777777" w:rsidR="00A10F71" w:rsidRPr="00362205" w:rsidRDefault="00A10F71" w:rsidP="00E34637">
            <w:pPr>
              <w:rPr>
                <w:rFonts w:ascii="標楷體" w:eastAsia="標楷體" w:hAnsi="標楷體"/>
              </w:rPr>
            </w:pPr>
          </w:p>
        </w:tc>
        <w:tc>
          <w:tcPr>
            <w:tcW w:w="2289" w:type="dxa"/>
          </w:tcPr>
          <w:p w14:paraId="6327A501" w14:textId="77777777" w:rsidR="00A10F71" w:rsidRPr="00362205" w:rsidRDefault="00A10F71" w:rsidP="00E34637">
            <w:pPr>
              <w:rPr>
                <w:rFonts w:ascii="標楷體" w:eastAsia="標楷體" w:hAnsi="標楷體"/>
              </w:rPr>
            </w:pPr>
          </w:p>
        </w:tc>
        <w:tc>
          <w:tcPr>
            <w:tcW w:w="515" w:type="dxa"/>
          </w:tcPr>
          <w:p w14:paraId="02F2115A" w14:textId="77777777" w:rsidR="00A10F71" w:rsidRPr="0082021C" w:rsidRDefault="00A10F71" w:rsidP="00E34637">
            <w:pPr>
              <w:rPr>
                <w:rFonts w:ascii="標楷體" w:eastAsia="標楷體" w:hAnsi="標楷體"/>
              </w:rPr>
            </w:pPr>
            <w:r>
              <w:rPr>
                <w:rFonts w:ascii="標楷體" w:eastAsia="標楷體" w:hAnsi="標楷體" w:hint="eastAsia"/>
              </w:rPr>
              <w:t>V</w:t>
            </w:r>
          </w:p>
        </w:tc>
        <w:tc>
          <w:tcPr>
            <w:tcW w:w="608" w:type="dxa"/>
          </w:tcPr>
          <w:p w14:paraId="1B905216" w14:textId="77777777" w:rsidR="00A10F71" w:rsidRPr="00E1776E" w:rsidRDefault="00A10F71" w:rsidP="00E34637">
            <w:pPr>
              <w:rPr>
                <w:rFonts w:ascii="標楷體" w:eastAsia="標楷體" w:hAnsi="標楷體"/>
              </w:rPr>
            </w:pPr>
            <w:r>
              <w:rPr>
                <w:rFonts w:ascii="標楷體" w:eastAsia="標楷體" w:hAnsi="標楷體"/>
              </w:rPr>
              <w:t>W</w:t>
            </w:r>
          </w:p>
        </w:tc>
        <w:tc>
          <w:tcPr>
            <w:tcW w:w="3936" w:type="dxa"/>
          </w:tcPr>
          <w:p w14:paraId="0AA9C5CD"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2E160F9B"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hint="eastAsia"/>
              </w:rPr>
              <w:t>限輸入數字</w:t>
            </w:r>
            <w:r w:rsidRPr="0078668E">
              <w:rPr>
                <w:rFonts w:ascii="標楷體" w:eastAsia="標楷體" w:hAnsi="標楷體" w:hint="eastAsia"/>
              </w:rPr>
              <w:t>, 檢核條件：</w:t>
            </w:r>
          </w:p>
          <w:p w14:paraId="1F6187C0" w14:textId="77777777" w:rsidR="00A10F71" w:rsidRDefault="00A10F71" w:rsidP="00E34637">
            <w:pPr>
              <w:ind w:left="204"/>
              <w:rPr>
                <w:rFonts w:ascii="標楷體" w:eastAsia="標楷體" w:hAnsi="標楷體"/>
                <w:lang w:eastAsia="zh-HK"/>
              </w:rPr>
            </w:pPr>
            <w:r>
              <w:rPr>
                <w:rFonts w:ascii="標楷體" w:eastAsia="標楷體" w:hAnsi="標楷體" w:hint="eastAsia"/>
                <w:lang w:eastAsia="zh-HK"/>
              </w:rPr>
              <w:t>不可為0/V(2)</w:t>
            </w:r>
          </w:p>
          <w:p w14:paraId="7BA18D70" w14:textId="77777777" w:rsidR="00A10F71" w:rsidRPr="008D0E56"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.檢核[</w:t>
            </w:r>
            <w:proofErr w:type="gramStart"/>
            <w:r>
              <w:rPr>
                <w:rFonts w:ascii="標楷體" w:eastAsia="標楷體" w:hAnsi="標楷體" w:hint="eastAsia"/>
              </w:rPr>
              <w:t>借款人戶號</w:t>
            </w:r>
            <w:proofErr w:type="gramEnd"/>
            <w:r>
              <w:rPr>
                <w:rFonts w:ascii="標楷體" w:eastAsia="標楷體" w:hAnsi="標楷體" w:hint="eastAsia"/>
              </w:rPr>
              <w:t>]是否存在於[客戶資料主檔(</w:t>
            </w:r>
            <w:r w:rsidRPr="008D0E56">
              <w:rPr>
                <w:rFonts w:ascii="標楷體" w:eastAsia="標楷體" w:hAnsi="標楷體"/>
              </w:rPr>
              <w:t>CustMain</w:t>
            </w:r>
            <w:r>
              <w:rPr>
                <w:rFonts w:ascii="標楷體" w:eastAsia="標楷體" w:hAnsi="標楷體" w:hint="eastAsia"/>
              </w:rPr>
              <w:t>)]，存在時帶[借款人姓名]回來</w:t>
            </w:r>
          </w:p>
          <w:p w14:paraId="7FBC06D5" w14:textId="77777777" w:rsidR="00A10F71" w:rsidRPr="009234CB" w:rsidRDefault="00A10F71" w:rsidP="00E34637">
            <w:pPr>
              <w:snapToGrid w:val="0"/>
              <w:ind w:left="238" w:hangingChars="99" w:hanging="238"/>
              <w:rPr>
                <w:rFonts w:ascii="標楷體" w:eastAsia="標楷體" w:hAnsi="標楷體"/>
              </w:rPr>
            </w:pPr>
            <w:r>
              <w:rPr>
                <w:rFonts w:ascii="標楷體" w:eastAsia="標楷體" w:hAnsi="標楷體"/>
              </w:rPr>
              <w:t>4</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CustNo</w:t>
            </w:r>
          </w:p>
        </w:tc>
      </w:tr>
      <w:tr w:rsidR="00A10F71" w:rsidRPr="00362205" w14:paraId="5A603B2F" w14:textId="77777777" w:rsidTr="00E34637">
        <w:trPr>
          <w:trHeight w:val="244"/>
          <w:jc w:val="center"/>
        </w:trPr>
        <w:tc>
          <w:tcPr>
            <w:tcW w:w="576" w:type="dxa"/>
          </w:tcPr>
          <w:p w14:paraId="391D899F" w14:textId="77777777" w:rsidR="00A10F71" w:rsidRDefault="00A10F71" w:rsidP="00E34637">
            <w:pPr>
              <w:rPr>
                <w:rFonts w:ascii="標楷體" w:eastAsia="標楷體" w:hAnsi="標楷體"/>
              </w:rPr>
            </w:pPr>
            <w:r>
              <w:rPr>
                <w:rFonts w:ascii="標楷體" w:eastAsia="標楷體" w:hAnsi="標楷體" w:hint="eastAsia"/>
              </w:rPr>
              <w:t>2</w:t>
            </w:r>
          </w:p>
        </w:tc>
        <w:tc>
          <w:tcPr>
            <w:tcW w:w="748" w:type="dxa"/>
          </w:tcPr>
          <w:p w14:paraId="3D355C46" w14:textId="77777777" w:rsidR="00A10F71" w:rsidRDefault="00A10F71" w:rsidP="00E34637">
            <w:pPr>
              <w:rPr>
                <w:rFonts w:ascii="標楷體" w:eastAsia="標楷體" w:hAnsi="標楷體"/>
              </w:rPr>
            </w:pPr>
            <w:r>
              <w:rPr>
                <w:rFonts w:ascii="標楷體" w:eastAsia="標楷體" w:hAnsi="標楷體" w:hint="eastAsia"/>
              </w:rPr>
              <w:t>額度編號</w:t>
            </w:r>
          </w:p>
        </w:tc>
        <w:tc>
          <w:tcPr>
            <w:tcW w:w="692" w:type="dxa"/>
          </w:tcPr>
          <w:p w14:paraId="4321B628" w14:textId="77777777" w:rsidR="00A10F71" w:rsidRDefault="00A10F71" w:rsidP="00E34637">
            <w:pPr>
              <w:rPr>
                <w:rFonts w:ascii="標楷體" w:eastAsia="標楷體" w:hAnsi="標楷體"/>
              </w:rPr>
            </w:pPr>
            <w:r>
              <w:rPr>
                <w:rFonts w:ascii="標楷體" w:eastAsia="標楷體" w:hAnsi="標楷體" w:hint="eastAsia"/>
              </w:rPr>
              <w:t>1</w:t>
            </w:r>
          </w:p>
          <w:p w14:paraId="7F55F65E" w14:textId="77777777" w:rsidR="00A10F71" w:rsidRDefault="00A10F71" w:rsidP="00E34637">
            <w:pPr>
              <w:rPr>
                <w:rFonts w:ascii="標楷體" w:eastAsia="標楷體" w:hAnsi="標楷體"/>
              </w:rPr>
            </w:pPr>
          </w:p>
        </w:tc>
        <w:tc>
          <w:tcPr>
            <w:tcW w:w="1056" w:type="dxa"/>
          </w:tcPr>
          <w:p w14:paraId="1FD96C30" w14:textId="77777777" w:rsidR="00A10F71" w:rsidRPr="00362205" w:rsidRDefault="00A10F71" w:rsidP="00E34637">
            <w:pPr>
              <w:rPr>
                <w:rFonts w:ascii="標楷體" w:eastAsia="標楷體" w:hAnsi="標楷體"/>
              </w:rPr>
            </w:pPr>
          </w:p>
        </w:tc>
        <w:tc>
          <w:tcPr>
            <w:tcW w:w="2289" w:type="dxa"/>
          </w:tcPr>
          <w:p w14:paraId="7318209C" w14:textId="77777777" w:rsidR="00A10F71" w:rsidRPr="00362205" w:rsidRDefault="00A10F71" w:rsidP="00E34637">
            <w:pPr>
              <w:rPr>
                <w:rFonts w:ascii="標楷體" w:eastAsia="標楷體" w:hAnsi="標楷體"/>
              </w:rPr>
            </w:pPr>
          </w:p>
        </w:tc>
        <w:tc>
          <w:tcPr>
            <w:tcW w:w="515" w:type="dxa"/>
          </w:tcPr>
          <w:p w14:paraId="7FA80332" w14:textId="77777777" w:rsidR="00A10F71" w:rsidRPr="0082021C" w:rsidRDefault="00A10F71" w:rsidP="00E34637">
            <w:pPr>
              <w:rPr>
                <w:rFonts w:ascii="標楷體" w:eastAsia="標楷體" w:hAnsi="標楷體"/>
              </w:rPr>
            </w:pPr>
            <w:r>
              <w:rPr>
                <w:rFonts w:ascii="標楷體" w:eastAsia="標楷體" w:hAnsi="標楷體" w:hint="eastAsia"/>
              </w:rPr>
              <w:t>V</w:t>
            </w:r>
          </w:p>
        </w:tc>
        <w:tc>
          <w:tcPr>
            <w:tcW w:w="608" w:type="dxa"/>
          </w:tcPr>
          <w:p w14:paraId="6B8F7F2F" w14:textId="77777777" w:rsidR="00A10F71" w:rsidRPr="00E1776E" w:rsidRDefault="00A10F71" w:rsidP="00E34637">
            <w:pPr>
              <w:rPr>
                <w:rFonts w:ascii="標楷體" w:eastAsia="標楷體" w:hAnsi="標楷體"/>
              </w:rPr>
            </w:pPr>
            <w:r>
              <w:rPr>
                <w:rFonts w:ascii="標楷體" w:eastAsia="標楷體" w:hAnsi="標楷體"/>
              </w:rPr>
              <w:t>W</w:t>
            </w:r>
          </w:p>
        </w:tc>
        <w:tc>
          <w:tcPr>
            <w:tcW w:w="3936" w:type="dxa"/>
          </w:tcPr>
          <w:p w14:paraId="7B0F2F2C"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1091A9FE"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hint="eastAsia"/>
              </w:rPr>
              <w:t>限輸入數字</w:t>
            </w:r>
            <w:r w:rsidRPr="0078668E">
              <w:rPr>
                <w:rFonts w:ascii="標楷體" w:eastAsia="標楷體" w:hAnsi="標楷體" w:hint="eastAsia"/>
              </w:rPr>
              <w:t>, 檢核條件：</w:t>
            </w:r>
          </w:p>
          <w:p w14:paraId="3F332441" w14:textId="77777777" w:rsidR="00A10F71" w:rsidRDefault="00A10F71" w:rsidP="00E34637">
            <w:pPr>
              <w:ind w:left="204"/>
              <w:rPr>
                <w:rFonts w:ascii="標楷體" w:eastAsia="標楷體" w:hAnsi="標楷體"/>
                <w:lang w:eastAsia="zh-HK"/>
              </w:rPr>
            </w:pPr>
            <w:r>
              <w:rPr>
                <w:rFonts w:ascii="標楷體" w:eastAsia="標楷體" w:hAnsi="標楷體" w:hint="eastAsia"/>
                <w:lang w:eastAsia="zh-HK"/>
              </w:rPr>
              <w:t>不可為0/V(2)</w:t>
            </w:r>
          </w:p>
          <w:p w14:paraId="2802A72F" w14:textId="77777777" w:rsidR="00A10F71"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.檢核[</w:t>
            </w:r>
            <w:proofErr w:type="gramStart"/>
            <w:r>
              <w:rPr>
                <w:rFonts w:ascii="標楷體" w:eastAsia="標楷體" w:hAnsi="標楷體" w:hint="eastAsia"/>
              </w:rPr>
              <w:t>借款人戶號</w:t>
            </w:r>
            <w:proofErr w:type="gramEnd"/>
            <w:r>
              <w:rPr>
                <w:rFonts w:ascii="標楷體" w:eastAsia="標楷體" w:hAnsi="標楷體" w:hint="eastAsia"/>
              </w:rPr>
              <w:t>]與[額度編號]是否存在於[額度主檔(</w:t>
            </w:r>
            <w:r w:rsidRPr="008D0E56">
              <w:rPr>
                <w:rFonts w:ascii="標楷體" w:eastAsia="標楷體" w:hAnsi="標楷體"/>
              </w:rPr>
              <w:t>CustMain</w:t>
            </w:r>
            <w:r>
              <w:rPr>
                <w:rFonts w:ascii="標楷體" w:eastAsia="標楷體" w:hAnsi="標楷體" w:hint="eastAsia"/>
              </w:rPr>
              <w:t>)]，不存在則顯示</w:t>
            </w:r>
            <w:r w:rsidRPr="00CD5B97">
              <w:rPr>
                <w:rFonts w:ascii="標楷體" w:eastAsia="標楷體" w:hAnsi="標楷體"/>
              </w:rPr>
              <w:t>"E0001</w:t>
            </w:r>
            <w:r>
              <w:rPr>
                <w:rFonts w:ascii="標楷體" w:eastAsia="標楷體" w:hAnsi="標楷體" w:hint="eastAsia"/>
              </w:rPr>
              <w:t>:</w:t>
            </w:r>
            <w:r>
              <w:rPr>
                <w:rFonts w:hint="eastAsia"/>
              </w:rPr>
              <w:t xml:space="preserve"> </w:t>
            </w:r>
            <w:r w:rsidRPr="00CD5B97">
              <w:rPr>
                <w:rFonts w:ascii="標楷體" w:eastAsia="標楷體" w:hAnsi="標楷體" w:hint="eastAsia"/>
              </w:rPr>
              <w:t>查詢資料不存在</w:t>
            </w:r>
            <w:r w:rsidRPr="00CD5B97">
              <w:rPr>
                <w:rFonts w:ascii="標楷體" w:eastAsia="標楷體" w:hAnsi="標楷體"/>
              </w:rPr>
              <w:t>"</w:t>
            </w:r>
          </w:p>
          <w:p w14:paraId="08D47A30" w14:textId="77777777" w:rsidR="00A10F71" w:rsidRPr="009234CB" w:rsidRDefault="00A10F71" w:rsidP="00E34637">
            <w:pPr>
              <w:rPr>
                <w:rFonts w:ascii="標楷體" w:eastAsia="標楷體" w:hAnsi="標楷體"/>
              </w:rPr>
            </w:pPr>
            <w:r>
              <w:rPr>
                <w:rFonts w:ascii="標楷體" w:eastAsia="標楷體" w:hAnsi="標楷體"/>
              </w:rPr>
              <w:t>4</w:t>
            </w:r>
            <w:r>
              <w:rPr>
                <w:rFonts w:ascii="標楷體" w:eastAsia="標楷體" w:hAnsi="標楷體" w:hint="eastAsia"/>
              </w:rPr>
              <w:t>.</w:t>
            </w:r>
            <w:r>
              <w:t xml:space="preserve"> </w:t>
            </w:r>
            <w:r w:rsidRPr="00D66606">
              <w:rPr>
                <w:rFonts w:ascii="標楷體" w:eastAsia="標楷體" w:hAnsi="標楷體"/>
              </w:rPr>
              <w:t>F</w:t>
            </w:r>
            <w:r>
              <w:rPr>
                <w:rFonts w:ascii="標楷體" w:eastAsia="標楷體" w:hAnsi="標楷體"/>
              </w:rPr>
              <w:t>oreclosureFee.</w:t>
            </w:r>
            <w:r w:rsidRPr="00D66606">
              <w:rPr>
                <w:rFonts w:ascii="標楷體" w:eastAsia="標楷體" w:hAnsi="標楷體"/>
              </w:rPr>
              <w:t>FacmNo</w:t>
            </w:r>
          </w:p>
        </w:tc>
      </w:tr>
      <w:tr w:rsidR="00A10F71" w:rsidRPr="00362205" w14:paraId="4164C924" w14:textId="77777777" w:rsidTr="00E34637">
        <w:trPr>
          <w:trHeight w:val="244"/>
          <w:jc w:val="center"/>
        </w:trPr>
        <w:tc>
          <w:tcPr>
            <w:tcW w:w="576" w:type="dxa"/>
          </w:tcPr>
          <w:p w14:paraId="38CB594F" w14:textId="77777777" w:rsidR="00A10F71" w:rsidRDefault="00A10F71" w:rsidP="00E34637">
            <w:pPr>
              <w:rPr>
                <w:rFonts w:ascii="標楷體" w:eastAsia="標楷體" w:hAnsi="標楷體"/>
              </w:rPr>
            </w:pPr>
            <w:r>
              <w:rPr>
                <w:rFonts w:ascii="標楷體" w:eastAsia="標楷體" w:hAnsi="標楷體" w:hint="eastAsia"/>
              </w:rPr>
              <w:t>3</w:t>
            </w:r>
          </w:p>
        </w:tc>
        <w:tc>
          <w:tcPr>
            <w:tcW w:w="748" w:type="dxa"/>
          </w:tcPr>
          <w:p w14:paraId="6C2E005E" w14:textId="77777777" w:rsidR="00A10F71" w:rsidRPr="00291505" w:rsidRDefault="00A10F71" w:rsidP="00E34637">
            <w:pPr>
              <w:rPr>
                <w:rFonts w:ascii="標楷體" w:eastAsia="標楷體" w:hAnsi="標楷體"/>
              </w:rPr>
            </w:pPr>
            <w:r>
              <w:rPr>
                <w:rFonts w:ascii="標楷體" w:eastAsia="標楷體" w:hAnsi="標楷體" w:hint="eastAsia"/>
              </w:rPr>
              <w:t>收件日</w:t>
            </w:r>
          </w:p>
        </w:tc>
        <w:tc>
          <w:tcPr>
            <w:tcW w:w="692" w:type="dxa"/>
          </w:tcPr>
          <w:p w14:paraId="3BD0F9BB"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056" w:type="dxa"/>
          </w:tcPr>
          <w:p w14:paraId="5B093DD8" w14:textId="77777777" w:rsidR="00A10F71" w:rsidRPr="00291505" w:rsidRDefault="00A10F71" w:rsidP="00E34637">
            <w:pPr>
              <w:rPr>
                <w:rFonts w:ascii="標楷體" w:eastAsia="標楷體" w:hAnsi="標楷體"/>
              </w:rPr>
            </w:pPr>
            <w:r>
              <w:rPr>
                <w:rFonts w:ascii="標楷體" w:eastAsia="標楷體" w:hAnsi="標楷體" w:hint="eastAsia"/>
              </w:rPr>
              <w:t>系統日曆日</w:t>
            </w:r>
          </w:p>
        </w:tc>
        <w:tc>
          <w:tcPr>
            <w:tcW w:w="2289" w:type="dxa"/>
          </w:tcPr>
          <w:p w14:paraId="0C96692E"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515" w:type="dxa"/>
          </w:tcPr>
          <w:p w14:paraId="014DB7CC"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08" w:type="dxa"/>
          </w:tcPr>
          <w:p w14:paraId="1D90B56C"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936" w:type="dxa"/>
          </w:tcPr>
          <w:p w14:paraId="538CBF6F"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5998EA70"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hint="eastAsia"/>
              </w:rPr>
              <w:t>限輸入日期</w:t>
            </w:r>
            <w:r w:rsidRPr="0078668E">
              <w:rPr>
                <w:rFonts w:ascii="標楷體" w:eastAsia="標楷體" w:hAnsi="標楷體" w:hint="eastAsia"/>
              </w:rPr>
              <w:t>, 檢核條件：</w:t>
            </w:r>
          </w:p>
          <w:p w14:paraId="5A66BC6D"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(1).</w:t>
            </w:r>
            <w:r>
              <w:rPr>
                <w:rFonts w:ascii="標楷體" w:eastAsia="標楷體" w:hAnsi="標楷體" w:hint="eastAsia"/>
                <w:lang w:eastAsia="zh-HK"/>
              </w:rPr>
              <w:t>不可為0/V(2)</w:t>
            </w:r>
          </w:p>
          <w:p w14:paraId="32579776"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(2).</w:t>
            </w:r>
            <w:r w:rsidRPr="0078668E">
              <w:rPr>
                <w:rFonts w:ascii="標楷體" w:eastAsia="標楷體" w:hAnsi="標楷體" w:hint="eastAsia"/>
                <w:lang w:eastAsia="zh-HK"/>
              </w:rPr>
              <w:t>不可空白</w:t>
            </w:r>
            <w:r w:rsidRPr="0078668E">
              <w:rPr>
                <w:rFonts w:ascii="標楷體" w:eastAsia="標楷體" w:hAnsi="標楷體" w:hint="eastAsia"/>
              </w:rPr>
              <w:t>/</w:t>
            </w:r>
            <w:r w:rsidRPr="0078668E">
              <w:rPr>
                <w:rFonts w:ascii="標楷體" w:eastAsia="標楷體" w:hAnsi="標楷體"/>
              </w:rPr>
              <w:t>V(7)</w:t>
            </w:r>
          </w:p>
          <w:p w14:paraId="655A58FD" w14:textId="77777777" w:rsidR="00A10F71" w:rsidRDefault="00A10F71" w:rsidP="00E34637">
            <w:pPr>
              <w:ind w:left="204"/>
              <w:rPr>
                <w:rFonts w:ascii="標楷體" w:eastAsia="標楷體" w:hAnsi="標楷體"/>
              </w:rPr>
            </w:pPr>
            <w:r w:rsidRPr="0078668E">
              <w:rPr>
                <w:rFonts w:ascii="標楷體" w:eastAsia="標楷體" w:hAnsi="標楷體" w:hint="eastAsia"/>
              </w:rPr>
              <w:t>(3).</w:t>
            </w:r>
            <w:r w:rsidRPr="0078668E">
              <w:rPr>
                <w:rFonts w:ascii="標楷體" w:eastAsia="標楷體" w:hAnsi="標楷體" w:hint="eastAsia"/>
                <w:lang w:eastAsia="zh-HK"/>
              </w:rPr>
              <w:t>日期格式/</w:t>
            </w:r>
            <w:r w:rsidRPr="0078668E">
              <w:rPr>
                <w:rFonts w:ascii="標楷體" w:eastAsia="標楷體" w:hAnsi="標楷體"/>
              </w:rPr>
              <w:t>A(DATE,0)</w:t>
            </w:r>
          </w:p>
          <w:p w14:paraId="5614DAEB" w14:textId="77777777" w:rsidR="00A10F71" w:rsidRPr="0078668E" w:rsidRDefault="00A10F71" w:rsidP="00E34637">
            <w:pPr>
              <w:ind w:left="204"/>
              <w:rPr>
                <w:rFonts w:ascii="標楷體" w:eastAsia="標楷體" w:hAnsi="標楷體"/>
              </w:rPr>
            </w:pPr>
            <w:r>
              <w:rPr>
                <w:rFonts w:ascii="標楷體" w:eastAsia="標楷體" w:hAnsi="標楷體"/>
              </w:rPr>
              <w:t>(4</w:t>
            </w:r>
            <w:proofErr w:type="gramStart"/>
            <w:r>
              <w:rPr>
                <w:rFonts w:ascii="標楷體" w:eastAsia="標楷體" w:hAnsi="標楷體"/>
              </w:rPr>
              <w:t>).[</w:t>
            </w:r>
            <w:proofErr w:type="gramEnd"/>
            <w:r>
              <w:rPr>
                <w:rFonts w:ascii="標楷體" w:eastAsia="標楷體" w:hAnsi="標楷體" w:hint="eastAsia"/>
              </w:rPr>
              <w:t>收件日</w:t>
            </w:r>
            <w:r>
              <w:rPr>
                <w:rFonts w:ascii="標楷體" w:eastAsia="標楷體" w:hAnsi="標楷體"/>
              </w:rPr>
              <w:t>]</w:t>
            </w:r>
            <w:r>
              <w:rPr>
                <w:rFonts w:ascii="標楷體" w:eastAsia="標楷體" w:hAnsi="標楷體" w:hint="eastAsia"/>
              </w:rPr>
              <w:t>不得大於系統日曆日</w:t>
            </w:r>
          </w:p>
          <w:p w14:paraId="791F509E" w14:textId="77777777" w:rsidR="00A10F71" w:rsidRPr="009234CB"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w:t>
            </w:r>
            <w:r>
              <w:rPr>
                <w:rFonts w:ascii="標楷體" w:eastAsia="標楷體" w:hAnsi="標楷體"/>
              </w:rPr>
              <w:t>ForeclosureFee.</w:t>
            </w:r>
            <w:r w:rsidRPr="00D66606">
              <w:rPr>
                <w:rFonts w:ascii="標楷體" w:eastAsia="標楷體" w:hAnsi="標楷體"/>
              </w:rPr>
              <w:t>ReceiveDate</w:t>
            </w:r>
          </w:p>
        </w:tc>
      </w:tr>
      <w:tr w:rsidR="00A10F71" w:rsidRPr="00362205" w14:paraId="288B0D28" w14:textId="77777777" w:rsidTr="00E34637">
        <w:trPr>
          <w:trHeight w:val="244"/>
          <w:jc w:val="center"/>
        </w:trPr>
        <w:tc>
          <w:tcPr>
            <w:tcW w:w="576" w:type="dxa"/>
          </w:tcPr>
          <w:p w14:paraId="52853AC6" w14:textId="77777777" w:rsidR="00A10F71" w:rsidRDefault="00A10F71" w:rsidP="00E34637">
            <w:pPr>
              <w:rPr>
                <w:rFonts w:ascii="標楷體" w:eastAsia="標楷體" w:hAnsi="標楷體"/>
              </w:rPr>
            </w:pPr>
            <w:r>
              <w:rPr>
                <w:rFonts w:ascii="標楷體" w:eastAsia="標楷體" w:hAnsi="標楷體" w:hint="eastAsia"/>
              </w:rPr>
              <w:t>4</w:t>
            </w:r>
          </w:p>
        </w:tc>
        <w:tc>
          <w:tcPr>
            <w:tcW w:w="748" w:type="dxa"/>
          </w:tcPr>
          <w:p w14:paraId="5C2CAFD2" w14:textId="77777777" w:rsidR="00A10F71" w:rsidRPr="00291505" w:rsidRDefault="00A10F71" w:rsidP="00E34637">
            <w:pPr>
              <w:rPr>
                <w:rFonts w:ascii="標楷體" w:eastAsia="標楷體" w:hAnsi="標楷體"/>
              </w:rPr>
            </w:pPr>
            <w:r>
              <w:rPr>
                <w:rFonts w:ascii="標楷體" w:eastAsia="標楷體" w:hAnsi="標楷體" w:hint="eastAsia"/>
              </w:rPr>
              <w:t>單據日期</w:t>
            </w:r>
          </w:p>
        </w:tc>
        <w:tc>
          <w:tcPr>
            <w:tcW w:w="692" w:type="dxa"/>
          </w:tcPr>
          <w:p w14:paraId="3961E8BA"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056" w:type="dxa"/>
          </w:tcPr>
          <w:p w14:paraId="7C29EE73" w14:textId="77777777" w:rsidR="00A10F71" w:rsidRPr="00291505" w:rsidRDefault="00A10F71" w:rsidP="00E34637">
            <w:pPr>
              <w:rPr>
                <w:rFonts w:ascii="標楷體" w:eastAsia="標楷體" w:hAnsi="標楷體"/>
              </w:rPr>
            </w:pPr>
          </w:p>
        </w:tc>
        <w:tc>
          <w:tcPr>
            <w:tcW w:w="2289" w:type="dxa"/>
          </w:tcPr>
          <w:p w14:paraId="6FADAB89"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515" w:type="dxa"/>
          </w:tcPr>
          <w:p w14:paraId="749A870D"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08" w:type="dxa"/>
          </w:tcPr>
          <w:p w14:paraId="673BE74B"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936" w:type="dxa"/>
          </w:tcPr>
          <w:p w14:paraId="002525E8"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2C2BD9D9"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hint="eastAsia"/>
              </w:rPr>
              <w:t>限輸入日期</w:t>
            </w:r>
            <w:r w:rsidRPr="0078668E">
              <w:rPr>
                <w:rFonts w:ascii="標楷體" w:eastAsia="標楷體" w:hAnsi="標楷體" w:hint="eastAsia"/>
              </w:rPr>
              <w:t>, 檢核條件：</w:t>
            </w:r>
          </w:p>
          <w:p w14:paraId="295125E3"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(1).</w:t>
            </w:r>
            <w:r>
              <w:rPr>
                <w:rFonts w:ascii="標楷體" w:eastAsia="標楷體" w:hAnsi="標楷體" w:hint="eastAsia"/>
                <w:lang w:eastAsia="zh-HK"/>
              </w:rPr>
              <w:t>不可為0/V(2)</w:t>
            </w:r>
          </w:p>
          <w:p w14:paraId="29274557"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(2).</w:t>
            </w:r>
            <w:r w:rsidRPr="0078668E">
              <w:rPr>
                <w:rFonts w:ascii="標楷體" w:eastAsia="標楷體" w:hAnsi="標楷體" w:hint="eastAsia"/>
                <w:lang w:eastAsia="zh-HK"/>
              </w:rPr>
              <w:t>不可空白</w:t>
            </w:r>
            <w:r w:rsidRPr="0078668E">
              <w:rPr>
                <w:rFonts w:ascii="標楷體" w:eastAsia="標楷體" w:hAnsi="標楷體" w:hint="eastAsia"/>
              </w:rPr>
              <w:t>/</w:t>
            </w:r>
            <w:r w:rsidRPr="0078668E">
              <w:rPr>
                <w:rFonts w:ascii="標楷體" w:eastAsia="標楷體" w:hAnsi="標楷體"/>
              </w:rPr>
              <w:t>V(7)</w:t>
            </w:r>
          </w:p>
          <w:p w14:paraId="629BE635" w14:textId="77777777" w:rsidR="00A10F71" w:rsidRDefault="00A10F71" w:rsidP="00E34637">
            <w:pPr>
              <w:ind w:left="204"/>
              <w:rPr>
                <w:rFonts w:ascii="標楷體" w:eastAsia="標楷體" w:hAnsi="標楷體"/>
              </w:rPr>
            </w:pPr>
            <w:r w:rsidRPr="0078668E">
              <w:rPr>
                <w:rFonts w:ascii="標楷體" w:eastAsia="標楷體" w:hAnsi="標楷體" w:hint="eastAsia"/>
              </w:rPr>
              <w:t>(3).</w:t>
            </w:r>
            <w:r w:rsidRPr="0078668E">
              <w:rPr>
                <w:rFonts w:ascii="標楷體" w:eastAsia="標楷體" w:hAnsi="標楷體" w:hint="eastAsia"/>
                <w:lang w:eastAsia="zh-HK"/>
              </w:rPr>
              <w:t>日期格式/</w:t>
            </w:r>
            <w:r w:rsidRPr="0078668E">
              <w:rPr>
                <w:rFonts w:ascii="標楷體" w:eastAsia="標楷體" w:hAnsi="標楷體"/>
              </w:rPr>
              <w:t>A(DATE,0)</w:t>
            </w:r>
          </w:p>
          <w:p w14:paraId="11DB63A9" w14:textId="77777777" w:rsidR="00A10F71" w:rsidRPr="00291505"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DocDate</w:t>
            </w:r>
          </w:p>
        </w:tc>
      </w:tr>
      <w:tr w:rsidR="00A10F71" w:rsidRPr="00362205" w14:paraId="2AA1A758" w14:textId="77777777" w:rsidTr="00E34637">
        <w:trPr>
          <w:trHeight w:val="244"/>
          <w:jc w:val="center"/>
        </w:trPr>
        <w:tc>
          <w:tcPr>
            <w:tcW w:w="576" w:type="dxa"/>
          </w:tcPr>
          <w:p w14:paraId="79848B4C" w14:textId="77777777" w:rsidR="00A10F71" w:rsidRDefault="00A10F71" w:rsidP="00E34637">
            <w:pPr>
              <w:rPr>
                <w:rFonts w:ascii="標楷體" w:eastAsia="標楷體" w:hAnsi="標楷體"/>
              </w:rPr>
            </w:pPr>
            <w:r>
              <w:rPr>
                <w:rFonts w:ascii="標楷體" w:eastAsia="標楷體" w:hAnsi="標楷體" w:hint="eastAsia"/>
              </w:rPr>
              <w:t>5</w:t>
            </w:r>
          </w:p>
        </w:tc>
        <w:tc>
          <w:tcPr>
            <w:tcW w:w="748" w:type="dxa"/>
          </w:tcPr>
          <w:p w14:paraId="6CE0E5A8" w14:textId="77777777" w:rsidR="00A10F71" w:rsidRPr="00291505" w:rsidRDefault="00A10F71" w:rsidP="00E34637">
            <w:pPr>
              <w:rPr>
                <w:rFonts w:ascii="標楷體" w:eastAsia="標楷體" w:hAnsi="標楷體"/>
              </w:rPr>
            </w:pPr>
            <w:r>
              <w:rPr>
                <w:rFonts w:ascii="標楷體" w:eastAsia="標楷體" w:hAnsi="標楷體" w:hint="eastAsia"/>
              </w:rPr>
              <w:t>法拍費用</w:t>
            </w:r>
          </w:p>
        </w:tc>
        <w:tc>
          <w:tcPr>
            <w:tcW w:w="692" w:type="dxa"/>
          </w:tcPr>
          <w:p w14:paraId="0AD75266"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4</w:t>
            </w:r>
          </w:p>
        </w:tc>
        <w:tc>
          <w:tcPr>
            <w:tcW w:w="1056" w:type="dxa"/>
          </w:tcPr>
          <w:p w14:paraId="0180C9FB" w14:textId="77777777" w:rsidR="00A10F71" w:rsidRPr="00291505" w:rsidRDefault="00A10F71" w:rsidP="00E34637">
            <w:pPr>
              <w:rPr>
                <w:rFonts w:ascii="標楷體" w:eastAsia="標楷體" w:hAnsi="標楷體"/>
              </w:rPr>
            </w:pPr>
          </w:p>
        </w:tc>
        <w:tc>
          <w:tcPr>
            <w:tcW w:w="2289" w:type="dxa"/>
          </w:tcPr>
          <w:p w14:paraId="44D15B21" w14:textId="77777777" w:rsidR="00A10F71" w:rsidRPr="00291505" w:rsidRDefault="00A10F71" w:rsidP="00E34637">
            <w:pPr>
              <w:rPr>
                <w:rFonts w:ascii="標楷體" w:eastAsia="標楷體" w:hAnsi="標楷體"/>
              </w:rPr>
            </w:pPr>
          </w:p>
        </w:tc>
        <w:tc>
          <w:tcPr>
            <w:tcW w:w="515" w:type="dxa"/>
          </w:tcPr>
          <w:p w14:paraId="2EA1DCA1"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08" w:type="dxa"/>
          </w:tcPr>
          <w:p w14:paraId="1299D10D"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936" w:type="dxa"/>
          </w:tcPr>
          <w:p w14:paraId="31F59AEB"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3644EFE1"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Pr>
                <w:rFonts w:ascii="標楷體" w:eastAsia="標楷體" w:hAnsi="標楷體" w:hint="eastAsia"/>
              </w:rPr>
              <w:t>.限輸入數字,</w:t>
            </w:r>
            <w:r w:rsidRPr="0078668E">
              <w:rPr>
                <w:rFonts w:ascii="標楷體" w:eastAsia="標楷體" w:hAnsi="標楷體" w:hint="eastAsia"/>
              </w:rPr>
              <w:t>檢核條件：</w:t>
            </w:r>
          </w:p>
          <w:p w14:paraId="0DB361A9" w14:textId="77777777" w:rsidR="00A10F71" w:rsidRDefault="00A10F71" w:rsidP="00E34637">
            <w:pPr>
              <w:ind w:left="204"/>
              <w:rPr>
                <w:rFonts w:ascii="標楷體" w:eastAsia="標楷體" w:hAnsi="標楷體"/>
              </w:rPr>
            </w:pPr>
            <w:r>
              <w:rPr>
                <w:rFonts w:ascii="標楷體" w:eastAsia="標楷體" w:hAnsi="標楷體" w:hint="eastAsia"/>
                <w:lang w:eastAsia="zh-HK"/>
              </w:rPr>
              <w:t>不可為0/V(2)</w:t>
            </w:r>
          </w:p>
          <w:p w14:paraId="35B6387B" w14:textId="77777777" w:rsidR="00A10F71" w:rsidRPr="00291505"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Fee</w:t>
            </w:r>
          </w:p>
        </w:tc>
      </w:tr>
      <w:tr w:rsidR="00A10F71" w:rsidRPr="00362205" w14:paraId="5865B539" w14:textId="77777777" w:rsidTr="00E34637">
        <w:trPr>
          <w:trHeight w:val="244"/>
          <w:jc w:val="center"/>
        </w:trPr>
        <w:tc>
          <w:tcPr>
            <w:tcW w:w="576" w:type="dxa"/>
          </w:tcPr>
          <w:p w14:paraId="169D9A96" w14:textId="77777777" w:rsidR="00A10F71" w:rsidRDefault="00A10F71" w:rsidP="00E34637">
            <w:pPr>
              <w:rPr>
                <w:rFonts w:ascii="標楷體" w:eastAsia="標楷體" w:hAnsi="標楷體"/>
              </w:rPr>
            </w:pPr>
            <w:r>
              <w:rPr>
                <w:rFonts w:ascii="標楷體" w:eastAsia="標楷體" w:hAnsi="標楷體" w:hint="eastAsia"/>
              </w:rPr>
              <w:t>6</w:t>
            </w:r>
          </w:p>
        </w:tc>
        <w:tc>
          <w:tcPr>
            <w:tcW w:w="748" w:type="dxa"/>
          </w:tcPr>
          <w:p w14:paraId="37402823" w14:textId="77777777" w:rsidR="00A10F71" w:rsidRDefault="00A10F71" w:rsidP="00E34637">
            <w:pPr>
              <w:rPr>
                <w:rFonts w:ascii="標楷體" w:eastAsia="標楷體" w:hAnsi="標楷體"/>
              </w:rPr>
            </w:pPr>
            <w:r>
              <w:rPr>
                <w:rFonts w:ascii="標楷體" w:eastAsia="標楷體" w:hAnsi="標楷體" w:hint="eastAsia"/>
              </w:rPr>
              <w:t>科目</w:t>
            </w:r>
          </w:p>
        </w:tc>
        <w:tc>
          <w:tcPr>
            <w:tcW w:w="692" w:type="dxa"/>
          </w:tcPr>
          <w:p w14:paraId="335090AC" w14:textId="77777777" w:rsidR="00A10F71" w:rsidRDefault="00A10F71" w:rsidP="00E34637">
            <w:pPr>
              <w:rPr>
                <w:rFonts w:ascii="標楷體" w:eastAsia="標楷體" w:hAnsi="標楷體"/>
              </w:rPr>
            </w:pPr>
            <w:r>
              <w:rPr>
                <w:rFonts w:ascii="標楷體" w:eastAsia="標楷體" w:hAnsi="標楷體" w:hint="eastAsia"/>
              </w:rPr>
              <w:t>2</w:t>
            </w:r>
          </w:p>
        </w:tc>
        <w:tc>
          <w:tcPr>
            <w:tcW w:w="1056" w:type="dxa"/>
          </w:tcPr>
          <w:p w14:paraId="34CAD4AD" w14:textId="77777777" w:rsidR="00A10F71" w:rsidRPr="00362205" w:rsidRDefault="00A10F71" w:rsidP="00E34637">
            <w:pPr>
              <w:rPr>
                <w:rFonts w:ascii="標楷體" w:eastAsia="標楷體" w:hAnsi="標楷體"/>
              </w:rPr>
            </w:pPr>
          </w:p>
        </w:tc>
        <w:tc>
          <w:tcPr>
            <w:tcW w:w="2289" w:type="dxa"/>
          </w:tcPr>
          <w:p w14:paraId="644DC18B" w14:textId="77777777" w:rsidR="00A10F71" w:rsidRDefault="00A10F71" w:rsidP="00E34637">
            <w:pPr>
              <w:rPr>
                <w:rFonts w:ascii="標楷體" w:eastAsia="標楷體" w:hAnsi="標楷體" w:cs="細明體"/>
                <w:spacing w:val="15"/>
                <w:kern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3845A5">
              <w:rPr>
                <w:rFonts w:ascii="標楷體" w:eastAsia="標楷體" w:hAnsi="標楷體"/>
              </w:rPr>
              <w:t>FeeCode</w:t>
            </w:r>
            <w:r>
              <w:rPr>
                <w:rFonts w:ascii="標楷體" w:eastAsia="標楷體" w:hAnsi="標楷體" w:cs="細明體" w:hint="eastAsia"/>
                <w:spacing w:val="15"/>
                <w:kern w:val="0"/>
              </w:rPr>
              <w:t xml:space="preserve"> (</w:t>
            </w:r>
            <w:r w:rsidRPr="003845A5">
              <w:rPr>
                <w:rFonts w:ascii="標楷體" w:eastAsia="標楷體" w:hAnsi="標楷體"/>
              </w:rPr>
              <w:t>FeeCode</w:t>
            </w:r>
            <w:r>
              <w:rPr>
                <w:rFonts w:ascii="標楷體" w:eastAsia="標楷體" w:hAnsi="標楷體" w:cs="細明體"/>
                <w:spacing w:val="15"/>
                <w:kern w:val="0"/>
              </w:rPr>
              <w:t>)</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r>
              <w:rPr>
                <w:rFonts w:ascii="標楷體" w:eastAsia="標楷體" w:hAnsi="標楷體" w:cs="細明體"/>
                <w:spacing w:val="15"/>
                <w:kern w:val="0"/>
              </w:rPr>
              <w:t xml:space="preserve"> </w:t>
            </w:r>
            <w:r w:rsidRPr="007A3063">
              <w:rPr>
                <w:rFonts w:ascii="標楷體" w:eastAsia="標楷體" w:hAnsi="標楷體" w:cs="細明體" w:hint="eastAsia"/>
                <w:spacing w:val="15"/>
                <w:kern w:val="0"/>
              </w:rPr>
              <w:t>限[啟用記號(Enable)]=[Y.啟用]</w:t>
            </w:r>
          </w:p>
          <w:p w14:paraId="1606E364" w14:textId="77777777" w:rsidR="00A10F71" w:rsidRPr="004F78AA" w:rsidRDefault="00A10F71" w:rsidP="00E34637">
            <w:pPr>
              <w:rPr>
                <w:rFonts w:ascii="標楷體" w:eastAsia="標楷體" w:hAnsi="標楷體"/>
              </w:rPr>
            </w:pPr>
          </w:p>
        </w:tc>
        <w:tc>
          <w:tcPr>
            <w:tcW w:w="515" w:type="dxa"/>
          </w:tcPr>
          <w:p w14:paraId="214E2A67" w14:textId="77777777" w:rsidR="00A10F71" w:rsidRPr="0082021C" w:rsidRDefault="00A10F71" w:rsidP="00E34637">
            <w:pPr>
              <w:rPr>
                <w:rFonts w:ascii="標楷體" w:eastAsia="標楷體" w:hAnsi="標楷體"/>
              </w:rPr>
            </w:pPr>
            <w:r>
              <w:rPr>
                <w:rFonts w:ascii="標楷體" w:eastAsia="標楷體" w:hAnsi="標楷體" w:hint="eastAsia"/>
              </w:rPr>
              <w:t>V</w:t>
            </w:r>
          </w:p>
        </w:tc>
        <w:tc>
          <w:tcPr>
            <w:tcW w:w="608" w:type="dxa"/>
          </w:tcPr>
          <w:p w14:paraId="4EBD784D" w14:textId="77777777" w:rsidR="00A10F71" w:rsidRPr="00E1776E" w:rsidRDefault="00A10F71" w:rsidP="00E34637">
            <w:pPr>
              <w:rPr>
                <w:rFonts w:ascii="標楷體" w:eastAsia="標楷體" w:hAnsi="標楷體"/>
              </w:rPr>
            </w:pPr>
            <w:r>
              <w:rPr>
                <w:rFonts w:ascii="標楷體" w:eastAsia="標楷體" w:hAnsi="標楷體" w:hint="eastAsia"/>
              </w:rPr>
              <w:t>W</w:t>
            </w:r>
          </w:p>
        </w:tc>
        <w:tc>
          <w:tcPr>
            <w:tcW w:w="3936" w:type="dxa"/>
          </w:tcPr>
          <w:p w14:paraId="55BCF55E"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4D1DF75B" w14:textId="69956B64" w:rsidR="00A10F71" w:rsidRPr="0078668E" w:rsidRDefault="00A10F71" w:rsidP="00E34637">
            <w:pPr>
              <w:snapToGrid w:val="0"/>
              <w:ind w:left="238" w:hangingChars="99" w:hanging="238"/>
              <w:rPr>
                <w:rFonts w:ascii="標楷體" w:eastAsia="標楷體" w:hAnsi="標楷體"/>
              </w:rPr>
            </w:pPr>
            <w:r>
              <w:rPr>
                <w:rFonts w:ascii="標楷體" w:eastAsia="標楷體" w:hAnsi="標楷體"/>
              </w:rPr>
              <w:t>2</w:t>
            </w:r>
            <w:r w:rsidRPr="0078668E">
              <w:rPr>
                <w:rFonts w:ascii="標楷體" w:eastAsia="標楷體" w:hAnsi="標楷體" w:hint="eastAsia"/>
              </w:rPr>
              <w:t>.</w:t>
            </w:r>
            <w:r w:rsidR="00E55D0A">
              <w:rPr>
                <w:rFonts w:ascii="標楷體" w:eastAsia="標楷體" w:hAnsi="標楷體" w:hint="eastAsia"/>
              </w:rPr>
              <w:t>限輸入代碼</w:t>
            </w:r>
            <w:r w:rsidRPr="0078668E">
              <w:rPr>
                <w:rFonts w:ascii="標楷體" w:eastAsia="標楷體" w:hAnsi="標楷體" w:hint="eastAsia"/>
              </w:rPr>
              <w:t>,檢核條件：</w:t>
            </w:r>
            <w:r w:rsidRPr="0078668E">
              <w:rPr>
                <w:rFonts w:ascii="標楷體" w:eastAsia="標楷體" w:hAnsi="標楷體" w:hint="eastAsia"/>
                <w:lang w:eastAsia="zh-HK"/>
              </w:rPr>
              <w:t>依選單</w:t>
            </w:r>
            <w:r w:rsidRPr="0078668E">
              <w:rPr>
                <w:rFonts w:ascii="標楷體" w:eastAsia="標楷體" w:hAnsi="標楷體" w:hint="eastAsia"/>
              </w:rPr>
              <w:t>/</w:t>
            </w:r>
            <w:r w:rsidRPr="0078668E">
              <w:rPr>
                <w:rFonts w:ascii="標楷體" w:eastAsia="標楷體" w:hAnsi="標楷體"/>
              </w:rPr>
              <w:t>V(H)</w:t>
            </w:r>
          </w:p>
          <w:p w14:paraId="11A74098" w14:textId="77777777" w:rsidR="00A10F71" w:rsidRPr="001A3029" w:rsidRDefault="00A10F71" w:rsidP="00E34637">
            <w:pPr>
              <w:snapToGrid w:val="0"/>
              <w:ind w:left="238" w:hangingChars="99" w:hanging="238"/>
            </w:pPr>
            <w:r>
              <w:rPr>
                <w:rFonts w:ascii="標楷體" w:eastAsia="標楷體" w:hAnsi="標楷體"/>
              </w:rPr>
              <w:t>3</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FeeCode</w:t>
            </w:r>
          </w:p>
        </w:tc>
      </w:tr>
      <w:tr w:rsidR="00A10F71" w:rsidRPr="00362205" w14:paraId="1DF48F67" w14:textId="77777777" w:rsidTr="00E34637">
        <w:trPr>
          <w:trHeight w:val="244"/>
          <w:jc w:val="center"/>
        </w:trPr>
        <w:tc>
          <w:tcPr>
            <w:tcW w:w="576" w:type="dxa"/>
          </w:tcPr>
          <w:p w14:paraId="50E639C7" w14:textId="77777777" w:rsidR="00A10F71" w:rsidRDefault="00A10F71" w:rsidP="00E34637">
            <w:pPr>
              <w:rPr>
                <w:rFonts w:ascii="標楷體" w:eastAsia="標楷體" w:hAnsi="標楷體"/>
              </w:rPr>
            </w:pPr>
            <w:r>
              <w:rPr>
                <w:rFonts w:ascii="標楷體" w:eastAsia="標楷體" w:hAnsi="標楷體" w:hint="eastAsia"/>
              </w:rPr>
              <w:t>7</w:t>
            </w:r>
          </w:p>
        </w:tc>
        <w:tc>
          <w:tcPr>
            <w:tcW w:w="748" w:type="dxa"/>
          </w:tcPr>
          <w:p w14:paraId="2B435A9D" w14:textId="77777777" w:rsidR="00A10F71" w:rsidRPr="00291505" w:rsidRDefault="00A10F71" w:rsidP="00E34637">
            <w:pPr>
              <w:rPr>
                <w:rFonts w:ascii="標楷體" w:eastAsia="標楷體" w:hAnsi="標楷體"/>
              </w:rPr>
            </w:pPr>
            <w:r>
              <w:rPr>
                <w:rFonts w:ascii="標楷體" w:eastAsia="標楷體" w:hAnsi="標楷體" w:hint="eastAsia"/>
              </w:rPr>
              <w:t>法務人員</w:t>
            </w:r>
          </w:p>
        </w:tc>
        <w:tc>
          <w:tcPr>
            <w:tcW w:w="692" w:type="dxa"/>
          </w:tcPr>
          <w:p w14:paraId="51F81246" w14:textId="77777777" w:rsidR="00A10F71" w:rsidRDefault="00A10F71" w:rsidP="00E34637">
            <w:pPr>
              <w:rPr>
                <w:rFonts w:ascii="標楷體" w:eastAsia="標楷體" w:hAnsi="標楷體"/>
              </w:rPr>
            </w:pPr>
            <w:r>
              <w:rPr>
                <w:rFonts w:ascii="標楷體" w:eastAsia="標楷體" w:hAnsi="標楷體" w:hint="eastAsia"/>
              </w:rPr>
              <w:t>6</w:t>
            </w:r>
          </w:p>
        </w:tc>
        <w:tc>
          <w:tcPr>
            <w:tcW w:w="1056" w:type="dxa"/>
          </w:tcPr>
          <w:p w14:paraId="34E1EE15" w14:textId="77777777" w:rsidR="00A10F71" w:rsidRPr="00291505" w:rsidRDefault="00A10F71" w:rsidP="00E34637">
            <w:pPr>
              <w:rPr>
                <w:rFonts w:ascii="標楷體" w:eastAsia="標楷體" w:hAnsi="標楷體"/>
              </w:rPr>
            </w:pPr>
          </w:p>
        </w:tc>
        <w:tc>
          <w:tcPr>
            <w:tcW w:w="2289" w:type="dxa"/>
          </w:tcPr>
          <w:p w14:paraId="5A776F9F" w14:textId="77777777" w:rsidR="00A10F71" w:rsidRPr="006F12CB" w:rsidRDefault="00A10F71" w:rsidP="00E34637">
            <w:pPr>
              <w:rPr>
                <w:rFonts w:ascii="標楷體" w:eastAsia="標楷體" w:hAnsi="標楷體"/>
                <w:sz w:val="22"/>
                <w:szCs w:val="22"/>
              </w:rPr>
            </w:pPr>
          </w:p>
        </w:tc>
        <w:tc>
          <w:tcPr>
            <w:tcW w:w="515" w:type="dxa"/>
          </w:tcPr>
          <w:p w14:paraId="3302185B"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08" w:type="dxa"/>
          </w:tcPr>
          <w:p w14:paraId="726D1C9E"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936" w:type="dxa"/>
          </w:tcPr>
          <w:p w14:paraId="5EEFD720"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321CDF09"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Pr>
                <w:rFonts w:ascii="標楷體" w:eastAsia="標楷體" w:hAnsi="標楷體" w:hint="eastAsia"/>
              </w:rPr>
              <w:t>.限輸入文數字</w:t>
            </w:r>
            <w:r w:rsidRPr="0078668E">
              <w:rPr>
                <w:rFonts w:ascii="標楷體" w:eastAsia="標楷體" w:hAnsi="標楷體" w:hint="eastAsia"/>
              </w:rPr>
              <w:t>,檢核條件：</w:t>
            </w:r>
          </w:p>
          <w:p w14:paraId="18A53224" w14:textId="77777777" w:rsidR="00A10F71" w:rsidRDefault="00A10F71" w:rsidP="00E34637">
            <w:pPr>
              <w:ind w:left="204"/>
              <w:rPr>
                <w:rFonts w:ascii="標楷體" w:eastAsia="標楷體" w:hAnsi="標楷體"/>
              </w:rPr>
            </w:pPr>
            <w:r w:rsidRPr="0078668E">
              <w:rPr>
                <w:rFonts w:ascii="標楷體" w:eastAsia="標楷體" w:hAnsi="標楷體" w:hint="eastAsia"/>
                <w:lang w:eastAsia="zh-HK"/>
              </w:rPr>
              <w:t>不可空白</w:t>
            </w:r>
            <w:r w:rsidRPr="0078668E">
              <w:rPr>
                <w:rFonts w:ascii="標楷體" w:eastAsia="標楷體" w:hAnsi="標楷體" w:hint="eastAsia"/>
              </w:rPr>
              <w:t>/</w:t>
            </w:r>
            <w:r>
              <w:rPr>
                <w:rFonts w:ascii="標楷體" w:eastAsia="標楷體" w:hAnsi="標楷體"/>
              </w:rPr>
              <w:t>V(7)</w:t>
            </w:r>
          </w:p>
          <w:p w14:paraId="148148B3" w14:textId="77777777" w:rsidR="00A10F71" w:rsidRPr="00102949" w:rsidRDefault="00A10F71" w:rsidP="00E34637">
            <w:pPr>
              <w:ind w:left="204" w:hangingChars="85" w:hanging="204"/>
              <w:rPr>
                <w:rFonts w:ascii="標楷體" w:eastAsia="標楷體" w:hAnsi="標楷體"/>
              </w:rPr>
            </w:pPr>
            <w:r>
              <w:rPr>
                <w:rFonts w:ascii="標楷體" w:eastAsia="標楷體" w:hAnsi="標楷體"/>
              </w:rPr>
              <w:t>3</w:t>
            </w:r>
            <w:r>
              <w:rPr>
                <w:rFonts w:ascii="標楷體" w:eastAsia="標楷體" w:hAnsi="標楷體" w:hint="eastAsia"/>
              </w:rPr>
              <w:t>.</w:t>
            </w:r>
            <w:r w:rsidRPr="00D36B9D">
              <w:rPr>
                <w:rFonts w:ascii="標楷體" w:eastAsia="標楷體" w:hAnsi="標楷體" w:hint="eastAsia"/>
              </w:rPr>
              <w:t>檢</w:t>
            </w:r>
            <w:r w:rsidRPr="00D36B9D">
              <w:rPr>
                <w:rFonts w:ascii="標楷體" w:eastAsia="標楷體" w:hAnsi="標楷體" w:hint="eastAsia"/>
                <w:lang w:eastAsia="zh-HK"/>
              </w:rPr>
              <w:t>查</w:t>
            </w:r>
            <w:r>
              <w:rPr>
                <w:rFonts w:ascii="標楷體" w:eastAsia="標楷體" w:hAnsi="標楷體" w:hint="eastAsia"/>
              </w:rPr>
              <w:t>[法務人員]</w:t>
            </w:r>
            <w:r w:rsidRPr="00D36B9D">
              <w:rPr>
                <w:rFonts w:ascii="標楷體" w:eastAsia="標楷體" w:hAnsi="標楷體" w:hint="eastAsia"/>
              </w:rPr>
              <w:t>,</w:t>
            </w:r>
            <w:r w:rsidRPr="00D36B9D">
              <w:rPr>
                <w:rFonts w:ascii="標楷體" w:eastAsia="標楷體" w:hAnsi="標楷體" w:hint="eastAsia"/>
                <w:lang w:eastAsia="zh-HK"/>
              </w:rPr>
              <w:t>是否存在</w:t>
            </w:r>
            <w:r w:rsidRPr="00D36B9D">
              <w:rPr>
                <w:rFonts w:ascii="標楷體" w:eastAsia="標楷體" w:hAnsi="標楷體" w:hint="eastAsia"/>
              </w:rPr>
              <w:t>[員工資料檔(</w:t>
            </w:r>
            <w:r w:rsidRPr="00D36B9D">
              <w:rPr>
                <w:rFonts w:ascii="標楷體" w:eastAsia="標楷體" w:hAnsi="標楷體"/>
              </w:rPr>
              <w:t>CdEmp)</w:t>
            </w:r>
            <w:r w:rsidRPr="00D36B9D">
              <w:rPr>
                <w:rFonts w:ascii="標楷體" w:eastAsia="標楷體" w:hAnsi="標楷體" w:hint="eastAsia"/>
              </w:rPr>
              <w:t>]</w:t>
            </w:r>
            <w:r w:rsidRPr="00D36B9D">
              <w:rPr>
                <w:rFonts w:ascii="標楷體" w:eastAsia="標楷體" w:hAnsi="標楷體"/>
              </w:rPr>
              <w:t>,</w:t>
            </w:r>
            <w:r w:rsidRPr="00D36B9D">
              <w:rPr>
                <w:rFonts w:ascii="標楷體" w:eastAsia="標楷體" w:hAnsi="標楷體" w:hint="eastAsia"/>
                <w:lang w:eastAsia="zh-HK"/>
              </w:rPr>
              <w:t xml:space="preserve"> 不存在時顯示</w:t>
            </w:r>
            <w:r w:rsidRPr="0008323D">
              <w:rPr>
                <w:rFonts w:ascii="標楷體" w:eastAsia="標楷體" w:hAnsi="標楷體" w:hint="eastAsia"/>
              </w:rPr>
              <w:t>"</w:t>
            </w:r>
            <w:r>
              <w:rPr>
                <w:rFonts w:ascii="標楷體" w:eastAsia="標楷體" w:hAnsi="標楷體" w:hint="eastAsia"/>
              </w:rPr>
              <w:t>E</w:t>
            </w:r>
            <w:r>
              <w:rPr>
                <w:rFonts w:ascii="標楷體" w:eastAsia="標楷體" w:hAnsi="標楷體"/>
              </w:rPr>
              <w:t>0001:</w:t>
            </w:r>
            <w:r w:rsidRPr="0008323D">
              <w:rPr>
                <w:rFonts w:ascii="標楷體" w:eastAsia="標楷體" w:hAnsi="標楷體" w:hint="eastAsia"/>
              </w:rPr>
              <w:t>查詢資料不存在"</w:t>
            </w:r>
          </w:p>
          <w:p w14:paraId="3ECEC8A7" w14:textId="77777777" w:rsidR="00A10F71" w:rsidRPr="00291505" w:rsidRDefault="00A10F71" w:rsidP="00E34637">
            <w:pPr>
              <w:rPr>
                <w:rFonts w:ascii="標楷體" w:eastAsia="標楷體" w:hAnsi="標楷體"/>
              </w:rPr>
            </w:pPr>
            <w:r>
              <w:rPr>
                <w:rFonts w:ascii="標楷體" w:eastAsia="標楷體" w:hAnsi="標楷體"/>
              </w:rPr>
              <w:t>4</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LegalStaff</w:t>
            </w:r>
          </w:p>
        </w:tc>
      </w:tr>
      <w:tr w:rsidR="00A10F71" w:rsidRPr="00362205" w14:paraId="01EC11C9" w14:textId="77777777" w:rsidTr="00E34637">
        <w:trPr>
          <w:trHeight w:val="244"/>
          <w:jc w:val="center"/>
        </w:trPr>
        <w:tc>
          <w:tcPr>
            <w:tcW w:w="576" w:type="dxa"/>
          </w:tcPr>
          <w:p w14:paraId="4A2E2900" w14:textId="77777777" w:rsidR="00A10F71" w:rsidRDefault="00A10F71" w:rsidP="00E34637">
            <w:pPr>
              <w:rPr>
                <w:rFonts w:ascii="標楷體" w:eastAsia="標楷體" w:hAnsi="標楷體"/>
              </w:rPr>
            </w:pPr>
          </w:p>
        </w:tc>
        <w:tc>
          <w:tcPr>
            <w:tcW w:w="748" w:type="dxa"/>
          </w:tcPr>
          <w:p w14:paraId="67E7C2E2" w14:textId="77777777" w:rsidR="00A10F71" w:rsidRDefault="00A10F71" w:rsidP="00E34637">
            <w:pPr>
              <w:rPr>
                <w:rFonts w:ascii="標楷體" w:eastAsia="標楷體" w:hAnsi="標楷體"/>
              </w:rPr>
            </w:pPr>
            <w:r>
              <w:rPr>
                <w:rFonts w:ascii="標楷體" w:eastAsia="標楷體" w:hAnsi="標楷體" w:hint="eastAsia"/>
              </w:rPr>
              <w:t>員工資料查詢</w:t>
            </w:r>
          </w:p>
        </w:tc>
        <w:tc>
          <w:tcPr>
            <w:tcW w:w="692" w:type="dxa"/>
          </w:tcPr>
          <w:p w14:paraId="412C48CB" w14:textId="77777777" w:rsidR="00A10F71" w:rsidRDefault="00A10F71" w:rsidP="00E34637">
            <w:pPr>
              <w:rPr>
                <w:rFonts w:ascii="標楷體" w:eastAsia="標楷體" w:hAnsi="標楷體"/>
              </w:rPr>
            </w:pPr>
            <w:r>
              <w:rPr>
                <w:rFonts w:ascii="標楷體" w:eastAsia="標楷體" w:hAnsi="標楷體" w:hint="eastAsia"/>
              </w:rPr>
              <w:t>按鈕</w:t>
            </w:r>
          </w:p>
        </w:tc>
        <w:tc>
          <w:tcPr>
            <w:tcW w:w="1056" w:type="dxa"/>
          </w:tcPr>
          <w:p w14:paraId="5AF174C7" w14:textId="77777777" w:rsidR="00A10F71" w:rsidRPr="00291505" w:rsidRDefault="00A10F71" w:rsidP="00E34637">
            <w:pPr>
              <w:rPr>
                <w:rFonts w:ascii="標楷體" w:eastAsia="標楷體" w:hAnsi="標楷體"/>
              </w:rPr>
            </w:pPr>
          </w:p>
        </w:tc>
        <w:tc>
          <w:tcPr>
            <w:tcW w:w="2289" w:type="dxa"/>
          </w:tcPr>
          <w:p w14:paraId="7C19D8BF" w14:textId="77777777" w:rsidR="00A10F71" w:rsidRPr="006F12CB" w:rsidRDefault="00A10F71" w:rsidP="00E34637">
            <w:pPr>
              <w:rPr>
                <w:rFonts w:ascii="標楷體" w:eastAsia="標楷體" w:hAnsi="標楷體"/>
              </w:rPr>
            </w:pPr>
          </w:p>
        </w:tc>
        <w:tc>
          <w:tcPr>
            <w:tcW w:w="515" w:type="dxa"/>
          </w:tcPr>
          <w:p w14:paraId="069D0B28" w14:textId="77777777" w:rsidR="00A10F71" w:rsidRDefault="00A10F71" w:rsidP="00E34637">
            <w:pPr>
              <w:rPr>
                <w:rFonts w:ascii="標楷體" w:eastAsia="標楷體" w:hAnsi="標楷體"/>
              </w:rPr>
            </w:pPr>
          </w:p>
        </w:tc>
        <w:tc>
          <w:tcPr>
            <w:tcW w:w="608" w:type="dxa"/>
          </w:tcPr>
          <w:p w14:paraId="51C1A312" w14:textId="77777777" w:rsidR="00A10F71" w:rsidRDefault="00A10F71" w:rsidP="00E34637">
            <w:pPr>
              <w:rPr>
                <w:rFonts w:ascii="標楷體" w:eastAsia="標楷體" w:hAnsi="標楷體"/>
              </w:rPr>
            </w:pPr>
          </w:p>
        </w:tc>
        <w:tc>
          <w:tcPr>
            <w:tcW w:w="3936" w:type="dxa"/>
          </w:tcPr>
          <w:p w14:paraId="0C99C375" w14:textId="77777777" w:rsidR="00A10F71" w:rsidRPr="00683687" w:rsidRDefault="00A10F71" w:rsidP="00E34637">
            <w:pPr>
              <w:rPr>
                <w:rFonts w:ascii="標楷體" w:eastAsia="標楷體" w:hAnsi="標楷體"/>
                <w:color w:val="000000"/>
                <w:kern w:val="0"/>
              </w:rPr>
            </w:pPr>
            <w:r w:rsidRPr="00E1776E">
              <w:rPr>
                <w:rFonts w:eastAsia="標楷體" w:hint="eastAsia"/>
              </w:rPr>
              <w:t>1</w:t>
            </w:r>
            <w:r w:rsidRPr="00E1776E">
              <w:rPr>
                <w:rFonts w:eastAsia="標楷體"/>
              </w:rPr>
              <w:t>.</w:t>
            </w:r>
            <w:r w:rsidRPr="00E1776E">
              <w:rPr>
                <w:rFonts w:eastAsia="標楷體" w:hint="eastAsia"/>
              </w:rPr>
              <w:t>連結至</w:t>
            </w:r>
            <w:r w:rsidRPr="00E1776E">
              <w:rPr>
                <w:rFonts w:eastAsia="標楷體"/>
              </w:rPr>
              <w:t>【</w:t>
            </w:r>
            <w:r w:rsidRPr="00683687">
              <w:rPr>
                <w:rFonts w:ascii="標楷體" w:eastAsia="標楷體" w:hAnsi="標楷體" w:hint="eastAsia"/>
                <w:lang w:eastAsia="zh-HK"/>
              </w:rPr>
              <w:t>L</w:t>
            </w:r>
            <w:r w:rsidRPr="00683687">
              <w:rPr>
                <w:rFonts w:ascii="標楷體" w:eastAsia="標楷體" w:hAnsi="標楷體"/>
                <w:lang w:eastAsia="zh-HK"/>
              </w:rPr>
              <w:t>1</w:t>
            </w:r>
            <w:r w:rsidRPr="00683687">
              <w:rPr>
                <w:rFonts w:ascii="標楷體" w:eastAsia="標楷體" w:hAnsi="標楷體" w:hint="eastAsia"/>
              </w:rPr>
              <w:t>90</w:t>
            </w:r>
            <w:r w:rsidRPr="00683687">
              <w:rPr>
                <w:rFonts w:ascii="標楷體" w:eastAsia="標楷體" w:hAnsi="標楷體" w:hint="eastAsia"/>
                <w:lang w:eastAsia="zh-HK"/>
              </w:rPr>
              <w:t>A</w:t>
            </w:r>
            <w:r w:rsidRPr="00683687">
              <w:rPr>
                <w:rFonts w:ascii="標楷體" w:eastAsia="標楷體" w:hAnsi="標楷體"/>
                <w:color w:val="000000"/>
              </w:rPr>
              <w:t>員工資料檔查詢</w:t>
            </w:r>
            <w:r w:rsidRPr="00E1776E">
              <w:rPr>
                <w:rFonts w:eastAsia="標楷體"/>
              </w:rPr>
              <w:t>】</w:t>
            </w:r>
            <w:r w:rsidRPr="00E1776E">
              <w:rPr>
                <w:rFonts w:eastAsia="標楷體" w:hint="eastAsia"/>
              </w:rPr>
              <w:t>，</w:t>
            </w:r>
            <w:r w:rsidRPr="006F12CB">
              <w:rPr>
                <w:rFonts w:ascii="標楷體" w:eastAsia="標楷體" w:hAnsi="標楷體" w:hint="eastAsia"/>
              </w:rPr>
              <w:t>並帶</w:t>
            </w:r>
            <w:r>
              <w:rPr>
                <w:rFonts w:ascii="標楷體" w:eastAsia="標楷體" w:hAnsi="標楷體" w:hint="eastAsia"/>
              </w:rPr>
              <w:t>[法務人員]</w:t>
            </w:r>
            <w:r w:rsidRPr="006F12CB">
              <w:rPr>
                <w:rFonts w:ascii="標楷體" w:eastAsia="標楷體" w:hAnsi="標楷體" w:hint="eastAsia"/>
              </w:rPr>
              <w:t>回來</w:t>
            </w:r>
          </w:p>
        </w:tc>
      </w:tr>
      <w:tr w:rsidR="00A10F71" w:rsidRPr="00362205" w14:paraId="71FC6A5C" w14:textId="77777777" w:rsidTr="00E34637">
        <w:trPr>
          <w:trHeight w:val="244"/>
          <w:jc w:val="center"/>
        </w:trPr>
        <w:tc>
          <w:tcPr>
            <w:tcW w:w="576" w:type="dxa"/>
          </w:tcPr>
          <w:p w14:paraId="5872FAEC" w14:textId="77777777" w:rsidR="00A10F71" w:rsidRDefault="00A10F71" w:rsidP="00E34637">
            <w:pPr>
              <w:rPr>
                <w:rFonts w:ascii="標楷體" w:eastAsia="標楷體" w:hAnsi="標楷體"/>
              </w:rPr>
            </w:pPr>
            <w:r>
              <w:rPr>
                <w:rFonts w:ascii="標楷體" w:eastAsia="標楷體" w:hAnsi="標楷體" w:hint="eastAsia"/>
              </w:rPr>
              <w:t>8</w:t>
            </w:r>
          </w:p>
        </w:tc>
        <w:tc>
          <w:tcPr>
            <w:tcW w:w="748" w:type="dxa"/>
          </w:tcPr>
          <w:p w14:paraId="4E1124B3" w14:textId="77777777" w:rsidR="00A10F71" w:rsidRPr="00A72D16" w:rsidRDefault="00A10F71" w:rsidP="00E34637">
            <w:pPr>
              <w:rPr>
                <w:rFonts w:ascii="標楷體" w:eastAsia="標楷體" w:hAnsi="標楷體"/>
              </w:rPr>
            </w:pPr>
            <w:r>
              <w:rPr>
                <w:rFonts w:ascii="標楷體" w:eastAsia="標楷體" w:hAnsi="標楷體" w:hint="eastAsia"/>
              </w:rPr>
              <w:t>銷帳編號</w:t>
            </w:r>
          </w:p>
        </w:tc>
        <w:tc>
          <w:tcPr>
            <w:tcW w:w="692" w:type="dxa"/>
          </w:tcPr>
          <w:p w14:paraId="02B9C644" w14:textId="77777777" w:rsidR="00A10F71" w:rsidRDefault="00A10F71" w:rsidP="00E34637">
            <w:pPr>
              <w:rPr>
                <w:rFonts w:ascii="標楷體" w:eastAsia="標楷體" w:hAnsi="標楷體"/>
              </w:rPr>
            </w:pPr>
          </w:p>
        </w:tc>
        <w:tc>
          <w:tcPr>
            <w:tcW w:w="1056" w:type="dxa"/>
          </w:tcPr>
          <w:p w14:paraId="2BF7CD03" w14:textId="77777777" w:rsidR="00A10F71" w:rsidRPr="00291505" w:rsidRDefault="00A10F71" w:rsidP="00E34637">
            <w:pPr>
              <w:rPr>
                <w:rFonts w:ascii="標楷體" w:eastAsia="標楷體" w:hAnsi="標楷體"/>
              </w:rPr>
            </w:pPr>
            <w:r>
              <w:rPr>
                <w:rFonts w:ascii="標楷體" w:eastAsia="標楷體" w:hAnsi="標楷體" w:hint="eastAsia"/>
              </w:rPr>
              <w:t>0000000</w:t>
            </w:r>
          </w:p>
        </w:tc>
        <w:tc>
          <w:tcPr>
            <w:tcW w:w="2289" w:type="dxa"/>
          </w:tcPr>
          <w:p w14:paraId="5C80A94F" w14:textId="77777777" w:rsidR="00A10F71" w:rsidRPr="00291505" w:rsidRDefault="00A10F71" w:rsidP="00E34637">
            <w:pPr>
              <w:rPr>
                <w:rFonts w:ascii="標楷體" w:eastAsia="標楷體" w:hAnsi="標楷體"/>
              </w:rPr>
            </w:pPr>
          </w:p>
        </w:tc>
        <w:tc>
          <w:tcPr>
            <w:tcW w:w="515" w:type="dxa"/>
          </w:tcPr>
          <w:p w14:paraId="4EEC158A" w14:textId="77777777" w:rsidR="00A10F71" w:rsidRPr="00291505" w:rsidRDefault="00A10F71" w:rsidP="00E34637">
            <w:pPr>
              <w:rPr>
                <w:rFonts w:ascii="標楷體" w:eastAsia="標楷體" w:hAnsi="標楷體"/>
              </w:rPr>
            </w:pPr>
          </w:p>
        </w:tc>
        <w:tc>
          <w:tcPr>
            <w:tcW w:w="608" w:type="dxa"/>
          </w:tcPr>
          <w:p w14:paraId="520320CE"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936" w:type="dxa"/>
          </w:tcPr>
          <w:p w14:paraId="5D0E5839" w14:textId="77777777" w:rsidR="00A10F71" w:rsidRDefault="00A10F71" w:rsidP="00E34637">
            <w:pPr>
              <w:rPr>
                <w:rFonts w:ascii="標楷體" w:eastAsia="標楷體" w:hAnsi="標楷體" w:cs="Courier New"/>
                <w:color w:val="222222"/>
                <w:shd w:val="clear" w:color="auto" w:fill="FFFFFF"/>
              </w:rPr>
            </w:pPr>
            <w:r>
              <w:rPr>
                <w:rFonts w:ascii="標楷體" w:eastAsia="標楷體" w:hAnsi="標楷體" w:cs="Courier New" w:hint="eastAsia"/>
                <w:color w:val="222222"/>
                <w:shd w:val="clear" w:color="auto" w:fill="FFFFFF"/>
              </w:rPr>
              <w:t>1</w:t>
            </w:r>
            <w:r>
              <w:rPr>
                <w:rFonts w:ascii="標楷體" w:eastAsia="標楷體" w:hAnsi="標楷體" w:cs="Courier New"/>
                <w:color w:val="222222"/>
                <w:shd w:val="clear" w:color="auto" w:fill="FFFFFF"/>
              </w:rPr>
              <w:t>.</w:t>
            </w:r>
            <w:r>
              <w:rPr>
                <w:rFonts w:ascii="標楷體" w:eastAsia="標楷體" w:hAnsi="標楷體" w:hint="eastAsia"/>
                <w:lang w:eastAsia="zh-HK"/>
              </w:rPr>
              <w:t>於</w:t>
            </w:r>
            <w:r>
              <w:rPr>
                <w:rFonts w:ascii="標楷體" w:eastAsia="標楷體" w:hAnsi="標楷體" w:hint="eastAsia"/>
              </w:rPr>
              <w:t>新增成功時,顯示</w:t>
            </w:r>
            <w:r>
              <w:rPr>
                <w:rFonts w:ascii="標楷體" w:eastAsia="標楷體" w:hAnsi="標楷體" w:hint="eastAsia"/>
                <w:lang w:eastAsia="zh-HK"/>
              </w:rPr>
              <w:t>系統自動編號</w:t>
            </w:r>
          </w:p>
          <w:p w14:paraId="0A5B774D" w14:textId="77777777" w:rsidR="00A10F71" w:rsidRPr="00291505" w:rsidRDefault="00A10F71" w:rsidP="00E34637">
            <w:pPr>
              <w:rPr>
                <w:rFonts w:ascii="標楷體" w:eastAsia="標楷體" w:hAnsi="標楷體"/>
              </w:rPr>
            </w:pPr>
            <w:r>
              <w:rPr>
                <w:rFonts w:ascii="標楷體" w:eastAsia="標楷體" w:hAnsi="標楷體" w:hint="eastAsia"/>
              </w:rPr>
              <w:t>2.</w:t>
            </w:r>
            <w:r>
              <w:t xml:space="preserve"> </w:t>
            </w:r>
            <w:r>
              <w:rPr>
                <w:rFonts w:ascii="標楷體" w:eastAsia="標楷體" w:hAnsi="標楷體"/>
              </w:rPr>
              <w:t>ForeclosureFee.</w:t>
            </w:r>
            <w:r w:rsidRPr="00D66606">
              <w:rPr>
                <w:rFonts w:ascii="標楷體" w:eastAsia="標楷體" w:hAnsi="標楷體"/>
              </w:rPr>
              <w:t>CloseNo</w:t>
            </w:r>
          </w:p>
        </w:tc>
      </w:tr>
      <w:tr w:rsidR="00A10F71" w:rsidRPr="00362205" w14:paraId="2DB55C13" w14:textId="77777777" w:rsidTr="00E34637">
        <w:trPr>
          <w:trHeight w:val="244"/>
          <w:jc w:val="center"/>
        </w:trPr>
        <w:tc>
          <w:tcPr>
            <w:tcW w:w="576" w:type="dxa"/>
          </w:tcPr>
          <w:p w14:paraId="7B893DC2" w14:textId="77777777" w:rsidR="00A10F71" w:rsidRDefault="00A10F71" w:rsidP="00E34637">
            <w:pPr>
              <w:rPr>
                <w:rFonts w:ascii="標楷體" w:eastAsia="標楷體" w:hAnsi="標楷體"/>
              </w:rPr>
            </w:pPr>
            <w:r>
              <w:rPr>
                <w:rFonts w:ascii="標楷體" w:eastAsia="標楷體" w:hAnsi="標楷體" w:hint="eastAsia"/>
              </w:rPr>
              <w:t>9</w:t>
            </w:r>
          </w:p>
        </w:tc>
        <w:tc>
          <w:tcPr>
            <w:tcW w:w="748" w:type="dxa"/>
          </w:tcPr>
          <w:p w14:paraId="5B1342DF" w14:textId="77777777" w:rsidR="00A10F71" w:rsidRPr="00A72D16" w:rsidRDefault="00A10F71" w:rsidP="00E34637">
            <w:pPr>
              <w:rPr>
                <w:rFonts w:ascii="標楷體" w:eastAsia="標楷體" w:hAnsi="標楷體"/>
              </w:rPr>
            </w:pPr>
            <w:r>
              <w:rPr>
                <w:rFonts w:ascii="標楷體" w:eastAsia="標楷體" w:hAnsi="標楷體" w:hint="eastAsia"/>
              </w:rPr>
              <w:t>備註</w:t>
            </w:r>
          </w:p>
        </w:tc>
        <w:tc>
          <w:tcPr>
            <w:tcW w:w="692" w:type="dxa"/>
          </w:tcPr>
          <w:p w14:paraId="0CF9478C" w14:textId="77777777" w:rsidR="00A10F71" w:rsidRDefault="00A10F71" w:rsidP="00E34637">
            <w:pPr>
              <w:rPr>
                <w:rFonts w:ascii="標楷體" w:eastAsia="標楷體" w:hAnsi="標楷體"/>
              </w:rPr>
            </w:pPr>
            <w:r>
              <w:rPr>
                <w:rFonts w:ascii="標楷體" w:eastAsia="標楷體" w:hAnsi="標楷體" w:hint="eastAsia"/>
              </w:rPr>
              <w:t>6</w:t>
            </w:r>
            <w:r>
              <w:rPr>
                <w:rFonts w:ascii="標楷體" w:eastAsia="標楷體" w:hAnsi="標楷體"/>
              </w:rPr>
              <w:t>0</w:t>
            </w:r>
          </w:p>
        </w:tc>
        <w:tc>
          <w:tcPr>
            <w:tcW w:w="1056" w:type="dxa"/>
          </w:tcPr>
          <w:p w14:paraId="523A73DD" w14:textId="77777777" w:rsidR="00A10F71" w:rsidRPr="00291505" w:rsidRDefault="00A10F71" w:rsidP="00E34637">
            <w:pPr>
              <w:rPr>
                <w:rFonts w:ascii="標楷體" w:eastAsia="標楷體" w:hAnsi="標楷體"/>
              </w:rPr>
            </w:pPr>
          </w:p>
        </w:tc>
        <w:tc>
          <w:tcPr>
            <w:tcW w:w="2289" w:type="dxa"/>
          </w:tcPr>
          <w:p w14:paraId="277BD35B" w14:textId="77777777" w:rsidR="00A10F71" w:rsidRPr="00291505" w:rsidRDefault="00A10F71" w:rsidP="00E34637">
            <w:pPr>
              <w:rPr>
                <w:rFonts w:ascii="標楷體" w:eastAsia="標楷體" w:hAnsi="標楷體"/>
              </w:rPr>
            </w:pPr>
          </w:p>
        </w:tc>
        <w:tc>
          <w:tcPr>
            <w:tcW w:w="515" w:type="dxa"/>
          </w:tcPr>
          <w:p w14:paraId="54681D61" w14:textId="77777777" w:rsidR="00A10F71" w:rsidRPr="00291505" w:rsidRDefault="00A10F71" w:rsidP="00E34637">
            <w:pPr>
              <w:rPr>
                <w:rFonts w:ascii="標楷體" w:eastAsia="標楷體" w:hAnsi="標楷體"/>
              </w:rPr>
            </w:pPr>
          </w:p>
        </w:tc>
        <w:tc>
          <w:tcPr>
            <w:tcW w:w="608" w:type="dxa"/>
          </w:tcPr>
          <w:p w14:paraId="393BEB7B"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936" w:type="dxa"/>
          </w:tcPr>
          <w:p w14:paraId="4AC58DF9"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17E45D74" w14:textId="77777777" w:rsidR="00A10F71" w:rsidRDefault="00A10F71" w:rsidP="00E34637">
            <w:pPr>
              <w:rPr>
                <w:rFonts w:ascii="標楷體" w:eastAsia="標楷體" w:hAnsi="標楷體"/>
              </w:rPr>
            </w:pPr>
            <w:r>
              <w:rPr>
                <w:rFonts w:ascii="標楷體" w:eastAsia="標楷體" w:hAnsi="標楷體"/>
              </w:rPr>
              <w:t>2</w:t>
            </w:r>
            <w:r>
              <w:rPr>
                <w:rFonts w:ascii="標楷體" w:eastAsia="標楷體" w:hAnsi="標楷體" w:hint="eastAsia"/>
              </w:rPr>
              <w:t>.限輸入文數字</w:t>
            </w:r>
          </w:p>
          <w:p w14:paraId="2EE1F65F" w14:textId="77777777" w:rsidR="00A10F71" w:rsidRPr="00291505"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w:t>
            </w:r>
            <w:r>
              <w:t xml:space="preserve"> </w:t>
            </w:r>
            <w:r>
              <w:rPr>
                <w:rFonts w:ascii="標楷體" w:eastAsia="標楷體" w:hAnsi="標楷體"/>
              </w:rPr>
              <w:t>ForeclosureFee.</w:t>
            </w:r>
            <w:r w:rsidRPr="00D66606">
              <w:rPr>
                <w:rFonts w:ascii="標楷體" w:eastAsia="標楷體" w:hAnsi="標楷體"/>
              </w:rPr>
              <w:t>Rmk</w:t>
            </w:r>
          </w:p>
        </w:tc>
      </w:tr>
    </w:tbl>
    <w:p w14:paraId="219A1C45" w14:textId="77777777" w:rsidR="00A10F71" w:rsidRDefault="00A10F71" w:rsidP="00A10F71">
      <w:pPr>
        <w:rPr>
          <w:rFonts w:ascii="標楷體" w:eastAsia="標楷體" w:hAnsi="標楷體"/>
        </w:rPr>
      </w:pPr>
    </w:p>
    <w:p w14:paraId="303B54F7" w14:textId="77777777" w:rsidR="00A10F71" w:rsidRDefault="00A10F71" w:rsidP="00A10F71">
      <w:pPr>
        <w:rPr>
          <w:rFonts w:ascii="標楷體" w:eastAsia="標楷體" w:hAnsi="標楷體"/>
        </w:rPr>
      </w:pPr>
    </w:p>
    <w:p w14:paraId="6F374FA9" w14:textId="77777777" w:rsidR="00A10F71" w:rsidRDefault="00A10F71" w:rsidP="00A10F71">
      <w:pPr>
        <w:pStyle w:val="a"/>
        <w:tabs>
          <w:tab w:val="num" w:pos="1559"/>
        </w:tabs>
        <w:spacing w:before="120"/>
        <w:ind w:left="1559" w:hanging="425"/>
      </w:pPr>
      <w:r>
        <w:rPr>
          <w:rFonts w:hint="eastAsia"/>
        </w:rPr>
        <w:t>選單</w:t>
      </w:r>
      <w:r>
        <w:t>1</w:t>
      </w:r>
      <w:r>
        <w:rPr>
          <w:rFonts w:hint="eastAsia"/>
        </w:rPr>
        <w:t>/L6064</w:t>
      </w:r>
    </w:p>
    <w:p w14:paraId="37F7EE9F" w14:textId="5EA1788E" w:rsidR="00A10F71" w:rsidRPr="00291505" w:rsidRDefault="00A10F71" w:rsidP="00A10F71">
      <w:pPr>
        <w:tabs>
          <w:tab w:val="left" w:pos="788"/>
        </w:tabs>
        <w:rPr>
          <w:rFonts w:ascii="標楷體" w:eastAsia="標楷體" w:hAnsi="標楷體"/>
        </w:rPr>
      </w:pPr>
      <w:r w:rsidRPr="00D73010">
        <w:rPr>
          <w:rFonts w:ascii="標楷體" w:eastAsia="標楷體" w:hAnsi="標楷體"/>
          <w:noProof/>
        </w:rPr>
        <w:drawing>
          <wp:inline distT="0" distB="0" distL="0" distR="0" wp14:anchorId="34844E1B" wp14:editId="2EA081D4">
            <wp:extent cx="6477000" cy="5119370"/>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5119370"/>
                    </a:xfrm>
                    <a:prstGeom prst="rect">
                      <a:avLst/>
                    </a:prstGeom>
                    <a:noFill/>
                    <a:ln>
                      <a:noFill/>
                    </a:ln>
                  </pic:spPr>
                </pic:pic>
              </a:graphicData>
            </a:graphic>
          </wp:inline>
        </w:drawing>
      </w:r>
    </w:p>
    <w:p w14:paraId="3D8A16B7" w14:textId="77777777" w:rsidR="00A10F71" w:rsidRPr="00291505" w:rsidRDefault="00A10F71" w:rsidP="00A10F71">
      <w:pPr>
        <w:rPr>
          <w:rFonts w:ascii="標楷體" w:eastAsia="標楷體" w:hAnsi="標楷體"/>
        </w:rPr>
      </w:pPr>
    </w:p>
    <w:p w14:paraId="6187FAF1" w14:textId="36DC04DA" w:rsidR="00A10F71" w:rsidRDefault="00A10F71">
      <w:pPr>
        <w:widowControl/>
        <w:rPr>
          <w:rFonts w:eastAsia="標楷體"/>
          <w:sz w:val="32"/>
          <w:szCs w:val="20"/>
        </w:rPr>
      </w:pPr>
      <w:r>
        <w:br w:type="page"/>
      </w:r>
    </w:p>
    <w:p w14:paraId="2341D6BE"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291505">
          <w:rPr>
            <w:rStyle w:val="a7"/>
            <w:rFonts w:ascii="標楷體" w:hAnsi="標楷體" w:hint="eastAsia"/>
          </w:rPr>
          <w:t>L2602法拍費用維護</w:t>
        </w:r>
      </w:hyperlink>
    </w:p>
    <w:p w14:paraId="2FD80E9E"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71C7D1D5"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0EB583D7"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48F8AAC" w14:textId="77777777" w:rsidR="00A10F71" w:rsidRPr="00291505" w:rsidRDefault="00A10F71" w:rsidP="00E34637">
            <w:pPr>
              <w:rPr>
                <w:rFonts w:ascii="標楷體" w:eastAsia="標楷體" w:hAnsi="標楷體"/>
              </w:rPr>
            </w:pPr>
            <w:r w:rsidRPr="00291505">
              <w:rPr>
                <w:rFonts w:ascii="標楷體" w:eastAsia="標楷體" w:hAnsi="標楷體" w:hint="eastAsia"/>
              </w:rPr>
              <w:t>法拍費用維護</w:t>
            </w:r>
          </w:p>
        </w:tc>
      </w:tr>
      <w:tr w:rsidR="00A10F71" w:rsidRPr="00291505" w14:paraId="69CDE8BB"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19C9C10E"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C00067B" w14:textId="77777777" w:rsidR="00A10F71" w:rsidRPr="004F5964" w:rsidRDefault="00A10F71" w:rsidP="00E34637">
            <w:pPr>
              <w:rPr>
                <w:rFonts w:ascii="標楷體" w:eastAsia="標楷體" w:hAnsi="標楷體"/>
              </w:rPr>
            </w:pPr>
            <w:r w:rsidRPr="004F5964">
              <w:rPr>
                <w:rFonts w:ascii="標楷體" w:eastAsia="標楷體" w:hAnsi="標楷體" w:hint="eastAsia"/>
              </w:rPr>
              <w:t>1.</w:t>
            </w:r>
            <w:r w:rsidRPr="004F5964">
              <w:rPr>
                <w:rFonts w:ascii="標楷體" w:eastAsia="標楷體" w:hAnsi="標楷體" w:hint="eastAsia"/>
                <w:lang w:eastAsia="zh-HK"/>
              </w:rPr>
              <w:t>維</w:t>
            </w:r>
            <w:proofErr w:type="gramStart"/>
            <w:r w:rsidRPr="004F5964">
              <w:rPr>
                <w:rFonts w:ascii="標楷體" w:eastAsia="標楷體" w:hAnsi="標楷體" w:hint="eastAsia"/>
                <w:lang w:eastAsia="zh-HK"/>
              </w:rPr>
              <w:t>謢</w:t>
            </w:r>
            <w:proofErr w:type="gramEnd"/>
            <w:r w:rsidRPr="00291505">
              <w:rPr>
                <w:rFonts w:ascii="標楷體" w:eastAsia="標楷體" w:hAnsi="標楷體" w:hint="eastAsia"/>
              </w:rPr>
              <w:t>法拍費用</w:t>
            </w:r>
            <w:r w:rsidRPr="004F5964">
              <w:rPr>
                <w:rFonts w:ascii="標楷體" w:eastAsia="標楷體" w:hAnsi="標楷體" w:hint="eastAsia"/>
                <w:lang w:eastAsia="zh-HK"/>
              </w:rPr>
              <w:t>等</w:t>
            </w:r>
            <w:r w:rsidRPr="004F5964">
              <w:rPr>
                <w:rFonts w:ascii="標楷體" w:eastAsia="標楷體" w:hAnsi="標楷體" w:hint="eastAsia"/>
              </w:rPr>
              <w:t>資料。</w:t>
            </w:r>
          </w:p>
          <w:p w14:paraId="58059910" w14:textId="77777777" w:rsidR="00A10F71" w:rsidRPr="004F5964" w:rsidRDefault="00A10F71" w:rsidP="00E34637">
            <w:pPr>
              <w:rPr>
                <w:rFonts w:ascii="標楷體" w:eastAsia="標楷體" w:hAnsi="標楷體"/>
              </w:rPr>
            </w:pPr>
            <w:r w:rsidRPr="004F5964">
              <w:rPr>
                <w:rFonts w:ascii="標楷體" w:eastAsia="標楷體" w:hAnsi="標楷體" w:hint="eastAsia"/>
              </w:rPr>
              <w:t>2.</w:t>
            </w:r>
            <w:r w:rsidRPr="004F5964">
              <w:rPr>
                <w:rFonts w:ascii="標楷體" w:eastAsia="標楷體" w:hAnsi="標楷體" w:hint="eastAsia"/>
                <w:lang w:eastAsia="zh-HK"/>
              </w:rPr>
              <w:t>需由入口交易</w:t>
            </w:r>
            <w:r w:rsidRPr="004F5964">
              <w:rPr>
                <w:rFonts w:ascii="標楷體" w:eastAsia="標楷體" w:hAnsi="標楷體" w:hint="eastAsia"/>
              </w:rPr>
              <w:t>【</w:t>
            </w:r>
            <w:r w:rsidRPr="004F5964">
              <w:rPr>
                <w:rFonts w:ascii="標楷體" w:eastAsia="標楷體" w:hAnsi="標楷體"/>
                <w:lang w:eastAsia="zh-HK"/>
              </w:rPr>
              <w:t>L</w:t>
            </w:r>
            <w:r>
              <w:rPr>
                <w:rFonts w:ascii="標楷體" w:eastAsia="標楷體" w:hAnsi="標楷體"/>
              </w:rPr>
              <w:t>20</w:t>
            </w:r>
            <w:r>
              <w:rPr>
                <w:rFonts w:ascii="標楷體" w:eastAsia="標楷體" w:hAnsi="標楷體" w:hint="eastAsia"/>
              </w:rPr>
              <w:t>78</w:t>
            </w:r>
            <w:r w:rsidRPr="00291505">
              <w:rPr>
                <w:rFonts w:ascii="標楷體" w:eastAsia="標楷體" w:hAnsi="標楷體" w:hint="eastAsia"/>
              </w:rPr>
              <w:t>法拍費用明細資料查詢</w:t>
            </w:r>
            <w:r w:rsidRPr="004F5964">
              <w:rPr>
                <w:rFonts w:ascii="標楷體" w:eastAsia="標楷體" w:hAnsi="標楷體" w:hint="eastAsia"/>
              </w:rPr>
              <w:t>】</w:t>
            </w:r>
            <w:r w:rsidRPr="004F5964">
              <w:rPr>
                <w:rFonts w:ascii="標楷體" w:eastAsia="標楷體" w:hAnsi="標楷體" w:hint="eastAsia"/>
                <w:lang w:eastAsia="zh-HK"/>
              </w:rPr>
              <w:t>進入</w:t>
            </w:r>
          </w:p>
        </w:tc>
      </w:tr>
      <w:tr w:rsidR="00A10F71" w:rsidRPr="00291505" w14:paraId="4C39FB45"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1B6639AF"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BBFA9B1" w14:textId="77777777" w:rsidR="00A10F71" w:rsidRPr="002E356F" w:rsidRDefault="00A10F71" w:rsidP="00E34637">
            <w:pPr>
              <w:pStyle w:val="60"/>
              <w:pageBreakBefore/>
              <w:tabs>
                <w:tab w:val="clear" w:pos="1200"/>
                <w:tab w:val="num" w:pos="1047"/>
              </w:tabs>
              <w:rPr>
                <w:rFonts w:ascii="標楷體" w:hAnsi="標楷體"/>
              </w:rPr>
            </w:pPr>
            <w:r w:rsidRPr="002E356F">
              <w:rPr>
                <w:rFonts w:ascii="標楷體" w:hAnsi="標楷體" w:hint="eastAsia"/>
                <w:color w:val="000000"/>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BC03D9">
              <w:rPr>
                <w:rFonts w:ascii="標楷體" w:hAnsi="標楷體" w:hint="eastAsia"/>
                <w:color w:val="000000"/>
                <w:lang w:eastAsia="zh-HK"/>
              </w:rPr>
              <w:t>」</w:t>
            </w:r>
            <w:r w:rsidRPr="00BC03D9">
              <w:rPr>
                <w:rFonts w:ascii="標楷體" w:hAnsi="標楷體" w:hint="eastAsia"/>
                <w:color w:val="000000"/>
              </w:rPr>
              <w:t>流程</w:t>
            </w:r>
          </w:p>
          <w:p w14:paraId="42DDD134" w14:textId="77777777" w:rsidR="00A10F71" w:rsidRPr="00BC03D9" w:rsidRDefault="00A10F71" w:rsidP="00E34637">
            <w:pPr>
              <w:rPr>
                <w:rFonts w:ascii="標楷體" w:eastAsia="標楷體" w:hAnsi="標楷體"/>
              </w:rPr>
            </w:pPr>
            <w:r w:rsidRPr="00BC03D9">
              <w:rPr>
                <w:rFonts w:ascii="標楷體" w:eastAsia="標楷體" w:hAnsi="標楷體" w:hint="eastAsia"/>
              </w:rPr>
              <w:t>2.</w:t>
            </w:r>
            <w:r>
              <w:rPr>
                <w:rFonts w:ascii="標楷體" w:eastAsia="標楷體" w:hAnsi="標楷體" w:hint="eastAsia"/>
              </w:rPr>
              <w:t>維護</w:t>
            </w:r>
            <w:r>
              <w:rPr>
                <w:rFonts w:ascii="標楷體" w:eastAsia="標楷體" w:hAnsi="標楷體" w:hint="eastAsia"/>
                <w:lang w:eastAsia="zh-HK"/>
              </w:rPr>
              <w:t>[</w:t>
            </w:r>
            <w:r w:rsidRPr="002E356F">
              <w:rPr>
                <w:rFonts w:ascii="標楷體" w:eastAsia="標楷體" w:hAnsi="標楷體" w:hint="eastAsia"/>
              </w:rPr>
              <w:t>法拍費用檔</w:t>
            </w:r>
            <w:r w:rsidRPr="00BC03D9">
              <w:rPr>
                <w:rFonts w:ascii="標楷體" w:eastAsia="標楷體" w:hAnsi="標楷體" w:hint="eastAsia"/>
              </w:rPr>
              <w:t>(</w:t>
            </w:r>
            <w:r w:rsidRPr="002E356F">
              <w:rPr>
                <w:rFonts w:ascii="標楷體" w:eastAsia="標楷體" w:hAnsi="標楷體"/>
              </w:rPr>
              <w:t>ForeclosureFee</w:t>
            </w:r>
            <w:r w:rsidRPr="00BC03D9">
              <w:rPr>
                <w:rFonts w:ascii="標楷體" w:eastAsia="標楷體" w:hAnsi="標楷體"/>
              </w:rPr>
              <w:t>)</w:t>
            </w:r>
            <w:r>
              <w:rPr>
                <w:rFonts w:ascii="標楷體" w:eastAsia="標楷體" w:hAnsi="標楷體"/>
              </w:rPr>
              <w:t>]</w:t>
            </w:r>
          </w:p>
          <w:p w14:paraId="52AF92ED" w14:textId="77777777" w:rsidR="00A10F71" w:rsidRPr="00E1776E" w:rsidRDefault="00A10F71" w:rsidP="00E34637">
            <w:pPr>
              <w:rPr>
                <w:rFonts w:ascii="標楷體" w:eastAsia="標楷體" w:hAnsi="標楷體"/>
                <w:lang w:eastAsia="zh-HK"/>
              </w:rPr>
            </w:pPr>
            <w:r w:rsidRPr="00E1776E">
              <w:rPr>
                <w:rFonts w:ascii="標楷體" w:eastAsia="標楷體" w:hAnsi="標楷體" w:hint="eastAsia"/>
              </w:rPr>
              <w:t>3.</w:t>
            </w:r>
            <w:r w:rsidRPr="00E1776E">
              <w:rPr>
                <w:rFonts w:ascii="標楷體" w:eastAsia="標楷體" w:hAnsi="標楷體" w:hint="eastAsia"/>
                <w:lang w:eastAsia="zh-HK"/>
              </w:rPr>
              <w:t>依據功能選項處理</w:t>
            </w:r>
            <w:r w:rsidRPr="00E1776E">
              <w:rPr>
                <w:rFonts w:ascii="標楷體" w:eastAsia="標楷體" w:hAnsi="標楷體" w:hint="eastAsia"/>
              </w:rPr>
              <w:t>:</w:t>
            </w:r>
          </w:p>
          <w:p w14:paraId="34A4828A" w14:textId="77777777" w:rsidR="00A10F71" w:rsidRPr="00086C5F" w:rsidRDefault="00A10F71" w:rsidP="00E34637">
            <w:pPr>
              <w:rPr>
                <w:rFonts w:ascii="標楷體" w:eastAsia="標楷體" w:hAnsi="標楷體"/>
                <w:lang w:eastAsia="zh-HK"/>
              </w:rPr>
            </w:pPr>
            <w:r w:rsidRPr="00E1776E">
              <w:rPr>
                <w:rFonts w:ascii="標楷體" w:eastAsia="標楷體" w:hAnsi="標楷體"/>
                <w:lang w:eastAsia="zh-HK"/>
              </w:rPr>
              <w:t xml:space="preserve">  </w:t>
            </w:r>
            <w:r>
              <w:rPr>
                <w:rFonts w:ascii="標楷體" w:eastAsia="標楷體" w:hAnsi="標楷體" w:hint="eastAsia"/>
              </w:rPr>
              <w:t>(</w:t>
            </w:r>
            <w:r>
              <w:rPr>
                <w:rFonts w:ascii="標楷體" w:eastAsia="標楷體" w:hAnsi="標楷體"/>
              </w:rPr>
              <w:t>1</w:t>
            </w:r>
            <w:r w:rsidRPr="00E1776E">
              <w:rPr>
                <w:rFonts w:ascii="標楷體" w:eastAsia="標楷體" w:hAnsi="標楷體"/>
              </w:rPr>
              <w:t>).</w:t>
            </w:r>
            <w:r w:rsidRPr="00E1776E">
              <w:rPr>
                <w:rFonts w:ascii="標楷體" w:eastAsia="標楷體" w:hAnsi="標楷體" w:hint="eastAsia"/>
                <w:lang w:eastAsia="zh-HK"/>
              </w:rPr>
              <w:t>修改</w:t>
            </w:r>
            <w:r w:rsidRPr="00086C5F">
              <w:rPr>
                <w:rFonts w:ascii="標楷體" w:eastAsia="標楷體" w:hAnsi="標楷體" w:hint="eastAsia"/>
              </w:rPr>
              <w:t>:</w:t>
            </w:r>
            <w:r w:rsidRPr="00086C5F">
              <w:rPr>
                <w:rFonts w:ascii="標楷體" w:eastAsia="標楷體" w:hAnsi="標楷體" w:hint="eastAsia"/>
                <w:lang w:eastAsia="zh-HK"/>
              </w:rPr>
              <w:t>修改指定</w:t>
            </w:r>
            <w:r w:rsidRPr="00086C5F">
              <w:rPr>
                <w:rFonts w:ascii="標楷體" w:eastAsia="標楷體" w:hAnsi="標楷體" w:hint="eastAsia"/>
              </w:rPr>
              <w:t>法拍費用</w:t>
            </w:r>
            <w:r w:rsidRPr="00086C5F">
              <w:rPr>
                <w:rFonts w:ascii="標楷體" w:eastAsia="標楷體" w:hAnsi="標楷體" w:hint="eastAsia"/>
                <w:lang w:eastAsia="zh-HK"/>
              </w:rPr>
              <w:t>資料</w:t>
            </w:r>
          </w:p>
          <w:p w14:paraId="2630A5F3" w14:textId="77777777" w:rsidR="00A10F71" w:rsidRPr="00086C5F" w:rsidRDefault="00A10F71" w:rsidP="00E34637">
            <w:pPr>
              <w:rPr>
                <w:rFonts w:ascii="標楷體" w:eastAsia="標楷體" w:hAnsi="標楷體"/>
                <w:lang w:eastAsia="zh-HK"/>
              </w:rPr>
            </w:pPr>
            <w:r w:rsidRPr="00086C5F">
              <w:rPr>
                <w:rFonts w:ascii="標楷體" w:eastAsia="標楷體" w:hAnsi="標楷體" w:hint="eastAsia"/>
              </w:rPr>
              <w:t xml:space="preserve">  (</w:t>
            </w:r>
            <w:r w:rsidRPr="00086C5F">
              <w:rPr>
                <w:rFonts w:ascii="標楷體" w:eastAsia="標楷體" w:hAnsi="標楷體"/>
              </w:rPr>
              <w:t>2</w:t>
            </w:r>
            <w:r w:rsidRPr="00086C5F">
              <w:rPr>
                <w:rFonts w:ascii="標楷體" w:eastAsia="標楷體" w:hAnsi="標楷體" w:hint="eastAsia"/>
              </w:rPr>
              <w:t>).</w:t>
            </w:r>
            <w:r w:rsidRPr="00086C5F">
              <w:rPr>
                <w:rFonts w:ascii="標楷體" w:eastAsia="標楷體" w:hAnsi="標楷體" w:hint="eastAsia"/>
                <w:lang w:eastAsia="zh-HK"/>
              </w:rPr>
              <w:t>刪除</w:t>
            </w:r>
            <w:r w:rsidRPr="00086C5F">
              <w:rPr>
                <w:rFonts w:ascii="標楷體" w:eastAsia="標楷體" w:hAnsi="標楷體" w:hint="eastAsia"/>
              </w:rPr>
              <w:t>:</w:t>
            </w:r>
            <w:r w:rsidRPr="00086C5F">
              <w:rPr>
                <w:rFonts w:ascii="標楷體" w:eastAsia="標楷體" w:hAnsi="標楷體" w:hint="eastAsia"/>
                <w:lang w:eastAsia="zh-HK"/>
              </w:rPr>
              <w:t>刪除指定</w:t>
            </w:r>
            <w:r w:rsidRPr="00086C5F">
              <w:rPr>
                <w:rFonts w:ascii="標楷體" w:eastAsia="標楷體" w:hAnsi="標楷體" w:hint="eastAsia"/>
              </w:rPr>
              <w:t>法拍費用</w:t>
            </w:r>
            <w:r w:rsidRPr="00086C5F">
              <w:rPr>
                <w:rFonts w:ascii="標楷體" w:eastAsia="標楷體" w:hAnsi="標楷體" w:hint="eastAsia"/>
                <w:lang w:eastAsia="zh-HK"/>
              </w:rPr>
              <w:t>資料</w:t>
            </w:r>
          </w:p>
          <w:p w14:paraId="335B2F7F" w14:textId="77777777" w:rsidR="00A10F71" w:rsidRPr="009A33BB" w:rsidRDefault="00A10F71" w:rsidP="00E34637">
            <w:pPr>
              <w:rPr>
                <w:rFonts w:ascii="標楷體" w:eastAsia="標楷體" w:hAnsi="標楷體"/>
                <w:lang w:eastAsia="zh-HK"/>
              </w:rPr>
            </w:pPr>
            <w:r w:rsidRPr="00086C5F">
              <w:rPr>
                <w:rFonts w:ascii="標楷體" w:eastAsia="標楷體" w:hAnsi="標楷體" w:hint="eastAsia"/>
              </w:rPr>
              <w:t xml:space="preserve">  (</w:t>
            </w:r>
            <w:r w:rsidRPr="00086C5F">
              <w:rPr>
                <w:rFonts w:ascii="標楷體" w:eastAsia="標楷體" w:hAnsi="標楷體"/>
              </w:rPr>
              <w:t>3</w:t>
            </w:r>
            <w:r w:rsidRPr="00086C5F">
              <w:rPr>
                <w:rFonts w:ascii="標楷體" w:eastAsia="標楷體" w:hAnsi="標楷體" w:hint="eastAsia"/>
              </w:rPr>
              <w:t>).</w:t>
            </w:r>
            <w:r w:rsidRPr="00086C5F">
              <w:rPr>
                <w:rFonts w:ascii="標楷體" w:eastAsia="標楷體" w:hAnsi="標楷體" w:hint="eastAsia"/>
                <w:lang w:eastAsia="zh-HK"/>
              </w:rPr>
              <w:t>查詢</w:t>
            </w:r>
            <w:r w:rsidRPr="00086C5F">
              <w:rPr>
                <w:rFonts w:ascii="標楷體" w:eastAsia="標楷體" w:hAnsi="標楷體" w:hint="eastAsia"/>
              </w:rPr>
              <w:t>:</w:t>
            </w:r>
            <w:r w:rsidRPr="00086C5F">
              <w:rPr>
                <w:rFonts w:ascii="標楷體" w:eastAsia="標楷體" w:hAnsi="標楷體" w:hint="eastAsia"/>
                <w:lang w:eastAsia="zh-HK"/>
              </w:rPr>
              <w:t>查詢指定</w:t>
            </w:r>
            <w:r w:rsidRPr="00086C5F">
              <w:rPr>
                <w:rFonts w:ascii="標楷體" w:eastAsia="標楷體" w:hAnsi="標楷體" w:hint="eastAsia"/>
              </w:rPr>
              <w:t>法拍費用</w:t>
            </w:r>
            <w:r w:rsidRPr="00086C5F">
              <w:rPr>
                <w:rFonts w:ascii="標楷體" w:eastAsia="標楷體" w:hAnsi="標楷體" w:hint="eastAsia"/>
                <w:lang w:eastAsia="zh-HK"/>
              </w:rPr>
              <w:t>資料</w:t>
            </w:r>
          </w:p>
        </w:tc>
      </w:tr>
      <w:tr w:rsidR="00A10F71" w:rsidRPr="00291505" w14:paraId="51CAA584"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676961A0"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50D335FA" w14:textId="77777777" w:rsidR="00A10F71" w:rsidRPr="00291505" w:rsidRDefault="00A10F71" w:rsidP="00E34637">
            <w:pPr>
              <w:rPr>
                <w:rFonts w:ascii="標楷體" w:eastAsia="標楷體" w:hAnsi="標楷體"/>
              </w:rPr>
            </w:pPr>
          </w:p>
        </w:tc>
      </w:tr>
      <w:tr w:rsidR="00A10F71" w:rsidRPr="00291505" w14:paraId="256F2975"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663C8FCB"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C654C97" w14:textId="77777777" w:rsidR="00A10F71" w:rsidRPr="00291505" w:rsidRDefault="00A10F71" w:rsidP="00E34637">
            <w:pPr>
              <w:rPr>
                <w:rFonts w:ascii="標楷體" w:eastAsia="標楷體" w:hAnsi="標楷體"/>
              </w:rPr>
            </w:pPr>
          </w:p>
          <w:p w14:paraId="153821A3" w14:textId="77777777" w:rsidR="00A10F71" w:rsidRPr="00291505" w:rsidRDefault="00A10F71" w:rsidP="00E34637">
            <w:pPr>
              <w:tabs>
                <w:tab w:val="left" w:pos="767"/>
              </w:tabs>
              <w:rPr>
                <w:rFonts w:ascii="標楷體" w:eastAsia="標楷體" w:hAnsi="標楷體"/>
              </w:rPr>
            </w:pPr>
            <w:r w:rsidRPr="00291505">
              <w:rPr>
                <w:rFonts w:ascii="標楷體" w:eastAsia="標楷體" w:hAnsi="標楷體"/>
              </w:rPr>
              <w:tab/>
            </w:r>
          </w:p>
        </w:tc>
      </w:tr>
      <w:tr w:rsidR="00A10F71" w:rsidRPr="00291505" w14:paraId="2B3B47E5"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34962CAB"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03C7AAF" w14:textId="77777777" w:rsidR="00A10F71" w:rsidRPr="00291505" w:rsidRDefault="00A10F71" w:rsidP="00E34637">
            <w:pPr>
              <w:rPr>
                <w:rFonts w:ascii="標楷體" w:eastAsia="標楷體" w:hAnsi="標楷體"/>
              </w:rPr>
            </w:pPr>
          </w:p>
        </w:tc>
      </w:tr>
      <w:tr w:rsidR="00A10F71" w:rsidRPr="00291505" w14:paraId="12A37DF4"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1C41D823"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50D8491" w14:textId="77777777" w:rsidR="00A10F71" w:rsidRPr="00291505" w:rsidRDefault="00A10F71" w:rsidP="00E34637">
            <w:pPr>
              <w:rPr>
                <w:rFonts w:ascii="標楷體" w:eastAsia="標楷體" w:hAnsi="標楷體"/>
              </w:rPr>
            </w:pPr>
            <w:r>
              <w:rPr>
                <w:rFonts w:ascii="標楷體" w:eastAsia="標楷體" w:hAnsi="標楷體" w:hint="eastAsia"/>
                <w:color w:val="222222"/>
                <w:shd w:val="clear" w:color="auto" w:fill="FFFFFF"/>
                <w:lang w:eastAsia="zh-HK"/>
              </w:rPr>
              <w:t>修改時</w:t>
            </w:r>
            <w:r>
              <w:rPr>
                <w:rFonts w:ascii="標楷體" w:eastAsia="標楷體" w:hAnsi="標楷體" w:hint="eastAsia"/>
                <w:color w:val="222222"/>
                <w:shd w:val="clear" w:color="auto" w:fill="FFFFFF"/>
              </w:rPr>
              <w:t>,</w:t>
            </w:r>
            <w:r>
              <w:rPr>
                <w:rFonts w:ascii="標楷體" w:eastAsia="標楷體" w:hAnsi="標楷體" w:hint="eastAsia"/>
                <w:color w:val="222222"/>
                <w:shd w:val="clear" w:color="auto" w:fill="FFFFFF"/>
                <w:lang w:eastAsia="zh-HK"/>
              </w:rPr>
              <w:t>異動原因及內容會記錄於「</w:t>
            </w:r>
            <w:r>
              <w:rPr>
                <w:rFonts w:ascii="標楷體" w:eastAsia="標楷體" w:hAnsi="標楷體" w:hint="eastAsia"/>
                <w:color w:val="222222"/>
                <w:shd w:val="clear" w:color="auto" w:fill="FFFFFF"/>
              </w:rPr>
              <w:t>資料變更紀錄</w:t>
            </w:r>
            <w:r>
              <w:rPr>
                <w:rFonts w:ascii="標楷體" w:eastAsia="標楷體" w:hAnsi="標楷體" w:hint="eastAsia"/>
                <w:color w:val="222222"/>
                <w:shd w:val="clear" w:color="auto" w:fill="FFFFFF"/>
                <w:lang w:eastAsia="zh-HK"/>
              </w:rPr>
              <w:t>檔</w:t>
            </w:r>
            <w:r>
              <w:rPr>
                <w:rFonts w:ascii="標楷體" w:eastAsia="標楷體" w:hAnsi="標楷體" w:hint="eastAsia"/>
                <w:color w:val="222222"/>
                <w:shd w:val="clear" w:color="auto" w:fill="FFFFFF"/>
              </w:rPr>
              <w:t>(TxDataLog)」,</w:t>
            </w:r>
            <w:r>
              <w:rPr>
                <w:rFonts w:ascii="標楷體" w:eastAsia="標楷體" w:hAnsi="標楷體" w:hint="eastAsia"/>
                <w:color w:val="222222"/>
                <w:shd w:val="clear" w:color="auto" w:fill="FFFFFF"/>
                <w:lang w:eastAsia="zh-HK"/>
              </w:rPr>
              <w:t>可至「</w:t>
            </w:r>
            <w:r>
              <w:rPr>
                <w:rFonts w:ascii="標楷體" w:eastAsia="標楷體" w:hAnsi="標楷體" w:hint="eastAsia"/>
                <w:color w:val="222222"/>
                <w:shd w:val="clear" w:color="auto" w:fill="FFFFFF"/>
              </w:rPr>
              <w:t>L6932 資料變更交易查詢</w:t>
            </w:r>
            <w:r>
              <w:rPr>
                <w:rFonts w:ascii="標楷體" w:eastAsia="標楷體" w:hAnsi="標楷體" w:hint="eastAsia"/>
                <w:color w:val="222222"/>
                <w:shd w:val="clear" w:color="auto" w:fill="FFFFFF"/>
                <w:lang w:eastAsia="zh-HK"/>
              </w:rPr>
              <w:t>」查詢異動內容記錄內容</w:t>
            </w:r>
          </w:p>
        </w:tc>
      </w:tr>
      <w:tr w:rsidR="00A10F71" w:rsidRPr="00291505" w14:paraId="59C9D996"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2523B3DD"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5B7DDEE" w14:textId="77777777" w:rsidR="00A10F71" w:rsidRPr="00291505" w:rsidRDefault="00A10F71" w:rsidP="00E34637">
            <w:pPr>
              <w:rPr>
                <w:rFonts w:ascii="標楷體" w:eastAsia="標楷體" w:hAnsi="標楷體"/>
              </w:rPr>
            </w:pPr>
          </w:p>
        </w:tc>
      </w:tr>
    </w:tbl>
    <w:p w14:paraId="2FAD3F70" w14:textId="77777777" w:rsidR="00A10F71" w:rsidRPr="00291505" w:rsidRDefault="00A10F71" w:rsidP="00A10F71">
      <w:pPr>
        <w:rPr>
          <w:rFonts w:ascii="標楷體" w:eastAsia="標楷體" w:hAnsi="標楷體"/>
        </w:rPr>
      </w:pPr>
    </w:p>
    <w:p w14:paraId="24676D67" w14:textId="77777777" w:rsidR="00A10F71" w:rsidRPr="005F1722" w:rsidRDefault="00A10F71" w:rsidP="00A10F71">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45A2BE19" w14:textId="77777777" w:rsidTr="00E34637">
        <w:tc>
          <w:tcPr>
            <w:tcW w:w="851" w:type="dxa"/>
            <w:shd w:val="clear" w:color="auto" w:fill="D9D9D9"/>
          </w:tcPr>
          <w:p w14:paraId="2EDCC75C"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66D8DE13"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28CC6DF3"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4BE59B93" w14:textId="77777777" w:rsidTr="00E34637">
        <w:tc>
          <w:tcPr>
            <w:tcW w:w="851" w:type="dxa"/>
            <w:shd w:val="clear" w:color="auto" w:fill="auto"/>
          </w:tcPr>
          <w:p w14:paraId="0F638F1D"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797610B1" w14:textId="77777777" w:rsidR="00A10F71" w:rsidRPr="00F533E6" w:rsidRDefault="00A10F71" w:rsidP="00E34637">
            <w:pPr>
              <w:rPr>
                <w:rFonts w:ascii="標楷體" w:eastAsia="標楷體" w:hAnsi="標楷體"/>
              </w:rPr>
            </w:pPr>
            <w:r w:rsidRPr="00F533E6">
              <w:rPr>
                <w:rFonts w:ascii="標楷體" w:eastAsia="標楷體" w:hAnsi="標楷體"/>
              </w:rPr>
              <w:t>AcReceivable</w:t>
            </w:r>
          </w:p>
        </w:tc>
        <w:tc>
          <w:tcPr>
            <w:tcW w:w="3828" w:type="dxa"/>
            <w:shd w:val="clear" w:color="auto" w:fill="auto"/>
          </w:tcPr>
          <w:p w14:paraId="416B493E" w14:textId="77777777" w:rsidR="00A10F71" w:rsidRPr="00F533E6" w:rsidRDefault="00A10F71" w:rsidP="00E34637">
            <w:pPr>
              <w:rPr>
                <w:rFonts w:ascii="標楷體" w:eastAsia="標楷體" w:hAnsi="標楷體"/>
              </w:rPr>
            </w:pPr>
            <w:r w:rsidRPr="00F533E6">
              <w:rPr>
                <w:rFonts w:ascii="標楷體" w:eastAsia="標楷體" w:hAnsi="標楷體" w:hint="eastAsia"/>
              </w:rPr>
              <w:t>會計銷帳檔</w:t>
            </w:r>
          </w:p>
        </w:tc>
      </w:tr>
      <w:tr w:rsidR="00A10F71" w:rsidRPr="0022279A" w14:paraId="4C7D32BA" w14:textId="77777777" w:rsidTr="00E34637">
        <w:tc>
          <w:tcPr>
            <w:tcW w:w="851" w:type="dxa"/>
            <w:shd w:val="clear" w:color="auto" w:fill="auto"/>
          </w:tcPr>
          <w:p w14:paraId="428E3E41"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rPr>
              <w:t>2</w:t>
            </w:r>
          </w:p>
        </w:tc>
        <w:tc>
          <w:tcPr>
            <w:tcW w:w="3118" w:type="dxa"/>
            <w:shd w:val="clear" w:color="auto" w:fill="auto"/>
          </w:tcPr>
          <w:p w14:paraId="65F71402" w14:textId="77777777" w:rsidR="00A10F71" w:rsidRPr="00F533E6" w:rsidRDefault="00A10F71" w:rsidP="00E34637">
            <w:pPr>
              <w:rPr>
                <w:rFonts w:ascii="標楷體" w:eastAsia="標楷體" w:hAnsi="標楷體"/>
              </w:rPr>
            </w:pPr>
            <w:r w:rsidRPr="00BA1925">
              <w:rPr>
                <w:rFonts w:ascii="標楷體" w:eastAsia="標楷體" w:hAnsi="標楷體"/>
              </w:rPr>
              <w:t>ForeclosureFee</w:t>
            </w:r>
          </w:p>
        </w:tc>
        <w:tc>
          <w:tcPr>
            <w:tcW w:w="3828" w:type="dxa"/>
            <w:shd w:val="clear" w:color="auto" w:fill="auto"/>
          </w:tcPr>
          <w:p w14:paraId="52C78D1B"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bl>
    <w:p w14:paraId="7A0FF550" w14:textId="77777777" w:rsidR="00A10F71" w:rsidRDefault="00A10F71" w:rsidP="00A10F71">
      <w:pPr>
        <w:ind w:left="1440"/>
      </w:pPr>
    </w:p>
    <w:p w14:paraId="514305E8" w14:textId="77777777" w:rsidR="00A10F71" w:rsidRPr="00291505" w:rsidRDefault="00A10F71" w:rsidP="00A10F71">
      <w:pPr>
        <w:rPr>
          <w:rFonts w:ascii="標楷體" w:eastAsia="標楷體" w:hAnsi="標楷體"/>
        </w:rPr>
      </w:pPr>
    </w:p>
    <w:p w14:paraId="13467B43" w14:textId="77777777" w:rsidR="00A10F71" w:rsidRDefault="00A10F71" w:rsidP="00A10F71">
      <w:pPr>
        <w:widowControl/>
      </w:pPr>
      <w:r>
        <w:br w:type="page"/>
      </w:r>
    </w:p>
    <w:p w14:paraId="11F374FC" w14:textId="77777777" w:rsidR="00A10F71" w:rsidRPr="00291505" w:rsidRDefault="00A10F71" w:rsidP="00A10F71">
      <w:pPr>
        <w:rPr>
          <w:rFonts w:ascii="標楷體" w:eastAsia="標楷體" w:hAnsi="標楷體"/>
        </w:rPr>
      </w:pPr>
    </w:p>
    <w:p w14:paraId="43DBB180" w14:textId="77777777" w:rsidR="00A10F71" w:rsidRPr="00291505" w:rsidRDefault="00A10F71" w:rsidP="00A10F71">
      <w:pPr>
        <w:pStyle w:val="a"/>
        <w:tabs>
          <w:tab w:val="num" w:pos="1559"/>
        </w:tabs>
        <w:spacing w:before="120"/>
        <w:ind w:left="1559" w:hanging="425"/>
      </w:pPr>
      <w:r w:rsidRPr="00291505">
        <w:t>UI畫面</w:t>
      </w:r>
      <w:r>
        <w:rPr>
          <w:rFonts w:hint="eastAsia"/>
        </w:rPr>
        <w:t>-修改</w:t>
      </w:r>
    </w:p>
    <w:p w14:paraId="5E35600D" w14:textId="2918B27F" w:rsidR="00A10F71" w:rsidRPr="00291505" w:rsidRDefault="00A10F71" w:rsidP="00A10F71">
      <w:pPr>
        <w:pStyle w:val="42"/>
        <w:spacing w:after="72"/>
        <w:ind w:leftChars="0" w:left="0"/>
        <w:rPr>
          <w:rFonts w:ascii="標楷體" w:hAnsi="標楷體"/>
        </w:rPr>
      </w:pPr>
      <w:r w:rsidRPr="00D949D2">
        <w:rPr>
          <w:rFonts w:ascii="標楷體" w:hAnsi="標楷體"/>
          <w:noProof/>
        </w:rPr>
        <w:drawing>
          <wp:inline distT="0" distB="0" distL="0" distR="0" wp14:anchorId="7CC79397" wp14:editId="33E9BD87">
            <wp:extent cx="6477000" cy="2431415"/>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0" cy="2431415"/>
                    </a:xfrm>
                    <a:prstGeom prst="rect">
                      <a:avLst/>
                    </a:prstGeom>
                    <a:noFill/>
                    <a:ln>
                      <a:noFill/>
                    </a:ln>
                  </pic:spPr>
                </pic:pic>
              </a:graphicData>
            </a:graphic>
          </wp:inline>
        </w:drawing>
      </w:r>
    </w:p>
    <w:p w14:paraId="40B2C9C9" w14:textId="77777777" w:rsidR="00A10F71" w:rsidRDefault="00A10F71" w:rsidP="00A10F71"/>
    <w:p w14:paraId="25F3EF8D" w14:textId="77777777" w:rsidR="00A10F71" w:rsidRDefault="00A10F71" w:rsidP="00A10F71">
      <w:pPr>
        <w:pStyle w:val="a"/>
        <w:numPr>
          <w:ilvl w:val="0"/>
          <w:numId w:val="136"/>
        </w:numPr>
        <w:spacing w:before="120"/>
      </w:pPr>
      <w:r>
        <w:t>輸入畫面</w:t>
      </w:r>
      <w:r>
        <w:rPr>
          <w:rFonts w:hint="eastAsia"/>
        </w:rPr>
        <w:t>按鈕</w:t>
      </w:r>
      <w:r>
        <w:t>說明</w:t>
      </w:r>
      <w:r>
        <w:rPr>
          <w:rFonts w:hint="eastAsia"/>
        </w:rPr>
        <w:t>-修改</w:t>
      </w:r>
    </w:p>
    <w:p w14:paraId="1A39AB4C"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11E79E8D" w14:textId="77777777" w:rsidTr="00E34637">
        <w:tc>
          <w:tcPr>
            <w:tcW w:w="851" w:type="dxa"/>
            <w:shd w:val="clear" w:color="auto" w:fill="D9D9D9"/>
          </w:tcPr>
          <w:p w14:paraId="316D497E"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48A93A2B"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1F2963D5"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CF124E" w14:paraId="3D95AA56" w14:textId="77777777" w:rsidTr="00E34637">
        <w:tc>
          <w:tcPr>
            <w:tcW w:w="851" w:type="dxa"/>
            <w:shd w:val="clear" w:color="auto" w:fill="auto"/>
          </w:tcPr>
          <w:p w14:paraId="7DBA353A"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6B98E023" w14:textId="77777777" w:rsidR="00A10F71" w:rsidRPr="00F56B75" w:rsidRDefault="00A10F71" w:rsidP="00E34637">
            <w:pPr>
              <w:rPr>
                <w:rFonts w:ascii="標楷體" w:eastAsia="標楷體" w:hAnsi="標楷體"/>
                <w:lang w:eastAsia="zh-HK"/>
              </w:rPr>
            </w:pPr>
            <w:r>
              <w:rPr>
                <w:rFonts w:ascii="標楷體" w:eastAsia="標楷體" w:hAnsi="標楷體" w:hint="eastAsia"/>
              </w:rPr>
              <w:t>修改</w:t>
            </w:r>
          </w:p>
        </w:tc>
        <w:tc>
          <w:tcPr>
            <w:tcW w:w="7033" w:type="dxa"/>
            <w:shd w:val="clear" w:color="auto" w:fill="auto"/>
          </w:tcPr>
          <w:p w14:paraId="62DB9879" w14:textId="77777777" w:rsidR="00A10F71" w:rsidRPr="00E1776E" w:rsidRDefault="00A10F71" w:rsidP="00E34637">
            <w:pPr>
              <w:rPr>
                <w:rFonts w:eastAsia="標楷體"/>
                <w:lang w:eastAsia="zh-HK"/>
              </w:rPr>
            </w:pPr>
            <w:r w:rsidRPr="00E1776E">
              <w:rPr>
                <w:rFonts w:eastAsia="標楷體" w:hint="eastAsia"/>
              </w:rPr>
              <w:t>1.</w:t>
            </w:r>
            <w:r w:rsidRPr="00E1776E">
              <w:rPr>
                <w:rFonts w:eastAsia="標楷體" w:hint="eastAsia"/>
              </w:rPr>
              <w:t>【</w:t>
            </w:r>
            <w:r w:rsidRPr="00E1776E">
              <w:rPr>
                <w:rFonts w:eastAsia="標楷體"/>
                <w:lang w:eastAsia="zh-HK"/>
              </w:rPr>
              <w:t>L</w:t>
            </w:r>
            <w:r>
              <w:rPr>
                <w:rFonts w:eastAsia="標楷體" w:hint="eastAsia"/>
              </w:rPr>
              <w:t>2078</w:t>
            </w:r>
            <w:r w:rsidRPr="00291505">
              <w:rPr>
                <w:rFonts w:ascii="標楷體" w:eastAsia="標楷體" w:hAnsi="標楷體" w:hint="eastAsia"/>
              </w:rPr>
              <w:t>法拍費用明細資料查詢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rPr>
              <w:t>修改</w:t>
            </w:r>
            <w:r w:rsidRPr="00E1776E">
              <w:rPr>
                <w:rFonts w:eastAsia="標楷體" w:hint="eastAsia"/>
              </w:rPr>
              <w:t>」</w:t>
            </w:r>
            <w:r w:rsidRPr="00E1776E">
              <w:rPr>
                <w:rFonts w:eastAsia="標楷體"/>
                <w:lang w:eastAsia="zh-HK"/>
              </w:rPr>
              <w:t>時顯示</w:t>
            </w:r>
            <w:r w:rsidRPr="00E1776E">
              <w:rPr>
                <w:rFonts w:eastAsia="標楷體" w:hint="eastAsia"/>
              </w:rPr>
              <w:t>。</w:t>
            </w:r>
          </w:p>
          <w:p w14:paraId="1D753A3E"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5481FA9" w14:textId="77777777" w:rsidR="00A10F71" w:rsidRDefault="00A10F71" w:rsidP="00E34637">
            <w:pPr>
              <w:rPr>
                <w:rFonts w:ascii="標楷體" w:eastAsia="標楷體" w:hAnsi="標楷體"/>
              </w:rPr>
            </w:pPr>
            <w:r>
              <w:rPr>
                <w:rFonts w:ascii="標楷體" w:eastAsia="標楷體" w:hAnsi="標楷體"/>
              </w:rPr>
              <w:t>2</w:t>
            </w:r>
            <w:r>
              <w:rPr>
                <w:rFonts w:ascii="標楷體" w:eastAsia="標楷體" w:hAnsi="標楷體" w:hint="eastAsia"/>
              </w:rPr>
              <w:t>.鎖定</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鎖定</w:t>
            </w:r>
            <w:r w:rsidRPr="00C5543E">
              <w:rPr>
                <w:rFonts w:ascii="標楷體" w:eastAsia="標楷體" w:hAnsi="標楷體" w:hint="eastAsia"/>
              </w:rPr>
              <w:t>失敗時顯示錯</w:t>
            </w:r>
          </w:p>
          <w:p w14:paraId="2AF366A5" w14:textId="77777777" w:rsidR="00A10F71" w:rsidRPr="007C091B" w:rsidRDefault="00A10F71" w:rsidP="00E34637">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0003:</w:t>
            </w:r>
            <w:r w:rsidRPr="007C091B">
              <w:rPr>
                <w:rFonts w:ascii="標楷體" w:eastAsia="標楷體" w:hAnsi="標楷體" w:hint="eastAsia"/>
              </w:rPr>
              <w:t>修改資料不存在</w:t>
            </w:r>
            <w:r w:rsidRPr="00C5543E">
              <w:rPr>
                <w:rFonts w:ascii="標楷體" w:eastAsia="標楷體" w:hAnsi="標楷體" w:hint="eastAsia"/>
                <w:lang w:eastAsia="zh-HK"/>
              </w:rPr>
              <w:t>"</w:t>
            </w:r>
          </w:p>
          <w:p w14:paraId="56B59005" w14:textId="77777777" w:rsidR="00A10F71" w:rsidRDefault="00A10F71" w:rsidP="00E34637">
            <w:pPr>
              <w:rPr>
                <w:rFonts w:ascii="標楷體" w:eastAsia="標楷體" w:hAnsi="標楷體"/>
              </w:rPr>
            </w:pPr>
            <w:r>
              <w:rPr>
                <w:rFonts w:ascii="標楷體" w:eastAsia="標楷體" w:hAnsi="標楷體" w:hint="eastAsia"/>
              </w:rPr>
              <w:t>3.更新</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更新</w:t>
            </w:r>
            <w:r w:rsidRPr="00C5543E">
              <w:rPr>
                <w:rFonts w:ascii="標楷體" w:eastAsia="標楷體" w:hAnsi="標楷體" w:hint="eastAsia"/>
              </w:rPr>
              <w:t>失敗時顯示錯</w:t>
            </w:r>
          </w:p>
          <w:p w14:paraId="0E6305FB" w14:textId="77777777" w:rsidR="00A10F71" w:rsidRDefault="00A10F71" w:rsidP="00E34637">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0007:更新</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07E932D2" w14:textId="77777777" w:rsidR="00A10F71" w:rsidRPr="000546EF" w:rsidRDefault="00A10F71" w:rsidP="00E34637">
            <w:pPr>
              <w:rPr>
                <w:rFonts w:ascii="標楷體" w:eastAsia="標楷體" w:hAnsi="標楷體"/>
              </w:rPr>
            </w:pPr>
            <w:r>
              <w:rPr>
                <w:rFonts w:ascii="標楷體" w:eastAsia="標楷體" w:hAnsi="標楷體" w:hint="eastAsia"/>
              </w:rPr>
              <w:t>4</w:t>
            </w:r>
            <w:r>
              <w:rPr>
                <w:rFonts w:ascii="標楷體" w:eastAsia="標楷體" w:hAnsi="標楷體"/>
              </w:rPr>
              <w:t>.</w:t>
            </w:r>
            <w:r>
              <w:rPr>
                <w:rFonts w:ascii="標楷體" w:eastAsia="標楷體" w:hAnsi="標楷體" w:hint="eastAsia"/>
              </w:rPr>
              <w:t>使用共用元件</w:t>
            </w:r>
            <w:r w:rsidRPr="00E35B2F">
              <w:rPr>
                <w:rFonts w:ascii="標楷體" w:eastAsia="標楷體" w:hAnsi="標楷體"/>
              </w:rPr>
              <w:t>AcReceivableCom</w:t>
            </w:r>
            <w:r>
              <w:rPr>
                <w:rFonts w:ascii="標楷體" w:eastAsia="標楷體" w:hAnsi="標楷體" w:hint="eastAsia"/>
              </w:rPr>
              <w:t>修改</w:t>
            </w:r>
            <w:r w:rsidRPr="004923A8">
              <w:rPr>
                <w:rFonts w:ascii="標楷體" w:eastAsia="標楷體" w:hAnsi="標楷體"/>
                <w:color w:val="000000"/>
              </w:rPr>
              <w:t>未銷帳餘額明細</w:t>
            </w:r>
          </w:p>
          <w:p w14:paraId="184F6474"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8CD7887" w14:textId="77777777" w:rsidR="00A10F71" w:rsidRPr="00E1776E" w:rsidRDefault="00A10F71" w:rsidP="00E34637">
            <w:pPr>
              <w:rPr>
                <w:rFonts w:ascii="標楷體" w:eastAsia="標楷體" w:hAnsi="標楷體"/>
                <w:lang w:eastAsia="zh-HK"/>
              </w:rPr>
            </w:pPr>
            <w:r>
              <w:rPr>
                <w:rFonts w:ascii="標楷體" w:eastAsia="標楷體" w:hAnsi="標楷體" w:hint="eastAsia"/>
              </w:rPr>
              <w:t>5.更新</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)]資料</w:t>
            </w:r>
          </w:p>
        </w:tc>
      </w:tr>
      <w:tr w:rsidR="00A10F71" w:rsidRPr="00F5236F" w14:paraId="7BF8C6CE" w14:textId="77777777" w:rsidTr="00E34637">
        <w:tc>
          <w:tcPr>
            <w:tcW w:w="851" w:type="dxa"/>
            <w:shd w:val="clear" w:color="auto" w:fill="auto"/>
          </w:tcPr>
          <w:p w14:paraId="31B4702C" w14:textId="77777777" w:rsidR="00A10F71" w:rsidRPr="004E0A3F" w:rsidRDefault="00A10F71" w:rsidP="00E34637">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72401409"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1F4D851F" w14:textId="77777777" w:rsidR="00A10F71" w:rsidRPr="004E0A3F" w:rsidRDefault="00A10F71" w:rsidP="00E3463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11EFD728" w14:textId="77777777" w:rsidR="00A10F71" w:rsidRPr="0005180A" w:rsidRDefault="00A10F71" w:rsidP="00A10F71"/>
    <w:p w14:paraId="391DD8FF" w14:textId="77777777" w:rsidR="00A10F71" w:rsidRPr="00583AF3" w:rsidRDefault="00A10F71" w:rsidP="00A10F71"/>
    <w:p w14:paraId="491A82B5" w14:textId="77777777" w:rsidR="00A10F71" w:rsidRDefault="00A10F71" w:rsidP="00A10F71">
      <w:pPr>
        <w:pStyle w:val="a"/>
        <w:numPr>
          <w:ilvl w:val="0"/>
          <w:numId w:val="136"/>
        </w:numPr>
        <w:spacing w:before="120"/>
      </w:pPr>
      <w:r>
        <w:t>輸入畫面資料說明</w:t>
      </w:r>
      <w:r>
        <w:rPr>
          <w:rFonts w:hint="eastAsia"/>
        </w:rPr>
        <w:t>-修改</w:t>
      </w:r>
    </w:p>
    <w:p w14:paraId="19152BF4"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960"/>
        <w:gridCol w:w="864"/>
        <w:gridCol w:w="793"/>
        <w:gridCol w:w="2241"/>
        <w:gridCol w:w="557"/>
        <w:gridCol w:w="631"/>
        <w:gridCol w:w="3576"/>
      </w:tblGrid>
      <w:tr w:rsidR="00A10F71" w:rsidRPr="00362205" w14:paraId="7871B043" w14:textId="77777777" w:rsidTr="00E34637">
        <w:trPr>
          <w:trHeight w:val="388"/>
          <w:tblHeader/>
          <w:jc w:val="center"/>
        </w:trPr>
        <w:tc>
          <w:tcPr>
            <w:tcW w:w="696" w:type="dxa"/>
            <w:vMerge w:val="restart"/>
            <w:shd w:val="clear" w:color="auto" w:fill="D9D9D9"/>
          </w:tcPr>
          <w:p w14:paraId="5C43ED15"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495" w:type="dxa"/>
            <w:vMerge w:val="restart"/>
            <w:shd w:val="clear" w:color="auto" w:fill="D9D9D9"/>
          </w:tcPr>
          <w:p w14:paraId="34EB165F"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851" w:type="dxa"/>
            <w:gridSpan w:val="5"/>
            <w:shd w:val="clear" w:color="auto" w:fill="D9D9D9"/>
          </w:tcPr>
          <w:p w14:paraId="39C608E3"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378" w:type="dxa"/>
            <w:vMerge w:val="restart"/>
            <w:shd w:val="clear" w:color="auto" w:fill="D9D9D9"/>
          </w:tcPr>
          <w:p w14:paraId="7D4FC627"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66D70FA1" w14:textId="77777777" w:rsidTr="00E34637">
        <w:trPr>
          <w:trHeight w:val="244"/>
          <w:tblHeader/>
          <w:jc w:val="center"/>
        </w:trPr>
        <w:tc>
          <w:tcPr>
            <w:tcW w:w="696" w:type="dxa"/>
            <w:vMerge/>
            <w:shd w:val="clear" w:color="auto" w:fill="D9D9D9"/>
          </w:tcPr>
          <w:p w14:paraId="3C840256" w14:textId="77777777" w:rsidR="00A10F71" w:rsidRPr="00362205" w:rsidRDefault="00A10F71" w:rsidP="00E34637">
            <w:pPr>
              <w:rPr>
                <w:rFonts w:ascii="標楷體" w:eastAsia="標楷體" w:hAnsi="標楷體"/>
              </w:rPr>
            </w:pPr>
          </w:p>
        </w:tc>
        <w:tc>
          <w:tcPr>
            <w:tcW w:w="1495" w:type="dxa"/>
            <w:vMerge/>
            <w:shd w:val="clear" w:color="auto" w:fill="D9D9D9"/>
          </w:tcPr>
          <w:p w14:paraId="2F5A6ACB" w14:textId="77777777" w:rsidR="00A10F71" w:rsidRPr="00362205" w:rsidRDefault="00A10F71" w:rsidP="00E34637">
            <w:pPr>
              <w:rPr>
                <w:rFonts w:ascii="標楷體" w:eastAsia="標楷體" w:hAnsi="標楷體"/>
              </w:rPr>
            </w:pPr>
          </w:p>
        </w:tc>
        <w:tc>
          <w:tcPr>
            <w:tcW w:w="1296" w:type="dxa"/>
            <w:shd w:val="clear" w:color="auto" w:fill="D9D9D9"/>
          </w:tcPr>
          <w:p w14:paraId="3ABFC783" w14:textId="77777777" w:rsidR="00A10F71" w:rsidRPr="00362205" w:rsidRDefault="00A10F71" w:rsidP="00E34637">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1150" w:type="dxa"/>
            <w:shd w:val="clear" w:color="auto" w:fill="D9D9D9"/>
          </w:tcPr>
          <w:p w14:paraId="6A55B74B"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51" w:type="dxa"/>
            <w:shd w:val="clear" w:color="auto" w:fill="D9D9D9"/>
          </w:tcPr>
          <w:p w14:paraId="756595C1"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64" w:type="dxa"/>
            <w:shd w:val="clear" w:color="auto" w:fill="D9D9D9"/>
          </w:tcPr>
          <w:p w14:paraId="552F0153"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0" w:type="dxa"/>
            <w:shd w:val="clear" w:color="auto" w:fill="D9D9D9"/>
          </w:tcPr>
          <w:p w14:paraId="0752C2DE"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378" w:type="dxa"/>
            <w:vMerge/>
            <w:shd w:val="clear" w:color="auto" w:fill="D9D9D9"/>
          </w:tcPr>
          <w:p w14:paraId="0D0A7FD7" w14:textId="77777777" w:rsidR="00A10F71" w:rsidRPr="00362205" w:rsidRDefault="00A10F71" w:rsidP="00E34637">
            <w:pPr>
              <w:rPr>
                <w:rFonts w:ascii="標楷體" w:eastAsia="標楷體" w:hAnsi="標楷體"/>
              </w:rPr>
            </w:pPr>
          </w:p>
        </w:tc>
      </w:tr>
      <w:tr w:rsidR="00A10F71" w:rsidRPr="00362205" w14:paraId="5A8366D1" w14:textId="77777777" w:rsidTr="00E34637">
        <w:trPr>
          <w:trHeight w:val="244"/>
          <w:jc w:val="center"/>
        </w:trPr>
        <w:tc>
          <w:tcPr>
            <w:tcW w:w="696" w:type="dxa"/>
          </w:tcPr>
          <w:p w14:paraId="637F79FD" w14:textId="77777777" w:rsidR="00A10F71" w:rsidRPr="00362205" w:rsidRDefault="00A10F71" w:rsidP="00E34637">
            <w:pPr>
              <w:rPr>
                <w:rFonts w:ascii="標楷體" w:eastAsia="標楷體" w:hAnsi="標楷體"/>
              </w:rPr>
            </w:pPr>
            <w:r w:rsidRPr="00362205">
              <w:rPr>
                <w:rFonts w:ascii="標楷體" w:eastAsia="標楷體" w:hAnsi="標楷體" w:hint="eastAsia"/>
              </w:rPr>
              <w:t>1.</w:t>
            </w:r>
          </w:p>
        </w:tc>
        <w:tc>
          <w:tcPr>
            <w:tcW w:w="1495" w:type="dxa"/>
          </w:tcPr>
          <w:p w14:paraId="2C77CB55" w14:textId="77777777" w:rsidR="00A10F71" w:rsidRPr="00291505" w:rsidRDefault="00A10F71" w:rsidP="00E34637">
            <w:pPr>
              <w:rPr>
                <w:rFonts w:ascii="標楷體" w:eastAsia="標楷體" w:hAnsi="標楷體"/>
              </w:rPr>
            </w:pPr>
            <w:r w:rsidRPr="00291505">
              <w:rPr>
                <w:rFonts w:ascii="標楷體" w:eastAsia="標楷體" w:hAnsi="標楷體" w:hint="eastAsia"/>
              </w:rPr>
              <w:t>功能</w:t>
            </w:r>
          </w:p>
        </w:tc>
        <w:tc>
          <w:tcPr>
            <w:tcW w:w="1296" w:type="dxa"/>
          </w:tcPr>
          <w:p w14:paraId="0AC04F5A" w14:textId="77777777" w:rsidR="00A10F71" w:rsidRPr="00291505" w:rsidRDefault="00A10F71" w:rsidP="00E34637">
            <w:pPr>
              <w:rPr>
                <w:rFonts w:ascii="標楷體" w:eastAsia="標楷體" w:hAnsi="標楷體"/>
              </w:rPr>
            </w:pPr>
          </w:p>
        </w:tc>
        <w:tc>
          <w:tcPr>
            <w:tcW w:w="1150" w:type="dxa"/>
          </w:tcPr>
          <w:p w14:paraId="0EB0F083" w14:textId="77777777" w:rsidR="00A10F71" w:rsidRPr="00291505" w:rsidRDefault="00A10F71" w:rsidP="00E34637">
            <w:pPr>
              <w:rPr>
                <w:rFonts w:ascii="標楷體" w:eastAsia="標楷體" w:hAnsi="標楷體"/>
              </w:rPr>
            </w:pPr>
            <w:r>
              <w:rPr>
                <w:rFonts w:ascii="標楷體" w:eastAsia="標楷體" w:hAnsi="標楷體" w:hint="eastAsia"/>
              </w:rPr>
              <w:t>修改</w:t>
            </w:r>
          </w:p>
        </w:tc>
        <w:tc>
          <w:tcPr>
            <w:tcW w:w="1051" w:type="dxa"/>
          </w:tcPr>
          <w:p w14:paraId="350789A3" w14:textId="77777777" w:rsidR="00A10F71" w:rsidRPr="00291505" w:rsidRDefault="00A10F71" w:rsidP="00E34637">
            <w:pPr>
              <w:rPr>
                <w:rFonts w:ascii="標楷體" w:eastAsia="標楷體" w:hAnsi="標楷體"/>
              </w:rPr>
            </w:pPr>
          </w:p>
        </w:tc>
        <w:tc>
          <w:tcPr>
            <w:tcW w:w="664" w:type="dxa"/>
          </w:tcPr>
          <w:p w14:paraId="7D3806F5" w14:textId="77777777" w:rsidR="00A10F71" w:rsidRPr="00291505" w:rsidRDefault="00A10F71" w:rsidP="00E34637">
            <w:pPr>
              <w:rPr>
                <w:rFonts w:ascii="標楷體" w:eastAsia="標楷體" w:hAnsi="標楷體"/>
              </w:rPr>
            </w:pPr>
          </w:p>
        </w:tc>
        <w:tc>
          <w:tcPr>
            <w:tcW w:w="690" w:type="dxa"/>
          </w:tcPr>
          <w:p w14:paraId="696FCF8D"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017A3974" w14:textId="77777777" w:rsidR="00A10F71" w:rsidRPr="00291505" w:rsidRDefault="00A10F71" w:rsidP="00E34637">
            <w:pPr>
              <w:rPr>
                <w:rFonts w:ascii="標楷體" w:eastAsia="標楷體" w:hAnsi="標楷體"/>
              </w:rPr>
            </w:pPr>
            <w:r w:rsidRPr="00291505">
              <w:rPr>
                <w:rFonts w:ascii="標楷體" w:eastAsia="標楷體" w:hAnsi="標楷體"/>
              </w:rPr>
              <w:t xml:space="preserve"> </w:t>
            </w:r>
          </w:p>
          <w:p w14:paraId="48FAD9D4" w14:textId="77777777" w:rsidR="00A10F71" w:rsidRPr="00291505" w:rsidRDefault="00A10F71" w:rsidP="00E34637">
            <w:pPr>
              <w:rPr>
                <w:rFonts w:ascii="標楷體" w:eastAsia="標楷體" w:hAnsi="標楷體"/>
              </w:rPr>
            </w:pPr>
          </w:p>
        </w:tc>
      </w:tr>
      <w:tr w:rsidR="00A10F71" w:rsidRPr="00362205" w14:paraId="3EE14AF5" w14:textId="77777777" w:rsidTr="00E34637">
        <w:trPr>
          <w:trHeight w:val="244"/>
          <w:jc w:val="center"/>
        </w:trPr>
        <w:tc>
          <w:tcPr>
            <w:tcW w:w="696" w:type="dxa"/>
          </w:tcPr>
          <w:p w14:paraId="7E0C4C32" w14:textId="77777777" w:rsidR="00A10F71" w:rsidRPr="00362205" w:rsidRDefault="00A10F71" w:rsidP="00E3463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95" w:type="dxa"/>
          </w:tcPr>
          <w:p w14:paraId="38D40610" w14:textId="77777777" w:rsidR="00A10F71" w:rsidRPr="00291505" w:rsidRDefault="00A10F71" w:rsidP="00E34637">
            <w:pPr>
              <w:rPr>
                <w:rFonts w:ascii="標楷體" w:eastAsia="標楷體" w:hAnsi="標楷體"/>
              </w:rPr>
            </w:pPr>
            <w:proofErr w:type="gramStart"/>
            <w:r w:rsidRPr="00291505">
              <w:rPr>
                <w:rFonts w:ascii="標楷體" w:eastAsia="標楷體" w:hAnsi="標楷體" w:hint="eastAsia"/>
              </w:rPr>
              <w:t>借款人戶號</w:t>
            </w:r>
            <w:proofErr w:type="gramEnd"/>
          </w:p>
        </w:tc>
        <w:tc>
          <w:tcPr>
            <w:tcW w:w="1296" w:type="dxa"/>
          </w:tcPr>
          <w:p w14:paraId="38F95CDE" w14:textId="77777777" w:rsidR="00A10F71" w:rsidRPr="00291505" w:rsidRDefault="00A10F71" w:rsidP="00E34637">
            <w:pPr>
              <w:rPr>
                <w:rFonts w:ascii="標楷體" w:eastAsia="標楷體" w:hAnsi="標楷體"/>
              </w:rPr>
            </w:pPr>
          </w:p>
        </w:tc>
        <w:tc>
          <w:tcPr>
            <w:tcW w:w="1150" w:type="dxa"/>
          </w:tcPr>
          <w:p w14:paraId="516C8E4F" w14:textId="77777777" w:rsidR="00A10F71" w:rsidRPr="00291505" w:rsidRDefault="00A10F71" w:rsidP="00E34637">
            <w:pPr>
              <w:rPr>
                <w:rFonts w:ascii="標楷體" w:eastAsia="標楷體" w:hAnsi="標楷體"/>
              </w:rPr>
            </w:pPr>
          </w:p>
        </w:tc>
        <w:tc>
          <w:tcPr>
            <w:tcW w:w="1051" w:type="dxa"/>
          </w:tcPr>
          <w:p w14:paraId="4C9C487C" w14:textId="77777777" w:rsidR="00A10F71" w:rsidRPr="00291505" w:rsidRDefault="00A10F71" w:rsidP="00E34637">
            <w:pPr>
              <w:rPr>
                <w:rFonts w:ascii="標楷體" w:eastAsia="標楷體" w:hAnsi="標楷體"/>
              </w:rPr>
            </w:pPr>
          </w:p>
        </w:tc>
        <w:tc>
          <w:tcPr>
            <w:tcW w:w="664" w:type="dxa"/>
          </w:tcPr>
          <w:p w14:paraId="2295AA72" w14:textId="77777777" w:rsidR="00A10F71" w:rsidRPr="00291505" w:rsidRDefault="00A10F71" w:rsidP="00E34637">
            <w:pPr>
              <w:rPr>
                <w:rFonts w:ascii="標楷體" w:eastAsia="標楷體" w:hAnsi="標楷體"/>
              </w:rPr>
            </w:pPr>
          </w:p>
        </w:tc>
        <w:tc>
          <w:tcPr>
            <w:tcW w:w="690" w:type="dxa"/>
          </w:tcPr>
          <w:p w14:paraId="62B89261"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5DD49191"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CustNo</w:t>
            </w:r>
          </w:p>
        </w:tc>
      </w:tr>
      <w:tr w:rsidR="00A10F71" w:rsidRPr="00362205" w14:paraId="7AFB834F" w14:textId="77777777" w:rsidTr="00E34637">
        <w:trPr>
          <w:trHeight w:val="244"/>
          <w:jc w:val="center"/>
        </w:trPr>
        <w:tc>
          <w:tcPr>
            <w:tcW w:w="696" w:type="dxa"/>
          </w:tcPr>
          <w:p w14:paraId="64056654" w14:textId="77777777" w:rsidR="00A10F71" w:rsidRDefault="00A10F71" w:rsidP="00E34637">
            <w:pPr>
              <w:rPr>
                <w:rFonts w:ascii="標楷體" w:eastAsia="標楷體" w:hAnsi="標楷體"/>
              </w:rPr>
            </w:pPr>
            <w:r>
              <w:rPr>
                <w:rFonts w:ascii="標楷體" w:eastAsia="標楷體" w:hAnsi="標楷體" w:hint="eastAsia"/>
              </w:rPr>
              <w:t>3</w:t>
            </w:r>
          </w:p>
        </w:tc>
        <w:tc>
          <w:tcPr>
            <w:tcW w:w="1495" w:type="dxa"/>
          </w:tcPr>
          <w:p w14:paraId="3E338FBD" w14:textId="77777777" w:rsidR="00A10F71" w:rsidRPr="00291505" w:rsidRDefault="00A10F71" w:rsidP="00E34637">
            <w:pPr>
              <w:rPr>
                <w:rFonts w:ascii="標楷體" w:eastAsia="標楷體" w:hAnsi="標楷體"/>
              </w:rPr>
            </w:pPr>
            <w:r w:rsidRPr="00291505">
              <w:rPr>
                <w:rFonts w:ascii="標楷體" w:eastAsia="標楷體" w:hAnsi="標楷體" w:hint="eastAsia"/>
              </w:rPr>
              <w:t>收件日</w:t>
            </w:r>
          </w:p>
        </w:tc>
        <w:tc>
          <w:tcPr>
            <w:tcW w:w="1296" w:type="dxa"/>
          </w:tcPr>
          <w:p w14:paraId="5B1E1CBA" w14:textId="77777777" w:rsidR="00A10F71" w:rsidRPr="00291505" w:rsidRDefault="00A10F71" w:rsidP="00E34637">
            <w:pPr>
              <w:rPr>
                <w:rFonts w:ascii="標楷體" w:eastAsia="標楷體" w:hAnsi="標楷體"/>
              </w:rPr>
            </w:pPr>
          </w:p>
        </w:tc>
        <w:tc>
          <w:tcPr>
            <w:tcW w:w="1150" w:type="dxa"/>
          </w:tcPr>
          <w:p w14:paraId="2D40E7F5" w14:textId="77777777" w:rsidR="00A10F71" w:rsidRPr="00291505" w:rsidRDefault="00A10F71" w:rsidP="00E34637">
            <w:pPr>
              <w:rPr>
                <w:rFonts w:ascii="標楷體" w:eastAsia="標楷體" w:hAnsi="標楷體"/>
              </w:rPr>
            </w:pPr>
          </w:p>
        </w:tc>
        <w:tc>
          <w:tcPr>
            <w:tcW w:w="1051" w:type="dxa"/>
          </w:tcPr>
          <w:p w14:paraId="2E0F7A6C"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664" w:type="dxa"/>
          </w:tcPr>
          <w:p w14:paraId="22D8419A" w14:textId="77777777" w:rsidR="00A10F71" w:rsidRPr="00291505" w:rsidRDefault="00A10F71" w:rsidP="00E34637">
            <w:pPr>
              <w:rPr>
                <w:rFonts w:ascii="標楷體" w:eastAsia="標楷體" w:hAnsi="標楷體"/>
              </w:rPr>
            </w:pPr>
          </w:p>
        </w:tc>
        <w:tc>
          <w:tcPr>
            <w:tcW w:w="690" w:type="dxa"/>
          </w:tcPr>
          <w:p w14:paraId="5D59658B"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378" w:type="dxa"/>
          </w:tcPr>
          <w:p w14:paraId="499972F7" w14:textId="77777777" w:rsidR="00A10F71"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1EDC5608"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rPr>
              <w:t>[</w:t>
            </w:r>
            <w:r w:rsidRPr="00F10F5E">
              <w:rPr>
                <w:rFonts w:ascii="標楷體" w:eastAsia="標楷體" w:hAnsi="標楷體" w:hint="eastAsia"/>
              </w:rPr>
              <w:t>銷號日期</w:t>
            </w:r>
            <w:r>
              <w:rPr>
                <w:rFonts w:ascii="標楷體" w:eastAsia="標楷體" w:hAnsi="標楷體"/>
              </w:rPr>
              <w:t>]</w:t>
            </w:r>
            <w:r>
              <w:rPr>
                <w:rFonts w:ascii="標楷體" w:eastAsia="標楷體" w:hAnsi="標楷體" w:hint="eastAsia"/>
              </w:rPr>
              <w:t>有值時，跳過欄位否則限輸入日期</w:t>
            </w:r>
            <w:r w:rsidRPr="0078668E">
              <w:rPr>
                <w:rFonts w:ascii="標楷體" w:eastAsia="標楷體" w:hAnsi="標楷體" w:hint="eastAsia"/>
              </w:rPr>
              <w:t>, 檢核條件：</w:t>
            </w:r>
          </w:p>
          <w:p w14:paraId="05DD44C1"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(1).</w:t>
            </w:r>
            <w:r>
              <w:rPr>
                <w:rFonts w:ascii="標楷體" w:eastAsia="標楷體" w:hAnsi="標楷體" w:hint="eastAsia"/>
                <w:lang w:eastAsia="zh-HK"/>
              </w:rPr>
              <w:t>不可為0/V(2)</w:t>
            </w:r>
          </w:p>
          <w:p w14:paraId="14A35D68"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(2).</w:t>
            </w:r>
            <w:r w:rsidRPr="0078668E">
              <w:rPr>
                <w:rFonts w:ascii="標楷體" w:eastAsia="標楷體" w:hAnsi="標楷體" w:hint="eastAsia"/>
                <w:lang w:eastAsia="zh-HK"/>
              </w:rPr>
              <w:t>不可空白</w:t>
            </w:r>
            <w:r w:rsidRPr="0078668E">
              <w:rPr>
                <w:rFonts w:ascii="標楷體" w:eastAsia="標楷體" w:hAnsi="標楷體" w:hint="eastAsia"/>
              </w:rPr>
              <w:t>/</w:t>
            </w:r>
            <w:r w:rsidRPr="0078668E">
              <w:rPr>
                <w:rFonts w:ascii="標楷體" w:eastAsia="標楷體" w:hAnsi="標楷體"/>
              </w:rPr>
              <w:t>V(7)</w:t>
            </w:r>
          </w:p>
          <w:p w14:paraId="5A432896" w14:textId="77777777" w:rsidR="00A10F71" w:rsidRDefault="00A10F71" w:rsidP="00E34637">
            <w:pPr>
              <w:ind w:left="204"/>
              <w:rPr>
                <w:rFonts w:ascii="標楷體" w:eastAsia="標楷體" w:hAnsi="標楷體"/>
              </w:rPr>
            </w:pPr>
            <w:r w:rsidRPr="0078668E">
              <w:rPr>
                <w:rFonts w:ascii="標楷體" w:eastAsia="標楷體" w:hAnsi="標楷體" w:hint="eastAsia"/>
              </w:rPr>
              <w:t>(3).</w:t>
            </w:r>
            <w:r w:rsidRPr="0078668E">
              <w:rPr>
                <w:rFonts w:ascii="標楷體" w:eastAsia="標楷體" w:hAnsi="標楷體" w:hint="eastAsia"/>
                <w:lang w:eastAsia="zh-HK"/>
              </w:rPr>
              <w:t>日期格式/</w:t>
            </w:r>
            <w:r w:rsidRPr="0078668E">
              <w:rPr>
                <w:rFonts w:ascii="標楷體" w:eastAsia="標楷體" w:hAnsi="標楷體"/>
              </w:rPr>
              <w:t>A(DATE,0)</w:t>
            </w:r>
          </w:p>
          <w:p w14:paraId="5D78D91C" w14:textId="77777777" w:rsidR="00A10F71" w:rsidRDefault="00A10F71" w:rsidP="00E34637">
            <w:pPr>
              <w:ind w:left="204"/>
              <w:rPr>
                <w:rFonts w:ascii="標楷體" w:eastAsia="標楷體" w:hAnsi="標楷體"/>
              </w:rPr>
            </w:pPr>
            <w:r>
              <w:rPr>
                <w:rFonts w:ascii="標楷體" w:eastAsia="標楷體" w:hAnsi="標楷體"/>
              </w:rPr>
              <w:t>(4</w:t>
            </w:r>
            <w:proofErr w:type="gramStart"/>
            <w:r>
              <w:rPr>
                <w:rFonts w:ascii="標楷體" w:eastAsia="標楷體" w:hAnsi="標楷體"/>
              </w:rPr>
              <w:t>).[</w:t>
            </w:r>
            <w:proofErr w:type="gramEnd"/>
            <w:r>
              <w:rPr>
                <w:rFonts w:ascii="標楷體" w:eastAsia="標楷體" w:hAnsi="標楷體" w:hint="eastAsia"/>
              </w:rPr>
              <w:t>收件日</w:t>
            </w:r>
            <w:r>
              <w:rPr>
                <w:rFonts w:ascii="標楷體" w:eastAsia="標楷體" w:hAnsi="標楷體"/>
              </w:rPr>
              <w:t>]</w:t>
            </w:r>
            <w:r>
              <w:rPr>
                <w:rFonts w:ascii="標楷體" w:eastAsia="標楷體" w:hAnsi="標楷體" w:hint="eastAsia"/>
              </w:rPr>
              <w:t>不得大於系統日曆日</w:t>
            </w:r>
          </w:p>
          <w:p w14:paraId="002DE01E" w14:textId="77777777" w:rsidR="00A10F71" w:rsidRPr="00291505" w:rsidRDefault="00A10F71" w:rsidP="00E34637">
            <w:pPr>
              <w:rPr>
                <w:rFonts w:ascii="標楷體" w:eastAsia="標楷體" w:hAnsi="標楷體"/>
              </w:rPr>
            </w:pPr>
            <w:r>
              <w:rPr>
                <w:rFonts w:ascii="標楷體" w:eastAsia="標楷體" w:hAnsi="標楷體"/>
              </w:rPr>
              <w:t>3.ForeclosureFee.</w:t>
            </w:r>
            <w:r w:rsidRPr="00451724">
              <w:rPr>
                <w:rFonts w:ascii="標楷體" w:eastAsia="標楷體" w:hAnsi="標楷體"/>
              </w:rPr>
              <w:t>ReceiveDate</w:t>
            </w:r>
          </w:p>
        </w:tc>
      </w:tr>
      <w:tr w:rsidR="00A10F71" w:rsidRPr="00362205" w14:paraId="3A82363E" w14:textId="77777777" w:rsidTr="00E34637">
        <w:trPr>
          <w:trHeight w:val="244"/>
          <w:jc w:val="center"/>
        </w:trPr>
        <w:tc>
          <w:tcPr>
            <w:tcW w:w="696" w:type="dxa"/>
          </w:tcPr>
          <w:p w14:paraId="1DE9788C" w14:textId="77777777" w:rsidR="00A10F71" w:rsidRDefault="00A10F71" w:rsidP="00E34637">
            <w:pPr>
              <w:rPr>
                <w:rFonts w:ascii="標楷體" w:eastAsia="標楷體" w:hAnsi="標楷體"/>
              </w:rPr>
            </w:pPr>
            <w:r>
              <w:rPr>
                <w:rFonts w:ascii="標楷體" w:eastAsia="標楷體" w:hAnsi="標楷體" w:hint="eastAsia"/>
              </w:rPr>
              <w:t>4</w:t>
            </w:r>
          </w:p>
        </w:tc>
        <w:tc>
          <w:tcPr>
            <w:tcW w:w="1495" w:type="dxa"/>
          </w:tcPr>
          <w:p w14:paraId="20C244B0"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單據日期</w:t>
            </w:r>
          </w:p>
        </w:tc>
        <w:tc>
          <w:tcPr>
            <w:tcW w:w="1296" w:type="dxa"/>
          </w:tcPr>
          <w:p w14:paraId="57D1E5C2" w14:textId="77777777" w:rsidR="00A10F71" w:rsidRPr="00F33E6D" w:rsidRDefault="00A10F71" w:rsidP="00E34637">
            <w:pPr>
              <w:rPr>
                <w:rFonts w:ascii="標楷體" w:eastAsia="標楷體" w:hAnsi="標楷體"/>
                <w:color w:val="000000"/>
              </w:rPr>
            </w:pPr>
            <w:r>
              <w:rPr>
                <w:rFonts w:ascii="標楷體" w:eastAsia="標楷體" w:hAnsi="標楷體"/>
                <w:color w:val="000000"/>
              </w:rPr>
              <w:t>7</w:t>
            </w:r>
          </w:p>
        </w:tc>
        <w:tc>
          <w:tcPr>
            <w:tcW w:w="1150" w:type="dxa"/>
          </w:tcPr>
          <w:p w14:paraId="2A682ACE" w14:textId="77777777" w:rsidR="00A10F71" w:rsidRPr="00291505" w:rsidRDefault="00A10F71" w:rsidP="00E34637">
            <w:pPr>
              <w:rPr>
                <w:rFonts w:ascii="標楷體" w:eastAsia="標楷體" w:hAnsi="標楷體"/>
              </w:rPr>
            </w:pPr>
          </w:p>
        </w:tc>
        <w:tc>
          <w:tcPr>
            <w:tcW w:w="1051" w:type="dxa"/>
          </w:tcPr>
          <w:p w14:paraId="793EE6D1" w14:textId="77777777" w:rsidR="00A10F71" w:rsidRPr="00291505" w:rsidRDefault="00A10F71" w:rsidP="00E34637">
            <w:pPr>
              <w:rPr>
                <w:rFonts w:ascii="標楷體" w:eastAsia="標楷體" w:hAnsi="標楷體"/>
              </w:rPr>
            </w:pPr>
            <w:r>
              <w:rPr>
                <w:rFonts w:ascii="標楷體" w:eastAsia="標楷體" w:hAnsi="標楷體" w:hint="eastAsia"/>
              </w:rPr>
              <w:t>日期選單</w:t>
            </w:r>
          </w:p>
        </w:tc>
        <w:tc>
          <w:tcPr>
            <w:tcW w:w="664" w:type="dxa"/>
          </w:tcPr>
          <w:p w14:paraId="7D29D2CA" w14:textId="77777777" w:rsidR="00A10F71" w:rsidRPr="00291505" w:rsidRDefault="00A10F71" w:rsidP="00E34637">
            <w:pPr>
              <w:rPr>
                <w:rFonts w:ascii="標楷體" w:eastAsia="標楷體" w:hAnsi="標楷體"/>
              </w:rPr>
            </w:pPr>
          </w:p>
        </w:tc>
        <w:tc>
          <w:tcPr>
            <w:tcW w:w="690" w:type="dxa"/>
          </w:tcPr>
          <w:p w14:paraId="48887AC1"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378" w:type="dxa"/>
          </w:tcPr>
          <w:p w14:paraId="36DA2331"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1.自動顯示原值</w:t>
            </w:r>
          </w:p>
          <w:p w14:paraId="6984E9E9"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hint="eastAsia"/>
              </w:rPr>
              <w:t>限輸入日期</w:t>
            </w:r>
            <w:r w:rsidRPr="0078668E">
              <w:rPr>
                <w:rFonts w:ascii="標楷體" w:eastAsia="標楷體" w:hAnsi="標楷體" w:hint="eastAsia"/>
              </w:rPr>
              <w:t>, 檢核條件：</w:t>
            </w:r>
          </w:p>
          <w:p w14:paraId="2B0E8B0E"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(1).</w:t>
            </w:r>
            <w:r>
              <w:rPr>
                <w:rFonts w:ascii="標楷體" w:eastAsia="標楷體" w:hAnsi="標楷體" w:hint="eastAsia"/>
                <w:lang w:eastAsia="zh-HK"/>
              </w:rPr>
              <w:t>不可為0/V(2)</w:t>
            </w:r>
          </w:p>
          <w:p w14:paraId="67F951C7" w14:textId="77777777" w:rsidR="00A10F71" w:rsidRPr="0078668E" w:rsidRDefault="00A10F71" w:rsidP="00E34637">
            <w:pPr>
              <w:ind w:left="204"/>
              <w:rPr>
                <w:rFonts w:ascii="標楷體" w:eastAsia="標楷體" w:hAnsi="標楷體"/>
              </w:rPr>
            </w:pPr>
            <w:r w:rsidRPr="0078668E">
              <w:rPr>
                <w:rFonts w:ascii="標楷體" w:eastAsia="標楷體" w:hAnsi="標楷體" w:hint="eastAsia"/>
              </w:rPr>
              <w:t>(2).</w:t>
            </w:r>
            <w:r w:rsidRPr="0078668E">
              <w:rPr>
                <w:rFonts w:ascii="標楷體" w:eastAsia="標楷體" w:hAnsi="標楷體" w:hint="eastAsia"/>
                <w:lang w:eastAsia="zh-HK"/>
              </w:rPr>
              <w:t>不可空白</w:t>
            </w:r>
            <w:r w:rsidRPr="0078668E">
              <w:rPr>
                <w:rFonts w:ascii="標楷體" w:eastAsia="標楷體" w:hAnsi="標楷體" w:hint="eastAsia"/>
              </w:rPr>
              <w:t>/</w:t>
            </w:r>
            <w:r w:rsidRPr="0078668E">
              <w:rPr>
                <w:rFonts w:ascii="標楷體" w:eastAsia="標楷體" w:hAnsi="標楷體"/>
              </w:rPr>
              <w:t>V(7)</w:t>
            </w:r>
          </w:p>
          <w:p w14:paraId="62C33A40" w14:textId="77777777" w:rsidR="00A10F71" w:rsidRDefault="00A10F71" w:rsidP="00E34637">
            <w:pPr>
              <w:ind w:left="204"/>
              <w:rPr>
                <w:rFonts w:ascii="標楷體" w:eastAsia="標楷體" w:hAnsi="標楷體"/>
              </w:rPr>
            </w:pPr>
            <w:r w:rsidRPr="0078668E">
              <w:rPr>
                <w:rFonts w:ascii="標楷體" w:eastAsia="標楷體" w:hAnsi="標楷體" w:hint="eastAsia"/>
              </w:rPr>
              <w:t>(3).</w:t>
            </w:r>
            <w:r w:rsidRPr="0078668E">
              <w:rPr>
                <w:rFonts w:ascii="標楷體" w:eastAsia="標楷體" w:hAnsi="標楷體" w:hint="eastAsia"/>
                <w:lang w:eastAsia="zh-HK"/>
              </w:rPr>
              <w:t>日期格式/</w:t>
            </w:r>
            <w:r w:rsidRPr="0078668E">
              <w:rPr>
                <w:rFonts w:ascii="標楷體" w:eastAsia="標楷體" w:hAnsi="標楷體"/>
              </w:rPr>
              <w:t>A(DATE,0)</w:t>
            </w:r>
          </w:p>
          <w:p w14:paraId="769E85DC" w14:textId="77777777" w:rsidR="00A10F71" w:rsidRPr="00291505" w:rsidRDefault="00A10F71" w:rsidP="00E34637">
            <w:pPr>
              <w:rPr>
                <w:rFonts w:ascii="標楷體" w:eastAsia="標楷體" w:hAnsi="標楷體"/>
              </w:rPr>
            </w:pPr>
            <w:r>
              <w:rPr>
                <w:rFonts w:ascii="標楷體" w:eastAsia="標楷體" w:hAnsi="標楷體"/>
              </w:rPr>
              <w:t>3.ForeclosureFee.</w:t>
            </w:r>
            <w:r w:rsidRPr="00451724">
              <w:rPr>
                <w:rFonts w:ascii="標楷體" w:eastAsia="標楷體" w:hAnsi="標楷體"/>
              </w:rPr>
              <w:t>DocDate</w:t>
            </w:r>
          </w:p>
        </w:tc>
      </w:tr>
      <w:tr w:rsidR="00A10F71" w:rsidRPr="00362205" w14:paraId="147868E4" w14:textId="77777777" w:rsidTr="00E34637">
        <w:trPr>
          <w:trHeight w:val="244"/>
          <w:jc w:val="center"/>
        </w:trPr>
        <w:tc>
          <w:tcPr>
            <w:tcW w:w="696" w:type="dxa"/>
          </w:tcPr>
          <w:p w14:paraId="3067C2F7" w14:textId="77777777" w:rsidR="00A10F71" w:rsidRDefault="00A10F71" w:rsidP="00E34637">
            <w:pPr>
              <w:rPr>
                <w:rFonts w:ascii="標楷體" w:eastAsia="標楷體" w:hAnsi="標楷體"/>
              </w:rPr>
            </w:pPr>
            <w:r>
              <w:rPr>
                <w:rFonts w:ascii="標楷體" w:eastAsia="標楷體" w:hAnsi="標楷體" w:hint="eastAsia"/>
              </w:rPr>
              <w:t>5</w:t>
            </w:r>
          </w:p>
        </w:tc>
        <w:tc>
          <w:tcPr>
            <w:tcW w:w="1495" w:type="dxa"/>
          </w:tcPr>
          <w:p w14:paraId="17AF3A6D"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法拍費用</w:t>
            </w:r>
          </w:p>
        </w:tc>
        <w:tc>
          <w:tcPr>
            <w:tcW w:w="1296" w:type="dxa"/>
          </w:tcPr>
          <w:p w14:paraId="38612005" w14:textId="77777777" w:rsidR="00A10F71" w:rsidRPr="00F33E6D" w:rsidRDefault="00A10F71" w:rsidP="00E34637">
            <w:pPr>
              <w:rPr>
                <w:rFonts w:ascii="標楷體" w:eastAsia="標楷體" w:hAnsi="標楷體"/>
                <w:color w:val="000000"/>
              </w:rPr>
            </w:pPr>
          </w:p>
        </w:tc>
        <w:tc>
          <w:tcPr>
            <w:tcW w:w="1150" w:type="dxa"/>
          </w:tcPr>
          <w:p w14:paraId="0116310B" w14:textId="77777777" w:rsidR="00A10F71" w:rsidRPr="00291505" w:rsidRDefault="00A10F71" w:rsidP="00E34637">
            <w:pPr>
              <w:rPr>
                <w:rFonts w:ascii="標楷體" w:eastAsia="標楷體" w:hAnsi="標楷體"/>
              </w:rPr>
            </w:pPr>
          </w:p>
        </w:tc>
        <w:tc>
          <w:tcPr>
            <w:tcW w:w="1051" w:type="dxa"/>
          </w:tcPr>
          <w:p w14:paraId="4B642293" w14:textId="77777777" w:rsidR="00A10F71" w:rsidRPr="00291505" w:rsidRDefault="00A10F71" w:rsidP="00E34637">
            <w:pPr>
              <w:rPr>
                <w:rFonts w:ascii="標楷體" w:eastAsia="標楷體" w:hAnsi="標楷體"/>
              </w:rPr>
            </w:pPr>
          </w:p>
        </w:tc>
        <w:tc>
          <w:tcPr>
            <w:tcW w:w="664" w:type="dxa"/>
          </w:tcPr>
          <w:p w14:paraId="5B8F485B" w14:textId="77777777" w:rsidR="00A10F71" w:rsidRPr="00291505" w:rsidRDefault="00A10F71" w:rsidP="00E34637">
            <w:pPr>
              <w:rPr>
                <w:rFonts w:ascii="標楷體" w:eastAsia="標楷體" w:hAnsi="標楷體"/>
              </w:rPr>
            </w:pPr>
          </w:p>
        </w:tc>
        <w:tc>
          <w:tcPr>
            <w:tcW w:w="690" w:type="dxa"/>
          </w:tcPr>
          <w:p w14:paraId="22D7A008" w14:textId="77777777" w:rsidR="00A10F71" w:rsidRPr="00291505" w:rsidRDefault="00A10F71" w:rsidP="00E34637">
            <w:pPr>
              <w:rPr>
                <w:rFonts w:ascii="標楷體" w:eastAsia="標楷體" w:hAnsi="標楷體"/>
              </w:rPr>
            </w:pPr>
            <w:r>
              <w:rPr>
                <w:rFonts w:ascii="標楷體" w:eastAsia="標楷體" w:hAnsi="標楷體"/>
              </w:rPr>
              <w:t>W</w:t>
            </w:r>
          </w:p>
        </w:tc>
        <w:tc>
          <w:tcPr>
            <w:tcW w:w="3378" w:type="dxa"/>
          </w:tcPr>
          <w:p w14:paraId="452305A2" w14:textId="77777777" w:rsidR="00A10F71"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6B9BF090" w14:textId="77777777" w:rsidR="00A10F71" w:rsidRPr="0078668E" w:rsidRDefault="00A10F71" w:rsidP="00E34637">
            <w:pPr>
              <w:ind w:left="204" w:hangingChars="85" w:hanging="204"/>
              <w:rPr>
                <w:rFonts w:ascii="標楷體" w:eastAsia="標楷體" w:hAnsi="標楷體"/>
              </w:rPr>
            </w:pPr>
            <w:r>
              <w:rPr>
                <w:rFonts w:ascii="標楷體" w:eastAsia="標楷體" w:hAnsi="標楷體"/>
              </w:rPr>
              <w:t>2.[</w:t>
            </w:r>
            <w:r w:rsidRPr="00F10F5E">
              <w:rPr>
                <w:rFonts w:ascii="標楷體" w:eastAsia="標楷體" w:hAnsi="標楷體" w:hint="eastAsia"/>
              </w:rPr>
              <w:t>銷號日期</w:t>
            </w:r>
            <w:r>
              <w:rPr>
                <w:rFonts w:ascii="標楷體" w:eastAsia="標楷體" w:hAnsi="標楷體"/>
              </w:rPr>
              <w:t>]</w:t>
            </w:r>
            <w:r>
              <w:rPr>
                <w:rFonts w:ascii="標楷體" w:eastAsia="標楷體" w:hAnsi="標楷體" w:hint="eastAsia"/>
              </w:rPr>
              <w:t>有值時，跳過欄位否則限輸入數字,</w:t>
            </w:r>
            <w:r w:rsidRPr="0078668E">
              <w:rPr>
                <w:rFonts w:ascii="標楷體" w:eastAsia="標楷體" w:hAnsi="標楷體" w:hint="eastAsia"/>
              </w:rPr>
              <w:t>檢核條件：</w:t>
            </w:r>
            <w:r w:rsidRPr="0078668E">
              <w:rPr>
                <w:rFonts w:ascii="標楷體" w:eastAsia="標楷體" w:hAnsi="標楷體"/>
              </w:rPr>
              <w:t xml:space="preserve"> </w:t>
            </w:r>
          </w:p>
          <w:p w14:paraId="5868C6E9" w14:textId="77777777" w:rsidR="00A10F71" w:rsidRDefault="00A10F71" w:rsidP="00E34637">
            <w:pPr>
              <w:ind w:left="204"/>
              <w:rPr>
                <w:rFonts w:ascii="標楷體" w:eastAsia="標楷體" w:hAnsi="標楷體"/>
              </w:rPr>
            </w:pPr>
            <w:r>
              <w:rPr>
                <w:rFonts w:ascii="標楷體" w:eastAsia="標楷體" w:hAnsi="標楷體" w:hint="eastAsia"/>
                <w:lang w:eastAsia="zh-HK"/>
              </w:rPr>
              <w:t>不可為0/V(2)</w:t>
            </w:r>
          </w:p>
          <w:p w14:paraId="46A3C990" w14:textId="77777777" w:rsidR="00A10F71" w:rsidRPr="00291505" w:rsidRDefault="00A10F71" w:rsidP="00E34637">
            <w:pPr>
              <w:rPr>
                <w:rFonts w:ascii="標楷體" w:eastAsia="標楷體" w:hAnsi="標楷體"/>
              </w:rPr>
            </w:pPr>
            <w:r>
              <w:rPr>
                <w:rFonts w:ascii="標楷體" w:eastAsia="標楷體" w:hAnsi="標楷體"/>
              </w:rPr>
              <w:t>3.ForeclosureFee.</w:t>
            </w:r>
            <w:r w:rsidRPr="00451724">
              <w:rPr>
                <w:rFonts w:ascii="標楷體" w:eastAsia="標楷體" w:hAnsi="標楷體"/>
              </w:rPr>
              <w:t>Fee</w:t>
            </w:r>
          </w:p>
        </w:tc>
      </w:tr>
      <w:tr w:rsidR="00A10F71" w:rsidRPr="00362205" w14:paraId="18C03996" w14:textId="77777777" w:rsidTr="00E34637">
        <w:trPr>
          <w:trHeight w:val="244"/>
          <w:jc w:val="center"/>
        </w:trPr>
        <w:tc>
          <w:tcPr>
            <w:tcW w:w="696" w:type="dxa"/>
          </w:tcPr>
          <w:p w14:paraId="6A5CA28E" w14:textId="77777777" w:rsidR="00A10F71" w:rsidRDefault="00A10F71" w:rsidP="00E34637">
            <w:pPr>
              <w:rPr>
                <w:rFonts w:ascii="標楷體" w:eastAsia="標楷體" w:hAnsi="標楷體"/>
              </w:rPr>
            </w:pPr>
            <w:r>
              <w:rPr>
                <w:rFonts w:ascii="標楷體" w:eastAsia="標楷體" w:hAnsi="標楷體" w:hint="eastAsia"/>
              </w:rPr>
              <w:t>6</w:t>
            </w:r>
          </w:p>
        </w:tc>
        <w:tc>
          <w:tcPr>
            <w:tcW w:w="1495" w:type="dxa"/>
          </w:tcPr>
          <w:p w14:paraId="7ED51678" w14:textId="77777777" w:rsidR="00A10F71" w:rsidRPr="00291505" w:rsidRDefault="00A10F71" w:rsidP="00E34637">
            <w:pPr>
              <w:rPr>
                <w:rFonts w:ascii="標楷體" w:eastAsia="標楷體" w:hAnsi="標楷體"/>
              </w:rPr>
            </w:pPr>
            <w:r w:rsidRPr="00291505">
              <w:rPr>
                <w:rFonts w:ascii="標楷體" w:eastAsia="標楷體" w:hAnsi="標楷體" w:hint="eastAsia"/>
              </w:rPr>
              <w:t>科目</w:t>
            </w:r>
          </w:p>
        </w:tc>
        <w:tc>
          <w:tcPr>
            <w:tcW w:w="1296" w:type="dxa"/>
          </w:tcPr>
          <w:p w14:paraId="4FCC0795" w14:textId="77777777" w:rsidR="00A10F71" w:rsidRPr="00291505" w:rsidRDefault="00A10F71" w:rsidP="00E34637">
            <w:pPr>
              <w:rPr>
                <w:rFonts w:ascii="標楷體" w:eastAsia="標楷體" w:hAnsi="標楷體"/>
              </w:rPr>
            </w:pPr>
          </w:p>
        </w:tc>
        <w:tc>
          <w:tcPr>
            <w:tcW w:w="1150" w:type="dxa"/>
          </w:tcPr>
          <w:p w14:paraId="614BC10F" w14:textId="77777777" w:rsidR="00A10F71" w:rsidRPr="00291505" w:rsidRDefault="00A10F71" w:rsidP="00E34637">
            <w:pPr>
              <w:rPr>
                <w:rFonts w:ascii="標楷體" w:eastAsia="標楷體" w:hAnsi="標楷體"/>
              </w:rPr>
            </w:pPr>
          </w:p>
        </w:tc>
        <w:tc>
          <w:tcPr>
            <w:tcW w:w="1051" w:type="dxa"/>
          </w:tcPr>
          <w:p w14:paraId="323A45CD" w14:textId="77777777" w:rsidR="00A10F71" w:rsidRDefault="00A10F71" w:rsidP="00E34637">
            <w:pPr>
              <w:rPr>
                <w:rFonts w:ascii="標楷體" w:eastAsia="標楷體" w:hAnsi="標楷體" w:cs="細明體"/>
                <w:spacing w:val="15"/>
                <w:kern w:val="0"/>
              </w:rPr>
            </w:pPr>
            <w:r w:rsidRPr="00E363CB">
              <w:rPr>
                <w:rFonts w:ascii="標楷體" w:eastAsia="標楷體" w:hAnsi="標楷體" w:cs="細明體" w:hint="eastAsia"/>
                <w:spacing w:val="15"/>
                <w:kern w:val="0"/>
              </w:rPr>
              <w:t>下拉選單依據CdCode的DefCode=CdCode.</w:t>
            </w:r>
            <w:r w:rsidRPr="00592C1F">
              <w:rPr>
                <w:rFonts w:ascii="標楷體" w:eastAsia="標楷體" w:hAnsi="標楷體"/>
              </w:rPr>
              <w:t xml:space="preserve"> </w:t>
            </w:r>
            <w:r w:rsidRPr="003845A5">
              <w:rPr>
                <w:rFonts w:ascii="標楷體" w:eastAsia="標楷體" w:hAnsi="標楷體"/>
              </w:rPr>
              <w:t>FeeCode</w:t>
            </w:r>
            <w:r>
              <w:rPr>
                <w:rFonts w:ascii="標楷體" w:eastAsia="標楷體" w:hAnsi="標楷體" w:cs="細明體" w:hint="eastAsia"/>
                <w:spacing w:val="15"/>
                <w:kern w:val="0"/>
              </w:rPr>
              <w:t xml:space="preserve"> (</w:t>
            </w:r>
            <w:r w:rsidRPr="003845A5">
              <w:rPr>
                <w:rFonts w:ascii="標楷體" w:eastAsia="標楷體" w:hAnsi="標楷體"/>
              </w:rPr>
              <w:t>FeeCode</w:t>
            </w:r>
            <w:r>
              <w:rPr>
                <w:rFonts w:ascii="標楷體" w:eastAsia="標楷體" w:hAnsi="標楷體" w:cs="細明體"/>
                <w:spacing w:val="15"/>
                <w:kern w:val="0"/>
              </w:rPr>
              <w:t>)</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r>
              <w:rPr>
                <w:rFonts w:ascii="標楷體" w:eastAsia="標楷體" w:hAnsi="標楷體" w:cs="細明體"/>
                <w:spacing w:val="15"/>
                <w:kern w:val="0"/>
              </w:rPr>
              <w:t xml:space="preserve"> </w:t>
            </w:r>
            <w:r w:rsidRPr="007A3063">
              <w:rPr>
                <w:rFonts w:ascii="標楷體" w:eastAsia="標楷體" w:hAnsi="標楷體" w:cs="細明體" w:hint="eastAsia"/>
                <w:spacing w:val="15"/>
                <w:kern w:val="0"/>
              </w:rPr>
              <w:t>限[啟用記號(Enable)]=[Y.啟用]</w:t>
            </w:r>
          </w:p>
          <w:p w14:paraId="00948BCA" w14:textId="77777777" w:rsidR="00A10F71" w:rsidRPr="00291505" w:rsidRDefault="00A10F71" w:rsidP="00E34637">
            <w:pPr>
              <w:rPr>
                <w:rFonts w:ascii="標楷體" w:eastAsia="標楷體" w:hAnsi="標楷體"/>
              </w:rPr>
            </w:pPr>
          </w:p>
        </w:tc>
        <w:tc>
          <w:tcPr>
            <w:tcW w:w="664" w:type="dxa"/>
          </w:tcPr>
          <w:p w14:paraId="5DC36E57" w14:textId="77777777" w:rsidR="00A10F71" w:rsidRPr="00291505" w:rsidRDefault="00A10F71" w:rsidP="00E34637">
            <w:pPr>
              <w:rPr>
                <w:rFonts w:ascii="標楷體" w:eastAsia="標楷體" w:hAnsi="標楷體"/>
              </w:rPr>
            </w:pPr>
          </w:p>
        </w:tc>
        <w:tc>
          <w:tcPr>
            <w:tcW w:w="690" w:type="dxa"/>
          </w:tcPr>
          <w:p w14:paraId="2D6CF505" w14:textId="77777777" w:rsidR="00A10F71" w:rsidRPr="00291505" w:rsidRDefault="00A10F71" w:rsidP="00E34637">
            <w:pPr>
              <w:rPr>
                <w:rFonts w:ascii="標楷體" w:eastAsia="標楷體" w:hAnsi="標楷體"/>
              </w:rPr>
            </w:pPr>
            <w:r>
              <w:rPr>
                <w:rFonts w:ascii="標楷體" w:eastAsia="標楷體" w:hAnsi="標楷體"/>
              </w:rPr>
              <w:t>W</w:t>
            </w:r>
          </w:p>
        </w:tc>
        <w:tc>
          <w:tcPr>
            <w:tcW w:w="3378" w:type="dxa"/>
          </w:tcPr>
          <w:p w14:paraId="480097F5" w14:textId="77777777" w:rsidR="00A10F71"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59D2755C" w14:textId="23DEE64B" w:rsidR="00A10F71" w:rsidRPr="00F10F5E" w:rsidRDefault="00A10F71" w:rsidP="00E34637">
            <w:pPr>
              <w:snapToGrid w:val="0"/>
              <w:ind w:left="238" w:hangingChars="99" w:hanging="238"/>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rPr>
              <w:t>[</w:t>
            </w:r>
            <w:r w:rsidRPr="00F10F5E">
              <w:rPr>
                <w:rFonts w:ascii="標楷體" w:eastAsia="標楷體" w:hAnsi="標楷體" w:hint="eastAsia"/>
              </w:rPr>
              <w:t>銷號日期</w:t>
            </w:r>
            <w:r>
              <w:rPr>
                <w:rFonts w:ascii="標楷體" w:eastAsia="標楷體" w:hAnsi="標楷體"/>
              </w:rPr>
              <w:t>]</w:t>
            </w:r>
            <w:r>
              <w:rPr>
                <w:rFonts w:ascii="標楷體" w:eastAsia="標楷體" w:hAnsi="標楷體" w:hint="eastAsia"/>
              </w:rPr>
              <w:t>有值時，跳過欄位否則</w:t>
            </w:r>
            <w:r w:rsidR="00E55D0A">
              <w:rPr>
                <w:rFonts w:ascii="標楷體" w:eastAsia="標楷體" w:hAnsi="標楷體" w:hint="eastAsia"/>
              </w:rPr>
              <w:t>限輸入代碼</w:t>
            </w:r>
            <w:r w:rsidRPr="0078668E">
              <w:rPr>
                <w:rFonts w:ascii="標楷體" w:eastAsia="標楷體" w:hAnsi="標楷體" w:hint="eastAsia"/>
              </w:rPr>
              <w:t>,檢核條件：</w:t>
            </w:r>
            <w:r w:rsidRPr="0078668E">
              <w:rPr>
                <w:rFonts w:ascii="標楷體" w:eastAsia="標楷體" w:hAnsi="標楷體" w:hint="eastAsia"/>
                <w:lang w:eastAsia="zh-HK"/>
              </w:rPr>
              <w:t>依選單</w:t>
            </w:r>
            <w:r w:rsidRPr="0078668E">
              <w:rPr>
                <w:rFonts w:ascii="標楷體" w:eastAsia="標楷體" w:hAnsi="標楷體" w:hint="eastAsia"/>
              </w:rPr>
              <w:t>/</w:t>
            </w:r>
            <w:r>
              <w:rPr>
                <w:rFonts w:ascii="標楷體" w:eastAsia="標楷體" w:hAnsi="標楷體"/>
              </w:rPr>
              <w:t>V(H)</w:t>
            </w:r>
          </w:p>
          <w:p w14:paraId="79ED1EB7" w14:textId="77777777" w:rsidR="00A10F71" w:rsidRPr="00291505" w:rsidRDefault="00A10F71" w:rsidP="00E34637">
            <w:pPr>
              <w:rPr>
                <w:rFonts w:ascii="標楷體" w:eastAsia="標楷體" w:hAnsi="標楷體"/>
              </w:rPr>
            </w:pPr>
            <w:r>
              <w:rPr>
                <w:rFonts w:ascii="標楷體" w:eastAsia="標楷體" w:hAnsi="標楷體"/>
              </w:rPr>
              <w:t>3.ForeclosureFee.</w:t>
            </w:r>
            <w:r w:rsidRPr="00451724">
              <w:rPr>
                <w:rFonts w:ascii="標楷體" w:eastAsia="標楷體" w:hAnsi="標楷體"/>
              </w:rPr>
              <w:t>FeeCode</w:t>
            </w:r>
          </w:p>
        </w:tc>
      </w:tr>
      <w:tr w:rsidR="00A10F71" w:rsidRPr="00362205" w14:paraId="05FBAA5D" w14:textId="77777777" w:rsidTr="00E34637">
        <w:trPr>
          <w:trHeight w:val="244"/>
          <w:jc w:val="center"/>
        </w:trPr>
        <w:tc>
          <w:tcPr>
            <w:tcW w:w="696" w:type="dxa"/>
          </w:tcPr>
          <w:p w14:paraId="216DE093" w14:textId="77777777" w:rsidR="00A10F71" w:rsidRDefault="00A10F71" w:rsidP="00E34637">
            <w:pPr>
              <w:rPr>
                <w:rFonts w:ascii="標楷體" w:eastAsia="標楷體" w:hAnsi="標楷體"/>
              </w:rPr>
            </w:pPr>
            <w:r>
              <w:rPr>
                <w:rFonts w:ascii="標楷體" w:eastAsia="標楷體" w:hAnsi="標楷體" w:hint="eastAsia"/>
              </w:rPr>
              <w:t>7</w:t>
            </w:r>
          </w:p>
        </w:tc>
        <w:tc>
          <w:tcPr>
            <w:tcW w:w="1495" w:type="dxa"/>
          </w:tcPr>
          <w:p w14:paraId="0F4D19E8" w14:textId="77777777" w:rsidR="00A10F71" w:rsidRPr="00291505" w:rsidRDefault="00A10F71" w:rsidP="00E34637">
            <w:pPr>
              <w:rPr>
                <w:rFonts w:ascii="標楷體" w:eastAsia="標楷體" w:hAnsi="標楷體"/>
              </w:rPr>
            </w:pPr>
            <w:r>
              <w:rPr>
                <w:rFonts w:ascii="標楷體" w:eastAsia="標楷體" w:hAnsi="標楷體" w:hint="eastAsia"/>
              </w:rPr>
              <w:t>案號</w:t>
            </w:r>
          </w:p>
        </w:tc>
        <w:tc>
          <w:tcPr>
            <w:tcW w:w="1296" w:type="dxa"/>
          </w:tcPr>
          <w:p w14:paraId="1BE79D18" w14:textId="77777777" w:rsidR="00A10F71" w:rsidRPr="00291505" w:rsidRDefault="00A10F71" w:rsidP="00E34637">
            <w:pPr>
              <w:rPr>
                <w:rFonts w:ascii="標楷體" w:eastAsia="標楷體" w:hAnsi="標楷體"/>
              </w:rPr>
            </w:pPr>
          </w:p>
        </w:tc>
        <w:tc>
          <w:tcPr>
            <w:tcW w:w="1150" w:type="dxa"/>
          </w:tcPr>
          <w:p w14:paraId="1F8263F5" w14:textId="77777777" w:rsidR="00A10F71" w:rsidRPr="00291505" w:rsidRDefault="00A10F71" w:rsidP="00E34637">
            <w:pPr>
              <w:rPr>
                <w:rFonts w:ascii="標楷體" w:eastAsia="標楷體" w:hAnsi="標楷體"/>
              </w:rPr>
            </w:pPr>
          </w:p>
        </w:tc>
        <w:tc>
          <w:tcPr>
            <w:tcW w:w="1051" w:type="dxa"/>
          </w:tcPr>
          <w:p w14:paraId="6841775B" w14:textId="77777777" w:rsidR="00A10F71" w:rsidRPr="00291505" w:rsidRDefault="00A10F71" w:rsidP="00E34637">
            <w:pPr>
              <w:rPr>
                <w:rFonts w:ascii="標楷體" w:eastAsia="標楷體" w:hAnsi="標楷體"/>
              </w:rPr>
            </w:pPr>
          </w:p>
        </w:tc>
        <w:tc>
          <w:tcPr>
            <w:tcW w:w="664" w:type="dxa"/>
          </w:tcPr>
          <w:p w14:paraId="328CD798" w14:textId="77777777" w:rsidR="00A10F71" w:rsidRPr="00291505" w:rsidRDefault="00A10F71" w:rsidP="00E34637">
            <w:pPr>
              <w:rPr>
                <w:rFonts w:ascii="標楷體" w:eastAsia="標楷體" w:hAnsi="標楷體"/>
              </w:rPr>
            </w:pPr>
          </w:p>
        </w:tc>
        <w:tc>
          <w:tcPr>
            <w:tcW w:w="690" w:type="dxa"/>
          </w:tcPr>
          <w:p w14:paraId="6037AD85" w14:textId="77777777" w:rsidR="00A10F71" w:rsidRPr="00291505" w:rsidRDefault="00A10F71" w:rsidP="00E34637">
            <w:pPr>
              <w:rPr>
                <w:rFonts w:ascii="標楷體" w:eastAsia="標楷體" w:hAnsi="標楷體"/>
              </w:rPr>
            </w:pPr>
            <w:r>
              <w:rPr>
                <w:rFonts w:ascii="標楷體" w:eastAsia="標楷體" w:hAnsi="標楷體"/>
              </w:rPr>
              <w:t>W</w:t>
            </w:r>
          </w:p>
        </w:tc>
        <w:tc>
          <w:tcPr>
            <w:tcW w:w="3378" w:type="dxa"/>
          </w:tcPr>
          <w:p w14:paraId="5308B636" w14:textId="77777777" w:rsidR="00A10F71"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p>
          <w:p w14:paraId="104308DE" w14:textId="77777777" w:rsidR="00A10F71" w:rsidRPr="00F10F5E" w:rsidRDefault="00A10F71" w:rsidP="00E34637">
            <w:pPr>
              <w:snapToGrid w:val="0"/>
              <w:ind w:left="238" w:hangingChars="99" w:hanging="238"/>
              <w:rPr>
                <w:rFonts w:ascii="標楷體" w:eastAsia="標楷體" w:hAnsi="標楷體"/>
              </w:rPr>
            </w:pPr>
            <w:r>
              <w:rPr>
                <w:rFonts w:ascii="標楷體" w:eastAsia="標楷體" w:hAnsi="標楷體"/>
              </w:rPr>
              <w:t>2</w:t>
            </w:r>
            <w:r w:rsidRPr="0078668E">
              <w:rPr>
                <w:rFonts w:ascii="標楷體" w:eastAsia="標楷體" w:hAnsi="標楷體" w:hint="eastAsia"/>
              </w:rPr>
              <w:t>.</w:t>
            </w:r>
            <w:r>
              <w:rPr>
                <w:rFonts w:ascii="標楷體" w:eastAsia="標楷體" w:hAnsi="標楷體"/>
              </w:rPr>
              <w:t>[</w:t>
            </w:r>
            <w:r w:rsidRPr="00F10F5E">
              <w:rPr>
                <w:rFonts w:ascii="標楷體" w:eastAsia="標楷體" w:hAnsi="標楷體" w:hint="eastAsia"/>
              </w:rPr>
              <w:t>銷號日期</w:t>
            </w:r>
            <w:r>
              <w:rPr>
                <w:rFonts w:ascii="標楷體" w:eastAsia="標楷體" w:hAnsi="標楷體"/>
              </w:rPr>
              <w:t>]</w:t>
            </w:r>
            <w:r>
              <w:rPr>
                <w:rFonts w:ascii="標楷體" w:eastAsia="標楷體" w:hAnsi="標楷體" w:hint="eastAsia"/>
              </w:rPr>
              <w:t>有值時，跳過欄位否則限輸入文數字</w:t>
            </w:r>
          </w:p>
          <w:p w14:paraId="76B7D88E" w14:textId="77777777" w:rsidR="00A10F71" w:rsidRPr="00291505" w:rsidRDefault="00A10F71" w:rsidP="00E34637">
            <w:pPr>
              <w:rPr>
                <w:rFonts w:ascii="標楷體" w:eastAsia="標楷體" w:hAnsi="標楷體"/>
              </w:rPr>
            </w:pPr>
            <w:r>
              <w:rPr>
                <w:rFonts w:ascii="標楷體" w:eastAsia="標楷體" w:hAnsi="標楷體"/>
              </w:rPr>
              <w:t>2.ForeclosureFee.</w:t>
            </w:r>
            <w:r w:rsidRPr="00451724">
              <w:rPr>
                <w:rFonts w:ascii="標楷體" w:eastAsia="標楷體" w:hAnsi="標楷體"/>
              </w:rPr>
              <w:t>CaseNo</w:t>
            </w:r>
          </w:p>
        </w:tc>
      </w:tr>
      <w:tr w:rsidR="00A10F71" w:rsidRPr="00362205" w14:paraId="39290EE1" w14:textId="77777777" w:rsidTr="00E34637">
        <w:trPr>
          <w:trHeight w:val="244"/>
          <w:jc w:val="center"/>
        </w:trPr>
        <w:tc>
          <w:tcPr>
            <w:tcW w:w="696" w:type="dxa"/>
          </w:tcPr>
          <w:p w14:paraId="22C35F1E" w14:textId="77777777" w:rsidR="00A10F71" w:rsidRDefault="00A10F71" w:rsidP="00E34637">
            <w:pPr>
              <w:rPr>
                <w:rFonts w:ascii="標楷體" w:eastAsia="標楷體" w:hAnsi="標楷體"/>
              </w:rPr>
            </w:pPr>
            <w:r>
              <w:rPr>
                <w:rFonts w:ascii="標楷體" w:eastAsia="標楷體" w:hAnsi="標楷體" w:hint="eastAsia"/>
              </w:rPr>
              <w:t>8</w:t>
            </w:r>
          </w:p>
        </w:tc>
        <w:tc>
          <w:tcPr>
            <w:tcW w:w="1495" w:type="dxa"/>
          </w:tcPr>
          <w:p w14:paraId="3C24D79E" w14:textId="77777777" w:rsidR="00A10F71" w:rsidRPr="00291505" w:rsidRDefault="00A10F71" w:rsidP="00E34637">
            <w:pPr>
              <w:rPr>
                <w:rFonts w:ascii="標楷體" w:eastAsia="標楷體" w:hAnsi="標楷體"/>
              </w:rPr>
            </w:pPr>
            <w:r w:rsidRPr="00291505">
              <w:rPr>
                <w:rFonts w:ascii="標楷體" w:eastAsia="標楷體" w:hAnsi="標楷體" w:hint="eastAsia"/>
              </w:rPr>
              <w:t>銷號日期</w:t>
            </w:r>
          </w:p>
        </w:tc>
        <w:tc>
          <w:tcPr>
            <w:tcW w:w="1296" w:type="dxa"/>
          </w:tcPr>
          <w:p w14:paraId="6C709A71" w14:textId="77777777" w:rsidR="00A10F71" w:rsidRPr="00291505" w:rsidRDefault="00A10F71" w:rsidP="00E34637">
            <w:pPr>
              <w:rPr>
                <w:rFonts w:ascii="標楷體" w:eastAsia="標楷體" w:hAnsi="標楷體"/>
              </w:rPr>
            </w:pPr>
          </w:p>
        </w:tc>
        <w:tc>
          <w:tcPr>
            <w:tcW w:w="1150" w:type="dxa"/>
          </w:tcPr>
          <w:p w14:paraId="36E1DD48" w14:textId="77777777" w:rsidR="00A10F71" w:rsidRPr="00291505" w:rsidRDefault="00A10F71" w:rsidP="00E34637">
            <w:pPr>
              <w:rPr>
                <w:rFonts w:ascii="標楷體" w:eastAsia="標楷體" w:hAnsi="標楷體"/>
              </w:rPr>
            </w:pPr>
          </w:p>
        </w:tc>
        <w:tc>
          <w:tcPr>
            <w:tcW w:w="1051" w:type="dxa"/>
          </w:tcPr>
          <w:p w14:paraId="11F2F34B" w14:textId="77777777" w:rsidR="00A10F71" w:rsidRPr="00291505" w:rsidRDefault="00A10F71" w:rsidP="00E34637">
            <w:pPr>
              <w:rPr>
                <w:rFonts w:ascii="標楷體" w:eastAsia="標楷體" w:hAnsi="標楷體"/>
              </w:rPr>
            </w:pPr>
          </w:p>
        </w:tc>
        <w:tc>
          <w:tcPr>
            <w:tcW w:w="664" w:type="dxa"/>
          </w:tcPr>
          <w:p w14:paraId="306C3972" w14:textId="77777777" w:rsidR="00A10F71" w:rsidRPr="00291505" w:rsidRDefault="00A10F71" w:rsidP="00E34637">
            <w:pPr>
              <w:rPr>
                <w:rFonts w:ascii="標楷體" w:eastAsia="標楷體" w:hAnsi="標楷體"/>
              </w:rPr>
            </w:pPr>
          </w:p>
        </w:tc>
        <w:tc>
          <w:tcPr>
            <w:tcW w:w="690" w:type="dxa"/>
          </w:tcPr>
          <w:p w14:paraId="42E4A2E8"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584A659D"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CloseDate</w:t>
            </w:r>
          </w:p>
        </w:tc>
      </w:tr>
      <w:tr w:rsidR="00A10F71" w:rsidRPr="00362205" w14:paraId="391DDBC2" w14:textId="77777777" w:rsidTr="00E34637">
        <w:trPr>
          <w:trHeight w:val="244"/>
          <w:jc w:val="center"/>
        </w:trPr>
        <w:tc>
          <w:tcPr>
            <w:tcW w:w="696" w:type="dxa"/>
          </w:tcPr>
          <w:p w14:paraId="772C9538" w14:textId="77777777" w:rsidR="00A10F71" w:rsidRDefault="00A10F71" w:rsidP="00E34637">
            <w:pPr>
              <w:rPr>
                <w:rFonts w:ascii="標楷體" w:eastAsia="標楷體" w:hAnsi="標楷體"/>
              </w:rPr>
            </w:pPr>
            <w:r>
              <w:rPr>
                <w:rFonts w:ascii="標楷體" w:eastAsia="標楷體" w:hAnsi="標楷體" w:hint="eastAsia"/>
              </w:rPr>
              <w:t>9</w:t>
            </w:r>
          </w:p>
        </w:tc>
        <w:tc>
          <w:tcPr>
            <w:tcW w:w="1495" w:type="dxa"/>
          </w:tcPr>
          <w:p w14:paraId="04656A20"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備註</w:t>
            </w:r>
          </w:p>
        </w:tc>
        <w:tc>
          <w:tcPr>
            <w:tcW w:w="1296" w:type="dxa"/>
          </w:tcPr>
          <w:p w14:paraId="41A50CF1" w14:textId="77777777" w:rsidR="00A10F71" w:rsidRPr="00291505" w:rsidRDefault="00A10F71" w:rsidP="00E34637">
            <w:pPr>
              <w:rPr>
                <w:rFonts w:ascii="標楷體" w:eastAsia="標楷體" w:hAnsi="標楷體"/>
              </w:rPr>
            </w:pPr>
            <w:r>
              <w:rPr>
                <w:rFonts w:ascii="標楷體" w:eastAsia="標楷體" w:hAnsi="標楷體"/>
              </w:rPr>
              <w:t>60</w:t>
            </w:r>
          </w:p>
        </w:tc>
        <w:tc>
          <w:tcPr>
            <w:tcW w:w="1150" w:type="dxa"/>
          </w:tcPr>
          <w:p w14:paraId="73EE3FAE" w14:textId="77777777" w:rsidR="00A10F71" w:rsidRPr="00291505" w:rsidRDefault="00A10F71" w:rsidP="00E34637">
            <w:pPr>
              <w:rPr>
                <w:rFonts w:ascii="標楷體" w:eastAsia="標楷體" w:hAnsi="標楷體"/>
              </w:rPr>
            </w:pPr>
          </w:p>
        </w:tc>
        <w:tc>
          <w:tcPr>
            <w:tcW w:w="1051" w:type="dxa"/>
          </w:tcPr>
          <w:p w14:paraId="160DF704" w14:textId="77777777" w:rsidR="00A10F71" w:rsidRPr="00291505" w:rsidRDefault="00A10F71" w:rsidP="00E34637">
            <w:pPr>
              <w:rPr>
                <w:rFonts w:ascii="標楷體" w:eastAsia="標楷體" w:hAnsi="標楷體"/>
              </w:rPr>
            </w:pPr>
          </w:p>
        </w:tc>
        <w:tc>
          <w:tcPr>
            <w:tcW w:w="664" w:type="dxa"/>
          </w:tcPr>
          <w:p w14:paraId="30CA1139" w14:textId="77777777" w:rsidR="00A10F71" w:rsidRPr="00291505" w:rsidRDefault="00A10F71" w:rsidP="00E34637">
            <w:pPr>
              <w:rPr>
                <w:rFonts w:ascii="標楷體" w:eastAsia="標楷體" w:hAnsi="標楷體"/>
              </w:rPr>
            </w:pPr>
          </w:p>
        </w:tc>
        <w:tc>
          <w:tcPr>
            <w:tcW w:w="690" w:type="dxa"/>
          </w:tcPr>
          <w:p w14:paraId="53037718"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378" w:type="dxa"/>
          </w:tcPr>
          <w:p w14:paraId="46FCC72F" w14:textId="77777777" w:rsidR="00A10F71" w:rsidRDefault="00A10F71" w:rsidP="00E34637">
            <w:pPr>
              <w:rPr>
                <w:rFonts w:ascii="標楷體" w:eastAsia="標楷體" w:hAnsi="標楷體"/>
              </w:rPr>
            </w:pPr>
            <w:r>
              <w:rPr>
                <w:rFonts w:ascii="標楷體" w:eastAsia="標楷體" w:hAnsi="標楷體"/>
              </w:rPr>
              <w:t>1</w:t>
            </w:r>
            <w:r w:rsidRPr="00291505">
              <w:rPr>
                <w:rFonts w:ascii="標楷體" w:eastAsia="標楷體" w:hAnsi="標楷體" w:hint="eastAsia"/>
              </w:rPr>
              <w:t>.</w:t>
            </w:r>
            <w:r>
              <w:rPr>
                <w:rFonts w:ascii="標楷體" w:eastAsia="標楷體" w:hAnsi="標楷體" w:hint="eastAsia"/>
              </w:rPr>
              <w:t>限輸入文數字</w:t>
            </w:r>
          </w:p>
          <w:p w14:paraId="6A722C64" w14:textId="77777777" w:rsidR="00A10F71" w:rsidRPr="00291505" w:rsidRDefault="00A10F71" w:rsidP="00E34637">
            <w:pPr>
              <w:rPr>
                <w:rFonts w:ascii="標楷體" w:eastAsia="標楷體" w:hAnsi="標楷體"/>
              </w:rPr>
            </w:pPr>
            <w:r>
              <w:rPr>
                <w:rFonts w:ascii="標楷體" w:eastAsia="標楷體" w:hAnsi="標楷體" w:hint="eastAsia"/>
              </w:rPr>
              <w:t>2</w:t>
            </w:r>
            <w:r>
              <w:rPr>
                <w:rFonts w:ascii="標楷體" w:eastAsia="標楷體" w:hAnsi="標楷體"/>
              </w:rPr>
              <w:t>.ForeclosureFee.</w:t>
            </w:r>
            <w:r w:rsidRPr="00451724">
              <w:rPr>
                <w:rFonts w:ascii="標楷體" w:eastAsia="標楷體" w:hAnsi="標楷體"/>
              </w:rPr>
              <w:t>Rmk</w:t>
            </w:r>
          </w:p>
        </w:tc>
      </w:tr>
      <w:tr w:rsidR="00A10F71" w:rsidRPr="00362205" w14:paraId="761518AB" w14:textId="77777777" w:rsidTr="00E34637">
        <w:trPr>
          <w:trHeight w:val="244"/>
          <w:jc w:val="center"/>
        </w:trPr>
        <w:tc>
          <w:tcPr>
            <w:tcW w:w="696" w:type="dxa"/>
          </w:tcPr>
          <w:p w14:paraId="49847CBD" w14:textId="77777777" w:rsidR="00A10F71" w:rsidRDefault="00A10F71" w:rsidP="00E34637">
            <w:pPr>
              <w:rPr>
                <w:rFonts w:ascii="標楷體" w:eastAsia="標楷體" w:hAnsi="標楷體"/>
              </w:rPr>
            </w:pPr>
            <w:r>
              <w:rPr>
                <w:rFonts w:ascii="標楷體" w:eastAsia="標楷體" w:hAnsi="標楷體" w:hint="eastAsia"/>
              </w:rPr>
              <w:t>10</w:t>
            </w:r>
          </w:p>
        </w:tc>
        <w:tc>
          <w:tcPr>
            <w:tcW w:w="1495" w:type="dxa"/>
          </w:tcPr>
          <w:p w14:paraId="7AB241A3"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銷帳編號</w:t>
            </w:r>
          </w:p>
        </w:tc>
        <w:tc>
          <w:tcPr>
            <w:tcW w:w="1296" w:type="dxa"/>
          </w:tcPr>
          <w:p w14:paraId="238D0865" w14:textId="77777777" w:rsidR="00A10F71" w:rsidRPr="00291505" w:rsidRDefault="00A10F71" w:rsidP="00E34637">
            <w:pPr>
              <w:rPr>
                <w:rFonts w:ascii="標楷體" w:eastAsia="標楷體" w:hAnsi="標楷體"/>
              </w:rPr>
            </w:pPr>
          </w:p>
        </w:tc>
        <w:tc>
          <w:tcPr>
            <w:tcW w:w="1150" w:type="dxa"/>
          </w:tcPr>
          <w:p w14:paraId="7487E008" w14:textId="77777777" w:rsidR="00A10F71" w:rsidRPr="00291505" w:rsidRDefault="00A10F71" w:rsidP="00E34637">
            <w:pPr>
              <w:rPr>
                <w:rFonts w:ascii="標楷體" w:eastAsia="標楷體" w:hAnsi="標楷體"/>
              </w:rPr>
            </w:pPr>
          </w:p>
        </w:tc>
        <w:tc>
          <w:tcPr>
            <w:tcW w:w="1051" w:type="dxa"/>
          </w:tcPr>
          <w:p w14:paraId="1BAA8ED7" w14:textId="77777777" w:rsidR="00A10F71" w:rsidRPr="00291505" w:rsidRDefault="00A10F71" w:rsidP="00E34637">
            <w:pPr>
              <w:rPr>
                <w:rFonts w:ascii="標楷體" w:eastAsia="標楷體" w:hAnsi="標楷體"/>
              </w:rPr>
            </w:pPr>
          </w:p>
        </w:tc>
        <w:tc>
          <w:tcPr>
            <w:tcW w:w="664" w:type="dxa"/>
          </w:tcPr>
          <w:p w14:paraId="7936925D" w14:textId="77777777" w:rsidR="00A10F71" w:rsidRPr="00291505" w:rsidRDefault="00A10F71" w:rsidP="00E34637">
            <w:pPr>
              <w:rPr>
                <w:rFonts w:ascii="標楷體" w:eastAsia="標楷體" w:hAnsi="標楷體"/>
              </w:rPr>
            </w:pPr>
          </w:p>
        </w:tc>
        <w:tc>
          <w:tcPr>
            <w:tcW w:w="690" w:type="dxa"/>
          </w:tcPr>
          <w:p w14:paraId="3D99E5D5"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5412F385"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CloseNo</w:t>
            </w:r>
          </w:p>
        </w:tc>
      </w:tr>
      <w:tr w:rsidR="00A10F71" w:rsidRPr="00362205" w14:paraId="5FD138E9" w14:textId="77777777" w:rsidTr="00E34637">
        <w:trPr>
          <w:trHeight w:val="244"/>
          <w:jc w:val="center"/>
        </w:trPr>
        <w:tc>
          <w:tcPr>
            <w:tcW w:w="696" w:type="dxa"/>
          </w:tcPr>
          <w:p w14:paraId="226052C8" w14:textId="77777777" w:rsidR="00A10F71" w:rsidRDefault="00A10F71" w:rsidP="00E34637">
            <w:pPr>
              <w:rPr>
                <w:rFonts w:ascii="標楷體" w:eastAsia="標楷體" w:hAnsi="標楷體"/>
              </w:rPr>
            </w:pPr>
            <w:r>
              <w:rPr>
                <w:rFonts w:ascii="標楷體" w:eastAsia="標楷體" w:hAnsi="標楷體" w:hint="eastAsia"/>
              </w:rPr>
              <w:t>11</w:t>
            </w:r>
          </w:p>
        </w:tc>
        <w:tc>
          <w:tcPr>
            <w:tcW w:w="1495" w:type="dxa"/>
          </w:tcPr>
          <w:p w14:paraId="64548378" w14:textId="77777777" w:rsidR="00A10F71" w:rsidRPr="00291505" w:rsidRDefault="00A10F71" w:rsidP="00E34637">
            <w:pPr>
              <w:rPr>
                <w:rFonts w:ascii="標楷體" w:eastAsia="標楷體" w:hAnsi="標楷體"/>
              </w:rPr>
            </w:pPr>
            <w:proofErr w:type="gramStart"/>
            <w:r w:rsidRPr="00291505">
              <w:rPr>
                <w:rFonts w:ascii="標楷體" w:eastAsia="標楷體" w:hAnsi="標楷體" w:hint="eastAsia"/>
              </w:rPr>
              <w:t>轉催收</w:t>
            </w:r>
            <w:proofErr w:type="gramEnd"/>
            <w:r w:rsidRPr="00291505">
              <w:rPr>
                <w:rFonts w:ascii="標楷體" w:eastAsia="標楷體" w:hAnsi="標楷體" w:hint="eastAsia"/>
              </w:rPr>
              <w:t>日</w:t>
            </w:r>
          </w:p>
        </w:tc>
        <w:tc>
          <w:tcPr>
            <w:tcW w:w="1296" w:type="dxa"/>
          </w:tcPr>
          <w:p w14:paraId="19447102" w14:textId="77777777" w:rsidR="00A10F71" w:rsidRPr="00291505" w:rsidRDefault="00A10F71" w:rsidP="00E34637">
            <w:pPr>
              <w:rPr>
                <w:rFonts w:ascii="標楷體" w:eastAsia="標楷體" w:hAnsi="標楷體"/>
              </w:rPr>
            </w:pPr>
          </w:p>
        </w:tc>
        <w:tc>
          <w:tcPr>
            <w:tcW w:w="1150" w:type="dxa"/>
          </w:tcPr>
          <w:p w14:paraId="71B0081B" w14:textId="77777777" w:rsidR="00A10F71" w:rsidRPr="00291505" w:rsidRDefault="00A10F71" w:rsidP="00E34637">
            <w:pPr>
              <w:rPr>
                <w:rFonts w:ascii="標楷體" w:eastAsia="標楷體" w:hAnsi="標楷體"/>
              </w:rPr>
            </w:pPr>
          </w:p>
        </w:tc>
        <w:tc>
          <w:tcPr>
            <w:tcW w:w="1051" w:type="dxa"/>
          </w:tcPr>
          <w:p w14:paraId="0933DE5C" w14:textId="77777777" w:rsidR="00A10F71" w:rsidRPr="00291505" w:rsidRDefault="00A10F71" w:rsidP="00E34637">
            <w:pPr>
              <w:rPr>
                <w:rFonts w:ascii="標楷體" w:eastAsia="標楷體" w:hAnsi="標楷體"/>
              </w:rPr>
            </w:pPr>
          </w:p>
        </w:tc>
        <w:tc>
          <w:tcPr>
            <w:tcW w:w="664" w:type="dxa"/>
          </w:tcPr>
          <w:p w14:paraId="25E62E4A" w14:textId="77777777" w:rsidR="00A10F71" w:rsidRPr="00291505" w:rsidRDefault="00A10F71" w:rsidP="00E34637">
            <w:pPr>
              <w:rPr>
                <w:rFonts w:ascii="標楷體" w:eastAsia="標楷體" w:hAnsi="標楷體"/>
              </w:rPr>
            </w:pPr>
          </w:p>
        </w:tc>
        <w:tc>
          <w:tcPr>
            <w:tcW w:w="690" w:type="dxa"/>
          </w:tcPr>
          <w:p w14:paraId="0A8A8F93"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00B2A0D8"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OverdueDate</w:t>
            </w:r>
          </w:p>
        </w:tc>
      </w:tr>
    </w:tbl>
    <w:p w14:paraId="7881368E" w14:textId="77777777" w:rsidR="00A10F71" w:rsidRPr="00291505" w:rsidRDefault="00A10F71" w:rsidP="00A10F71">
      <w:pPr>
        <w:rPr>
          <w:rFonts w:ascii="標楷體" w:eastAsia="標楷體" w:hAnsi="標楷體"/>
        </w:rPr>
      </w:pPr>
    </w:p>
    <w:p w14:paraId="1016F12E" w14:textId="77777777" w:rsidR="00A10F71" w:rsidRPr="00291505" w:rsidRDefault="00A10F71" w:rsidP="00A10F71">
      <w:pPr>
        <w:pStyle w:val="a"/>
        <w:tabs>
          <w:tab w:val="num" w:pos="1559"/>
        </w:tabs>
        <w:spacing w:before="120"/>
        <w:ind w:left="1559" w:hanging="425"/>
      </w:pPr>
      <w:r w:rsidRPr="00291505">
        <w:t>UI畫面</w:t>
      </w:r>
      <w:r>
        <w:rPr>
          <w:rFonts w:hint="eastAsia"/>
        </w:rPr>
        <w:t>-刪除</w:t>
      </w:r>
    </w:p>
    <w:p w14:paraId="5B2F3479" w14:textId="1AEFE312" w:rsidR="00A10F71" w:rsidRPr="00291505" w:rsidRDefault="00A10F71" w:rsidP="00A10F71">
      <w:pPr>
        <w:pStyle w:val="42"/>
        <w:spacing w:after="72"/>
        <w:ind w:leftChars="0" w:left="0"/>
        <w:rPr>
          <w:rFonts w:ascii="標楷體" w:hAnsi="標楷體"/>
        </w:rPr>
      </w:pPr>
      <w:r w:rsidRPr="00AE6B7C">
        <w:rPr>
          <w:rFonts w:ascii="標楷體" w:hAnsi="標楷體"/>
          <w:noProof/>
        </w:rPr>
        <w:drawing>
          <wp:inline distT="0" distB="0" distL="0" distR="0" wp14:anchorId="0F75F6AD" wp14:editId="71490FCB">
            <wp:extent cx="6477000" cy="2320925"/>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2320925"/>
                    </a:xfrm>
                    <a:prstGeom prst="rect">
                      <a:avLst/>
                    </a:prstGeom>
                    <a:noFill/>
                    <a:ln>
                      <a:noFill/>
                    </a:ln>
                  </pic:spPr>
                </pic:pic>
              </a:graphicData>
            </a:graphic>
          </wp:inline>
        </w:drawing>
      </w:r>
    </w:p>
    <w:p w14:paraId="3CFCD9BA" w14:textId="77777777" w:rsidR="00A10F71" w:rsidRDefault="00A10F71" w:rsidP="00A10F71"/>
    <w:p w14:paraId="4B399142" w14:textId="77777777" w:rsidR="00A10F71" w:rsidRDefault="00A10F71" w:rsidP="00A10F71">
      <w:pPr>
        <w:pStyle w:val="a"/>
        <w:numPr>
          <w:ilvl w:val="0"/>
          <w:numId w:val="136"/>
        </w:numPr>
        <w:spacing w:before="120"/>
      </w:pPr>
      <w:r>
        <w:t>輸入畫面</w:t>
      </w:r>
      <w:r>
        <w:rPr>
          <w:rFonts w:hint="eastAsia"/>
        </w:rPr>
        <w:t>按鈕</w:t>
      </w:r>
      <w:r>
        <w:t>說明</w:t>
      </w:r>
      <w:r>
        <w:rPr>
          <w:rFonts w:hint="eastAsia"/>
        </w:rPr>
        <w:t>-刪除</w:t>
      </w:r>
    </w:p>
    <w:p w14:paraId="7A865EE6"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680C408C" w14:textId="77777777" w:rsidTr="00E34637">
        <w:tc>
          <w:tcPr>
            <w:tcW w:w="851" w:type="dxa"/>
            <w:shd w:val="clear" w:color="auto" w:fill="D9D9D9"/>
          </w:tcPr>
          <w:p w14:paraId="0FF39A2A"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0F6DF36F"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0820A951"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CF124E" w14:paraId="30F0DD6F" w14:textId="77777777" w:rsidTr="00E34637">
        <w:tc>
          <w:tcPr>
            <w:tcW w:w="851" w:type="dxa"/>
            <w:shd w:val="clear" w:color="auto" w:fill="auto"/>
          </w:tcPr>
          <w:p w14:paraId="39151693"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790FC576" w14:textId="77777777" w:rsidR="00A10F71" w:rsidRPr="00F56B75" w:rsidRDefault="00A10F71" w:rsidP="00E34637">
            <w:pPr>
              <w:rPr>
                <w:rFonts w:ascii="標楷體" w:eastAsia="標楷體" w:hAnsi="標楷體"/>
                <w:lang w:eastAsia="zh-HK"/>
              </w:rPr>
            </w:pPr>
            <w:r>
              <w:rPr>
                <w:rFonts w:ascii="標楷體" w:eastAsia="標楷體" w:hAnsi="標楷體" w:hint="eastAsia"/>
              </w:rPr>
              <w:t>刪除</w:t>
            </w:r>
          </w:p>
        </w:tc>
        <w:tc>
          <w:tcPr>
            <w:tcW w:w="7033" w:type="dxa"/>
            <w:shd w:val="clear" w:color="auto" w:fill="auto"/>
          </w:tcPr>
          <w:p w14:paraId="6D174BAE" w14:textId="77777777" w:rsidR="00A10F71" w:rsidRPr="00E1776E" w:rsidRDefault="00A10F71" w:rsidP="00E34637">
            <w:pPr>
              <w:rPr>
                <w:rFonts w:eastAsia="標楷體"/>
                <w:lang w:eastAsia="zh-HK"/>
              </w:rPr>
            </w:pPr>
            <w:r w:rsidRPr="00E1776E">
              <w:rPr>
                <w:rFonts w:eastAsia="標楷體" w:hint="eastAsia"/>
              </w:rPr>
              <w:t>1.</w:t>
            </w:r>
            <w:r w:rsidRPr="00E1776E">
              <w:rPr>
                <w:rFonts w:eastAsia="標楷體" w:hint="eastAsia"/>
              </w:rPr>
              <w:t>【</w:t>
            </w:r>
            <w:r w:rsidRPr="00E1776E">
              <w:rPr>
                <w:rFonts w:eastAsia="標楷體"/>
                <w:lang w:eastAsia="zh-HK"/>
              </w:rPr>
              <w:t>L</w:t>
            </w:r>
            <w:r>
              <w:rPr>
                <w:rFonts w:eastAsia="標楷體" w:hint="eastAsia"/>
              </w:rPr>
              <w:t>2078</w:t>
            </w:r>
            <w:r w:rsidRPr="00291505">
              <w:rPr>
                <w:rFonts w:ascii="標楷體" w:eastAsia="標楷體" w:hAnsi="標楷體" w:hint="eastAsia"/>
              </w:rPr>
              <w:t>法拍費用明細資料查詢</w:t>
            </w:r>
            <w:r w:rsidRPr="00E1776E">
              <w:rPr>
                <w:rFonts w:eastAsia="標楷體" w:hint="eastAsia"/>
              </w:rPr>
              <w:t>】</w:t>
            </w:r>
            <w:r w:rsidRPr="0082021C">
              <w:rPr>
                <w:rFonts w:eastAsia="標楷體"/>
                <w:lang w:eastAsia="zh-HK"/>
              </w:rPr>
              <w:t>功能</w:t>
            </w:r>
            <w:r w:rsidRPr="00F56B75">
              <w:rPr>
                <w:rFonts w:eastAsia="標楷體" w:hint="eastAsia"/>
              </w:rPr>
              <w:t>點「</w:t>
            </w:r>
            <w:r>
              <w:rPr>
                <w:rFonts w:eastAsia="標楷體" w:hint="eastAsia"/>
              </w:rPr>
              <w:t>刪除</w:t>
            </w:r>
            <w:r w:rsidRPr="00E1776E">
              <w:rPr>
                <w:rFonts w:eastAsia="標楷體" w:hint="eastAsia"/>
              </w:rPr>
              <w:t>」</w:t>
            </w:r>
            <w:r w:rsidRPr="00E1776E">
              <w:rPr>
                <w:rFonts w:eastAsia="標楷體"/>
                <w:lang w:eastAsia="zh-HK"/>
              </w:rPr>
              <w:t>時顯示</w:t>
            </w:r>
            <w:r w:rsidRPr="00E1776E">
              <w:rPr>
                <w:rFonts w:eastAsia="標楷體" w:hint="eastAsia"/>
              </w:rPr>
              <w:t>。</w:t>
            </w:r>
          </w:p>
          <w:p w14:paraId="31BF5051"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37901E1" w14:textId="77777777" w:rsidR="00A10F71" w:rsidRDefault="00A10F71" w:rsidP="00E34637">
            <w:pPr>
              <w:rPr>
                <w:rFonts w:ascii="標楷體" w:eastAsia="標楷體" w:hAnsi="標楷體"/>
              </w:rPr>
            </w:pPr>
            <w:r>
              <w:rPr>
                <w:rFonts w:ascii="標楷體" w:eastAsia="標楷體" w:hAnsi="標楷體"/>
              </w:rPr>
              <w:t>2</w:t>
            </w:r>
            <w:r>
              <w:rPr>
                <w:rFonts w:ascii="標楷體" w:eastAsia="標楷體" w:hAnsi="標楷體" w:hint="eastAsia"/>
              </w:rPr>
              <w:t>.鎖定</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鎖定</w:t>
            </w:r>
            <w:r w:rsidRPr="00C5543E">
              <w:rPr>
                <w:rFonts w:ascii="標楷體" w:eastAsia="標楷體" w:hAnsi="標楷體" w:hint="eastAsia"/>
              </w:rPr>
              <w:t>失敗時顯示錯</w:t>
            </w:r>
          </w:p>
          <w:p w14:paraId="2449CF09" w14:textId="77777777" w:rsidR="00A10F71" w:rsidRPr="007C091B" w:rsidRDefault="00A10F71" w:rsidP="00E34637">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0004:刪除</w:t>
            </w:r>
            <w:r w:rsidRPr="007C091B">
              <w:rPr>
                <w:rFonts w:ascii="標楷體" w:eastAsia="標楷體" w:hAnsi="標楷體" w:hint="eastAsia"/>
              </w:rPr>
              <w:t>資料不存在</w:t>
            </w:r>
            <w:r w:rsidRPr="00C5543E">
              <w:rPr>
                <w:rFonts w:ascii="標楷體" w:eastAsia="標楷體" w:hAnsi="標楷體" w:hint="eastAsia"/>
                <w:lang w:eastAsia="zh-HK"/>
              </w:rPr>
              <w:t>"</w:t>
            </w:r>
          </w:p>
          <w:p w14:paraId="3E984BE2" w14:textId="77777777" w:rsidR="00A10F71" w:rsidRDefault="00A10F71" w:rsidP="00E34637">
            <w:pPr>
              <w:rPr>
                <w:rFonts w:ascii="標楷體" w:eastAsia="標楷體" w:hAnsi="標楷體"/>
              </w:rPr>
            </w:pPr>
            <w:r>
              <w:rPr>
                <w:rFonts w:ascii="標楷體" w:eastAsia="標楷體" w:hAnsi="標楷體" w:hint="eastAsia"/>
              </w:rPr>
              <w:t>3.刪除</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刪除</w:t>
            </w:r>
            <w:r w:rsidRPr="00C5543E">
              <w:rPr>
                <w:rFonts w:ascii="標楷體" w:eastAsia="標楷體" w:hAnsi="標楷體" w:hint="eastAsia"/>
              </w:rPr>
              <w:t>失敗時顯示錯</w:t>
            </w:r>
          </w:p>
          <w:p w14:paraId="73A3FF1B" w14:textId="77777777" w:rsidR="00A10F71" w:rsidRDefault="00A10F71" w:rsidP="00E34637">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0008:更新</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757E9F20" w14:textId="77777777" w:rsidR="00A10F71" w:rsidRPr="000546EF" w:rsidRDefault="00A10F71" w:rsidP="00E34637">
            <w:pPr>
              <w:rPr>
                <w:rFonts w:ascii="標楷體" w:eastAsia="標楷體" w:hAnsi="標楷體"/>
              </w:rPr>
            </w:pPr>
            <w:r>
              <w:rPr>
                <w:rFonts w:ascii="標楷體" w:eastAsia="標楷體" w:hAnsi="標楷體" w:hint="eastAsia"/>
              </w:rPr>
              <w:t>4</w:t>
            </w:r>
            <w:r>
              <w:rPr>
                <w:rFonts w:ascii="標楷體" w:eastAsia="標楷體" w:hAnsi="標楷體"/>
              </w:rPr>
              <w:t>.</w:t>
            </w:r>
            <w:r>
              <w:rPr>
                <w:rFonts w:ascii="標楷體" w:eastAsia="標楷體" w:hAnsi="標楷體" w:hint="eastAsia"/>
              </w:rPr>
              <w:t>使用共用元件</w:t>
            </w:r>
            <w:r w:rsidRPr="00E35B2F">
              <w:rPr>
                <w:rFonts w:ascii="標楷體" w:eastAsia="標楷體" w:hAnsi="標楷體"/>
              </w:rPr>
              <w:t>AcReceivableCom</w:t>
            </w:r>
            <w:r>
              <w:rPr>
                <w:rFonts w:ascii="標楷體" w:eastAsia="標楷體" w:hAnsi="標楷體" w:hint="eastAsia"/>
              </w:rPr>
              <w:t>刪除</w:t>
            </w:r>
            <w:r w:rsidRPr="004923A8">
              <w:rPr>
                <w:rFonts w:ascii="標楷體" w:eastAsia="標楷體" w:hAnsi="標楷體"/>
                <w:color w:val="000000"/>
              </w:rPr>
              <w:t>未銷帳餘額明細</w:t>
            </w:r>
          </w:p>
          <w:p w14:paraId="15AB7342"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715C5A" w14:textId="77777777" w:rsidR="00A10F71" w:rsidRPr="00E1776E" w:rsidRDefault="00A10F71" w:rsidP="00E34637">
            <w:pPr>
              <w:rPr>
                <w:rFonts w:ascii="標楷體" w:eastAsia="標楷體" w:hAnsi="標楷體"/>
                <w:lang w:eastAsia="zh-HK"/>
              </w:rPr>
            </w:pPr>
            <w:r>
              <w:rPr>
                <w:rFonts w:ascii="標楷體" w:eastAsia="標楷體" w:hAnsi="標楷體" w:hint="eastAsia"/>
              </w:rPr>
              <w:t>5.刪除</w:t>
            </w:r>
            <w:r w:rsidRPr="00FD0AE2">
              <w:rPr>
                <w:rFonts w:ascii="標楷體" w:eastAsia="標楷體" w:hAnsi="標楷體" w:hint="eastAsia"/>
              </w:rPr>
              <w:t>[</w:t>
            </w:r>
            <w:r w:rsidRPr="002E356F">
              <w:rPr>
                <w:rFonts w:ascii="標楷體" w:eastAsia="標楷體" w:hAnsi="標楷體" w:hint="eastAsia"/>
              </w:rPr>
              <w:t>法拍費用檔</w:t>
            </w:r>
            <w:r w:rsidRPr="00FD0AE2">
              <w:rPr>
                <w:rFonts w:ascii="標楷體" w:eastAsia="標楷體" w:hAnsi="標楷體" w:hint="eastAsia"/>
              </w:rPr>
              <w:t>(</w:t>
            </w:r>
            <w:r w:rsidRPr="002E356F">
              <w:rPr>
                <w:rFonts w:ascii="標楷體" w:eastAsia="標楷體" w:hAnsi="標楷體"/>
              </w:rPr>
              <w:t>ForeclosureFee</w:t>
            </w:r>
            <w:r>
              <w:rPr>
                <w:rFonts w:ascii="標楷體" w:eastAsia="標楷體" w:hAnsi="標楷體" w:hint="eastAsia"/>
              </w:rPr>
              <w:t>)]資料</w:t>
            </w:r>
          </w:p>
        </w:tc>
      </w:tr>
      <w:tr w:rsidR="00A10F71" w:rsidRPr="00F5236F" w14:paraId="32EEE57F" w14:textId="77777777" w:rsidTr="00E34637">
        <w:tc>
          <w:tcPr>
            <w:tcW w:w="851" w:type="dxa"/>
            <w:shd w:val="clear" w:color="auto" w:fill="auto"/>
          </w:tcPr>
          <w:p w14:paraId="236BC52A" w14:textId="77777777" w:rsidR="00A10F71" w:rsidRPr="004E0A3F" w:rsidRDefault="00A10F71" w:rsidP="00E34637">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7877ADED"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22585CDA" w14:textId="77777777" w:rsidR="00A10F71" w:rsidRPr="004E0A3F" w:rsidRDefault="00A10F71" w:rsidP="00E3463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11E70BDC" w14:textId="77777777" w:rsidR="00A10F71" w:rsidRPr="0005180A" w:rsidRDefault="00A10F71" w:rsidP="00A10F71"/>
    <w:p w14:paraId="67BEBEC7" w14:textId="77777777" w:rsidR="00A10F71" w:rsidRPr="00583AF3" w:rsidRDefault="00A10F71" w:rsidP="00A10F71"/>
    <w:p w14:paraId="1BA9B98D" w14:textId="77777777" w:rsidR="00A10F71" w:rsidRDefault="00A10F71" w:rsidP="00A10F71">
      <w:pPr>
        <w:pStyle w:val="a"/>
        <w:numPr>
          <w:ilvl w:val="0"/>
          <w:numId w:val="136"/>
        </w:numPr>
        <w:spacing w:before="120"/>
      </w:pPr>
      <w:r>
        <w:t>輸入畫面資料說明</w:t>
      </w:r>
      <w:r>
        <w:rPr>
          <w:rFonts w:hint="eastAsia"/>
        </w:rPr>
        <w:t>-刪除</w:t>
      </w:r>
    </w:p>
    <w:p w14:paraId="59402738"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377"/>
        <w:gridCol w:w="1201"/>
        <w:gridCol w:w="1071"/>
        <w:gridCol w:w="983"/>
        <w:gridCol w:w="640"/>
        <w:gridCol w:w="677"/>
        <w:gridCol w:w="3576"/>
      </w:tblGrid>
      <w:tr w:rsidR="00A10F71" w:rsidRPr="00362205" w14:paraId="7CD15CDB" w14:textId="77777777" w:rsidTr="00E34637">
        <w:trPr>
          <w:trHeight w:val="388"/>
          <w:tblHeader/>
          <w:jc w:val="center"/>
        </w:trPr>
        <w:tc>
          <w:tcPr>
            <w:tcW w:w="696" w:type="dxa"/>
            <w:vMerge w:val="restart"/>
            <w:shd w:val="clear" w:color="auto" w:fill="D9D9D9"/>
          </w:tcPr>
          <w:p w14:paraId="0D2D76C0"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495" w:type="dxa"/>
            <w:vMerge w:val="restart"/>
            <w:shd w:val="clear" w:color="auto" w:fill="D9D9D9"/>
          </w:tcPr>
          <w:p w14:paraId="24314A57"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851" w:type="dxa"/>
            <w:gridSpan w:val="5"/>
            <w:shd w:val="clear" w:color="auto" w:fill="D9D9D9"/>
          </w:tcPr>
          <w:p w14:paraId="11FDB3FD"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378" w:type="dxa"/>
            <w:vMerge w:val="restart"/>
            <w:shd w:val="clear" w:color="auto" w:fill="D9D9D9"/>
          </w:tcPr>
          <w:p w14:paraId="4CEEB638"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2488430C" w14:textId="77777777" w:rsidTr="00E34637">
        <w:trPr>
          <w:trHeight w:val="244"/>
          <w:tblHeader/>
          <w:jc w:val="center"/>
        </w:trPr>
        <w:tc>
          <w:tcPr>
            <w:tcW w:w="696" w:type="dxa"/>
            <w:vMerge/>
            <w:shd w:val="clear" w:color="auto" w:fill="D9D9D9"/>
          </w:tcPr>
          <w:p w14:paraId="06E42796" w14:textId="77777777" w:rsidR="00A10F71" w:rsidRPr="00362205" w:rsidRDefault="00A10F71" w:rsidP="00E34637">
            <w:pPr>
              <w:rPr>
                <w:rFonts w:ascii="標楷體" w:eastAsia="標楷體" w:hAnsi="標楷體"/>
              </w:rPr>
            </w:pPr>
          </w:p>
        </w:tc>
        <w:tc>
          <w:tcPr>
            <w:tcW w:w="1495" w:type="dxa"/>
            <w:vMerge/>
            <w:shd w:val="clear" w:color="auto" w:fill="D9D9D9"/>
          </w:tcPr>
          <w:p w14:paraId="79CF59DD" w14:textId="77777777" w:rsidR="00A10F71" w:rsidRPr="00362205" w:rsidRDefault="00A10F71" w:rsidP="00E34637">
            <w:pPr>
              <w:rPr>
                <w:rFonts w:ascii="標楷體" w:eastAsia="標楷體" w:hAnsi="標楷體"/>
              </w:rPr>
            </w:pPr>
          </w:p>
        </w:tc>
        <w:tc>
          <w:tcPr>
            <w:tcW w:w="1296" w:type="dxa"/>
            <w:shd w:val="clear" w:color="auto" w:fill="D9D9D9"/>
          </w:tcPr>
          <w:p w14:paraId="22B77237" w14:textId="77777777" w:rsidR="00A10F71" w:rsidRPr="00362205" w:rsidRDefault="00A10F71" w:rsidP="00E34637">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1150" w:type="dxa"/>
            <w:shd w:val="clear" w:color="auto" w:fill="D9D9D9"/>
          </w:tcPr>
          <w:p w14:paraId="72A5766D"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51" w:type="dxa"/>
            <w:shd w:val="clear" w:color="auto" w:fill="D9D9D9"/>
          </w:tcPr>
          <w:p w14:paraId="50BD3A9E"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64" w:type="dxa"/>
            <w:shd w:val="clear" w:color="auto" w:fill="D9D9D9"/>
          </w:tcPr>
          <w:p w14:paraId="067EA588"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0" w:type="dxa"/>
            <w:shd w:val="clear" w:color="auto" w:fill="D9D9D9"/>
          </w:tcPr>
          <w:p w14:paraId="43A0F59F"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378" w:type="dxa"/>
            <w:vMerge/>
            <w:shd w:val="clear" w:color="auto" w:fill="D9D9D9"/>
          </w:tcPr>
          <w:p w14:paraId="10FBBCD7" w14:textId="77777777" w:rsidR="00A10F71" w:rsidRPr="00362205" w:rsidRDefault="00A10F71" w:rsidP="00E34637">
            <w:pPr>
              <w:rPr>
                <w:rFonts w:ascii="標楷體" w:eastAsia="標楷體" w:hAnsi="標楷體"/>
              </w:rPr>
            </w:pPr>
          </w:p>
        </w:tc>
      </w:tr>
      <w:tr w:rsidR="00A10F71" w:rsidRPr="00362205" w14:paraId="1D0D8F43" w14:textId="77777777" w:rsidTr="00E34637">
        <w:trPr>
          <w:trHeight w:val="244"/>
          <w:jc w:val="center"/>
        </w:trPr>
        <w:tc>
          <w:tcPr>
            <w:tcW w:w="696" w:type="dxa"/>
          </w:tcPr>
          <w:p w14:paraId="1A80ED04" w14:textId="77777777" w:rsidR="00A10F71" w:rsidRPr="00362205" w:rsidRDefault="00A10F71" w:rsidP="00E34637">
            <w:pPr>
              <w:rPr>
                <w:rFonts w:ascii="標楷體" w:eastAsia="標楷體" w:hAnsi="標楷體"/>
              </w:rPr>
            </w:pPr>
            <w:r w:rsidRPr="00362205">
              <w:rPr>
                <w:rFonts w:ascii="標楷體" w:eastAsia="標楷體" w:hAnsi="標楷體" w:hint="eastAsia"/>
              </w:rPr>
              <w:t>1.</w:t>
            </w:r>
          </w:p>
        </w:tc>
        <w:tc>
          <w:tcPr>
            <w:tcW w:w="1495" w:type="dxa"/>
          </w:tcPr>
          <w:p w14:paraId="5F117B22" w14:textId="77777777" w:rsidR="00A10F71" w:rsidRPr="00291505" w:rsidRDefault="00A10F71" w:rsidP="00E34637">
            <w:pPr>
              <w:rPr>
                <w:rFonts w:ascii="標楷體" w:eastAsia="標楷體" w:hAnsi="標楷體"/>
              </w:rPr>
            </w:pPr>
            <w:r w:rsidRPr="00291505">
              <w:rPr>
                <w:rFonts w:ascii="標楷體" w:eastAsia="標楷體" w:hAnsi="標楷體" w:hint="eastAsia"/>
              </w:rPr>
              <w:t>功能</w:t>
            </w:r>
          </w:p>
        </w:tc>
        <w:tc>
          <w:tcPr>
            <w:tcW w:w="1296" w:type="dxa"/>
          </w:tcPr>
          <w:p w14:paraId="3CADA889" w14:textId="77777777" w:rsidR="00A10F71" w:rsidRPr="00291505" w:rsidRDefault="00A10F71" w:rsidP="00E34637">
            <w:pPr>
              <w:rPr>
                <w:rFonts w:ascii="標楷體" w:eastAsia="標楷體" w:hAnsi="標楷體"/>
              </w:rPr>
            </w:pPr>
          </w:p>
        </w:tc>
        <w:tc>
          <w:tcPr>
            <w:tcW w:w="1150" w:type="dxa"/>
          </w:tcPr>
          <w:p w14:paraId="6D2759CC" w14:textId="77777777" w:rsidR="00A10F71" w:rsidRPr="00291505" w:rsidRDefault="00A10F71" w:rsidP="00E34637">
            <w:pPr>
              <w:rPr>
                <w:rFonts w:ascii="標楷體" w:eastAsia="標楷體" w:hAnsi="標楷體"/>
              </w:rPr>
            </w:pPr>
            <w:r>
              <w:rPr>
                <w:rFonts w:ascii="標楷體" w:eastAsia="標楷體" w:hAnsi="標楷體" w:hint="eastAsia"/>
              </w:rPr>
              <w:t>刪除</w:t>
            </w:r>
          </w:p>
        </w:tc>
        <w:tc>
          <w:tcPr>
            <w:tcW w:w="1051" w:type="dxa"/>
          </w:tcPr>
          <w:p w14:paraId="19ACD2A2" w14:textId="77777777" w:rsidR="00A10F71" w:rsidRPr="00291505" w:rsidRDefault="00A10F71" w:rsidP="00E34637">
            <w:pPr>
              <w:rPr>
                <w:rFonts w:ascii="標楷體" w:eastAsia="標楷體" w:hAnsi="標楷體"/>
              </w:rPr>
            </w:pPr>
          </w:p>
        </w:tc>
        <w:tc>
          <w:tcPr>
            <w:tcW w:w="664" w:type="dxa"/>
          </w:tcPr>
          <w:p w14:paraId="16195D82" w14:textId="77777777" w:rsidR="00A10F71" w:rsidRPr="00291505" w:rsidRDefault="00A10F71" w:rsidP="00E34637">
            <w:pPr>
              <w:rPr>
                <w:rFonts w:ascii="標楷體" w:eastAsia="標楷體" w:hAnsi="標楷體"/>
              </w:rPr>
            </w:pPr>
          </w:p>
        </w:tc>
        <w:tc>
          <w:tcPr>
            <w:tcW w:w="690" w:type="dxa"/>
          </w:tcPr>
          <w:p w14:paraId="6624F0BB"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32343217" w14:textId="77777777" w:rsidR="00A10F71" w:rsidRPr="00291505" w:rsidRDefault="00A10F71" w:rsidP="00E34637">
            <w:pPr>
              <w:rPr>
                <w:rFonts w:ascii="標楷體" w:eastAsia="標楷體" w:hAnsi="標楷體"/>
              </w:rPr>
            </w:pPr>
            <w:r w:rsidRPr="00291505">
              <w:rPr>
                <w:rFonts w:ascii="標楷體" w:eastAsia="標楷體" w:hAnsi="標楷體"/>
              </w:rPr>
              <w:t xml:space="preserve"> </w:t>
            </w:r>
          </w:p>
          <w:p w14:paraId="17727560" w14:textId="77777777" w:rsidR="00A10F71" w:rsidRPr="00291505" w:rsidRDefault="00A10F71" w:rsidP="00E34637">
            <w:pPr>
              <w:rPr>
                <w:rFonts w:ascii="標楷體" w:eastAsia="標楷體" w:hAnsi="標楷體"/>
              </w:rPr>
            </w:pPr>
          </w:p>
        </w:tc>
      </w:tr>
      <w:tr w:rsidR="00A10F71" w:rsidRPr="00362205" w14:paraId="4B8BB20A" w14:textId="77777777" w:rsidTr="00E34637">
        <w:trPr>
          <w:trHeight w:val="244"/>
          <w:jc w:val="center"/>
        </w:trPr>
        <w:tc>
          <w:tcPr>
            <w:tcW w:w="696" w:type="dxa"/>
          </w:tcPr>
          <w:p w14:paraId="2C3DB756" w14:textId="77777777" w:rsidR="00A10F71" w:rsidRPr="00362205" w:rsidRDefault="00A10F71" w:rsidP="00E3463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95" w:type="dxa"/>
          </w:tcPr>
          <w:p w14:paraId="56AF2858" w14:textId="77777777" w:rsidR="00A10F71" w:rsidRPr="00291505" w:rsidRDefault="00A10F71" w:rsidP="00E34637">
            <w:pPr>
              <w:rPr>
                <w:rFonts w:ascii="標楷體" w:eastAsia="標楷體" w:hAnsi="標楷體"/>
              </w:rPr>
            </w:pPr>
            <w:proofErr w:type="gramStart"/>
            <w:r w:rsidRPr="00291505">
              <w:rPr>
                <w:rFonts w:ascii="標楷體" w:eastAsia="標楷體" w:hAnsi="標楷體" w:hint="eastAsia"/>
              </w:rPr>
              <w:t>借款人戶號</w:t>
            </w:r>
            <w:proofErr w:type="gramEnd"/>
          </w:p>
        </w:tc>
        <w:tc>
          <w:tcPr>
            <w:tcW w:w="1296" w:type="dxa"/>
          </w:tcPr>
          <w:p w14:paraId="18ABAA76" w14:textId="77777777" w:rsidR="00A10F71" w:rsidRPr="00291505" w:rsidRDefault="00A10F71" w:rsidP="00E34637">
            <w:pPr>
              <w:rPr>
                <w:rFonts w:ascii="標楷體" w:eastAsia="標楷體" w:hAnsi="標楷體"/>
              </w:rPr>
            </w:pPr>
          </w:p>
        </w:tc>
        <w:tc>
          <w:tcPr>
            <w:tcW w:w="1150" w:type="dxa"/>
          </w:tcPr>
          <w:p w14:paraId="0CB73954" w14:textId="77777777" w:rsidR="00A10F71" w:rsidRPr="00291505" w:rsidRDefault="00A10F71" w:rsidP="00E34637">
            <w:pPr>
              <w:rPr>
                <w:rFonts w:ascii="標楷體" w:eastAsia="標楷體" w:hAnsi="標楷體"/>
              </w:rPr>
            </w:pPr>
          </w:p>
        </w:tc>
        <w:tc>
          <w:tcPr>
            <w:tcW w:w="1051" w:type="dxa"/>
          </w:tcPr>
          <w:p w14:paraId="6C1EF16D" w14:textId="77777777" w:rsidR="00A10F71" w:rsidRPr="00291505" w:rsidRDefault="00A10F71" w:rsidP="00E34637">
            <w:pPr>
              <w:rPr>
                <w:rFonts w:ascii="標楷體" w:eastAsia="標楷體" w:hAnsi="標楷體"/>
              </w:rPr>
            </w:pPr>
          </w:p>
        </w:tc>
        <w:tc>
          <w:tcPr>
            <w:tcW w:w="664" w:type="dxa"/>
          </w:tcPr>
          <w:p w14:paraId="7A20DF5A" w14:textId="77777777" w:rsidR="00A10F71" w:rsidRPr="00291505" w:rsidRDefault="00A10F71" w:rsidP="00E34637">
            <w:pPr>
              <w:rPr>
                <w:rFonts w:ascii="標楷體" w:eastAsia="標楷體" w:hAnsi="標楷體"/>
              </w:rPr>
            </w:pPr>
          </w:p>
        </w:tc>
        <w:tc>
          <w:tcPr>
            <w:tcW w:w="690" w:type="dxa"/>
          </w:tcPr>
          <w:p w14:paraId="5A256A2B"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6866D1CE"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CustNo</w:t>
            </w:r>
          </w:p>
        </w:tc>
      </w:tr>
      <w:tr w:rsidR="00A10F71" w:rsidRPr="00362205" w14:paraId="7D86BC96" w14:textId="77777777" w:rsidTr="00E34637">
        <w:trPr>
          <w:trHeight w:val="244"/>
          <w:jc w:val="center"/>
        </w:trPr>
        <w:tc>
          <w:tcPr>
            <w:tcW w:w="696" w:type="dxa"/>
          </w:tcPr>
          <w:p w14:paraId="4939FA2E" w14:textId="77777777" w:rsidR="00A10F71" w:rsidRDefault="00A10F71" w:rsidP="00E34637">
            <w:pPr>
              <w:rPr>
                <w:rFonts w:ascii="標楷體" w:eastAsia="標楷體" w:hAnsi="標楷體"/>
              </w:rPr>
            </w:pPr>
            <w:r>
              <w:rPr>
                <w:rFonts w:ascii="標楷體" w:eastAsia="標楷體" w:hAnsi="標楷體" w:hint="eastAsia"/>
              </w:rPr>
              <w:t>3</w:t>
            </w:r>
          </w:p>
        </w:tc>
        <w:tc>
          <w:tcPr>
            <w:tcW w:w="1495" w:type="dxa"/>
          </w:tcPr>
          <w:p w14:paraId="503F9AAA" w14:textId="77777777" w:rsidR="00A10F71" w:rsidRPr="00291505" w:rsidRDefault="00A10F71" w:rsidP="00E34637">
            <w:pPr>
              <w:rPr>
                <w:rFonts w:ascii="標楷體" w:eastAsia="標楷體" w:hAnsi="標楷體"/>
              </w:rPr>
            </w:pPr>
            <w:r w:rsidRPr="00291505">
              <w:rPr>
                <w:rFonts w:ascii="標楷體" w:eastAsia="標楷體" w:hAnsi="標楷體" w:hint="eastAsia"/>
              </w:rPr>
              <w:t>收件日</w:t>
            </w:r>
          </w:p>
        </w:tc>
        <w:tc>
          <w:tcPr>
            <w:tcW w:w="1296" w:type="dxa"/>
          </w:tcPr>
          <w:p w14:paraId="331D5170" w14:textId="77777777" w:rsidR="00A10F71" w:rsidRPr="00291505" w:rsidRDefault="00A10F71" w:rsidP="00E34637">
            <w:pPr>
              <w:rPr>
                <w:rFonts w:ascii="標楷體" w:eastAsia="標楷體" w:hAnsi="標楷體"/>
              </w:rPr>
            </w:pPr>
          </w:p>
        </w:tc>
        <w:tc>
          <w:tcPr>
            <w:tcW w:w="1150" w:type="dxa"/>
          </w:tcPr>
          <w:p w14:paraId="06C9FBD3" w14:textId="77777777" w:rsidR="00A10F71" w:rsidRPr="00291505" w:rsidRDefault="00A10F71" w:rsidP="00E34637">
            <w:pPr>
              <w:rPr>
                <w:rFonts w:ascii="標楷體" w:eastAsia="標楷體" w:hAnsi="標楷體"/>
              </w:rPr>
            </w:pPr>
          </w:p>
        </w:tc>
        <w:tc>
          <w:tcPr>
            <w:tcW w:w="1051" w:type="dxa"/>
          </w:tcPr>
          <w:p w14:paraId="0DCE81BB" w14:textId="77777777" w:rsidR="00A10F71" w:rsidRPr="00291505" w:rsidRDefault="00A10F71" w:rsidP="00E34637">
            <w:pPr>
              <w:rPr>
                <w:rFonts w:ascii="標楷體" w:eastAsia="標楷體" w:hAnsi="標楷體"/>
              </w:rPr>
            </w:pPr>
          </w:p>
        </w:tc>
        <w:tc>
          <w:tcPr>
            <w:tcW w:w="664" w:type="dxa"/>
          </w:tcPr>
          <w:p w14:paraId="46539FA0" w14:textId="77777777" w:rsidR="00A10F71" w:rsidRPr="00291505" w:rsidRDefault="00A10F71" w:rsidP="00E34637">
            <w:pPr>
              <w:rPr>
                <w:rFonts w:ascii="標楷體" w:eastAsia="標楷體" w:hAnsi="標楷體"/>
              </w:rPr>
            </w:pPr>
          </w:p>
        </w:tc>
        <w:tc>
          <w:tcPr>
            <w:tcW w:w="690" w:type="dxa"/>
          </w:tcPr>
          <w:p w14:paraId="111F9BEA"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04AD0ADF"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ReceiveDate</w:t>
            </w:r>
          </w:p>
        </w:tc>
      </w:tr>
      <w:tr w:rsidR="00A10F71" w:rsidRPr="00362205" w14:paraId="2F13C4BA" w14:textId="77777777" w:rsidTr="00E34637">
        <w:trPr>
          <w:trHeight w:val="244"/>
          <w:jc w:val="center"/>
        </w:trPr>
        <w:tc>
          <w:tcPr>
            <w:tcW w:w="696" w:type="dxa"/>
          </w:tcPr>
          <w:p w14:paraId="34FDD3CF" w14:textId="77777777" w:rsidR="00A10F71" w:rsidRDefault="00A10F71" w:rsidP="00E34637">
            <w:pPr>
              <w:rPr>
                <w:rFonts w:ascii="標楷體" w:eastAsia="標楷體" w:hAnsi="標楷體"/>
              </w:rPr>
            </w:pPr>
            <w:r>
              <w:rPr>
                <w:rFonts w:ascii="標楷體" w:eastAsia="標楷體" w:hAnsi="標楷體" w:hint="eastAsia"/>
              </w:rPr>
              <w:t>4</w:t>
            </w:r>
          </w:p>
        </w:tc>
        <w:tc>
          <w:tcPr>
            <w:tcW w:w="1495" w:type="dxa"/>
          </w:tcPr>
          <w:p w14:paraId="08B375DC"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單據日期</w:t>
            </w:r>
          </w:p>
        </w:tc>
        <w:tc>
          <w:tcPr>
            <w:tcW w:w="1296" w:type="dxa"/>
          </w:tcPr>
          <w:p w14:paraId="67BD1B3D" w14:textId="77777777" w:rsidR="00A10F71" w:rsidRPr="00F33E6D" w:rsidRDefault="00A10F71" w:rsidP="00E34637">
            <w:pPr>
              <w:rPr>
                <w:rFonts w:ascii="標楷體" w:eastAsia="標楷體" w:hAnsi="標楷體"/>
                <w:color w:val="000000"/>
              </w:rPr>
            </w:pPr>
          </w:p>
        </w:tc>
        <w:tc>
          <w:tcPr>
            <w:tcW w:w="1150" w:type="dxa"/>
          </w:tcPr>
          <w:p w14:paraId="5CCAD457" w14:textId="77777777" w:rsidR="00A10F71" w:rsidRPr="00291505" w:rsidRDefault="00A10F71" w:rsidP="00E34637">
            <w:pPr>
              <w:rPr>
                <w:rFonts w:ascii="標楷體" w:eastAsia="標楷體" w:hAnsi="標楷體"/>
              </w:rPr>
            </w:pPr>
          </w:p>
        </w:tc>
        <w:tc>
          <w:tcPr>
            <w:tcW w:w="1051" w:type="dxa"/>
          </w:tcPr>
          <w:p w14:paraId="6C40FDFF" w14:textId="77777777" w:rsidR="00A10F71" w:rsidRPr="00291505" w:rsidRDefault="00A10F71" w:rsidP="00E34637">
            <w:pPr>
              <w:rPr>
                <w:rFonts w:ascii="標楷體" w:eastAsia="標楷體" w:hAnsi="標楷體"/>
              </w:rPr>
            </w:pPr>
          </w:p>
        </w:tc>
        <w:tc>
          <w:tcPr>
            <w:tcW w:w="664" w:type="dxa"/>
          </w:tcPr>
          <w:p w14:paraId="145D0B29" w14:textId="77777777" w:rsidR="00A10F71" w:rsidRPr="00291505" w:rsidRDefault="00A10F71" w:rsidP="00E34637">
            <w:pPr>
              <w:rPr>
                <w:rFonts w:ascii="標楷體" w:eastAsia="標楷體" w:hAnsi="標楷體"/>
              </w:rPr>
            </w:pPr>
          </w:p>
        </w:tc>
        <w:tc>
          <w:tcPr>
            <w:tcW w:w="690" w:type="dxa"/>
          </w:tcPr>
          <w:p w14:paraId="5081F08C"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23F5FDBB"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DocDate</w:t>
            </w:r>
          </w:p>
        </w:tc>
      </w:tr>
      <w:tr w:rsidR="00A10F71" w:rsidRPr="00362205" w14:paraId="12EB1573" w14:textId="77777777" w:rsidTr="00E34637">
        <w:trPr>
          <w:trHeight w:val="244"/>
          <w:jc w:val="center"/>
        </w:trPr>
        <w:tc>
          <w:tcPr>
            <w:tcW w:w="696" w:type="dxa"/>
          </w:tcPr>
          <w:p w14:paraId="246EEC96" w14:textId="77777777" w:rsidR="00A10F71" w:rsidRDefault="00A10F71" w:rsidP="00E34637">
            <w:pPr>
              <w:rPr>
                <w:rFonts w:ascii="標楷體" w:eastAsia="標楷體" w:hAnsi="標楷體"/>
              </w:rPr>
            </w:pPr>
            <w:r>
              <w:rPr>
                <w:rFonts w:ascii="標楷體" w:eastAsia="標楷體" w:hAnsi="標楷體" w:hint="eastAsia"/>
              </w:rPr>
              <w:t>5</w:t>
            </w:r>
          </w:p>
        </w:tc>
        <w:tc>
          <w:tcPr>
            <w:tcW w:w="1495" w:type="dxa"/>
          </w:tcPr>
          <w:p w14:paraId="4E77083D"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法拍費用</w:t>
            </w:r>
          </w:p>
        </w:tc>
        <w:tc>
          <w:tcPr>
            <w:tcW w:w="1296" w:type="dxa"/>
          </w:tcPr>
          <w:p w14:paraId="4783EC85" w14:textId="77777777" w:rsidR="00A10F71" w:rsidRPr="00F33E6D" w:rsidRDefault="00A10F71" w:rsidP="00E34637">
            <w:pPr>
              <w:rPr>
                <w:rFonts w:ascii="標楷體" w:eastAsia="標楷體" w:hAnsi="標楷體"/>
                <w:color w:val="000000"/>
              </w:rPr>
            </w:pPr>
          </w:p>
        </w:tc>
        <w:tc>
          <w:tcPr>
            <w:tcW w:w="1150" w:type="dxa"/>
          </w:tcPr>
          <w:p w14:paraId="2B15746C" w14:textId="77777777" w:rsidR="00A10F71" w:rsidRPr="00291505" w:rsidRDefault="00A10F71" w:rsidP="00E34637">
            <w:pPr>
              <w:rPr>
                <w:rFonts w:ascii="標楷體" w:eastAsia="標楷體" w:hAnsi="標楷體"/>
              </w:rPr>
            </w:pPr>
          </w:p>
        </w:tc>
        <w:tc>
          <w:tcPr>
            <w:tcW w:w="1051" w:type="dxa"/>
          </w:tcPr>
          <w:p w14:paraId="71201F5C" w14:textId="77777777" w:rsidR="00A10F71" w:rsidRPr="00291505" w:rsidRDefault="00A10F71" w:rsidP="00E34637">
            <w:pPr>
              <w:rPr>
                <w:rFonts w:ascii="標楷體" w:eastAsia="標楷體" w:hAnsi="標楷體"/>
              </w:rPr>
            </w:pPr>
          </w:p>
        </w:tc>
        <w:tc>
          <w:tcPr>
            <w:tcW w:w="664" w:type="dxa"/>
          </w:tcPr>
          <w:p w14:paraId="785FFB3D" w14:textId="77777777" w:rsidR="00A10F71" w:rsidRPr="00291505" w:rsidRDefault="00A10F71" w:rsidP="00E34637">
            <w:pPr>
              <w:rPr>
                <w:rFonts w:ascii="標楷體" w:eastAsia="標楷體" w:hAnsi="標楷體"/>
              </w:rPr>
            </w:pPr>
          </w:p>
        </w:tc>
        <w:tc>
          <w:tcPr>
            <w:tcW w:w="690" w:type="dxa"/>
          </w:tcPr>
          <w:p w14:paraId="153645E1"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5E237FCF"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Fee</w:t>
            </w:r>
          </w:p>
        </w:tc>
      </w:tr>
      <w:tr w:rsidR="00A10F71" w:rsidRPr="00362205" w14:paraId="5BC86599" w14:textId="77777777" w:rsidTr="00E34637">
        <w:trPr>
          <w:trHeight w:val="244"/>
          <w:jc w:val="center"/>
        </w:trPr>
        <w:tc>
          <w:tcPr>
            <w:tcW w:w="696" w:type="dxa"/>
          </w:tcPr>
          <w:p w14:paraId="5FA289CF" w14:textId="77777777" w:rsidR="00A10F71" w:rsidRDefault="00A10F71" w:rsidP="00E34637">
            <w:pPr>
              <w:rPr>
                <w:rFonts w:ascii="標楷體" w:eastAsia="標楷體" w:hAnsi="標楷體"/>
              </w:rPr>
            </w:pPr>
            <w:r>
              <w:rPr>
                <w:rFonts w:ascii="標楷體" w:eastAsia="標楷體" w:hAnsi="標楷體" w:hint="eastAsia"/>
              </w:rPr>
              <w:t>6</w:t>
            </w:r>
          </w:p>
        </w:tc>
        <w:tc>
          <w:tcPr>
            <w:tcW w:w="1495" w:type="dxa"/>
          </w:tcPr>
          <w:p w14:paraId="798DAA67" w14:textId="77777777" w:rsidR="00A10F71" w:rsidRPr="00291505" w:rsidRDefault="00A10F71" w:rsidP="00E34637">
            <w:pPr>
              <w:rPr>
                <w:rFonts w:ascii="標楷體" w:eastAsia="標楷體" w:hAnsi="標楷體"/>
              </w:rPr>
            </w:pPr>
            <w:r w:rsidRPr="00291505">
              <w:rPr>
                <w:rFonts w:ascii="標楷體" w:eastAsia="標楷體" w:hAnsi="標楷體" w:hint="eastAsia"/>
              </w:rPr>
              <w:t>科目</w:t>
            </w:r>
          </w:p>
        </w:tc>
        <w:tc>
          <w:tcPr>
            <w:tcW w:w="1296" w:type="dxa"/>
          </w:tcPr>
          <w:p w14:paraId="4ACF3A50" w14:textId="77777777" w:rsidR="00A10F71" w:rsidRPr="00291505" w:rsidRDefault="00A10F71" w:rsidP="00E34637">
            <w:pPr>
              <w:rPr>
                <w:rFonts w:ascii="標楷體" w:eastAsia="標楷體" w:hAnsi="標楷體"/>
              </w:rPr>
            </w:pPr>
          </w:p>
        </w:tc>
        <w:tc>
          <w:tcPr>
            <w:tcW w:w="1150" w:type="dxa"/>
          </w:tcPr>
          <w:p w14:paraId="0AFCE383" w14:textId="77777777" w:rsidR="00A10F71" w:rsidRPr="00291505" w:rsidRDefault="00A10F71" w:rsidP="00E34637">
            <w:pPr>
              <w:rPr>
                <w:rFonts w:ascii="標楷體" w:eastAsia="標楷體" w:hAnsi="標楷體"/>
              </w:rPr>
            </w:pPr>
          </w:p>
        </w:tc>
        <w:tc>
          <w:tcPr>
            <w:tcW w:w="1051" w:type="dxa"/>
          </w:tcPr>
          <w:p w14:paraId="22B0C0E7" w14:textId="77777777" w:rsidR="00A10F71" w:rsidRPr="00291505" w:rsidRDefault="00A10F71" w:rsidP="00E34637">
            <w:pPr>
              <w:rPr>
                <w:rFonts w:ascii="標楷體" w:eastAsia="標楷體" w:hAnsi="標楷體"/>
              </w:rPr>
            </w:pPr>
          </w:p>
        </w:tc>
        <w:tc>
          <w:tcPr>
            <w:tcW w:w="664" w:type="dxa"/>
          </w:tcPr>
          <w:p w14:paraId="71E52D1D" w14:textId="77777777" w:rsidR="00A10F71" w:rsidRPr="00291505" w:rsidRDefault="00A10F71" w:rsidP="00E34637">
            <w:pPr>
              <w:rPr>
                <w:rFonts w:ascii="標楷體" w:eastAsia="標楷體" w:hAnsi="標楷體"/>
              </w:rPr>
            </w:pPr>
          </w:p>
        </w:tc>
        <w:tc>
          <w:tcPr>
            <w:tcW w:w="690" w:type="dxa"/>
          </w:tcPr>
          <w:p w14:paraId="0000B184"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35A6D1B9"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FeeCode</w:t>
            </w:r>
          </w:p>
        </w:tc>
      </w:tr>
      <w:tr w:rsidR="00A10F71" w:rsidRPr="00362205" w14:paraId="51431163" w14:textId="77777777" w:rsidTr="00E34637">
        <w:trPr>
          <w:trHeight w:val="244"/>
          <w:jc w:val="center"/>
        </w:trPr>
        <w:tc>
          <w:tcPr>
            <w:tcW w:w="696" w:type="dxa"/>
          </w:tcPr>
          <w:p w14:paraId="31EE7979" w14:textId="77777777" w:rsidR="00A10F71" w:rsidRDefault="00A10F71" w:rsidP="00E34637">
            <w:pPr>
              <w:rPr>
                <w:rFonts w:ascii="標楷體" w:eastAsia="標楷體" w:hAnsi="標楷體"/>
              </w:rPr>
            </w:pPr>
            <w:r>
              <w:rPr>
                <w:rFonts w:ascii="標楷體" w:eastAsia="標楷體" w:hAnsi="標楷體" w:hint="eastAsia"/>
              </w:rPr>
              <w:t>7</w:t>
            </w:r>
          </w:p>
        </w:tc>
        <w:tc>
          <w:tcPr>
            <w:tcW w:w="1495" w:type="dxa"/>
          </w:tcPr>
          <w:p w14:paraId="24B6D719" w14:textId="77777777" w:rsidR="00A10F71" w:rsidRPr="00291505" w:rsidRDefault="00A10F71" w:rsidP="00E34637">
            <w:pPr>
              <w:rPr>
                <w:rFonts w:ascii="標楷體" w:eastAsia="標楷體" w:hAnsi="標楷體"/>
              </w:rPr>
            </w:pPr>
            <w:r>
              <w:rPr>
                <w:rFonts w:ascii="標楷體" w:eastAsia="標楷體" w:hAnsi="標楷體" w:hint="eastAsia"/>
              </w:rPr>
              <w:t>案號</w:t>
            </w:r>
          </w:p>
        </w:tc>
        <w:tc>
          <w:tcPr>
            <w:tcW w:w="1296" w:type="dxa"/>
          </w:tcPr>
          <w:p w14:paraId="1566A025" w14:textId="77777777" w:rsidR="00A10F71" w:rsidRPr="00291505" w:rsidRDefault="00A10F71" w:rsidP="00E34637">
            <w:pPr>
              <w:rPr>
                <w:rFonts w:ascii="標楷體" w:eastAsia="標楷體" w:hAnsi="標楷體"/>
              </w:rPr>
            </w:pPr>
          </w:p>
        </w:tc>
        <w:tc>
          <w:tcPr>
            <w:tcW w:w="1150" w:type="dxa"/>
          </w:tcPr>
          <w:p w14:paraId="1D1A588D" w14:textId="77777777" w:rsidR="00A10F71" w:rsidRPr="00291505" w:rsidRDefault="00A10F71" w:rsidP="00E34637">
            <w:pPr>
              <w:rPr>
                <w:rFonts w:ascii="標楷體" w:eastAsia="標楷體" w:hAnsi="標楷體"/>
              </w:rPr>
            </w:pPr>
          </w:p>
        </w:tc>
        <w:tc>
          <w:tcPr>
            <w:tcW w:w="1051" w:type="dxa"/>
          </w:tcPr>
          <w:p w14:paraId="16C3DA0A" w14:textId="77777777" w:rsidR="00A10F71" w:rsidRPr="00291505" w:rsidRDefault="00A10F71" w:rsidP="00E34637">
            <w:pPr>
              <w:rPr>
                <w:rFonts w:ascii="標楷體" w:eastAsia="標楷體" w:hAnsi="標楷體"/>
              </w:rPr>
            </w:pPr>
          </w:p>
        </w:tc>
        <w:tc>
          <w:tcPr>
            <w:tcW w:w="664" w:type="dxa"/>
          </w:tcPr>
          <w:p w14:paraId="729069AD" w14:textId="77777777" w:rsidR="00A10F71" w:rsidRPr="00291505" w:rsidRDefault="00A10F71" w:rsidP="00E34637">
            <w:pPr>
              <w:rPr>
                <w:rFonts w:ascii="標楷體" w:eastAsia="標楷體" w:hAnsi="標楷體"/>
              </w:rPr>
            </w:pPr>
          </w:p>
        </w:tc>
        <w:tc>
          <w:tcPr>
            <w:tcW w:w="690" w:type="dxa"/>
          </w:tcPr>
          <w:p w14:paraId="29330CF5"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2684D744"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CaseNo</w:t>
            </w:r>
          </w:p>
        </w:tc>
      </w:tr>
      <w:tr w:rsidR="00A10F71" w:rsidRPr="00362205" w14:paraId="447555A9" w14:textId="77777777" w:rsidTr="00E34637">
        <w:trPr>
          <w:trHeight w:val="244"/>
          <w:jc w:val="center"/>
        </w:trPr>
        <w:tc>
          <w:tcPr>
            <w:tcW w:w="696" w:type="dxa"/>
          </w:tcPr>
          <w:p w14:paraId="14FED9F6" w14:textId="77777777" w:rsidR="00A10F71" w:rsidRDefault="00A10F71" w:rsidP="00E34637">
            <w:pPr>
              <w:rPr>
                <w:rFonts w:ascii="標楷體" w:eastAsia="標楷體" w:hAnsi="標楷體"/>
              </w:rPr>
            </w:pPr>
            <w:r>
              <w:rPr>
                <w:rFonts w:ascii="標楷體" w:eastAsia="標楷體" w:hAnsi="標楷體" w:hint="eastAsia"/>
              </w:rPr>
              <w:t>8</w:t>
            </w:r>
          </w:p>
        </w:tc>
        <w:tc>
          <w:tcPr>
            <w:tcW w:w="1495" w:type="dxa"/>
          </w:tcPr>
          <w:p w14:paraId="0FFC616D" w14:textId="77777777" w:rsidR="00A10F71" w:rsidRPr="00291505" w:rsidRDefault="00A10F71" w:rsidP="00E34637">
            <w:pPr>
              <w:rPr>
                <w:rFonts w:ascii="標楷體" w:eastAsia="標楷體" w:hAnsi="標楷體"/>
              </w:rPr>
            </w:pPr>
            <w:r w:rsidRPr="00291505">
              <w:rPr>
                <w:rFonts w:ascii="標楷體" w:eastAsia="標楷體" w:hAnsi="標楷體" w:hint="eastAsia"/>
              </w:rPr>
              <w:t>銷號日期</w:t>
            </w:r>
          </w:p>
        </w:tc>
        <w:tc>
          <w:tcPr>
            <w:tcW w:w="1296" w:type="dxa"/>
          </w:tcPr>
          <w:p w14:paraId="603248C5" w14:textId="77777777" w:rsidR="00A10F71" w:rsidRPr="00291505" w:rsidRDefault="00A10F71" w:rsidP="00E34637">
            <w:pPr>
              <w:rPr>
                <w:rFonts w:ascii="標楷體" w:eastAsia="標楷體" w:hAnsi="標楷體"/>
              </w:rPr>
            </w:pPr>
          </w:p>
        </w:tc>
        <w:tc>
          <w:tcPr>
            <w:tcW w:w="1150" w:type="dxa"/>
          </w:tcPr>
          <w:p w14:paraId="041E93EC" w14:textId="77777777" w:rsidR="00A10F71" w:rsidRPr="00291505" w:rsidRDefault="00A10F71" w:rsidP="00E34637">
            <w:pPr>
              <w:rPr>
                <w:rFonts w:ascii="標楷體" w:eastAsia="標楷體" w:hAnsi="標楷體"/>
              </w:rPr>
            </w:pPr>
          </w:p>
        </w:tc>
        <w:tc>
          <w:tcPr>
            <w:tcW w:w="1051" w:type="dxa"/>
          </w:tcPr>
          <w:p w14:paraId="241D7CDC" w14:textId="77777777" w:rsidR="00A10F71" w:rsidRPr="00291505" w:rsidRDefault="00A10F71" w:rsidP="00E34637">
            <w:pPr>
              <w:rPr>
                <w:rFonts w:ascii="標楷體" w:eastAsia="標楷體" w:hAnsi="標楷體"/>
              </w:rPr>
            </w:pPr>
          </w:p>
        </w:tc>
        <w:tc>
          <w:tcPr>
            <w:tcW w:w="664" w:type="dxa"/>
          </w:tcPr>
          <w:p w14:paraId="1A4BB946" w14:textId="77777777" w:rsidR="00A10F71" w:rsidRPr="00291505" w:rsidRDefault="00A10F71" w:rsidP="00E34637">
            <w:pPr>
              <w:rPr>
                <w:rFonts w:ascii="標楷體" w:eastAsia="標楷體" w:hAnsi="標楷體"/>
              </w:rPr>
            </w:pPr>
          </w:p>
        </w:tc>
        <w:tc>
          <w:tcPr>
            <w:tcW w:w="690" w:type="dxa"/>
          </w:tcPr>
          <w:p w14:paraId="660F727E"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79A83139"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CloseDate</w:t>
            </w:r>
          </w:p>
        </w:tc>
      </w:tr>
      <w:tr w:rsidR="00A10F71" w:rsidRPr="00362205" w14:paraId="0B60CBE4" w14:textId="77777777" w:rsidTr="00E34637">
        <w:trPr>
          <w:trHeight w:val="244"/>
          <w:jc w:val="center"/>
        </w:trPr>
        <w:tc>
          <w:tcPr>
            <w:tcW w:w="696" w:type="dxa"/>
          </w:tcPr>
          <w:p w14:paraId="64641B45" w14:textId="77777777" w:rsidR="00A10F71" w:rsidRDefault="00A10F71" w:rsidP="00E34637">
            <w:pPr>
              <w:rPr>
                <w:rFonts w:ascii="標楷體" w:eastAsia="標楷體" w:hAnsi="標楷體"/>
              </w:rPr>
            </w:pPr>
            <w:r>
              <w:rPr>
                <w:rFonts w:ascii="標楷體" w:eastAsia="標楷體" w:hAnsi="標楷體" w:hint="eastAsia"/>
              </w:rPr>
              <w:t>9</w:t>
            </w:r>
          </w:p>
        </w:tc>
        <w:tc>
          <w:tcPr>
            <w:tcW w:w="1495" w:type="dxa"/>
          </w:tcPr>
          <w:p w14:paraId="6F770EF7"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備註</w:t>
            </w:r>
          </w:p>
        </w:tc>
        <w:tc>
          <w:tcPr>
            <w:tcW w:w="1296" w:type="dxa"/>
          </w:tcPr>
          <w:p w14:paraId="4585FEF5" w14:textId="77777777" w:rsidR="00A10F71" w:rsidRPr="00291505" w:rsidRDefault="00A10F71" w:rsidP="00E34637">
            <w:pPr>
              <w:rPr>
                <w:rFonts w:ascii="標楷體" w:eastAsia="標楷體" w:hAnsi="標楷體"/>
              </w:rPr>
            </w:pPr>
          </w:p>
        </w:tc>
        <w:tc>
          <w:tcPr>
            <w:tcW w:w="1150" w:type="dxa"/>
          </w:tcPr>
          <w:p w14:paraId="4092E621" w14:textId="77777777" w:rsidR="00A10F71" w:rsidRPr="00291505" w:rsidRDefault="00A10F71" w:rsidP="00E34637">
            <w:pPr>
              <w:rPr>
                <w:rFonts w:ascii="標楷體" w:eastAsia="標楷體" w:hAnsi="標楷體"/>
              </w:rPr>
            </w:pPr>
          </w:p>
        </w:tc>
        <w:tc>
          <w:tcPr>
            <w:tcW w:w="1051" w:type="dxa"/>
          </w:tcPr>
          <w:p w14:paraId="5E9353C2" w14:textId="77777777" w:rsidR="00A10F71" w:rsidRPr="00291505" w:rsidRDefault="00A10F71" w:rsidP="00E34637">
            <w:pPr>
              <w:rPr>
                <w:rFonts w:ascii="標楷體" w:eastAsia="標楷體" w:hAnsi="標楷體"/>
              </w:rPr>
            </w:pPr>
          </w:p>
        </w:tc>
        <w:tc>
          <w:tcPr>
            <w:tcW w:w="664" w:type="dxa"/>
          </w:tcPr>
          <w:p w14:paraId="55011629" w14:textId="77777777" w:rsidR="00A10F71" w:rsidRPr="00291505" w:rsidRDefault="00A10F71" w:rsidP="00E34637">
            <w:pPr>
              <w:rPr>
                <w:rFonts w:ascii="標楷體" w:eastAsia="標楷體" w:hAnsi="標楷體"/>
              </w:rPr>
            </w:pPr>
          </w:p>
        </w:tc>
        <w:tc>
          <w:tcPr>
            <w:tcW w:w="690" w:type="dxa"/>
          </w:tcPr>
          <w:p w14:paraId="25BC172F"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3BD23C51" w14:textId="77777777" w:rsidR="00A10F71" w:rsidRPr="00291505" w:rsidRDefault="00A10F71" w:rsidP="00E34637">
            <w:pPr>
              <w:rPr>
                <w:rFonts w:ascii="標楷體" w:eastAsia="標楷體" w:hAnsi="標楷體"/>
              </w:rPr>
            </w:pPr>
            <w:r>
              <w:rPr>
                <w:rFonts w:ascii="標楷體" w:eastAsia="標楷體" w:hAnsi="標楷體"/>
              </w:rPr>
              <w:t>1</w:t>
            </w:r>
            <w:r w:rsidRPr="00291505">
              <w:rPr>
                <w:rFonts w:ascii="標楷體" w:eastAsia="標楷體" w:hAnsi="標楷體" w:hint="eastAsia"/>
              </w:rPr>
              <w:t>.</w:t>
            </w:r>
            <w:r>
              <w:rPr>
                <w:rFonts w:ascii="標楷體" w:eastAsia="標楷體" w:hAnsi="標楷體"/>
              </w:rPr>
              <w:t>ForeclosureFee.</w:t>
            </w:r>
            <w:r w:rsidRPr="00451724">
              <w:rPr>
                <w:rFonts w:ascii="標楷體" w:eastAsia="標楷體" w:hAnsi="標楷體"/>
              </w:rPr>
              <w:t>Rmk</w:t>
            </w:r>
          </w:p>
        </w:tc>
      </w:tr>
      <w:tr w:rsidR="00A10F71" w:rsidRPr="00362205" w14:paraId="496F898F" w14:textId="77777777" w:rsidTr="00E34637">
        <w:trPr>
          <w:trHeight w:val="244"/>
          <w:jc w:val="center"/>
        </w:trPr>
        <w:tc>
          <w:tcPr>
            <w:tcW w:w="696" w:type="dxa"/>
          </w:tcPr>
          <w:p w14:paraId="1B7AA2DA" w14:textId="77777777" w:rsidR="00A10F71" w:rsidRDefault="00A10F71" w:rsidP="00E34637">
            <w:pPr>
              <w:rPr>
                <w:rFonts w:ascii="標楷體" w:eastAsia="標楷體" w:hAnsi="標楷體"/>
              </w:rPr>
            </w:pPr>
            <w:r>
              <w:rPr>
                <w:rFonts w:ascii="標楷體" w:eastAsia="標楷體" w:hAnsi="標楷體" w:hint="eastAsia"/>
              </w:rPr>
              <w:t>10</w:t>
            </w:r>
          </w:p>
        </w:tc>
        <w:tc>
          <w:tcPr>
            <w:tcW w:w="1495" w:type="dxa"/>
          </w:tcPr>
          <w:p w14:paraId="4AC64170"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銷帳編號</w:t>
            </w:r>
          </w:p>
        </w:tc>
        <w:tc>
          <w:tcPr>
            <w:tcW w:w="1296" w:type="dxa"/>
          </w:tcPr>
          <w:p w14:paraId="32C94107" w14:textId="77777777" w:rsidR="00A10F71" w:rsidRPr="00291505" w:rsidRDefault="00A10F71" w:rsidP="00E34637">
            <w:pPr>
              <w:rPr>
                <w:rFonts w:ascii="標楷體" w:eastAsia="標楷體" w:hAnsi="標楷體"/>
              </w:rPr>
            </w:pPr>
          </w:p>
        </w:tc>
        <w:tc>
          <w:tcPr>
            <w:tcW w:w="1150" w:type="dxa"/>
          </w:tcPr>
          <w:p w14:paraId="6DD06D20" w14:textId="77777777" w:rsidR="00A10F71" w:rsidRPr="00291505" w:rsidRDefault="00A10F71" w:rsidP="00E34637">
            <w:pPr>
              <w:rPr>
                <w:rFonts w:ascii="標楷體" w:eastAsia="標楷體" w:hAnsi="標楷體"/>
              </w:rPr>
            </w:pPr>
          </w:p>
        </w:tc>
        <w:tc>
          <w:tcPr>
            <w:tcW w:w="1051" w:type="dxa"/>
          </w:tcPr>
          <w:p w14:paraId="6FF75EAE" w14:textId="77777777" w:rsidR="00A10F71" w:rsidRPr="00291505" w:rsidRDefault="00A10F71" w:rsidP="00E34637">
            <w:pPr>
              <w:rPr>
                <w:rFonts w:ascii="標楷體" w:eastAsia="標楷體" w:hAnsi="標楷體"/>
              </w:rPr>
            </w:pPr>
          </w:p>
        </w:tc>
        <w:tc>
          <w:tcPr>
            <w:tcW w:w="664" w:type="dxa"/>
          </w:tcPr>
          <w:p w14:paraId="7FF8355D" w14:textId="77777777" w:rsidR="00A10F71" w:rsidRPr="00291505" w:rsidRDefault="00A10F71" w:rsidP="00E34637">
            <w:pPr>
              <w:rPr>
                <w:rFonts w:ascii="標楷體" w:eastAsia="標楷體" w:hAnsi="標楷體"/>
              </w:rPr>
            </w:pPr>
          </w:p>
        </w:tc>
        <w:tc>
          <w:tcPr>
            <w:tcW w:w="690" w:type="dxa"/>
          </w:tcPr>
          <w:p w14:paraId="7024303C"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375B6CF3"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CloseNo</w:t>
            </w:r>
          </w:p>
        </w:tc>
      </w:tr>
      <w:tr w:rsidR="00A10F71" w:rsidRPr="00362205" w14:paraId="1E216559" w14:textId="77777777" w:rsidTr="00E34637">
        <w:trPr>
          <w:trHeight w:val="244"/>
          <w:jc w:val="center"/>
        </w:trPr>
        <w:tc>
          <w:tcPr>
            <w:tcW w:w="696" w:type="dxa"/>
          </w:tcPr>
          <w:p w14:paraId="56FD0046" w14:textId="77777777" w:rsidR="00A10F71" w:rsidRDefault="00A10F71" w:rsidP="00E34637">
            <w:pPr>
              <w:rPr>
                <w:rFonts w:ascii="標楷體" w:eastAsia="標楷體" w:hAnsi="標楷體"/>
              </w:rPr>
            </w:pPr>
            <w:r>
              <w:rPr>
                <w:rFonts w:ascii="標楷體" w:eastAsia="標楷體" w:hAnsi="標楷體" w:hint="eastAsia"/>
              </w:rPr>
              <w:t>11</w:t>
            </w:r>
          </w:p>
        </w:tc>
        <w:tc>
          <w:tcPr>
            <w:tcW w:w="1495" w:type="dxa"/>
          </w:tcPr>
          <w:p w14:paraId="430068A7" w14:textId="77777777" w:rsidR="00A10F71" w:rsidRPr="00291505" w:rsidRDefault="00A10F71" w:rsidP="00E34637">
            <w:pPr>
              <w:rPr>
                <w:rFonts w:ascii="標楷體" w:eastAsia="標楷體" w:hAnsi="標楷體"/>
              </w:rPr>
            </w:pPr>
            <w:proofErr w:type="gramStart"/>
            <w:r w:rsidRPr="00291505">
              <w:rPr>
                <w:rFonts w:ascii="標楷體" w:eastAsia="標楷體" w:hAnsi="標楷體" w:hint="eastAsia"/>
              </w:rPr>
              <w:t>轉催收</w:t>
            </w:r>
            <w:proofErr w:type="gramEnd"/>
            <w:r w:rsidRPr="00291505">
              <w:rPr>
                <w:rFonts w:ascii="標楷體" w:eastAsia="標楷體" w:hAnsi="標楷體" w:hint="eastAsia"/>
              </w:rPr>
              <w:t>日</w:t>
            </w:r>
          </w:p>
        </w:tc>
        <w:tc>
          <w:tcPr>
            <w:tcW w:w="1296" w:type="dxa"/>
          </w:tcPr>
          <w:p w14:paraId="01BBA5BD" w14:textId="77777777" w:rsidR="00A10F71" w:rsidRPr="00291505" w:rsidRDefault="00A10F71" w:rsidP="00E34637">
            <w:pPr>
              <w:rPr>
                <w:rFonts w:ascii="標楷體" w:eastAsia="標楷體" w:hAnsi="標楷體"/>
              </w:rPr>
            </w:pPr>
          </w:p>
        </w:tc>
        <w:tc>
          <w:tcPr>
            <w:tcW w:w="1150" w:type="dxa"/>
          </w:tcPr>
          <w:p w14:paraId="16D1F9B0" w14:textId="77777777" w:rsidR="00A10F71" w:rsidRPr="00291505" w:rsidRDefault="00A10F71" w:rsidP="00E34637">
            <w:pPr>
              <w:rPr>
                <w:rFonts w:ascii="標楷體" w:eastAsia="標楷體" w:hAnsi="標楷體"/>
              </w:rPr>
            </w:pPr>
          </w:p>
        </w:tc>
        <w:tc>
          <w:tcPr>
            <w:tcW w:w="1051" w:type="dxa"/>
          </w:tcPr>
          <w:p w14:paraId="106486FF" w14:textId="77777777" w:rsidR="00A10F71" w:rsidRPr="00291505" w:rsidRDefault="00A10F71" w:rsidP="00E34637">
            <w:pPr>
              <w:rPr>
                <w:rFonts w:ascii="標楷體" w:eastAsia="標楷體" w:hAnsi="標楷體"/>
              </w:rPr>
            </w:pPr>
          </w:p>
        </w:tc>
        <w:tc>
          <w:tcPr>
            <w:tcW w:w="664" w:type="dxa"/>
          </w:tcPr>
          <w:p w14:paraId="7B9B95A3" w14:textId="77777777" w:rsidR="00A10F71" w:rsidRPr="00291505" w:rsidRDefault="00A10F71" w:rsidP="00E34637">
            <w:pPr>
              <w:rPr>
                <w:rFonts w:ascii="標楷體" w:eastAsia="標楷體" w:hAnsi="標楷體"/>
              </w:rPr>
            </w:pPr>
          </w:p>
        </w:tc>
        <w:tc>
          <w:tcPr>
            <w:tcW w:w="690" w:type="dxa"/>
          </w:tcPr>
          <w:p w14:paraId="1AC8867A"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19DBBE54"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OverdueDate</w:t>
            </w:r>
          </w:p>
        </w:tc>
      </w:tr>
    </w:tbl>
    <w:p w14:paraId="0239D017" w14:textId="77777777" w:rsidR="00A10F71" w:rsidRDefault="00A10F71" w:rsidP="00A10F71"/>
    <w:p w14:paraId="7EF0C424" w14:textId="77777777" w:rsidR="00A10F71" w:rsidRDefault="00A10F71" w:rsidP="00A10F71">
      <w:pPr>
        <w:widowControl/>
      </w:pPr>
    </w:p>
    <w:p w14:paraId="75A18559" w14:textId="77777777" w:rsidR="00A10F71" w:rsidRPr="00291505" w:rsidRDefault="00A10F71" w:rsidP="00A10F71">
      <w:pPr>
        <w:rPr>
          <w:rFonts w:ascii="標楷體" w:eastAsia="標楷體" w:hAnsi="標楷體"/>
        </w:rPr>
      </w:pPr>
    </w:p>
    <w:p w14:paraId="5085AA3B" w14:textId="77777777" w:rsidR="00A10F71" w:rsidRPr="00291505" w:rsidRDefault="00A10F71" w:rsidP="00A10F71">
      <w:pPr>
        <w:pStyle w:val="a"/>
        <w:tabs>
          <w:tab w:val="num" w:pos="1559"/>
        </w:tabs>
        <w:spacing w:before="120"/>
        <w:ind w:left="1559" w:hanging="425"/>
      </w:pPr>
      <w:r w:rsidRPr="00291505">
        <w:t>UI畫面</w:t>
      </w:r>
      <w:r>
        <w:rPr>
          <w:rFonts w:hint="eastAsia"/>
        </w:rPr>
        <w:t>-查詢</w:t>
      </w:r>
    </w:p>
    <w:p w14:paraId="32E07FDD" w14:textId="04B66CD9" w:rsidR="00A10F71" w:rsidRPr="00291505" w:rsidRDefault="00A10F71" w:rsidP="00A10F71">
      <w:pPr>
        <w:pStyle w:val="42"/>
        <w:spacing w:after="72"/>
        <w:ind w:leftChars="0" w:left="0"/>
        <w:rPr>
          <w:rFonts w:ascii="標楷體" w:hAnsi="標楷體"/>
        </w:rPr>
      </w:pPr>
      <w:r w:rsidRPr="00451724">
        <w:rPr>
          <w:rFonts w:ascii="標楷體" w:hAnsi="標楷體"/>
          <w:noProof/>
        </w:rPr>
        <w:drawing>
          <wp:inline distT="0" distB="0" distL="0" distR="0" wp14:anchorId="3B851733" wp14:editId="57737E05">
            <wp:extent cx="6477000" cy="245237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2452370"/>
                    </a:xfrm>
                    <a:prstGeom prst="rect">
                      <a:avLst/>
                    </a:prstGeom>
                    <a:noFill/>
                    <a:ln>
                      <a:noFill/>
                    </a:ln>
                  </pic:spPr>
                </pic:pic>
              </a:graphicData>
            </a:graphic>
          </wp:inline>
        </w:drawing>
      </w:r>
    </w:p>
    <w:p w14:paraId="6996005F" w14:textId="77777777" w:rsidR="00A10F71" w:rsidRDefault="00A10F71" w:rsidP="00A10F71"/>
    <w:p w14:paraId="3A993A78" w14:textId="77777777" w:rsidR="00A10F71" w:rsidRDefault="00A10F71" w:rsidP="00A10F71">
      <w:pPr>
        <w:pStyle w:val="a"/>
        <w:numPr>
          <w:ilvl w:val="0"/>
          <w:numId w:val="136"/>
        </w:numPr>
        <w:spacing w:before="120"/>
      </w:pPr>
      <w:r>
        <w:t>輸入畫面</w:t>
      </w:r>
      <w:r>
        <w:rPr>
          <w:rFonts w:hint="eastAsia"/>
        </w:rPr>
        <w:t>按鈕</w:t>
      </w:r>
      <w:r>
        <w:t>說明</w:t>
      </w:r>
      <w:r>
        <w:rPr>
          <w:rFonts w:hint="eastAsia"/>
        </w:rPr>
        <w:t>-查詢</w:t>
      </w:r>
    </w:p>
    <w:p w14:paraId="2364CE09"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A10F71" w:rsidRPr="00F5236F" w14:paraId="653B770B" w14:textId="77777777" w:rsidTr="00E34637">
        <w:tc>
          <w:tcPr>
            <w:tcW w:w="851" w:type="dxa"/>
            <w:shd w:val="clear" w:color="auto" w:fill="D9D9D9"/>
          </w:tcPr>
          <w:p w14:paraId="6D40EAD6"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E7DFD17"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7263442D"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12125928" w14:textId="77777777" w:rsidTr="00E34637">
        <w:tc>
          <w:tcPr>
            <w:tcW w:w="851" w:type="dxa"/>
            <w:shd w:val="clear" w:color="auto" w:fill="auto"/>
          </w:tcPr>
          <w:p w14:paraId="3552D536" w14:textId="77777777" w:rsidR="00A10F71" w:rsidRPr="004E0A3F" w:rsidRDefault="00A10F71" w:rsidP="00E34637">
            <w:pPr>
              <w:jc w:val="center"/>
              <w:rPr>
                <w:rFonts w:ascii="標楷體" w:eastAsia="標楷體" w:hAnsi="標楷體"/>
              </w:rPr>
            </w:pPr>
            <w:r>
              <w:rPr>
                <w:rFonts w:ascii="標楷體" w:eastAsia="標楷體" w:hAnsi="標楷體"/>
              </w:rPr>
              <w:t>1</w:t>
            </w:r>
          </w:p>
        </w:tc>
        <w:tc>
          <w:tcPr>
            <w:tcW w:w="2126" w:type="dxa"/>
            <w:shd w:val="clear" w:color="auto" w:fill="auto"/>
          </w:tcPr>
          <w:p w14:paraId="45CA47E4"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7C34D668" w14:textId="77777777" w:rsidR="00A10F71" w:rsidRPr="004E0A3F" w:rsidRDefault="00A10F71" w:rsidP="00E3463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關閉此交易畫面</w:t>
            </w:r>
          </w:p>
        </w:tc>
      </w:tr>
    </w:tbl>
    <w:p w14:paraId="64F3134B" w14:textId="77777777" w:rsidR="00A10F71" w:rsidRPr="0005180A" w:rsidRDefault="00A10F71" w:rsidP="00A10F71"/>
    <w:p w14:paraId="5C381430" w14:textId="77777777" w:rsidR="00A10F71" w:rsidRPr="00583AF3" w:rsidRDefault="00A10F71" w:rsidP="00A10F71"/>
    <w:p w14:paraId="6E6B5D83" w14:textId="77777777" w:rsidR="00A10F71" w:rsidRDefault="00A10F71" w:rsidP="00A10F71">
      <w:pPr>
        <w:pStyle w:val="a"/>
        <w:numPr>
          <w:ilvl w:val="0"/>
          <w:numId w:val="136"/>
        </w:numPr>
        <w:spacing w:before="120"/>
      </w:pPr>
      <w:r>
        <w:t>輸入畫面資料說明</w:t>
      </w:r>
      <w:r>
        <w:rPr>
          <w:rFonts w:hint="eastAsia"/>
        </w:rPr>
        <w:t>-查詢</w:t>
      </w:r>
    </w:p>
    <w:p w14:paraId="27EF4FE5"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377"/>
        <w:gridCol w:w="1201"/>
        <w:gridCol w:w="1071"/>
        <w:gridCol w:w="983"/>
        <w:gridCol w:w="640"/>
        <w:gridCol w:w="677"/>
        <w:gridCol w:w="3576"/>
      </w:tblGrid>
      <w:tr w:rsidR="00A10F71" w:rsidRPr="00362205" w14:paraId="4203F366" w14:textId="77777777" w:rsidTr="00E34637">
        <w:trPr>
          <w:trHeight w:val="388"/>
          <w:tblHeader/>
          <w:jc w:val="center"/>
        </w:trPr>
        <w:tc>
          <w:tcPr>
            <w:tcW w:w="696" w:type="dxa"/>
            <w:vMerge w:val="restart"/>
            <w:shd w:val="clear" w:color="auto" w:fill="D9D9D9"/>
          </w:tcPr>
          <w:p w14:paraId="22D8CDD9"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495" w:type="dxa"/>
            <w:vMerge w:val="restart"/>
            <w:shd w:val="clear" w:color="auto" w:fill="D9D9D9"/>
          </w:tcPr>
          <w:p w14:paraId="725DC682"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851" w:type="dxa"/>
            <w:gridSpan w:val="5"/>
            <w:shd w:val="clear" w:color="auto" w:fill="D9D9D9"/>
          </w:tcPr>
          <w:p w14:paraId="129570C6"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378" w:type="dxa"/>
            <w:vMerge w:val="restart"/>
            <w:shd w:val="clear" w:color="auto" w:fill="D9D9D9"/>
          </w:tcPr>
          <w:p w14:paraId="0A14260A"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45D05459" w14:textId="77777777" w:rsidTr="00E34637">
        <w:trPr>
          <w:trHeight w:val="244"/>
          <w:tblHeader/>
          <w:jc w:val="center"/>
        </w:trPr>
        <w:tc>
          <w:tcPr>
            <w:tcW w:w="696" w:type="dxa"/>
            <w:vMerge/>
            <w:shd w:val="clear" w:color="auto" w:fill="D9D9D9"/>
          </w:tcPr>
          <w:p w14:paraId="2C9D5883" w14:textId="77777777" w:rsidR="00A10F71" w:rsidRPr="00362205" w:rsidRDefault="00A10F71" w:rsidP="00E34637">
            <w:pPr>
              <w:rPr>
                <w:rFonts w:ascii="標楷體" w:eastAsia="標楷體" w:hAnsi="標楷體"/>
              </w:rPr>
            </w:pPr>
          </w:p>
        </w:tc>
        <w:tc>
          <w:tcPr>
            <w:tcW w:w="1495" w:type="dxa"/>
            <w:vMerge/>
            <w:shd w:val="clear" w:color="auto" w:fill="D9D9D9"/>
          </w:tcPr>
          <w:p w14:paraId="2B5965DE" w14:textId="77777777" w:rsidR="00A10F71" w:rsidRPr="00362205" w:rsidRDefault="00A10F71" w:rsidP="00E34637">
            <w:pPr>
              <w:rPr>
                <w:rFonts w:ascii="標楷體" w:eastAsia="標楷體" w:hAnsi="標楷體"/>
              </w:rPr>
            </w:pPr>
          </w:p>
        </w:tc>
        <w:tc>
          <w:tcPr>
            <w:tcW w:w="1296" w:type="dxa"/>
            <w:shd w:val="clear" w:color="auto" w:fill="D9D9D9"/>
          </w:tcPr>
          <w:p w14:paraId="1FA5CC0B" w14:textId="77777777" w:rsidR="00A10F71" w:rsidRPr="00362205" w:rsidRDefault="00A10F71" w:rsidP="00E34637">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1150" w:type="dxa"/>
            <w:shd w:val="clear" w:color="auto" w:fill="D9D9D9"/>
          </w:tcPr>
          <w:p w14:paraId="36918608"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51" w:type="dxa"/>
            <w:shd w:val="clear" w:color="auto" w:fill="D9D9D9"/>
          </w:tcPr>
          <w:p w14:paraId="07CFB80D"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64" w:type="dxa"/>
            <w:shd w:val="clear" w:color="auto" w:fill="D9D9D9"/>
          </w:tcPr>
          <w:p w14:paraId="46D487B7"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0" w:type="dxa"/>
            <w:shd w:val="clear" w:color="auto" w:fill="D9D9D9"/>
          </w:tcPr>
          <w:p w14:paraId="62674BC6"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378" w:type="dxa"/>
            <w:vMerge/>
            <w:shd w:val="clear" w:color="auto" w:fill="D9D9D9"/>
          </w:tcPr>
          <w:p w14:paraId="2FD2D208" w14:textId="77777777" w:rsidR="00A10F71" w:rsidRPr="00362205" w:rsidRDefault="00A10F71" w:rsidP="00E34637">
            <w:pPr>
              <w:rPr>
                <w:rFonts w:ascii="標楷體" w:eastAsia="標楷體" w:hAnsi="標楷體"/>
              </w:rPr>
            </w:pPr>
          </w:p>
        </w:tc>
      </w:tr>
      <w:tr w:rsidR="00A10F71" w:rsidRPr="00362205" w14:paraId="5B8BC36F" w14:textId="77777777" w:rsidTr="00E34637">
        <w:trPr>
          <w:trHeight w:val="244"/>
          <w:jc w:val="center"/>
        </w:trPr>
        <w:tc>
          <w:tcPr>
            <w:tcW w:w="696" w:type="dxa"/>
          </w:tcPr>
          <w:p w14:paraId="6440B332" w14:textId="77777777" w:rsidR="00A10F71" w:rsidRPr="00362205" w:rsidRDefault="00A10F71" w:rsidP="00E34637">
            <w:pPr>
              <w:rPr>
                <w:rFonts w:ascii="標楷體" w:eastAsia="標楷體" w:hAnsi="標楷體"/>
              </w:rPr>
            </w:pPr>
            <w:r w:rsidRPr="00362205">
              <w:rPr>
                <w:rFonts w:ascii="標楷體" w:eastAsia="標楷體" w:hAnsi="標楷體" w:hint="eastAsia"/>
              </w:rPr>
              <w:t>1.</w:t>
            </w:r>
          </w:p>
        </w:tc>
        <w:tc>
          <w:tcPr>
            <w:tcW w:w="1495" w:type="dxa"/>
          </w:tcPr>
          <w:p w14:paraId="21276F57" w14:textId="77777777" w:rsidR="00A10F71" w:rsidRPr="00291505" w:rsidRDefault="00A10F71" w:rsidP="00E34637">
            <w:pPr>
              <w:rPr>
                <w:rFonts w:ascii="標楷體" w:eastAsia="標楷體" w:hAnsi="標楷體"/>
              </w:rPr>
            </w:pPr>
            <w:r w:rsidRPr="00291505">
              <w:rPr>
                <w:rFonts w:ascii="標楷體" w:eastAsia="標楷體" w:hAnsi="標楷體" w:hint="eastAsia"/>
              </w:rPr>
              <w:t>功能</w:t>
            </w:r>
          </w:p>
        </w:tc>
        <w:tc>
          <w:tcPr>
            <w:tcW w:w="1296" w:type="dxa"/>
          </w:tcPr>
          <w:p w14:paraId="00E71ED9" w14:textId="77777777" w:rsidR="00A10F71" w:rsidRPr="00291505" w:rsidRDefault="00A10F71" w:rsidP="00E34637">
            <w:pPr>
              <w:rPr>
                <w:rFonts w:ascii="標楷體" w:eastAsia="標楷體" w:hAnsi="標楷體"/>
              </w:rPr>
            </w:pPr>
          </w:p>
        </w:tc>
        <w:tc>
          <w:tcPr>
            <w:tcW w:w="1150" w:type="dxa"/>
          </w:tcPr>
          <w:p w14:paraId="3D970DD3" w14:textId="77777777" w:rsidR="00A10F71" w:rsidRPr="00291505" w:rsidRDefault="00A10F71" w:rsidP="00E34637">
            <w:pPr>
              <w:rPr>
                <w:rFonts w:ascii="標楷體" w:eastAsia="標楷體" w:hAnsi="標楷體"/>
              </w:rPr>
            </w:pPr>
            <w:r>
              <w:rPr>
                <w:rFonts w:ascii="標楷體" w:eastAsia="標楷體" w:hAnsi="標楷體" w:hint="eastAsia"/>
              </w:rPr>
              <w:t>查詢</w:t>
            </w:r>
          </w:p>
        </w:tc>
        <w:tc>
          <w:tcPr>
            <w:tcW w:w="1051" w:type="dxa"/>
          </w:tcPr>
          <w:p w14:paraId="66FA2AD2" w14:textId="77777777" w:rsidR="00A10F71" w:rsidRPr="00291505" w:rsidRDefault="00A10F71" w:rsidP="00E34637">
            <w:pPr>
              <w:rPr>
                <w:rFonts w:ascii="標楷體" w:eastAsia="標楷體" w:hAnsi="標楷體"/>
              </w:rPr>
            </w:pPr>
          </w:p>
        </w:tc>
        <w:tc>
          <w:tcPr>
            <w:tcW w:w="664" w:type="dxa"/>
          </w:tcPr>
          <w:p w14:paraId="2649B76C" w14:textId="77777777" w:rsidR="00A10F71" w:rsidRPr="00291505" w:rsidRDefault="00A10F71" w:rsidP="00E34637">
            <w:pPr>
              <w:rPr>
                <w:rFonts w:ascii="標楷體" w:eastAsia="標楷體" w:hAnsi="標楷體"/>
              </w:rPr>
            </w:pPr>
          </w:p>
        </w:tc>
        <w:tc>
          <w:tcPr>
            <w:tcW w:w="690" w:type="dxa"/>
          </w:tcPr>
          <w:p w14:paraId="750E6ABF"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45220A49" w14:textId="77777777" w:rsidR="00A10F71" w:rsidRPr="00291505" w:rsidRDefault="00A10F71" w:rsidP="00E34637">
            <w:pPr>
              <w:rPr>
                <w:rFonts w:ascii="標楷體" w:eastAsia="標楷體" w:hAnsi="標楷體"/>
              </w:rPr>
            </w:pPr>
            <w:r w:rsidRPr="00291505">
              <w:rPr>
                <w:rFonts w:ascii="標楷體" w:eastAsia="標楷體" w:hAnsi="標楷體"/>
              </w:rPr>
              <w:t xml:space="preserve"> </w:t>
            </w:r>
          </w:p>
          <w:p w14:paraId="45F177BF" w14:textId="77777777" w:rsidR="00A10F71" w:rsidRPr="00291505" w:rsidRDefault="00A10F71" w:rsidP="00E34637">
            <w:pPr>
              <w:rPr>
                <w:rFonts w:ascii="標楷體" w:eastAsia="標楷體" w:hAnsi="標楷體"/>
              </w:rPr>
            </w:pPr>
          </w:p>
        </w:tc>
      </w:tr>
      <w:tr w:rsidR="00A10F71" w:rsidRPr="00362205" w14:paraId="17A0E982" w14:textId="77777777" w:rsidTr="00E34637">
        <w:trPr>
          <w:trHeight w:val="244"/>
          <w:jc w:val="center"/>
        </w:trPr>
        <w:tc>
          <w:tcPr>
            <w:tcW w:w="696" w:type="dxa"/>
          </w:tcPr>
          <w:p w14:paraId="1BD56C7E" w14:textId="77777777" w:rsidR="00A10F71" w:rsidRPr="00362205" w:rsidRDefault="00A10F71" w:rsidP="00E3463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95" w:type="dxa"/>
          </w:tcPr>
          <w:p w14:paraId="65AFD837" w14:textId="77777777" w:rsidR="00A10F71" w:rsidRPr="00291505" w:rsidRDefault="00A10F71" w:rsidP="00E34637">
            <w:pPr>
              <w:rPr>
                <w:rFonts w:ascii="標楷體" w:eastAsia="標楷體" w:hAnsi="標楷體"/>
              </w:rPr>
            </w:pPr>
            <w:proofErr w:type="gramStart"/>
            <w:r w:rsidRPr="00291505">
              <w:rPr>
                <w:rFonts w:ascii="標楷體" w:eastAsia="標楷體" w:hAnsi="標楷體" w:hint="eastAsia"/>
              </w:rPr>
              <w:t>借款人戶號</w:t>
            </w:r>
            <w:proofErr w:type="gramEnd"/>
          </w:p>
        </w:tc>
        <w:tc>
          <w:tcPr>
            <w:tcW w:w="1296" w:type="dxa"/>
          </w:tcPr>
          <w:p w14:paraId="2606A9E5" w14:textId="77777777" w:rsidR="00A10F71" w:rsidRPr="00291505" w:rsidRDefault="00A10F71" w:rsidP="00E34637">
            <w:pPr>
              <w:rPr>
                <w:rFonts w:ascii="標楷體" w:eastAsia="標楷體" w:hAnsi="標楷體"/>
              </w:rPr>
            </w:pPr>
          </w:p>
        </w:tc>
        <w:tc>
          <w:tcPr>
            <w:tcW w:w="1150" w:type="dxa"/>
          </w:tcPr>
          <w:p w14:paraId="68B08FF4" w14:textId="77777777" w:rsidR="00A10F71" w:rsidRPr="00291505" w:rsidRDefault="00A10F71" w:rsidP="00E34637">
            <w:pPr>
              <w:rPr>
                <w:rFonts w:ascii="標楷體" w:eastAsia="標楷體" w:hAnsi="標楷體"/>
              </w:rPr>
            </w:pPr>
          </w:p>
        </w:tc>
        <w:tc>
          <w:tcPr>
            <w:tcW w:w="1051" w:type="dxa"/>
          </w:tcPr>
          <w:p w14:paraId="588F74B5" w14:textId="77777777" w:rsidR="00A10F71" w:rsidRPr="00291505" w:rsidRDefault="00A10F71" w:rsidP="00E34637">
            <w:pPr>
              <w:rPr>
                <w:rFonts w:ascii="標楷體" w:eastAsia="標楷體" w:hAnsi="標楷體"/>
              </w:rPr>
            </w:pPr>
          </w:p>
        </w:tc>
        <w:tc>
          <w:tcPr>
            <w:tcW w:w="664" w:type="dxa"/>
          </w:tcPr>
          <w:p w14:paraId="127D2144" w14:textId="77777777" w:rsidR="00A10F71" w:rsidRPr="00291505" w:rsidRDefault="00A10F71" w:rsidP="00E34637">
            <w:pPr>
              <w:rPr>
                <w:rFonts w:ascii="標楷體" w:eastAsia="標楷體" w:hAnsi="標楷體"/>
              </w:rPr>
            </w:pPr>
          </w:p>
        </w:tc>
        <w:tc>
          <w:tcPr>
            <w:tcW w:w="690" w:type="dxa"/>
          </w:tcPr>
          <w:p w14:paraId="6571FB8D"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60CC45DC"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CustNo</w:t>
            </w:r>
          </w:p>
        </w:tc>
      </w:tr>
      <w:tr w:rsidR="00A10F71" w:rsidRPr="00362205" w14:paraId="1AE348F0" w14:textId="77777777" w:rsidTr="00E34637">
        <w:trPr>
          <w:trHeight w:val="244"/>
          <w:jc w:val="center"/>
        </w:trPr>
        <w:tc>
          <w:tcPr>
            <w:tcW w:w="696" w:type="dxa"/>
          </w:tcPr>
          <w:p w14:paraId="132AD8E0" w14:textId="77777777" w:rsidR="00A10F71" w:rsidRDefault="00A10F71" w:rsidP="00E34637">
            <w:pPr>
              <w:rPr>
                <w:rFonts w:ascii="標楷體" w:eastAsia="標楷體" w:hAnsi="標楷體"/>
              </w:rPr>
            </w:pPr>
            <w:r>
              <w:rPr>
                <w:rFonts w:ascii="標楷體" w:eastAsia="標楷體" w:hAnsi="標楷體" w:hint="eastAsia"/>
              </w:rPr>
              <w:t>3</w:t>
            </w:r>
          </w:p>
        </w:tc>
        <w:tc>
          <w:tcPr>
            <w:tcW w:w="1495" w:type="dxa"/>
          </w:tcPr>
          <w:p w14:paraId="6DCEC923" w14:textId="77777777" w:rsidR="00A10F71" w:rsidRPr="00291505" w:rsidRDefault="00A10F71" w:rsidP="00E34637">
            <w:pPr>
              <w:rPr>
                <w:rFonts w:ascii="標楷體" w:eastAsia="標楷體" w:hAnsi="標楷體"/>
              </w:rPr>
            </w:pPr>
            <w:r w:rsidRPr="00291505">
              <w:rPr>
                <w:rFonts w:ascii="標楷體" w:eastAsia="標楷體" w:hAnsi="標楷體" w:hint="eastAsia"/>
              </w:rPr>
              <w:t>收件日</w:t>
            </w:r>
          </w:p>
        </w:tc>
        <w:tc>
          <w:tcPr>
            <w:tcW w:w="1296" w:type="dxa"/>
          </w:tcPr>
          <w:p w14:paraId="310733A9" w14:textId="77777777" w:rsidR="00A10F71" w:rsidRPr="00291505" w:rsidRDefault="00A10F71" w:rsidP="00E34637">
            <w:pPr>
              <w:rPr>
                <w:rFonts w:ascii="標楷體" w:eastAsia="標楷體" w:hAnsi="標楷體"/>
              </w:rPr>
            </w:pPr>
          </w:p>
        </w:tc>
        <w:tc>
          <w:tcPr>
            <w:tcW w:w="1150" w:type="dxa"/>
          </w:tcPr>
          <w:p w14:paraId="7C559C41" w14:textId="77777777" w:rsidR="00A10F71" w:rsidRPr="00291505" w:rsidRDefault="00A10F71" w:rsidP="00E34637">
            <w:pPr>
              <w:rPr>
                <w:rFonts w:ascii="標楷體" w:eastAsia="標楷體" w:hAnsi="標楷體"/>
              </w:rPr>
            </w:pPr>
          </w:p>
        </w:tc>
        <w:tc>
          <w:tcPr>
            <w:tcW w:w="1051" w:type="dxa"/>
          </w:tcPr>
          <w:p w14:paraId="7B585CDA" w14:textId="77777777" w:rsidR="00A10F71" w:rsidRPr="00291505" w:rsidRDefault="00A10F71" w:rsidP="00E34637">
            <w:pPr>
              <w:rPr>
                <w:rFonts w:ascii="標楷體" w:eastAsia="標楷體" w:hAnsi="標楷體"/>
              </w:rPr>
            </w:pPr>
          </w:p>
        </w:tc>
        <w:tc>
          <w:tcPr>
            <w:tcW w:w="664" w:type="dxa"/>
          </w:tcPr>
          <w:p w14:paraId="07EEFF20" w14:textId="77777777" w:rsidR="00A10F71" w:rsidRPr="00291505" w:rsidRDefault="00A10F71" w:rsidP="00E34637">
            <w:pPr>
              <w:rPr>
                <w:rFonts w:ascii="標楷體" w:eastAsia="標楷體" w:hAnsi="標楷體"/>
              </w:rPr>
            </w:pPr>
          </w:p>
        </w:tc>
        <w:tc>
          <w:tcPr>
            <w:tcW w:w="690" w:type="dxa"/>
          </w:tcPr>
          <w:p w14:paraId="76BE1FB3"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76D31541"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ReceiveDate</w:t>
            </w:r>
          </w:p>
        </w:tc>
      </w:tr>
      <w:tr w:rsidR="00A10F71" w:rsidRPr="00362205" w14:paraId="39D263B5" w14:textId="77777777" w:rsidTr="00E34637">
        <w:trPr>
          <w:trHeight w:val="244"/>
          <w:jc w:val="center"/>
        </w:trPr>
        <w:tc>
          <w:tcPr>
            <w:tcW w:w="696" w:type="dxa"/>
          </w:tcPr>
          <w:p w14:paraId="1C71EF70" w14:textId="77777777" w:rsidR="00A10F71" w:rsidRDefault="00A10F71" w:rsidP="00E34637">
            <w:pPr>
              <w:rPr>
                <w:rFonts w:ascii="標楷體" w:eastAsia="標楷體" w:hAnsi="標楷體"/>
              </w:rPr>
            </w:pPr>
            <w:r>
              <w:rPr>
                <w:rFonts w:ascii="標楷體" w:eastAsia="標楷體" w:hAnsi="標楷體" w:hint="eastAsia"/>
              </w:rPr>
              <w:t>4</w:t>
            </w:r>
          </w:p>
        </w:tc>
        <w:tc>
          <w:tcPr>
            <w:tcW w:w="1495" w:type="dxa"/>
          </w:tcPr>
          <w:p w14:paraId="59FB63C4"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單據日期</w:t>
            </w:r>
          </w:p>
        </w:tc>
        <w:tc>
          <w:tcPr>
            <w:tcW w:w="1296" w:type="dxa"/>
          </w:tcPr>
          <w:p w14:paraId="1C2F4C5E" w14:textId="77777777" w:rsidR="00A10F71" w:rsidRPr="00F33E6D" w:rsidRDefault="00A10F71" w:rsidP="00E34637">
            <w:pPr>
              <w:rPr>
                <w:rFonts w:ascii="標楷體" w:eastAsia="標楷體" w:hAnsi="標楷體"/>
                <w:color w:val="000000"/>
              </w:rPr>
            </w:pPr>
          </w:p>
        </w:tc>
        <w:tc>
          <w:tcPr>
            <w:tcW w:w="1150" w:type="dxa"/>
          </w:tcPr>
          <w:p w14:paraId="5D9176C8" w14:textId="77777777" w:rsidR="00A10F71" w:rsidRPr="00291505" w:rsidRDefault="00A10F71" w:rsidP="00E34637">
            <w:pPr>
              <w:rPr>
                <w:rFonts w:ascii="標楷體" w:eastAsia="標楷體" w:hAnsi="標楷體"/>
              </w:rPr>
            </w:pPr>
          </w:p>
        </w:tc>
        <w:tc>
          <w:tcPr>
            <w:tcW w:w="1051" w:type="dxa"/>
          </w:tcPr>
          <w:p w14:paraId="3086BF2F" w14:textId="77777777" w:rsidR="00A10F71" w:rsidRPr="00291505" w:rsidRDefault="00A10F71" w:rsidP="00E34637">
            <w:pPr>
              <w:rPr>
                <w:rFonts w:ascii="標楷體" w:eastAsia="標楷體" w:hAnsi="標楷體"/>
              </w:rPr>
            </w:pPr>
          </w:p>
        </w:tc>
        <w:tc>
          <w:tcPr>
            <w:tcW w:w="664" w:type="dxa"/>
          </w:tcPr>
          <w:p w14:paraId="3C613076" w14:textId="77777777" w:rsidR="00A10F71" w:rsidRPr="00291505" w:rsidRDefault="00A10F71" w:rsidP="00E34637">
            <w:pPr>
              <w:rPr>
                <w:rFonts w:ascii="標楷體" w:eastAsia="標楷體" w:hAnsi="標楷體"/>
              </w:rPr>
            </w:pPr>
          </w:p>
        </w:tc>
        <w:tc>
          <w:tcPr>
            <w:tcW w:w="690" w:type="dxa"/>
          </w:tcPr>
          <w:p w14:paraId="778CF628"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75CC4DD2" w14:textId="77777777" w:rsidR="00A10F71" w:rsidRPr="00291505" w:rsidRDefault="00A10F71" w:rsidP="00E34637">
            <w:pPr>
              <w:rPr>
                <w:rFonts w:ascii="標楷體" w:eastAsia="標楷體" w:hAnsi="標楷體"/>
              </w:rPr>
            </w:pPr>
            <w:r>
              <w:rPr>
                <w:rFonts w:ascii="標楷體" w:eastAsia="標楷體" w:hAnsi="標楷體"/>
              </w:rPr>
              <w:t>1</w:t>
            </w:r>
            <w:r>
              <w:rPr>
                <w:rFonts w:ascii="標楷體" w:eastAsia="標楷體" w:hAnsi="標楷體" w:hint="eastAsia"/>
              </w:rPr>
              <w:t>.</w:t>
            </w:r>
            <w:r>
              <w:rPr>
                <w:rFonts w:ascii="標楷體" w:eastAsia="標楷體" w:hAnsi="標楷體"/>
              </w:rPr>
              <w:t>ForeclosureFee.</w:t>
            </w:r>
            <w:r w:rsidRPr="00451724">
              <w:rPr>
                <w:rFonts w:ascii="標楷體" w:eastAsia="標楷體" w:hAnsi="標楷體"/>
              </w:rPr>
              <w:t>DocDate</w:t>
            </w:r>
          </w:p>
        </w:tc>
      </w:tr>
      <w:tr w:rsidR="00A10F71" w:rsidRPr="00362205" w14:paraId="04FA802D" w14:textId="77777777" w:rsidTr="00E34637">
        <w:trPr>
          <w:trHeight w:val="244"/>
          <w:jc w:val="center"/>
        </w:trPr>
        <w:tc>
          <w:tcPr>
            <w:tcW w:w="696" w:type="dxa"/>
          </w:tcPr>
          <w:p w14:paraId="5747D851" w14:textId="77777777" w:rsidR="00A10F71" w:rsidRDefault="00A10F71" w:rsidP="00E34637">
            <w:pPr>
              <w:rPr>
                <w:rFonts w:ascii="標楷體" w:eastAsia="標楷體" w:hAnsi="標楷體"/>
              </w:rPr>
            </w:pPr>
            <w:r>
              <w:rPr>
                <w:rFonts w:ascii="標楷體" w:eastAsia="標楷體" w:hAnsi="標楷體" w:hint="eastAsia"/>
              </w:rPr>
              <w:t>5</w:t>
            </w:r>
          </w:p>
        </w:tc>
        <w:tc>
          <w:tcPr>
            <w:tcW w:w="1495" w:type="dxa"/>
          </w:tcPr>
          <w:p w14:paraId="7A4272CA"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法拍費用</w:t>
            </w:r>
          </w:p>
        </w:tc>
        <w:tc>
          <w:tcPr>
            <w:tcW w:w="1296" w:type="dxa"/>
          </w:tcPr>
          <w:p w14:paraId="623AA7A4" w14:textId="77777777" w:rsidR="00A10F71" w:rsidRPr="00F33E6D" w:rsidRDefault="00A10F71" w:rsidP="00E34637">
            <w:pPr>
              <w:rPr>
                <w:rFonts w:ascii="標楷體" w:eastAsia="標楷體" w:hAnsi="標楷體"/>
                <w:color w:val="000000"/>
              </w:rPr>
            </w:pPr>
          </w:p>
        </w:tc>
        <w:tc>
          <w:tcPr>
            <w:tcW w:w="1150" w:type="dxa"/>
          </w:tcPr>
          <w:p w14:paraId="7F3E2CF2" w14:textId="77777777" w:rsidR="00A10F71" w:rsidRPr="00291505" w:rsidRDefault="00A10F71" w:rsidP="00E34637">
            <w:pPr>
              <w:rPr>
                <w:rFonts w:ascii="標楷體" w:eastAsia="標楷體" w:hAnsi="標楷體"/>
              </w:rPr>
            </w:pPr>
          </w:p>
        </w:tc>
        <w:tc>
          <w:tcPr>
            <w:tcW w:w="1051" w:type="dxa"/>
          </w:tcPr>
          <w:p w14:paraId="0F4F2F1C" w14:textId="77777777" w:rsidR="00A10F71" w:rsidRPr="00291505" w:rsidRDefault="00A10F71" w:rsidP="00E34637">
            <w:pPr>
              <w:rPr>
                <w:rFonts w:ascii="標楷體" w:eastAsia="標楷體" w:hAnsi="標楷體"/>
              </w:rPr>
            </w:pPr>
          </w:p>
        </w:tc>
        <w:tc>
          <w:tcPr>
            <w:tcW w:w="664" w:type="dxa"/>
          </w:tcPr>
          <w:p w14:paraId="6BCF0DED" w14:textId="77777777" w:rsidR="00A10F71" w:rsidRPr="00291505" w:rsidRDefault="00A10F71" w:rsidP="00E34637">
            <w:pPr>
              <w:rPr>
                <w:rFonts w:ascii="標楷體" w:eastAsia="標楷體" w:hAnsi="標楷體"/>
              </w:rPr>
            </w:pPr>
          </w:p>
        </w:tc>
        <w:tc>
          <w:tcPr>
            <w:tcW w:w="690" w:type="dxa"/>
          </w:tcPr>
          <w:p w14:paraId="01562541"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60DFCE4E"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Fee</w:t>
            </w:r>
          </w:p>
        </w:tc>
      </w:tr>
      <w:tr w:rsidR="00A10F71" w:rsidRPr="00362205" w14:paraId="6D4C68B7" w14:textId="77777777" w:rsidTr="00E34637">
        <w:trPr>
          <w:trHeight w:val="244"/>
          <w:jc w:val="center"/>
        </w:trPr>
        <w:tc>
          <w:tcPr>
            <w:tcW w:w="696" w:type="dxa"/>
          </w:tcPr>
          <w:p w14:paraId="1913E444" w14:textId="77777777" w:rsidR="00A10F71" w:rsidRDefault="00A10F71" w:rsidP="00E34637">
            <w:pPr>
              <w:rPr>
                <w:rFonts w:ascii="標楷體" w:eastAsia="標楷體" w:hAnsi="標楷體"/>
              </w:rPr>
            </w:pPr>
            <w:r>
              <w:rPr>
                <w:rFonts w:ascii="標楷體" w:eastAsia="標楷體" w:hAnsi="標楷體" w:hint="eastAsia"/>
              </w:rPr>
              <w:t>6</w:t>
            </w:r>
          </w:p>
        </w:tc>
        <w:tc>
          <w:tcPr>
            <w:tcW w:w="1495" w:type="dxa"/>
          </w:tcPr>
          <w:p w14:paraId="2B28B4BC" w14:textId="77777777" w:rsidR="00A10F71" w:rsidRPr="00291505" w:rsidRDefault="00A10F71" w:rsidP="00E34637">
            <w:pPr>
              <w:rPr>
                <w:rFonts w:ascii="標楷體" w:eastAsia="標楷體" w:hAnsi="標楷體"/>
              </w:rPr>
            </w:pPr>
            <w:r w:rsidRPr="00291505">
              <w:rPr>
                <w:rFonts w:ascii="標楷體" w:eastAsia="標楷體" w:hAnsi="標楷體" w:hint="eastAsia"/>
              </w:rPr>
              <w:t>科目</w:t>
            </w:r>
          </w:p>
        </w:tc>
        <w:tc>
          <w:tcPr>
            <w:tcW w:w="1296" w:type="dxa"/>
          </w:tcPr>
          <w:p w14:paraId="53AA5455" w14:textId="77777777" w:rsidR="00A10F71" w:rsidRPr="00291505" w:rsidRDefault="00A10F71" w:rsidP="00E34637">
            <w:pPr>
              <w:rPr>
                <w:rFonts w:ascii="標楷體" w:eastAsia="標楷體" w:hAnsi="標楷體"/>
              </w:rPr>
            </w:pPr>
          </w:p>
        </w:tc>
        <w:tc>
          <w:tcPr>
            <w:tcW w:w="1150" w:type="dxa"/>
          </w:tcPr>
          <w:p w14:paraId="48721805" w14:textId="77777777" w:rsidR="00A10F71" w:rsidRPr="00291505" w:rsidRDefault="00A10F71" w:rsidP="00E34637">
            <w:pPr>
              <w:rPr>
                <w:rFonts w:ascii="標楷體" w:eastAsia="標楷體" w:hAnsi="標楷體"/>
              </w:rPr>
            </w:pPr>
          </w:p>
        </w:tc>
        <w:tc>
          <w:tcPr>
            <w:tcW w:w="1051" w:type="dxa"/>
          </w:tcPr>
          <w:p w14:paraId="5C105B2C" w14:textId="77777777" w:rsidR="00A10F71" w:rsidRPr="00291505" w:rsidRDefault="00A10F71" w:rsidP="00E34637">
            <w:pPr>
              <w:rPr>
                <w:rFonts w:ascii="標楷體" w:eastAsia="標楷體" w:hAnsi="標楷體"/>
              </w:rPr>
            </w:pPr>
          </w:p>
        </w:tc>
        <w:tc>
          <w:tcPr>
            <w:tcW w:w="664" w:type="dxa"/>
          </w:tcPr>
          <w:p w14:paraId="7A867B47" w14:textId="77777777" w:rsidR="00A10F71" w:rsidRPr="00291505" w:rsidRDefault="00A10F71" w:rsidP="00E34637">
            <w:pPr>
              <w:rPr>
                <w:rFonts w:ascii="標楷體" w:eastAsia="標楷體" w:hAnsi="標楷體"/>
              </w:rPr>
            </w:pPr>
          </w:p>
        </w:tc>
        <w:tc>
          <w:tcPr>
            <w:tcW w:w="690" w:type="dxa"/>
          </w:tcPr>
          <w:p w14:paraId="143439E6"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329DDDA2"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FeeCode</w:t>
            </w:r>
          </w:p>
        </w:tc>
      </w:tr>
      <w:tr w:rsidR="00A10F71" w:rsidRPr="00362205" w14:paraId="1C7052D9" w14:textId="77777777" w:rsidTr="00E34637">
        <w:trPr>
          <w:trHeight w:val="244"/>
          <w:jc w:val="center"/>
        </w:trPr>
        <w:tc>
          <w:tcPr>
            <w:tcW w:w="696" w:type="dxa"/>
          </w:tcPr>
          <w:p w14:paraId="275A1EA8" w14:textId="77777777" w:rsidR="00A10F71" w:rsidRDefault="00A10F71" w:rsidP="00E34637">
            <w:pPr>
              <w:rPr>
                <w:rFonts w:ascii="標楷體" w:eastAsia="標楷體" w:hAnsi="標楷體"/>
              </w:rPr>
            </w:pPr>
            <w:r>
              <w:rPr>
                <w:rFonts w:ascii="標楷體" w:eastAsia="標楷體" w:hAnsi="標楷體" w:hint="eastAsia"/>
              </w:rPr>
              <w:t>7</w:t>
            </w:r>
          </w:p>
        </w:tc>
        <w:tc>
          <w:tcPr>
            <w:tcW w:w="1495" w:type="dxa"/>
          </w:tcPr>
          <w:p w14:paraId="4756D558" w14:textId="77777777" w:rsidR="00A10F71" w:rsidRPr="00291505" w:rsidRDefault="00A10F71" w:rsidP="00E34637">
            <w:pPr>
              <w:rPr>
                <w:rFonts w:ascii="標楷體" w:eastAsia="標楷體" w:hAnsi="標楷體"/>
              </w:rPr>
            </w:pPr>
            <w:r>
              <w:rPr>
                <w:rFonts w:ascii="標楷體" w:eastAsia="標楷體" w:hAnsi="標楷體" w:hint="eastAsia"/>
              </w:rPr>
              <w:t>案號</w:t>
            </w:r>
          </w:p>
        </w:tc>
        <w:tc>
          <w:tcPr>
            <w:tcW w:w="1296" w:type="dxa"/>
          </w:tcPr>
          <w:p w14:paraId="6943614A" w14:textId="77777777" w:rsidR="00A10F71" w:rsidRPr="00291505" w:rsidRDefault="00A10F71" w:rsidP="00E34637">
            <w:pPr>
              <w:rPr>
                <w:rFonts w:ascii="標楷體" w:eastAsia="標楷體" w:hAnsi="標楷體"/>
              </w:rPr>
            </w:pPr>
          </w:p>
        </w:tc>
        <w:tc>
          <w:tcPr>
            <w:tcW w:w="1150" w:type="dxa"/>
          </w:tcPr>
          <w:p w14:paraId="58F8494B" w14:textId="77777777" w:rsidR="00A10F71" w:rsidRPr="00291505" w:rsidRDefault="00A10F71" w:rsidP="00E34637">
            <w:pPr>
              <w:rPr>
                <w:rFonts w:ascii="標楷體" w:eastAsia="標楷體" w:hAnsi="標楷體"/>
              </w:rPr>
            </w:pPr>
          </w:p>
        </w:tc>
        <w:tc>
          <w:tcPr>
            <w:tcW w:w="1051" w:type="dxa"/>
          </w:tcPr>
          <w:p w14:paraId="4820B449" w14:textId="77777777" w:rsidR="00A10F71" w:rsidRPr="00291505" w:rsidRDefault="00A10F71" w:rsidP="00E34637">
            <w:pPr>
              <w:rPr>
                <w:rFonts w:ascii="標楷體" w:eastAsia="標楷體" w:hAnsi="標楷體"/>
              </w:rPr>
            </w:pPr>
          </w:p>
        </w:tc>
        <w:tc>
          <w:tcPr>
            <w:tcW w:w="664" w:type="dxa"/>
          </w:tcPr>
          <w:p w14:paraId="29B13FE5" w14:textId="77777777" w:rsidR="00A10F71" w:rsidRPr="00291505" w:rsidRDefault="00A10F71" w:rsidP="00E34637">
            <w:pPr>
              <w:rPr>
                <w:rFonts w:ascii="標楷體" w:eastAsia="標楷體" w:hAnsi="標楷體"/>
              </w:rPr>
            </w:pPr>
          </w:p>
        </w:tc>
        <w:tc>
          <w:tcPr>
            <w:tcW w:w="690" w:type="dxa"/>
          </w:tcPr>
          <w:p w14:paraId="0FECF2D6"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102CA987" w14:textId="77777777" w:rsidR="00A10F71" w:rsidRPr="00291505" w:rsidRDefault="00A10F71" w:rsidP="00E34637">
            <w:pPr>
              <w:rPr>
                <w:rFonts w:ascii="標楷體" w:eastAsia="標楷體" w:hAnsi="標楷體"/>
              </w:rPr>
            </w:pPr>
            <w:r>
              <w:rPr>
                <w:rFonts w:ascii="標楷體" w:eastAsia="標楷體" w:hAnsi="標楷體"/>
              </w:rPr>
              <w:t>1.ForeclosureFee.</w:t>
            </w:r>
            <w:r w:rsidRPr="00451724">
              <w:rPr>
                <w:rFonts w:ascii="標楷體" w:eastAsia="標楷體" w:hAnsi="標楷體"/>
              </w:rPr>
              <w:t>CaseNo</w:t>
            </w:r>
          </w:p>
        </w:tc>
      </w:tr>
      <w:tr w:rsidR="00A10F71" w:rsidRPr="00362205" w14:paraId="5A97348A" w14:textId="77777777" w:rsidTr="00E34637">
        <w:trPr>
          <w:trHeight w:val="244"/>
          <w:jc w:val="center"/>
        </w:trPr>
        <w:tc>
          <w:tcPr>
            <w:tcW w:w="696" w:type="dxa"/>
          </w:tcPr>
          <w:p w14:paraId="1C270828" w14:textId="77777777" w:rsidR="00A10F71" w:rsidRDefault="00A10F71" w:rsidP="00E34637">
            <w:pPr>
              <w:rPr>
                <w:rFonts w:ascii="標楷體" w:eastAsia="標楷體" w:hAnsi="標楷體"/>
              </w:rPr>
            </w:pPr>
            <w:r>
              <w:rPr>
                <w:rFonts w:ascii="標楷體" w:eastAsia="標楷體" w:hAnsi="標楷體" w:hint="eastAsia"/>
              </w:rPr>
              <w:t>8</w:t>
            </w:r>
          </w:p>
        </w:tc>
        <w:tc>
          <w:tcPr>
            <w:tcW w:w="1495" w:type="dxa"/>
          </w:tcPr>
          <w:p w14:paraId="20709849" w14:textId="77777777" w:rsidR="00A10F71" w:rsidRPr="00291505" w:rsidRDefault="00A10F71" w:rsidP="00E34637">
            <w:pPr>
              <w:rPr>
                <w:rFonts w:ascii="標楷體" w:eastAsia="標楷體" w:hAnsi="標楷體"/>
              </w:rPr>
            </w:pPr>
            <w:r w:rsidRPr="00291505">
              <w:rPr>
                <w:rFonts w:ascii="標楷體" w:eastAsia="標楷體" w:hAnsi="標楷體" w:hint="eastAsia"/>
              </w:rPr>
              <w:t>銷號日期</w:t>
            </w:r>
          </w:p>
        </w:tc>
        <w:tc>
          <w:tcPr>
            <w:tcW w:w="1296" w:type="dxa"/>
          </w:tcPr>
          <w:p w14:paraId="1A8EF360" w14:textId="77777777" w:rsidR="00A10F71" w:rsidRPr="00291505" w:rsidRDefault="00A10F71" w:rsidP="00E34637">
            <w:pPr>
              <w:rPr>
                <w:rFonts w:ascii="標楷體" w:eastAsia="標楷體" w:hAnsi="標楷體"/>
              </w:rPr>
            </w:pPr>
          </w:p>
        </w:tc>
        <w:tc>
          <w:tcPr>
            <w:tcW w:w="1150" w:type="dxa"/>
          </w:tcPr>
          <w:p w14:paraId="791B6EF5" w14:textId="77777777" w:rsidR="00A10F71" w:rsidRPr="00291505" w:rsidRDefault="00A10F71" w:rsidP="00E34637">
            <w:pPr>
              <w:rPr>
                <w:rFonts w:ascii="標楷體" w:eastAsia="標楷體" w:hAnsi="標楷體"/>
              </w:rPr>
            </w:pPr>
          </w:p>
        </w:tc>
        <w:tc>
          <w:tcPr>
            <w:tcW w:w="1051" w:type="dxa"/>
          </w:tcPr>
          <w:p w14:paraId="2C7C98FA" w14:textId="77777777" w:rsidR="00A10F71" w:rsidRPr="00291505" w:rsidRDefault="00A10F71" w:rsidP="00E34637">
            <w:pPr>
              <w:rPr>
                <w:rFonts w:ascii="標楷體" w:eastAsia="標楷體" w:hAnsi="標楷體"/>
              </w:rPr>
            </w:pPr>
          </w:p>
        </w:tc>
        <w:tc>
          <w:tcPr>
            <w:tcW w:w="664" w:type="dxa"/>
          </w:tcPr>
          <w:p w14:paraId="43057EEB" w14:textId="77777777" w:rsidR="00A10F71" w:rsidRPr="00291505" w:rsidRDefault="00A10F71" w:rsidP="00E34637">
            <w:pPr>
              <w:rPr>
                <w:rFonts w:ascii="標楷體" w:eastAsia="標楷體" w:hAnsi="標楷體"/>
              </w:rPr>
            </w:pPr>
          </w:p>
        </w:tc>
        <w:tc>
          <w:tcPr>
            <w:tcW w:w="690" w:type="dxa"/>
          </w:tcPr>
          <w:p w14:paraId="44E2DDE1" w14:textId="77777777" w:rsidR="00A10F71" w:rsidRPr="00291505" w:rsidRDefault="00A10F71" w:rsidP="00E34637">
            <w:pPr>
              <w:rPr>
                <w:rFonts w:ascii="標楷體" w:eastAsia="標楷體" w:hAnsi="標楷體"/>
              </w:rPr>
            </w:pPr>
            <w:r>
              <w:rPr>
                <w:rFonts w:ascii="標楷體" w:eastAsia="標楷體" w:hAnsi="標楷體" w:hint="eastAsia"/>
              </w:rPr>
              <w:t>R</w:t>
            </w:r>
          </w:p>
        </w:tc>
        <w:tc>
          <w:tcPr>
            <w:tcW w:w="3378" w:type="dxa"/>
          </w:tcPr>
          <w:p w14:paraId="4E66D8C7"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CloseDate</w:t>
            </w:r>
          </w:p>
        </w:tc>
      </w:tr>
      <w:tr w:rsidR="00A10F71" w:rsidRPr="00362205" w14:paraId="00451B6B" w14:textId="77777777" w:rsidTr="00E34637">
        <w:trPr>
          <w:trHeight w:val="244"/>
          <w:jc w:val="center"/>
        </w:trPr>
        <w:tc>
          <w:tcPr>
            <w:tcW w:w="696" w:type="dxa"/>
          </w:tcPr>
          <w:p w14:paraId="75C781B3" w14:textId="77777777" w:rsidR="00A10F71" w:rsidRDefault="00A10F71" w:rsidP="00E34637">
            <w:pPr>
              <w:rPr>
                <w:rFonts w:ascii="標楷體" w:eastAsia="標楷體" w:hAnsi="標楷體"/>
              </w:rPr>
            </w:pPr>
            <w:r>
              <w:rPr>
                <w:rFonts w:ascii="標楷體" w:eastAsia="標楷體" w:hAnsi="標楷體" w:hint="eastAsia"/>
              </w:rPr>
              <w:t>9</w:t>
            </w:r>
          </w:p>
        </w:tc>
        <w:tc>
          <w:tcPr>
            <w:tcW w:w="1495" w:type="dxa"/>
          </w:tcPr>
          <w:p w14:paraId="01C79BA1"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備註</w:t>
            </w:r>
          </w:p>
        </w:tc>
        <w:tc>
          <w:tcPr>
            <w:tcW w:w="1296" w:type="dxa"/>
          </w:tcPr>
          <w:p w14:paraId="61AA1CAB" w14:textId="77777777" w:rsidR="00A10F71" w:rsidRPr="00291505" w:rsidRDefault="00A10F71" w:rsidP="00E34637">
            <w:pPr>
              <w:rPr>
                <w:rFonts w:ascii="標楷體" w:eastAsia="標楷體" w:hAnsi="標楷體"/>
              </w:rPr>
            </w:pPr>
          </w:p>
        </w:tc>
        <w:tc>
          <w:tcPr>
            <w:tcW w:w="1150" w:type="dxa"/>
          </w:tcPr>
          <w:p w14:paraId="561ABA44" w14:textId="77777777" w:rsidR="00A10F71" w:rsidRPr="00291505" w:rsidRDefault="00A10F71" w:rsidP="00E34637">
            <w:pPr>
              <w:rPr>
                <w:rFonts w:ascii="標楷體" w:eastAsia="標楷體" w:hAnsi="標楷體"/>
              </w:rPr>
            </w:pPr>
          </w:p>
        </w:tc>
        <w:tc>
          <w:tcPr>
            <w:tcW w:w="1051" w:type="dxa"/>
          </w:tcPr>
          <w:p w14:paraId="5A68B3FE" w14:textId="77777777" w:rsidR="00A10F71" w:rsidRPr="00291505" w:rsidRDefault="00A10F71" w:rsidP="00E34637">
            <w:pPr>
              <w:rPr>
                <w:rFonts w:ascii="標楷體" w:eastAsia="標楷體" w:hAnsi="標楷體"/>
              </w:rPr>
            </w:pPr>
          </w:p>
        </w:tc>
        <w:tc>
          <w:tcPr>
            <w:tcW w:w="664" w:type="dxa"/>
          </w:tcPr>
          <w:p w14:paraId="7DCE09AF" w14:textId="77777777" w:rsidR="00A10F71" w:rsidRPr="00291505" w:rsidRDefault="00A10F71" w:rsidP="00E34637">
            <w:pPr>
              <w:rPr>
                <w:rFonts w:ascii="標楷體" w:eastAsia="標楷體" w:hAnsi="標楷體"/>
              </w:rPr>
            </w:pPr>
          </w:p>
        </w:tc>
        <w:tc>
          <w:tcPr>
            <w:tcW w:w="690" w:type="dxa"/>
          </w:tcPr>
          <w:p w14:paraId="64568CC9"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6763F1EE" w14:textId="77777777" w:rsidR="00A10F71" w:rsidRPr="00291505" w:rsidRDefault="00A10F71" w:rsidP="00E34637">
            <w:pPr>
              <w:rPr>
                <w:rFonts w:ascii="標楷體" w:eastAsia="標楷體" w:hAnsi="標楷體"/>
              </w:rPr>
            </w:pPr>
            <w:r>
              <w:rPr>
                <w:rFonts w:ascii="標楷體" w:eastAsia="標楷體" w:hAnsi="標楷體"/>
              </w:rPr>
              <w:t>1</w:t>
            </w:r>
            <w:r w:rsidRPr="00291505">
              <w:rPr>
                <w:rFonts w:ascii="標楷體" w:eastAsia="標楷體" w:hAnsi="標楷體" w:hint="eastAsia"/>
              </w:rPr>
              <w:t>.</w:t>
            </w:r>
            <w:r>
              <w:rPr>
                <w:rFonts w:ascii="標楷體" w:eastAsia="標楷體" w:hAnsi="標楷體"/>
              </w:rPr>
              <w:t>ForeclosureFee.</w:t>
            </w:r>
            <w:r w:rsidRPr="00451724">
              <w:rPr>
                <w:rFonts w:ascii="標楷體" w:eastAsia="標楷體" w:hAnsi="標楷體"/>
              </w:rPr>
              <w:t>Rmk</w:t>
            </w:r>
          </w:p>
        </w:tc>
      </w:tr>
      <w:tr w:rsidR="00A10F71" w:rsidRPr="00362205" w14:paraId="67A5711C" w14:textId="77777777" w:rsidTr="00E34637">
        <w:trPr>
          <w:trHeight w:val="244"/>
          <w:jc w:val="center"/>
        </w:trPr>
        <w:tc>
          <w:tcPr>
            <w:tcW w:w="696" w:type="dxa"/>
          </w:tcPr>
          <w:p w14:paraId="7639972F" w14:textId="77777777" w:rsidR="00A10F71" w:rsidRDefault="00A10F71" w:rsidP="00E34637">
            <w:pPr>
              <w:rPr>
                <w:rFonts w:ascii="標楷體" w:eastAsia="標楷體" w:hAnsi="標楷體"/>
              </w:rPr>
            </w:pPr>
            <w:r>
              <w:rPr>
                <w:rFonts w:ascii="標楷體" w:eastAsia="標楷體" w:hAnsi="標楷體" w:hint="eastAsia"/>
              </w:rPr>
              <w:t>10</w:t>
            </w:r>
          </w:p>
        </w:tc>
        <w:tc>
          <w:tcPr>
            <w:tcW w:w="1495" w:type="dxa"/>
          </w:tcPr>
          <w:p w14:paraId="1A69D293" w14:textId="77777777" w:rsidR="00A10F71" w:rsidRPr="00F33E6D" w:rsidRDefault="00A10F71" w:rsidP="00E34637">
            <w:pPr>
              <w:rPr>
                <w:rFonts w:ascii="標楷體" w:eastAsia="標楷體" w:hAnsi="標楷體"/>
                <w:color w:val="000000"/>
              </w:rPr>
            </w:pPr>
            <w:r w:rsidRPr="00F33E6D">
              <w:rPr>
                <w:rFonts w:ascii="標楷體" w:eastAsia="標楷體" w:hAnsi="標楷體" w:hint="eastAsia"/>
                <w:color w:val="000000"/>
              </w:rPr>
              <w:t>銷帳編號</w:t>
            </w:r>
          </w:p>
        </w:tc>
        <w:tc>
          <w:tcPr>
            <w:tcW w:w="1296" w:type="dxa"/>
          </w:tcPr>
          <w:p w14:paraId="68C013DD" w14:textId="77777777" w:rsidR="00A10F71" w:rsidRPr="00291505" w:rsidRDefault="00A10F71" w:rsidP="00E34637">
            <w:pPr>
              <w:rPr>
                <w:rFonts w:ascii="標楷體" w:eastAsia="標楷體" w:hAnsi="標楷體"/>
              </w:rPr>
            </w:pPr>
          </w:p>
        </w:tc>
        <w:tc>
          <w:tcPr>
            <w:tcW w:w="1150" w:type="dxa"/>
          </w:tcPr>
          <w:p w14:paraId="2BC6E38C" w14:textId="77777777" w:rsidR="00A10F71" w:rsidRPr="00291505" w:rsidRDefault="00A10F71" w:rsidP="00E34637">
            <w:pPr>
              <w:rPr>
                <w:rFonts w:ascii="標楷體" w:eastAsia="標楷體" w:hAnsi="標楷體"/>
              </w:rPr>
            </w:pPr>
          </w:p>
        </w:tc>
        <w:tc>
          <w:tcPr>
            <w:tcW w:w="1051" w:type="dxa"/>
          </w:tcPr>
          <w:p w14:paraId="081438AC" w14:textId="77777777" w:rsidR="00A10F71" w:rsidRPr="00291505" w:rsidRDefault="00A10F71" w:rsidP="00E34637">
            <w:pPr>
              <w:rPr>
                <w:rFonts w:ascii="標楷體" w:eastAsia="標楷體" w:hAnsi="標楷體"/>
              </w:rPr>
            </w:pPr>
          </w:p>
        </w:tc>
        <w:tc>
          <w:tcPr>
            <w:tcW w:w="664" w:type="dxa"/>
          </w:tcPr>
          <w:p w14:paraId="0ACEC48D" w14:textId="77777777" w:rsidR="00A10F71" w:rsidRPr="00291505" w:rsidRDefault="00A10F71" w:rsidP="00E34637">
            <w:pPr>
              <w:rPr>
                <w:rFonts w:ascii="標楷體" w:eastAsia="標楷體" w:hAnsi="標楷體"/>
              </w:rPr>
            </w:pPr>
          </w:p>
        </w:tc>
        <w:tc>
          <w:tcPr>
            <w:tcW w:w="690" w:type="dxa"/>
          </w:tcPr>
          <w:p w14:paraId="39571330"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5C87FA98"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CloseNo</w:t>
            </w:r>
          </w:p>
        </w:tc>
      </w:tr>
      <w:tr w:rsidR="00A10F71" w:rsidRPr="00362205" w14:paraId="6413F066" w14:textId="77777777" w:rsidTr="00E34637">
        <w:trPr>
          <w:trHeight w:val="244"/>
          <w:jc w:val="center"/>
        </w:trPr>
        <w:tc>
          <w:tcPr>
            <w:tcW w:w="696" w:type="dxa"/>
          </w:tcPr>
          <w:p w14:paraId="50F11B7C" w14:textId="77777777" w:rsidR="00A10F71" w:rsidRDefault="00A10F71" w:rsidP="00E34637">
            <w:pPr>
              <w:rPr>
                <w:rFonts w:ascii="標楷體" w:eastAsia="標楷體" w:hAnsi="標楷體"/>
              </w:rPr>
            </w:pPr>
            <w:r>
              <w:rPr>
                <w:rFonts w:ascii="標楷體" w:eastAsia="標楷體" w:hAnsi="標楷體" w:hint="eastAsia"/>
              </w:rPr>
              <w:t>11</w:t>
            </w:r>
          </w:p>
        </w:tc>
        <w:tc>
          <w:tcPr>
            <w:tcW w:w="1495" w:type="dxa"/>
          </w:tcPr>
          <w:p w14:paraId="4CB8357E" w14:textId="77777777" w:rsidR="00A10F71" w:rsidRPr="00291505" w:rsidRDefault="00A10F71" w:rsidP="00E34637">
            <w:pPr>
              <w:rPr>
                <w:rFonts w:ascii="標楷體" w:eastAsia="標楷體" w:hAnsi="標楷體"/>
              </w:rPr>
            </w:pPr>
            <w:proofErr w:type="gramStart"/>
            <w:r w:rsidRPr="00291505">
              <w:rPr>
                <w:rFonts w:ascii="標楷體" w:eastAsia="標楷體" w:hAnsi="標楷體" w:hint="eastAsia"/>
              </w:rPr>
              <w:t>轉催收</w:t>
            </w:r>
            <w:proofErr w:type="gramEnd"/>
            <w:r w:rsidRPr="00291505">
              <w:rPr>
                <w:rFonts w:ascii="標楷體" w:eastAsia="標楷體" w:hAnsi="標楷體" w:hint="eastAsia"/>
              </w:rPr>
              <w:t>日</w:t>
            </w:r>
          </w:p>
        </w:tc>
        <w:tc>
          <w:tcPr>
            <w:tcW w:w="1296" w:type="dxa"/>
          </w:tcPr>
          <w:p w14:paraId="51E90D9F" w14:textId="77777777" w:rsidR="00A10F71" w:rsidRPr="00291505" w:rsidRDefault="00A10F71" w:rsidP="00E34637">
            <w:pPr>
              <w:rPr>
                <w:rFonts w:ascii="標楷體" w:eastAsia="標楷體" w:hAnsi="標楷體"/>
              </w:rPr>
            </w:pPr>
          </w:p>
        </w:tc>
        <w:tc>
          <w:tcPr>
            <w:tcW w:w="1150" w:type="dxa"/>
          </w:tcPr>
          <w:p w14:paraId="74BC6759" w14:textId="77777777" w:rsidR="00A10F71" w:rsidRPr="00291505" w:rsidRDefault="00A10F71" w:rsidP="00E34637">
            <w:pPr>
              <w:rPr>
                <w:rFonts w:ascii="標楷體" w:eastAsia="標楷體" w:hAnsi="標楷體"/>
              </w:rPr>
            </w:pPr>
          </w:p>
        </w:tc>
        <w:tc>
          <w:tcPr>
            <w:tcW w:w="1051" w:type="dxa"/>
          </w:tcPr>
          <w:p w14:paraId="7AD5B252" w14:textId="77777777" w:rsidR="00A10F71" w:rsidRPr="00291505" w:rsidRDefault="00A10F71" w:rsidP="00E34637">
            <w:pPr>
              <w:rPr>
                <w:rFonts w:ascii="標楷體" w:eastAsia="標楷體" w:hAnsi="標楷體"/>
              </w:rPr>
            </w:pPr>
          </w:p>
        </w:tc>
        <w:tc>
          <w:tcPr>
            <w:tcW w:w="664" w:type="dxa"/>
          </w:tcPr>
          <w:p w14:paraId="7326F0B1" w14:textId="77777777" w:rsidR="00A10F71" w:rsidRPr="00291505" w:rsidRDefault="00A10F71" w:rsidP="00E34637">
            <w:pPr>
              <w:rPr>
                <w:rFonts w:ascii="標楷體" w:eastAsia="標楷體" w:hAnsi="標楷體"/>
              </w:rPr>
            </w:pPr>
          </w:p>
        </w:tc>
        <w:tc>
          <w:tcPr>
            <w:tcW w:w="690" w:type="dxa"/>
          </w:tcPr>
          <w:p w14:paraId="37ECAEB6" w14:textId="77777777" w:rsidR="00A10F71" w:rsidRPr="00291505" w:rsidRDefault="00A10F71" w:rsidP="00E34637">
            <w:pPr>
              <w:rPr>
                <w:rFonts w:ascii="標楷體" w:eastAsia="標楷體" w:hAnsi="標楷體"/>
              </w:rPr>
            </w:pPr>
            <w:r>
              <w:rPr>
                <w:rFonts w:ascii="標楷體" w:eastAsia="標楷體" w:hAnsi="標楷體"/>
              </w:rPr>
              <w:t>R</w:t>
            </w:r>
          </w:p>
        </w:tc>
        <w:tc>
          <w:tcPr>
            <w:tcW w:w="3378" w:type="dxa"/>
          </w:tcPr>
          <w:p w14:paraId="0DF75210"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.ForeclosureFee.</w:t>
            </w:r>
            <w:r w:rsidRPr="00451724">
              <w:rPr>
                <w:rFonts w:ascii="標楷體" w:eastAsia="標楷體" w:hAnsi="標楷體"/>
              </w:rPr>
              <w:t>OverdueDate</w:t>
            </w:r>
          </w:p>
        </w:tc>
      </w:tr>
    </w:tbl>
    <w:p w14:paraId="6BFA68EC" w14:textId="77777777" w:rsidR="00A10F71" w:rsidRDefault="00A10F71" w:rsidP="00A10F71"/>
    <w:p w14:paraId="009806D8" w14:textId="77777777" w:rsidR="00A10F71" w:rsidRDefault="00A10F71" w:rsidP="00A10F71">
      <w:pPr>
        <w:rPr>
          <w:rFonts w:ascii="標楷體" w:eastAsia="標楷體" w:hAnsi="標楷體"/>
        </w:rPr>
      </w:pPr>
    </w:p>
    <w:p w14:paraId="634B4F87" w14:textId="77777777" w:rsidR="00A10F71" w:rsidRDefault="00A10F71" w:rsidP="00A10F71">
      <w:pPr>
        <w:pStyle w:val="a"/>
        <w:tabs>
          <w:tab w:val="num" w:pos="1559"/>
        </w:tabs>
        <w:spacing w:before="120"/>
        <w:ind w:left="1559" w:hanging="425"/>
      </w:pPr>
      <w:r>
        <w:rPr>
          <w:rFonts w:hint="eastAsia"/>
        </w:rPr>
        <w:t>選單</w:t>
      </w:r>
      <w:r>
        <w:t>1</w:t>
      </w:r>
      <w:r>
        <w:rPr>
          <w:rFonts w:hint="eastAsia"/>
        </w:rPr>
        <w:t>/L6064</w:t>
      </w:r>
    </w:p>
    <w:p w14:paraId="5B36DDB0" w14:textId="4255B933" w:rsidR="00A10F71" w:rsidRPr="00291505" w:rsidRDefault="00A10F71" w:rsidP="00A10F71">
      <w:pPr>
        <w:tabs>
          <w:tab w:val="left" w:pos="788"/>
        </w:tabs>
        <w:rPr>
          <w:rFonts w:ascii="標楷體" w:eastAsia="標楷體" w:hAnsi="標楷體"/>
        </w:rPr>
      </w:pPr>
      <w:r w:rsidRPr="00D73010">
        <w:rPr>
          <w:rFonts w:ascii="標楷體" w:eastAsia="標楷體" w:hAnsi="標楷體"/>
          <w:noProof/>
        </w:rPr>
        <w:drawing>
          <wp:inline distT="0" distB="0" distL="0" distR="0" wp14:anchorId="7BD7DCE2" wp14:editId="34B296F3">
            <wp:extent cx="6477000" cy="5119370"/>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5119370"/>
                    </a:xfrm>
                    <a:prstGeom prst="rect">
                      <a:avLst/>
                    </a:prstGeom>
                    <a:noFill/>
                    <a:ln>
                      <a:noFill/>
                    </a:ln>
                  </pic:spPr>
                </pic:pic>
              </a:graphicData>
            </a:graphic>
          </wp:inline>
        </w:drawing>
      </w:r>
    </w:p>
    <w:p w14:paraId="62E3809A" w14:textId="77777777" w:rsidR="00A10F71" w:rsidRPr="00291505" w:rsidRDefault="00A10F71" w:rsidP="00A10F71">
      <w:pPr>
        <w:rPr>
          <w:rFonts w:ascii="標楷體" w:eastAsia="標楷體" w:hAnsi="標楷體"/>
        </w:rPr>
      </w:pPr>
    </w:p>
    <w:p w14:paraId="4CC981B7" w14:textId="77777777" w:rsidR="00A10F71" w:rsidRDefault="00A10F71" w:rsidP="00A10F71">
      <w:pPr>
        <w:widowControl/>
      </w:pPr>
    </w:p>
    <w:p w14:paraId="31B2F477" w14:textId="7178BEFA" w:rsidR="00A10F71" w:rsidRDefault="00A10F71">
      <w:pPr>
        <w:widowControl/>
        <w:rPr>
          <w:rFonts w:eastAsia="標楷體"/>
          <w:sz w:val="32"/>
          <w:szCs w:val="20"/>
        </w:rPr>
      </w:pPr>
      <w:r>
        <w:br w:type="page"/>
      </w:r>
    </w:p>
    <w:p w14:paraId="3F4CAA8B"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291505">
          <w:rPr>
            <w:rStyle w:val="a7"/>
            <w:rFonts w:ascii="標楷體" w:hAnsi="標楷體" w:hint="eastAsia"/>
          </w:rPr>
          <w:t>L2941法拍費用查詢-依</w:t>
        </w:r>
        <w:proofErr w:type="gramStart"/>
        <w:r w:rsidR="00A10F71" w:rsidRPr="00291505">
          <w:rPr>
            <w:rStyle w:val="a7"/>
            <w:rFonts w:ascii="標楷體" w:hAnsi="標楷體" w:hint="eastAsia"/>
          </w:rPr>
          <w:t>借款人戶號</w:t>
        </w:r>
        <w:proofErr w:type="gramEnd"/>
      </w:hyperlink>
    </w:p>
    <w:p w14:paraId="7B3766BE"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06C54312"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176D7578"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D404C8A" w14:textId="77777777" w:rsidR="00A10F71" w:rsidRPr="00291505" w:rsidRDefault="00A10F71" w:rsidP="00E34637">
            <w:pPr>
              <w:rPr>
                <w:rFonts w:ascii="標楷體" w:eastAsia="標楷體" w:hAnsi="標楷體"/>
              </w:rPr>
            </w:pPr>
            <w:r w:rsidRPr="00291505">
              <w:rPr>
                <w:rFonts w:ascii="標楷體" w:eastAsia="標楷體" w:hAnsi="標楷體" w:hint="eastAsia"/>
              </w:rPr>
              <w:t>法拍費用查詢-依</w:t>
            </w:r>
            <w:proofErr w:type="gramStart"/>
            <w:r w:rsidRPr="00291505">
              <w:rPr>
                <w:rFonts w:ascii="標楷體" w:eastAsia="標楷體" w:hAnsi="標楷體" w:hint="eastAsia"/>
              </w:rPr>
              <w:t>借款人戶號</w:t>
            </w:r>
            <w:proofErr w:type="gramEnd"/>
          </w:p>
        </w:tc>
      </w:tr>
      <w:tr w:rsidR="00A10F71" w:rsidRPr="00291505" w14:paraId="27127B9D"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58AAC375"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A194901"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查詢</w:t>
            </w:r>
            <w:r w:rsidRPr="00291505">
              <w:rPr>
                <w:rFonts w:ascii="標楷體" w:eastAsia="標楷體" w:hAnsi="標楷體" w:hint="eastAsia"/>
              </w:rPr>
              <w:t>法拍費用明細資料</w:t>
            </w:r>
          </w:p>
        </w:tc>
      </w:tr>
      <w:tr w:rsidR="00A10F71" w:rsidRPr="00ED55BB" w14:paraId="0DB58402"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0B1CFE1F"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24D94B2" w14:textId="77777777" w:rsidR="00A10F71" w:rsidRPr="002E356F" w:rsidRDefault="00A10F71" w:rsidP="00E34637">
            <w:pPr>
              <w:pStyle w:val="60"/>
              <w:pageBreakBefore/>
              <w:tabs>
                <w:tab w:val="clear" w:pos="1200"/>
                <w:tab w:val="num" w:pos="1047"/>
              </w:tabs>
              <w:rPr>
                <w:rFonts w:ascii="標楷體" w:hAnsi="標楷體"/>
              </w:rPr>
            </w:pPr>
            <w:r w:rsidRPr="002E356F">
              <w:rPr>
                <w:rFonts w:ascii="標楷體" w:hAnsi="標楷體" w:hint="eastAsia"/>
                <w:color w:val="000000"/>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BC03D9">
              <w:rPr>
                <w:rFonts w:ascii="標楷體" w:hAnsi="標楷體" w:hint="eastAsia"/>
                <w:color w:val="000000"/>
                <w:lang w:eastAsia="zh-HK"/>
              </w:rPr>
              <w:t>」</w:t>
            </w:r>
            <w:r w:rsidRPr="00BC03D9">
              <w:rPr>
                <w:rFonts w:ascii="標楷體" w:hAnsi="標楷體" w:hint="eastAsia"/>
                <w:color w:val="000000"/>
              </w:rPr>
              <w:t>流程</w:t>
            </w:r>
          </w:p>
          <w:p w14:paraId="254E5BAA" w14:textId="77777777" w:rsidR="00A10F71" w:rsidRPr="00BC03D9" w:rsidRDefault="00A10F71" w:rsidP="00E34637">
            <w:pPr>
              <w:rPr>
                <w:rFonts w:ascii="標楷體" w:eastAsia="標楷體" w:hAnsi="標楷體"/>
              </w:rPr>
            </w:pPr>
            <w:r w:rsidRPr="00BC03D9">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2E356F">
              <w:rPr>
                <w:rFonts w:ascii="標楷體" w:eastAsia="標楷體" w:hAnsi="標楷體" w:hint="eastAsia"/>
              </w:rPr>
              <w:t>法拍費用檔</w:t>
            </w:r>
            <w:r w:rsidRPr="00BC03D9">
              <w:rPr>
                <w:rFonts w:ascii="標楷體" w:eastAsia="標楷體" w:hAnsi="標楷體" w:hint="eastAsia"/>
              </w:rPr>
              <w:t>(</w:t>
            </w:r>
            <w:r w:rsidRPr="002E356F">
              <w:rPr>
                <w:rFonts w:ascii="標楷體" w:eastAsia="標楷體" w:hAnsi="標楷體"/>
              </w:rPr>
              <w:t>ForeclosureFee</w:t>
            </w:r>
            <w:r w:rsidRPr="00BC03D9">
              <w:rPr>
                <w:rFonts w:ascii="標楷體" w:eastAsia="標楷體" w:hAnsi="標楷體"/>
              </w:rPr>
              <w:t>)</w:t>
            </w:r>
            <w:r>
              <w:rPr>
                <w:rFonts w:ascii="標楷體" w:eastAsia="標楷體" w:hAnsi="標楷體" w:hint="eastAsia"/>
              </w:rPr>
              <w:t>]</w:t>
            </w:r>
          </w:p>
          <w:p w14:paraId="4A1F4AEB" w14:textId="77777777" w:rsidR="00A10F71" w:rsidRPr="00BC03D9" w:rsidRDefault="00A10F71" w:rsidP="00E34637">
            <w:pPr>
              <w:rPr>
                <w:rFonts w:ascii="標楷體" w:eastAsia="標楷體" w:hAnsi="標楷體"/>
                <w:lang w:eastAsia="zh-HK"/>
              </w:rPr>
            </w:pPr>
            <w:r w:rsidRPr="00BC03D9">
              <w:rPr>
                <w:rFonts w:ascii="標楷體" w:eastAsia="標楷體" w:hAnsi="標楷體" w:hint="eastAsia"/>
              </w:rPr>
              <w:t>3</w:t>
            </w:r>
            <w:r w:rsidRPr="00BC03D9">
              <w:rPr>
                <w:rFonts w:ascii="標楷體" w:eastAsia="標楷體" w:hAnsi="標楷體"/>
              </w:rPr>
              <w:t>.</w:t>
            </w:r>
            <w:r w:rsidRPr="00BC03D9">
              <w:rPr>
                <w:rFonts w:ascii="標楷體" w:eastAsia="標楷體" w:hAnsi="標楷體" w:hint="eastAsia"/>
                <w:lang w:eastAsia="zh-HK"/>
              </w:rPr>
              <w:t>依據輸入查詢條件</w:t>
            </w:r>
            <w:r w:rsidRPr="00BC03D9">
              <w:rPr>
                <w:rFonts w:ascii="標楷體" w:eastAsia="標楷體" w:hAnsi="標楷體" w:hint="eastAsia"/>
              </w:rPr>
              <w:t>,</w:t>
            </w:r>
            <w:r w:rsidRPr="00BC03D9">
              <w:rPr>
                <w:rFonts w:ascii="標楷體" w:eastAsia="標楷體" w:hAnsi="標楷體" w:hint="eastAsia"/>
                <w:lang w:eastAsia="zh-HK"/>
              </w:rPr>
              <w:t>輸出查詢資料</w:t>
            </w:r>
          </w:p>
          <w:p w14:paraId="2D8A021F" w14:textId="77777777" w:rsidR="00A10F71" w:rsidRDefault="00A10F71" w:rsidP="00E34637">
            <w:pPr>
              <w:rPr>
                <w:rFonts w:ascii="標楷體" w:eastAsia="標楷體" w:hAnsi="標楷體"/>
                <w:lang w:eastAsia="zh-HK"/>
              </w:rPr>
            </w:pPr>
            <w:r w:rsidRPr="00BC03D9">
              <w:rPr>
                <w:rFonts w:ascii="標楷體" w:eastAsia="標楷體" w:hAnsi="標楷體" w:hint="eastAsia"/>
              </w:rPr>
              <w:t xml:space="preserve">  (</w:t>
            </w:r>
            <w:r w:rsidRPr="00BC03D9">
              <w:rPr>
                <w:rFonts w:ascii="標楷體" w:eastAsia="標楷體" w:hAnsi="標楷體"/>
              </w:rPr>
              <w:t>1</w:t>
            </w:r>
            <w:proofErr w:type="gramStart"/>
            <w:r w:rsidRPr="00BC03D9">
              <w:rPr>
                <w:rFonts w:ascii="標楷體" w:eastAsia="標楷體" w:hAnsi="標楷體"/>
              </w:rPr>
              <w:t>).</w:t>
            </w:r>
            <w:r>
              <w:rPr>
                <w:rFonts w:ascii="標楷體" w:eastAsia="標楷體" w:hAnsi="標楷體" w:hint="eastAsia"/>
              </w:rPr>
              <w:t>[</w:t>
            </w:r>
            <w:proofErr w:type="gramEnd"/>
            <w:r w:rsidRPr="00F10928">
              <w:rPr>
                <w:rFonts w:ascii="標楷體" w:eastAsia="標楷體" w:hAnsi="標楷體" w:hint="eastAsia"/>
              </w:rPr>
              <w:t>借款人戶號</w:t>
            </w:r>
            <w:r w:rsidRPr="00BC03D9">
              <w:rPr>
                <w:rFonts w:ascii="標楷體" w:eastAsia="標楷體" w:hAnsi="標楷體" w:hint="eastAsia"/>
              </w:rPr>
              <w:t>(</w:t>
            </w:r>
            <w:r>
              <w:t xml:space="preserve"> </w:t>
            </w:r>
            <w:r w:rsidRPr="00F10928">
              <w:rPr>
                <w:rFonts w:ascii="標楷體" w:eastAsia="標楷體" w:hAnsi="標楷體"/>
              </w:rPr>
              <w:t>CustNo</w:t>
            </w:r>
            <w:r w:rsidRPr="00BC03D9">
              <w:rPr>
                <w:rFonts w:ascii="標楷體" w:eastAsia="標楷體" w:hAnsi="標楷體"/>
              </w:rPr>
              <w:t>)</w:t>
            </w:r>
            <w:r>
              <w:rPr>
                <w:rFonts w:ascii="標楷體" w:eastAsia="標楷體" w:hAnsi="標楷體" w:hint="eastAsia"/>
              </w:rPr>
              <w:t>]</w:t>
            </w:r>
            <w:r w:rsidRPr="00BC03D9">
              <w:rPr>
                <w:rFonts w:ascii="標楷體" w:eastAsia="標楷體" w:hAnsi="標楷體"/>
              </w:rPr>
              <w:t xml:space="preserve"> = </w:t>
            </w:r>
            <w:r w:rsidRPr="00BC03D9">
              <w:rPr>
                <w:rFonts w:ascii="標楷體" w:eastAsia="標楷體" w:hAnsi="標楷體" w:hint="eastAsia"/>
                <w:lang w:eastAsia="zh-HK"/>
              </w:rPr>
              <w:t>輸入條件「</w:t>
            </w:r>
            <w:r>
              <w:rPr>
                <w:rFonts w:ascii="標楷體" w:eastAsia="標楷體" w:hAnsi="標楷體" w:hint="eastAsia"/>
              </w:rPr>
              <w:t>借款人戶號</w:t>
            </w:r>
            <w:r w:rsidRPr="00BC03D9">
              <w:rPr>
                <w:rFonts w:ascii="標楷體" w:eastAsia="標楷體" w:hAnsi="標楷體" w:hint="eastAsia"/>
                <w:lang w:eastAsia="zh-HK"/>
              </w:rPr>
              <w:t>」</w:t>
            </w:r>
          </w:p>
          <w:p w14:paraId="2280368E" w14:textId="77777777" w:rsidR="00A10F71" w:rsidRDefault="00A10F71" w:rsidP="00E34637">
            <w:pPr>
              <w:rPr>
                <w:rFonts w:ascii="標楷體" w:eastAsia="標楷體" w:hAnsi="標楷體"/>
                <w:color w:val="000000"/>
                <w:szCs w:val="20"/>
                <w:lang w:val="x-none"/>
              </w:rPr>
            </w:pPr>
            <w:r w:rsidRPr="00BC03D9">
              <w:rPr>
                <w:rFonts w:ascii="標楷體" w:eastAsia="標楷體" w:hAnsi="標楷體" w:hint="eastAsia"/>
                <w:color w:val="000000"/>
                <w:szCs w:val="20"/>
                <w:lang w:val="x-none"/>
              </w:rPr>
              <w:t>4.資料排序:</w:t>
            </w:r>
          </w:p>
          <w:p w14:paraId="2BB9B084" w14:textId="77777777" w:rsidR="00A10F71" w:rsidRPr="00BC03D9" w:rsidRDefault="00A10F71" w:rsidP="00E34637">
            <w:pPr>
              <w:rPr>
                <w:rFonts w:ascii="標楷體" w:eastAsia="標楷體" w:hAnsi="標楷體"/>
                <w:lang w:eastAsia="zh-HK"/>
              </w:rPr>
            </w:pPr>
            <w:r>
              <w:rPr>
                <w:rFonts w:ascii="標楷體" w:eastAsia="標楷體" w:hAnsi="標楷體" w:hint="eastAsia"/>
                <w:color w:val="000000"/>
                <w:szCs w:val="20"/>
                <w:lang w:val="x-none"/>
              </w:rPr>
              <w:t>(1).</w:t>
            </w:r>
            <w:r>
              <w:rPr>
                <w:rFonts w:ascii="標楷體" w:eastAsia="標楷體" w:hAnsi="標楷體" w:hint="eastAsia"/>
              </w:rPr>
              <w:t>[</w:t>
            </w:r>
            <w:r w:rsidRPr="00F10928">
              <w:rPr>
                <w:rFonts w:ascii="標楷體" w:eastAsia="標楷體" w:hAnsi="標楷體" w:hint="eastAsia"/>
              </w:rPr>
              <w:t>收件日期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tc>
      </w:tr>
      <w:tr w:rsidR="00A10F71" w:rsidRPr="00291505" w14:paraId="44170742"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07960238"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0DFC861" w14:textId="77777777" w:rsidR="00A10F71" w:rsidRPr="00291505" w:rsidRDefault="00A10F71" w:rsidP="00E34637">
            <w:pPr>
              <w:rPr>
                <w:rFonts w:ascii="標楷體" w:eastAsia="標楷體" w:hAnsi="標楷體"/>
              </w:rPr>
            </w:pPr>
          </w:p>
        </w:tc>
      </w:tr>
      <w:tr w:rsidR="00A10F71" w:rsidRPr="00291505" w14:paraId="149018A7"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427E3689"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EFEEB26" w14:textId="77777777" w:rsidR="00A10F71" w:rsidRPr="00291505" w:rsidRDefault="00A10F71" w:rsidP="00E34637">
            <w:pPr>
              <w:rPr>
                <w:rFonts w:ascii="標楷體" w:eastAsia="標楷體" w:hAnsi="標楷體"/>
              </w:rPr>
            </w:pPr>
          </w:p>
        </w:tc>
      </w:tr>
      <w:tr w:rsidR="00A10F71" w:rsidRPr="00291505" w14:paraId="259B7F37"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770E7E47"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20F722B"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A10F71" w:rsidRPr="00291505" w14:paraId="7FDD9C65"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596C1F2C"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3F4C2B0" w14:textId="77777777" w:rsidR="00A10F71" w:rsidRPr="00291505" w:rsidRDefault="00A10F71" w:rsidP="00E34637">
            <w:pPr>
              <w:rPr>
                <w:rFonts w:ascii="標楷體" w:eastAsia="標楷體" w:hAnsi="標楷體"/>
              </w:rPr>
            </w:pPr>
          </w:p>
        </w:tc>
      </w:tr>
      <w:tr w:rsidR="00A10F71" w:rsidRPr="00291505" w14:paraId="05FE370B"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73C5D350"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7489163" w14:textId="77777777" w:rsidR="00A10F71" w:rsidRPr="00291505" w:rsidRDefault="00A10F71" w:rsidP="00E34637">
            <w:pPr>
              <w:rPr>
                <w:rFonts w:ascii="標楷體" w:eastAsia="標楷體" w:hAnsi="標楷體"/>
              </w:rPr>
            </w:pPr>
          </w:p>
        </w:tc>
      </w:tr>
    </w:tbl>
    <w:p w14:paraId="04925DB1" w14:textId="77777777" w:rsidR="00A10F71" w:rsidRDefault="00A10F71" w:rsidP="00A10F71">
      <w:pPr>
        <w:rPr>
          <w:rFonts w:ascii="標楷體" w:eastAsia="標楷體" w:hAnsi="標楷體"/>
        </w:rPr>
      </w:pPr>
    </w:p>
    <w:p w14:paraId="7E2107B8"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7B3D2A83" w14:textId="77777777" w:rsidTr="00E34637">
        <w:tc>
          <w:tcPr>
            <w:tcW w:w="851" w:type="dxa"/>
            <w:shd w:val="clear" w:color="auto" w:fill="D9D9D9"/>
          </w:tcPr>
          <w:p w14:paraId="5432156E"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206CF2E8"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0EAF6EDF"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734A8A1A" w14:textId="77777777" w:rsidTr="00E34637">
        <w:tc>
          <w:tcPr>
            <w:tcW w:w="851" w:type="dxa"/>
            <w:shd w:val="clear" w:color="auto" w:fill="auto"/>
          </w:tcPr>
          <w:p w14:paraId="7494EB0F"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100A87E0"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7F0B65BA"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732854F3" w14:textId="77777777" w:rsidTr="00E34637">
        <w:tc>
          <w:tcPr>
            <w:tcW w:w="851" w:type="dxa"/>
            <w:shd w:val="clear" w:color="auto" w:fill="auto"/>
          </w:tcPr>
          <w:p w14:paraId="0DA0F944"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738755E1" w14:textId="77777777" w:rsidR="00A10F71" w:rsidRPr="002E356F" w:rsidRDefault="00A10F71" w:rsidP="00E34637">
            <w:pPr>
              <w:rPr>
                <w:rFonts w:ascii="標楷體" w:eastAsia="標楷體" w:hAnsi="標楷體"/>
              </w:rPr>
            </w:pPr>
            <w:r w:rsidRPr="008D7A6B">
              <w:rPr>
                <w:rFonts w:ascii="標楷體" w:eastAsia="標楷體" w:hAnsi="標楷體"/>
              </w:rPr>
              <w:t>CdCode</w:t>
            </w:r>
          </w:p>
        </w:tc>
        <w:tc>
          <w:tcPr>
            <w:tcW w:w="3828" w:type="dxa"/>
            <w:shd w:val="clear" w:color="auto" w:fill="auto"/>
          </w:tcPr>
          <w:p w14:paraId="29F69113" w14:textId="77777777" w:rsidR="00A10F71" w:rsidRPr="002E356F" w:rsidRDefault="00A10F71" w:rsidP="00E34637">
            <w:pPr>
              <w:rPr>
                <w:rFonts w:ascii="標楷體" w:eastAsia="標楷體" w:hAnsi="標楷體"/>
              </w:rPr>
            </w:pPr>
            <w:r w:rsidRPr="00B83D4A">
              <w:rPr>
                <w:rFonts w:ascii="標楷體" w:eastAsia="標楷體" w:hAnsi="標楷體" w:hint="eastAsia"/>
              </w:rPr>
              <w:t>共用代碼檔</w:t>
            </w:r>
          </w:p>
        </w:tc>
      </w:tr>
    </w:tbl>
    <w:p w14:paraId="6D4FE051" w14:textId="77777777" w:rsidR="00A10F71" w:rsidRPr="005E273A" w:rsidRDefault="00A10F71" w:rsidP="00A10F71">
      <w:pPr>
        <w:rPr>
          <w:rFonts w:ascii="標楷體" w:eastAsia="標楷體" w:hAnsi="標楷體"/>
        </w:rPr>
      </w:pPr>
    </w:p>
    <w:p w14:paraId="2C5D6EF3" w14:textId="77777777" w:rsidR="00A10F71" w:rsidRPr="00291505" w:rsidRDefault="00A10F71" w:rsidP="00A10F71">
      <w:pPr>
        <w:rPr>
          <w:rFonts w:ascii="標楷體" w:eastAsia="標楷體" w:hAnsi="標楷體"/>
        </w:rPr>
      </w:pPr>
    </w:p>
    <w:p w14:paraId="17762CEF" w14:textId="77777777" w:rsidR="00A10F71" w:rsidRPr="00291505" w:rsidRDefault="00A10F71" w:rsidP="00A10F71">
      <w:pPr>
        <w:pStyle w:val="a"/>
        <w:tabs>
          <w:tab w:val="num" w:pos="1559"/>
        </w:tabs>
        <w:spacing w:before="120"/>
        <w:ind w:left="1559" w:hanging="425"/>
      </w:pPr>
      <w:r w:rsidRPr="00291505">
        <w:t>UI畫面</w:t>
      </w:r>
    </w:p>
    <w:p w14:paraId="2BA67955"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2C8987AC" w14:textId="77777777" w:rsidR="00A10F71" w:rsidRPr="00291505" w:rsidRDefault="00A10F71" w:rsidP="00A10F71">
      <w:pPr>
        <w:pStyle w:val="a"/>
        <w:numPr>
          <w:ilvl w:val="0"/>
          <w:numId w:val="0"/>
        </w:numPr>
        <w:ind w:left="1559"/>
      </w:pPr>
    </w:p>
    <w:p w14:paraId="3326AA80" w14:textId="140A5319" w:rsidR="00A10F71" w:rsidRPr="00291505" w:rsidRDefault="00A10F71" w:rsidP="00A10F71">
      <w:pPr>
        <w:rPr>
          <w:rFonts w:ascii="標楷體" w:eastAsia="標楷體" w:hAnsi="標楷體"/>
        </w:rPr>
      </w:pPr>
      <w:r w:rsidRPr="00290887">
        <w:rPr>
          <w:rFonts w:ascii="標楷體" w:eastAsia="標楷體" w:hAnsi="標楷體"/>
          <w:noProof/>
        </w:rPr>
        <w:drawing>
          <wp:inline distT="0" distB="0" distL="0" distR="0" wp14:anchorId="17FD954C" wp14:editId="3CF4BD2E">
            <wp:extent cx="6483985" cy="9213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3985" cy="921385"/>
                    </a:xfrm>
                    <a:prstGeom prst="rect">
                      <a:avLst/>
                    </a:prstGeom>
                    <a:noFill/>
                    <a:ln>
                      <a:noFill/>
                    </a:ln>
                  </pic:spPr>
                </pic:pic>
              </a:graphicData>
            </a:graphic>
          </wp:inline>
        </w:drawing>
      </w:r>
    </w:p>
    <w:p w14:paraId="6D67C23F" w14:textId="77777777" w:rsidR="00A10F71" w:rsidRPr="00291505" w:rsidRDefault="00A10F71" w:rsidP="00A10F71">
      <w:pPr>
        <w:rPr>
          <w:rFonts w:ascii="標楷體" w:eastAsia="標楷體" w:hAnsi="標楷體"/>
        </w:rPr>
      </w:pPr>
    </w:p>
    <w:p w14:paraId="4093CB3F" w14:textId="77777777" w:rsidR="00A10F71" w:rsidRDefault="00A10F71" w:rsidP="00A10F71">
      <w:pPr>
        <w:pStyle w:val="a"/>
        <w:numPr>
          <w:ilvl w:val="0"/>
          <w:numId w:val="136"/>
        </w:numPr>
        <w:spacing w:before="120"/>
      </w:pPr>
      <w:r>
        <w:t>輸入畫面</w:t>
      </w:r>
      <w:r>
        <w:rPr>
          <w:rFonts w:hint="eastAsia"/>
        </w:rPr>
        <w:t>按鈕</w:t>
      </w:r>
      <w:r>
        <w:t>說明</w:t>
      </w:r>
    </w:p>
    <w:p w14:paraId="00E8FA25"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44C926FA" w14:textId="77777777" w:rsidTr="00E34637">
        <w:tc>
          <w:tcPr>
            <w:tcW w:w="851" w:type="dxa"/>
            <w:shd w:val="clear" w:color="auto" w:fill="D9D9D9"/>
          </w:tcPr>
          <w:p w14:paraId="04D11125"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38B78A7"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78A09D8D"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499DCD33" w14:textId="77777777" w:rsidTr="00E34637">
        <w:tc>
          <w:tcPr>
            <w:tcW w:w="851" w:type="dxa"/>
            <w:shd w:val="clear" w:color="auto" w:fill="auto"/>
          </w:tcPr>
          <w:p w14:paraId="73E92F4A"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53C82E5B"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41A7384B"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472769EA"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E171996" w14:textId="77777777" w:rsidR="00A10F71" w:rsidRDefault="00A10F71" w:rsidP="00E34637">
            <w:pPr>
              <w:ind w:left="240" w:hangingChars="100" w:hanging="240"/>
              <w:rPr>
                <w:rFonts w:ascii="標楷體" w:eastAsia="標楷體" w:hAnsi="標楷體"/>
              </w:rPr>
            </w:pPr>
            <w:r>
              <w:rPr>
                <w:rFonts w:ascii="標楷體" w:eastAsia="標楷體" w:hAnsi="標楷體"/>
              </w:rPr>
              <w:t>2.</w:t>
            </w:r>
            <w:r>
              <w:rPr>
                <w:rFonts w:ascii="標楷體" w:eastAsia="標楷體" w:hAnsi="標楷體" w:hint="eastAsia"/>
              </w:rPr>
              <w:t>檢核該[</w:t>
            </w:r>
            <w:proofErr w:type="gramStart"/>
            <w:r w:rsidRPr="00966335">
              <w:rPr>
                <w:rFonts w:ascii="標楷體" w:eastAsia="標楷體" w:hAnsi="標楷體" w:hint="eastAsia"/>
              </w:rPr>
              <w:t>借款人戶號</w:t>
            </w:r>
            <w:proofErr w:type="gramEnd"/>
            <w:r>
              <w:rPr>
                <w:rFonts w:ascii="標楷體" w:eastAsia="標楷體" w:hAnsi="標楷體" w:hint="eastAsia"/>
              </w:rPr>
              <w:t>(</w:t>
            </w:r>
            <w:r w:rsidRPr="00966335">
              <w:rPr>
                <w:rFonts w:ascii="標楷體" w:eastAsia="標楷體" w:hAnsi="標楷體"/>
              </w:rPr>
              <w:t>CustNo</w:t>
            </w:r>
            <w:r>
              <w:rPr>
                <w:rFonts w:ascii="標楷體" w:eastAsia="標楷體" w:hAnsi="標楷體" w:hint="eastAsia"/>
              </w:rPr>
              <w:t>)</w:t>
            </w:r>
            <w:r>
              <w:rPr>
                <w:rFonts w:ascii="標楷體" w:eastAsia="標楷體" w:hAnsi="標楷體"/>
              </w:rPr>
              <w:t>]</w:t>
            </w:r>
            <w:r>
              <w:rPr>
                <w:rFonts w:ascii="標楷體" w:eastAsia="標楷體" w:hAnsi="標楷體" w:hint="eastAsia"/>
              </w:rPr>
              <w:t>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0001:</w:t>
            </w:r>
            <w:r w:rsidRPr="00966335">
              <w:rPr>
                <w:rFonts w:ascii="標楷體" w:eastAsia="標楷體" w:hAnsi="標楷體" w:hint="eastAsia"/>
              </w:rPr>
              <w:t>查詢資料不存在</w:t>
            </w:r>
            <w:r w:rsidRPr="00C5543E">
              <w:rPr>
                <w:rFonts w:ascii="標楷體" w:eastAsia="標楷體" w:hAnsi="標楷體" w:hint="eastAsia"/>
                <w:lang w:eastAsia="zh-HK"/>
              </w:rPr>
              <w:t>"</w:t>
            </w:r>
          </w:p>
          <w:p w14:paraId="673D78B0"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C4BF90A"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7A1288" w14:paraId="2B2E4136" w14:textId="77777777" w:rsidTr="00E34637">
        <w:tc>
          <w:tcPr>
            <w:tcW w:w="851" w:type="dxa"/>
            <w:shd w:val="clear" w:color="auto" w:fill="auto"/>
          </w:tcPr>
          <w:p w14:paraId="45D5EBD4"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3AC4F6BD"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313A7885"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316573F6" w14:textId="77777777" w:rsidTr="00E34637">
        <w:tc>
          <w:tcPr>
            <w:tcW w:w="851" w:type="dxa"/>
            <w:shd w:val="clear" w:color="auto" w:fill="auto"/>
          </w:tcPr>
          <w:p w14:paraId="2888859E"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187ABF70"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380EF8A4"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bl>
    <w:p w14:paraId="1C1E69AE" w14:textId="77777777" w:rsidR="00A10F71" w:rsidRPr="007A1288" w:rsidRDefault="00A10F71" w:rsidP="00A10F71">
      <w:pPr>
        <w:rPr>
          <w:rFonts w:ascii="標楷體" w:eastAsia="標楷體" w:hAnsi="標楷體"/>
        </w:rPr>
      </w:pPr>
    </w:p>
    <w:p w14:paraId="55C8EC5C" w14:textId="77777777" w:rsidR="00A10F71" w:rsidRDefault="00A10F71" w:rsidP="00A10F71"/>
    <w:p w14:paraId="18206F73" w14:textId="77777777" w:rsidR="00A10F71" w:rsidRPr="00583AF3" w:rsidRDefault="00A10F71" w:rsidP="00A10F71"/>
    <w:p w14:paraId="2F604314" w14:textId="77777777" w:rsidR="00A10F71" w:rsidRDefault="00A10F71" w:rsidP="00A10F71">
      <w:pPr>
        <w:pStyle w:val="a"/>
        <w:numPr>
          <w:ilvl w:val="0"/>
          <w:numId w:val="136"/>
        </w:numPr>
        <w:spacing w:before="120"/>
      </w:pPr>
      <w:r>
        <w:t>輸入畫面資料說明</w:t>
      </w:r>
    </w:p>
    <w:p w14:paraId="1AFA27DD"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03B7924C" w14:textId="77777777" w:rsidTr="00E34637">
        <w:trPr>
          <w:trHeight w:val="388"/>
          <w:jc w:val="center"/>
        </w:trPr>
        <w:tc>
          <w:tcPr>
            <w:tcW w:w="696" w:type="dxa"/>
            <w:vMerge w:val="restart"/>
            <w:shd w:val="clear" w:color="auto" w:fill="D9D9D9"/>
          </w:tcPr>
          <w:p w14:paraId="09D81BB6"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42ABC11A"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521BCDD3"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0FB3E728"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4B5ACA73" w14:textId="77777777" w:rsidTr="00E34637">
        <w:trPr>
          <w:trHeight w:val="244"/>
          <w:jc w:val="center"/>
        </w:trPr>
        <w:tc>
          <w:tcPr>
            <w:tcW w:w="696" w:type="dxa"/>
            <w:vMerge/>
            <w:shd w:val="clear" w:color="auto" w:fill="D9D9D9"/>
          </w:tcPr>
          <w:p w14:paraId="347419E5" w14:textId="77777777" w:rsidR="00A10F71" w:rsidRPr="00362205" w:rsidRDefault="00A10F71" w:rsidP="00E34637">
            <w:pPr>
              <w:rPr>
                <w:rFonts w:ascii="標楷體" w:eastAsia="標楷體" w:hAnsi="標楷體"/>
              </w:rPr>
            </w:pPr>
          </w:p>
        </w:tc>
        <w:tc>
          <w:tcPr>
            <w:tcW w:w="1551" w:type="dxa"/>
            <w:vMerge/>
            <w:shd w:val="clear" w:color="auto" w:fill="D9D9D9"/>
          </w:tcPr>
          <w:p w14:paraId="65122714" w14:textId="77777777" w:rsidR="00A10F71" w:rsidRPr="00362205" w:rsidRDefault="00A10F71" w:rsidP="00E34637">
            <w:pPr>
              <w:rPr>
                <w:rFonts w:ascii="標楷體" w:eastAsia="標楷體" w:hAnsi="標楷體"/>
              </w:rPr>
            </w:pPr>
          </w:p>
        </w:tc>
        <w:tc>
          <w:tcPr>
            <w:tcW w:w="696" w:type="dxa"/>
            <w:shd w:val="clear" w:color="auto" w:fill="D9D9D9"/>
          </w:tcPr>
          <w:p w14:paraId="04720FA6"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26CEFD91"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6DE2683C"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21C5A75B"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36B214B8"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68D19555" w14:textId="77777777" w:rsidR="00A10F71" w:rsidRPr="00362205" w:rsidRDefault="00A10F71" w:rsidP="00E34637">
            <w:pPr>
              <w:rPr>
                <w:rFonts w:ascii="標楷體" w:eastAsia="標楷體" w:hAnsi="標楷體"/>
              </w:rPr>
            </w:pPr>
          </w:p>
        </w:tc>
      </w:tr>
      <w:tr w:rsidR="00A10F71" w:rsidRPr="00362205" w14:paraId="30E6E3BA" w14:textId="77777777" w:rsidTr="00E34637">
        <w:trPr>
          <w:trHeight w:val="244"/>
          <w:jc w:val="center"/>
        </w:trPr>
        <w:tc>
          <w:tcPr>
            <w:tcW w:w="696" w:type="dxa"/>
          </w:tcPr>
          <w:p w14:paraId="75157F2E" w14:textId="77777777" w:rsidR="00A10F71" w:rsidRPr="00291505" w:rsidRDefault="00A10F71" w:rsidP="00E34637">
            <w:pPr>
              <w:rPr>
                <w:rFonts w:ascii="標楷體" w:eastAsia="標楷體" w:hAnsi="標楷體"/>
              </w:rPr>
            </w:pPr>
            <w:r>
              <w:rPr>
                <w:rFonts w:ascii="標楷體" w:eastAsia="標楷體" w:hAnsi="標楷體" w:hint="eastAsia"/>
              </w:rPr>
              <w:t>1</w:t>
            </w:r>
          </w:p>
        </w:tc>
        <w:tc>
          <w:tcPr>
            <w:tcW w:w="1551" w:type="dxa"/>
          </w:tcPr>
          <w:p w14:paraId="54BD0D02" w14:textId="77777777" w:rsidR="00A10F71" w:rsidRPr="00F10928" w:rsidRDefault="00A10F71" w:rsidP="00E34637">
            <w:pPr>
              <w:rPr>
                <w:rFonts w:ascii="標楷體" w:eastAsia="標楷體" w:hAnsi="標楷體"/>
              </w:rPr>
            </w:pPr>
            <w:proofErr w:type="gramStart"/>
            <w:r w:rsidRPr="00F10928">
              <w:rPr>
                <w:rFonts w:ascii="標楷體" w:eastAsia="標楷體" w:hAnsi="標楷體" w:hint="eastAsia"/>
                <w:color w:val="000000"/>
                <w:spacing w:val="6"/>
                <w:shd w:val="clear" w:color="auto" w:fill="FFFFFF"/>
              </w:rPr>
              <w:t>借款人戶號</w:t>
            </w:r>
            <w:proofErr w:type="gramEnd"/>
          </w:p>
        </w:tc>
        <w:tc>
          <w:tcPr>
            <w:tcW w:w="696" w:type="dxa"/>
          </w:tcPr>
          <w:p w14:paraId="73A8E4F5"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3164860A" w14:textId="77777777" w:rsidR="00A10F71" w:rsidRPr="00291505" w:rsidRDefault="00A10F71" w:rsidP="00E34637">
            <w:pPr>
              <w:rPr>
                <w:rFonts w:ascii="標楷體" w:eastAsia="標楷體" w:hAnsi="標楷體"/>
              </w:rPr>
            </w:pPr>
          </w:p>
        </w:tc>
        <w:tc>
          <w:tcPr>
            <w:tcW w:w="1083" w:type="dxa"/>
          </w:tcPr>
          <w:p w14:paraId="7876EAFF" w14:textId="77777777" w:rsidR="00A10F71" w:rsidRPr="00291505" w:rsidRDefault="00A10F71" w:rsidP="00E34637">
            <w:pPr>
              <w:rPr>
                <w:rFonts w:ascii="標楷體" w:eastAsia="標楷體" w:hAnsi="標楷體"/>
                <w:sz w:val="20"/>
                <w:szCs w:val="20"/>
              </w:rPr>
            </w:pPr>
          </w:p>
        </w:tc>
        <w:tc>
          <w:tcPr>
            <w:tcW w:w="675" w:type="dxa"/>
          </w:tcPr>
          <w:p w14:paraId="05222FC7"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96" w:type="dxa"/>
          </w:tcPr>
          <w:p w14:paraId="0B8F9194"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29" w:type="dxa"/>
          </w:tcPr>
          <w:p w14:paraId="1DD09BA8" w14:textId="77777777" w:rsidR="00A10F71" w:rsidRPr="0078668E" w:rsidRDefault="00A10F71" w:rsidP="00E34637">
            <w:pPr>
              <w:ind w:left="204" w:hangingChars="85" w:hanging="204"/>
              <w:rPr>
                <w:rFonts w:ascii="標楷體" w:eastAsia="標楷體" w:hAnsi="標楷體"/>
              </w:rPr>
            </w:pPr>
            <w:r w:rsidRPr="0078668E">
              <w:rPr>
                <w:rFonts w:ascii="標楷體" w:eastAsia="標楷體" w:hAnsi="標楷體" w:hint="eastAsia"/>
              </w:rPr>
              <w:t>1.</w:t>
            </w:r>
            <w:r>
              <w:rPr>
                <w:rFonts w:ascii="標楷體" w:eastAsia="標楷體" w:hAnsi="標楷體" w:hint="eastAsia"/>
              </w:rPr>
              <w:t>限輸入數字</w:t>
            </w:r>
            <w:r w:rsidRPr="0078668E">
              <w:rPr>
                <w:rFonts w:ascii="標楷體" w:eastAsia="標楷體" w:hAnsi="標楷體" w:hint="eastAsia"/>
              </w:rPr>
              <w:t>, 檢核條件：</w:t>
            </w:r>
          </w:p>
          <w:p w14:paraId="66F03B0B" w14:textId="77777777" w:rsidR="00A10F71" w:rsidRDefault="00A10F71" w:rsidP="00E34637">
            <w:pPr>
              <w:ind w:left="204"/>
              <w:rPr>
                <w:rFonts w:ascii="標楷體" w:eastAsia="標楷體" w:hAnsi="標楷體"/>
                <w:lang w:eastAsia="zh-HK"/>
              </w:rPr>
            </w:pPr>
            <w:r>
              <w:rPr>
                <w:rFonts w:ascii="標楷體" w:eastAsia="標楷體" w:hAnsi="標楷體" w:hint="eastAsia"/>
                <w:lang w:eastAsia="zh-HK"/>
              </w:rPr>
              <w:t>不可為0/V(2)</w:t>
            </w:r>
          </w:p>
          <w:p w14:paraId="29160BFC" w14:textId="77777777" w:rsidR="00A10F71" w:rsidRDefault="00A10F71" w:rsidP="00E34637">
            <w:pPr>
              <w:rPr>
                <w:rFonts w:ascii="標楷體" w:eastAsia="標楷體" w:hAnsi="標楷體"/>
              </w:rPr>
            </w:pPr>
            <w:r>
              <w:rPr>
                <w:rFonts w:ascii="標楷體" w:eastAsia="標楷體" w:hAnsi="標楷體" w:hint="eastAsia"/>
              </w:rPr>
              <w:t>2.檢核[</w:t>
            </w:r>
            <w:proofErr w:type="gramStart"/>
            <w:r>
              <w:rPr>
                <w:rFonts w:ascii="標楷體" w:eastAsia="標楷體" w:hAnsi="標楷體" w:hint="eastAsia"/>
              </w:rPr>
              <w:t>借款人戶號</w:t>
            </w:r>
            <w:proofErr w:type="gramEnd"/>
            <w:r>
              <w:rPr>
                <w:rFonts w:ascii="標楷體" w:eastAsia="標楷體" w:hAnsi="標楷體" w:hint="eastAsia"/>
              </w:rPr>
              <w:t xml:space="preserve">]是否存在 </w:t>
            </w:r>
          </w:p>
          <w:p w14:paraId="4DD6871B" w14:textId="77777777" w:rsidR="00A10F71" w:rsidRDefault="00A10F71" w:rsidP="00E34637">
            <w:pPr>
              <w:rPr>
                <w:rFonts w:ascii="標楷體" w:eastAsia="標楷體" w:hAnsi="標楷體"/>
              </w:rPr>
            </w:pPr>
            <w:r>
              <w:rPr>
                <w:rFonts w:ascii="標楷體" w:eastAsia="標楷體" w:hAnsi="標楷體" w:hint="eastAsia"/>
              </w:rPr>
              <w:t xml:space="preserve">  於[客戶資料主檔</w:t>
            </w:r>
          </w:p>
          <w:p w14:paraId="3A09F85E" w14:textId="77777777" w:rsidR="00A10F71" w:rsidRDefault="00A10F71" w:rsidP="00E34637">
            <w:pPr>
              <w:rPr>
                <w:rFonts w:ascii="標楷體" w:eastAsia="標楷體" w:hAnsi="標楷體"/>
              </w:rPr>
            </w:pPr>
            <w:r>
              <w:rPr>
                <w:rFonts w:ascii="標楷體" w:eastAsia="標楷體" w:hAnsi="標楷體" w:hint="eastAsia"/>
              </w:rPr>
              <w:t xml:space="preserve">  (</w:t>
            </w:r>
            <w:r w:rsidRPr="008D0E56">
              <w:rPr>
                <w:rFonts w:ascii="標楷體" w:eastAsia="標楷體" w:hAnsi="標楷體"/>
              </w:rPr>
              <w:t>CustMain</w:t>
            </w:r>
            <w:r>
              <w:rPr>
                <w:rFonts w:ascii="標楷體" w:eastAsia="標楷體" w:hAnsi="標楷體" w:hint="eastAsia"/>
              </w:rPr>
              <w:t>)]，並帶回</w:t>
            </w:r>
          </w:p>
          <w:p w14:paraId="2B89F4A8" w14:textId="77777777" w:rsidR="00A10F71" w:rsidRDefault="00A10F71" w:rsidP="00E34637">
            <w:pPr>
              <w:rPr>
                <w:rFonts w:ascii="標楷體" w:eastAsia="標楷體" w:hAnsi="標楷體"/>
              </w:rPr>
            </w:pPr>
            <w:r>
              <w:rPr>
                <w:rFonts w:ascii="標楷體" w:eastAsia="標楷體" w:hAnsi="標楷體" w:hint="eastAsia"/>
              </w:rPr>
              <w:t xml:space="preserve">  [戶名]，不存在則顯示錯誤</w:t>
            </w:r>
          </w:p>
          <w:p w14:paraId="667BA7F2" w14:textId="77777777" w:rsidR="00A10F71" w:rsidRPr="00ED55BB" w:rsidRDefault="00A10F71" w:rsidP="00E34637">
            <w:pPr>
              <w:rPr>
                <w:rFonts w:ascii="標楷體" w:eastAsia="標楷體" w:hAnsi="標楷體"/>
              </w:rPr>
            </w:pPr>
            <w:r>
              <w:rPr>
                <w:rFonts w:ascii="標楷體" w:eastAsia="標楷體" w:hAnsi="標楷體" w:hint="eastAsia"/>
              </w:rPr>
              <w:t xml:space="preserve">  訊息</w:t>
            </w:r>
            <w:r w:rsidRPr="00C5543E">
              <w:rPr>
                <w:rFonts w:ascii="標楷體" w:eastAsia="標楷體" w:hAnsi="標楷體" w:hint="eastAsia"/>
                <w:lang w:eastAsia="zh-HK"/>
              </w:rPr>
              <w:t>"</w:t>
            </w:r>
            <w:r w:rsidRPr="00ED55BB">
              <w:rPr>
                <w:rFonts w:ascii="標楷體" w:eastAsia="標楷體" w:hAnsi="標楷體"/>
              </w:rPr>
              <w:t>E2003</w:t>
            </w:r>
            <w:r>
              <w:rPr>
                <w:rFonts w:ascii="標楷體" w:eastAsia="標楷體" w:hAnsi="標楷體" w:hint="eastAsia"/>
              </w:rPr>
              <w:t>:</w:t>
            </w:r>
            <w:r w:rsidRPr="00ED55BB">
              <w:rPr>
                <w:rFonts w:ascii="標楷體" w:eastAsia="標楷體" w:hAnsi="標楷體" w:hint="eastAsia"/>
              </w:rPr>
              <w:t>查無資料</w:t>
            </w:r>
            <w:r w:rsidRPr="00C5543E">
              <w:rPr>
                <w:rFonts w:ascii="標楷體" w:eastAsia="標楷體" w:hAnsi="標楷體" w:hint="eastAsia"/>
                <w:lang w:eastAsia="zh-HK"/>
              </w:rPr>
              <w:t>"</w:t>
            </w:r>
          </w:p>
        </w:tc>
      </w:tr>
      <w:tr w:rsidR="00A10F71" w:rsidRPr="00362205" w14:paraId="2D237E23" w14:textId="77777777" w:rsidTr="00E34637">
        <w:trPr>
          <w:trHeight w:val="244"/>
          <w:jc w:val="center"/>
        </w:trPr>
        <w:tc>
          <w:tcPr>
            <w:tcW w:w="696" w:type="dxa"/>
          </w:tcPr>
          <w:p w14:paraId="24BB373B" w14:textId="77777777" w:rsidR="00A10F71" w:rsidRPr="00291505" w:rsidRDefault="00A10F71" w:rsidP="00E34637">
            <w:pPr>
              <w:rPr>
                <w:rFonts w:ascii="標楷體" w:eastAsia="標楷體" w:hAnsi="標楷體"/>
              </w:rPr>
            </w:pPr>
          </w:p>
        </w:tc>
        <w:tc>
          <w:tcPr>
            <w:tcW w:w="1551" w:type="dxa"/>
          </w:tcPr>
          <w:p w14:paraId="3D42920C" w14:textId="77777777" w:rsidR="00A10F71" w:rsidRPr="00F10928" w:rsidRDefault="00A10F71" w:rsidP="00E34637">
            <w:pPr>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顧客資料查詢</w:t>
            </w:r>
          </w:p>
        </w:tc>
        <w:tc>
          <w:tcPr>
            <w:tcW w:w="696" w:type="dxa"/>
          </w:tcPr>
          <w:p w14:paraId="3DE9B85E" w14:textId="77777777" w:rsidR="00A10F71" w:rsidRDefault="00A10F71" w:rsidP="00E34637">
            <w:pPr>
              <w:rPr>
                <w:rFonts w:ascii="標楷體" w:eastAsia="標楷體" w:hAnsi="標楷體"/>
              </w:rPr>
            </w:pPr>
            <w:r>
              <w:rPr>
                <w:rFonts w:ascii="標楷體" w:eastAsia="標楷體" w:hAnsi="標楷體" w:hint="eastAsia"/>
              </w:rPr>
              <w:t>按鈕</w:t>
            </w:r>
          </w:p>
        </w:tc>
        <w:tc>
          <w:tcPr>
            <w:tcW w:w="1187" w:type="dxa"/>
          </w:tcPr>
          <w:p w14:paraId="4A52B81A" w14:textId="77777777" w:rsidR="00A10F71" w:rsidRPr="00291505" w:rsidRDefault="00A10F71" w:rsidP="00E34637">
            <w:pPr>
              <w:rPr>
                <w:rFonts w:ascii="標楷體" w:eastAsia="標楷體" w:hAnsi="標楷體"/>
              </w:rPr>
            </w:pPr>
          </w:p>
        </w:tc>
        <w:tc>
          <w:tcPr>
            <w:tcW w:w="1083" w:type="dxa"/>
          </w:tcPr>
          <w:p w14:paraId="626DA1FF" w14:textId="77777777" w:rsidR="00A10F71" w:rsidRPr="00291505" w:rsidRDefault="00A10F71" w:rsidP="00E34637">
            <w:pPr>
              <w:rPr>
                <w:rFonts w:ascii="標楷體" w:eastAsia="標楷體" w:hAnsi="標楷體"/>
                <w:sz w:val="20"/>
                <w:szCs w:val="20"/>
              </w:rPr>
            </w:pPr>
          </w:p>
        </w:tc>
        <w:tc>
          <w:tcPr>
            <w:tcW w:w="675" w:type="dxa"/>
          </w:tcPr>
          <w:p w14:paraId="22ECAAB3" w14:textId="77777777" w:rsidR="00A10F71" w:rsidRPr="00291505" w:rsidRDefault="00A10F71" w:rsidP="00E34637">
            <w:pPr>
              <w:rPr>
                <w:rFonts w:ascii="標楷體" w:eastAsia="標楷體" w:hAnsi="標楷體"/>
              </w:rPr>
            </w:pPr>
          </w:p>
        </w:tc>
        <w:tc>
          <w:tcPr>
            <w:tcW w:w="696" w:type="dxa"/>
          </w:tcPr>
          <w:p w14:paraId="6C5D608D" w14:textId="77777777" w:rsidR="00A10F71" w:rsidRDefault="00A10F71" w:rsidP="00E34637">
            <w:pPr>
              <w:rPr>
                <w:rFonts w:ascii="標楷體" w:eastAsia="標楷體" w:hAnsi="標楷體"/>
              </w:rPr>
            </w:pPr>
          </w:p>
        </w:tc>
        <w:tc>
          <w:tcPr>
            <w:tcW w:w="3529" w:type="dxa"/>
          </w:tcPr>
          <w:p w14:paraId="554E0505" w14:textId="77777777" w:rsidR="00A10F71" w:rsidRDefault="00A10F71" w:rsidP="00E34637">
            <w:pPr>
              <w:rPr>
                <w:rFonts w:ascii="標楷體" w:eastAsia="標楷體" w:hAnsi="標楷體"/>
              </w:rPr>
            </w:pPr>
            <w:r w:rsidRPr="0090285F">
              <w:rPr>
                <w:rStyle w:val="a6"/>
                <w:rFonts w:ascii="標楷體" w:eastAsia="標楷體" w:hAnsi="標楷體" w:hint="eastAsia"/>
                <w:b w:val="0"/>
              </w:rPr>
              <w:t>1.連結至</w:t>
            </w:r>
            <w:r w:rsidRPr="0090285F">
              <w:rPr>
                <w:rStyle w:val="a6"/>
                <w:rFonts w:ascii="標楷體" w:eastAsia="標楷體" w:hAnsi="標楷體"/>
                <w:b w:val="0"/>
              </w:rPr>
              <w:t>【L1001</w:t>
            </w:r>
            <w:r>
              <w:rPr>
                <w:rStyle w:val="a6"/>
                <w:rFonts w:ascii="標楷體" w:eastAsia="標楷體" w:hAnsi="標楷體" w:hint="eastAsia"/>
                <w:b w:val="0"/>
              </w:rPr>
              <w:t>顧客明細資料查詢</w:t>
            </w:r>
            <w:r w:rsidRPr="0090285F">
              <w:rPr>
                <w:rStyle w:val="a6"/>
                <w:rFonts w:ascii="標楷體" w:eastAsia="標楷體" w:hAnsi="標楷體"/>
                <w:b w:val="0"/>
              </w:rPr>
              <w:t>】</w:t>
            </w:r>
            <w:r w:rsidRPr="0090285F">
              <w:rPr>
                <w:rStyle w:val="a6"/>
                <w:rFonts w:ascii="標楷體" w:eastAsia="標楷體" w:hAnsi="標楷體" w:hint="eastAsia"/>
                <w:b w:val="0"/>
              </w:rPr>
              <w:t>，並帶[</w:t>
            </w:r>
            <w:proofErr w:type="gramStart"/>
            <w:r w:rsidRPr="0090285F">
              <w:rPr>
                <w:rStyle w:val="a6"/>
                <w:rFonts w:ascii="標楷體" w:eastAsia="標楷體" w:hAnsi="標楷體" w:hint="eastAsia"/>
                <w:b w:val="0"/>
              </w:rPr>
              <w:t>借款人戶號</w:t>
            </w:r>
            <w:proofErr w:type="gramEnd"/>
            <w:r w:rsidRPr="0090285F">
              <w:rPr>
                <w:rStyle w:val="a6"/>
                <w:rFonts w:ascii="標楷體" w:eastAsia="標楷體" w:hAnsi="標楷體" w:hint="eastAsia"/>
                <w:b w:val="0"/>
              </w:rPr>
              <w:t>]回來</w:t>
            </w:r>
          </w:p>
        </w:tc>
      </w:tr>
      <w:tr w:rsidR="00A10F71" w:rsidRPr="00362205" w14:paraId="2630D464" w14:textId="77777777" w:rsidTr="00E34637">
        <w:trPr>
          <w:trHeight w:val="244"/>
          <w:jc w:val="center"/>
        </w:trPr>
        <w:tc>
          <w:tcPr>
            <w:tcW w:w="696" w:type="dxa"/>
          </w:tcPr>
          <w:p w14:paraId="45AADF14" w14:textId="77777777" w:rsidR="00A10F71" w:rsidRPr="00291505" w:rsidRDefault="00A10F71" w:rsidP="00E34637">
            <w:pPr>
              <w:rPr>
                <w:rFonts w:ascii="標楷體" w:eastAsia="標楷體" w:hAnsi="標楷體"/>
              </w:rPr>
            </w:pPr>
          </w:p>
        </w:tc>
        <w:tc>
          <w:tcPr>
            <w:tcW w:w="1551" w:type="dxa"/>
          </w:tcPr>
          <w:p w14:paraId="473CDE5A" w14:textId="77777777" w:rsidR="00A10F71" w:rsidRDefault="00A10F71" w:rsidP="00E34637">
            <w:pPr>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戶名</w:t>
            </w:r>
          </w:p>
        </w:tc>
        <w:tc>
          <w:tcPr>
            <w:tcW w:w="696" w:type="dxa"/>
          </w:tcPr>
          <w:p w14:paraId="052B059B" w14:textId="77777777" w:rsidR="00A10F71" w:rsidRDefault="00A10F71" w:rsidP="00E34637">
            <w:pPr>
              <w:rPr>
                <w:rFonts w:ascii="標楷體" w:eastAsia="標楷體" w:hAnsi="標楷體"/>
              </w:rPr>
            </w:pPr>
          </w:p>
        </w:tc>
        <w:tc>
          <w:tcPr>
            <w:tcW w:w="1187" w:type="dxa"/>
          </w:tcPr>
          <w:p w14:paraId="5E82B5CB" w14:textId="77777777" w:rsidR="00A10F71" w:rsidRPr="00291505" w:rsidRDefault="00A10F71" w:rsidP="00E34637">
            <w:pPr>
              <w:rPr>
                <w:rFonts w:ascii="標楷體" w:eastAsia="標楷體" w:hAnsi="標楷體"/>
              </w:rPr>
            </w:pPr>
          </w:p>
        </w:tc>
        <w:tc>
          <w:tcPr>
            <w:tcW w:w="1083" w:type="dxa"/>
          </w:tcPr>
          <w:p w14:paraId="57850636" w14:textId="77777777" w:rsidR="00A10F71" w:rsidRPr="00291505" w:rsidRDefault="00A10F71" w:rsidP="00E34637">
            <w:pPr>
              <w:rPr>
                <w:rFonts w:ascii="標楷體" w:eastAsia="標楷體" w:hAnsi="標楷體"/>
                <w:sz w:val="20"/>
                <w:szCs w:val="20"/>
              </w:rPr>
            </w:pPr>
          </w:p>
        </w:tc>
        <w:tc>
          <w:tcPr>
            <w:tcW w:w="675" w:type="dxa"/>
          </w:tcPr>
          <w:p w14:paraId="254C1AD0" w14:textId="77777777" w:rsidR="00A10F71" w:rsidRPr="00291505" w:rsidRDefault="00A10F71" w:rsidP="00E34637">
            <w:pPr>
              <w:rPr>
                <w:rFonts w:ascii="標楷體" w:eastAsia="標楷體" w:hAnsi="標楷體"/>
              </w:rPr>
            </w:pPr>
          </w:p>
        </w:tc>
        <w:tc>
          <w:tcPr>
            <w:tcW w:w="696" w:type="dxa"/>
          </w:tcPr>
          <w:p w14:paraId="73AD6531" w14:textId="77777777" w:rsidR="00A10F71" w:rsidRDefault="00A10F71" w:rsidP="00E34637">
            <w:pPr>
              <w:rPr>
                <w:rFonts w:ascii="標楷體" w:eastAsia="標楷體" w:hAnsi="標楷體"/>
              </w:rPr>
            </w:pPr>
            <w:r>
              <w:rPr>
                <w:rFonts w:ascii="標楷體" w:eastAsia="標楷體" w:hAnsi="標楷體" w:hint="eastAsia"/>
              </w:rPr>
              <w:t>R</w:t>
            </w:r>
          </w:p>
        </w:tc>
        <w:tc>
          <w:tcPr>
            <w:tcW w:w="3529" w:type="dxa"/>
          </w:tcPr>
          <w:p w14:paraId="5E0FFB84" w14:textId="77777777" w:rsidR="00A10F71" w:rsidRPr="0090285F" w:rsidRDefault="00A10F71" w:rsidP="00E34637">
            <w:pPr>
              <w:rPr>
                <w:rStyle w:val="a6"/>
                <w:rFonts w:ascii="標楷體" w:eastAsia="標楷體" w:hAnsi="標楷體"/>
                <w:b w:val="0"/>
              </w:rPr>
            </w:pPr>
            <w:ins w:id="20" w:author="家興 余" w:date="2021-06-21T11:37:00Z">
              <w:r w:rsidRPr="00D37E1C">
                <w:rPr>
                  <w:rFonts w:ascii="標楷體" w:eastAsia="標楷體" w:hAnsi="標楷體" w:hint="eastAsia"/>
                </w:rPr>
                <w:t>1.</w:t>
              </w:r>
              <w:r w:rsidRPr="00D37E1C">
                <w:rPr>
                  <w:rFonts w:ascii="標楷體" w:eastAsia="標楷體" w:hAnsi="標楷體"/>
                </w:rPr>
                <w:t>CustMain.CustName</w:t>
              </w:r>
            </w:ins>
          </w:p>
        </w:tc>
      </w:tr>
    </w:tbl>
    <w:p w14:paraId="3A50C736" w14:textId="77777777" w:rsidR="00A10F71" w:rsidRDefault="00A10F71" w:rsidP="00A10F71">
      <w:pPr>
        <w:tabs>
          <w:tab w:val="left" w:pos="788"/>
        </w:tabs>
        <w:rPr>
          <w:rFonts w:ascii="標楷體" w:eastAsia="標楷體" w:hAnsi="標楷體"/>
        </w:rPr>
      </w:pPr>
    </w:p>
    <w:p w14:paraId="47F73603" w14:textId="77777777" w:rsidR="00A10F71" w:rsidRDefault="00A10F71" w:rsidP="00A10F71">
      <w:pPr>
        <w:tabs>
          <w:tab w:val="left" w:pos="788"/>
        </w:tabs>
        <w:rPr>
          <w:rFonts w:ascii="標楷體" w:eastAsia="標楷體" w:hAnsi="標楷體"/>
        </w:rPr>
      </w:pPr>
    </w:p>
    <w:p w14:paraId="71DFF14C" w14:textId="77777777" w:rsidR="00A10F71" w:rsidRPr="00B56858" w:rsidRDefault="00A10F71" w:rsidP="00A10F71"/>
    <w:p w14:paraId="3738D324"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1A08E086" w14:textId="77777777" w:rsidR="00A10F71" w:rsidRPr="00291505" w:rsidRDefault="00A10F71" w:rsidP="00A10F71">
      <w:pPr>
        <w:rPr>
          <w:rFonts w:ascii="標楷體" w:eastAsia="標楷體" w:hAnsi="標楷體"/>
        </w:rPr>
      </w:pPr>
    </w:p>
    <w:p w14:paraId="619A435A" w14:textId="37EE7E97" w:rsidR="00A10F71" w:rsidRPr="00291505" w:rsidRDefault="00A10F71" w:rsidP="00A10F71">
      <w:pPr>
        <w:rPr>
          <w:rFonts w:ascii="標楷體" w:eastAsia="標楷體" w:hAnsi="標楷體"/>
        </w:rPr>
      </w:pPr>
      <w:r w:rsidRPr="008D7A6B">
        <w:rPr>
          <w:rFonts w:ascii="標楷體" w:eastAsia="標楷體" w:hAnsi="標楷體"/>
          <w:noProof/>
        </w:rPr>
        <w:drawing>
          <wp:inline distT="0" distB="0" distL="0" distR="0" wp14:anchorId="76553E87" wp14:editId="621E1A94">
            <wp:extent cx="6483985" cy="3345815"/>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3985" cy="3345815"/>
                    </a:xfrm>
                    <a:prstGeom prst="rect">
                      <a:avLst/>
                    </a:prstGeom>
                    <a:noFill/>
                    <a:ln>
                      <a:noFill/>
                    </a:ln>
                  </pic:spPr>
                </pic:pic>
              </a:graphicData>
            </a:graphic>
          </wp:inline>
        </w:drawing>
      </w:r>
    </w:p>
    <w:p w14:paraId="7616C941" w14:textId="77777777" w:rsidR="00A10F71" w:rsidRPr="00291505" w:rsidRDefault="00A10F71" w:rsidP="00A10F71">
      <w:pPr>
        <w:tabs>
          <w:tab w:val="left" w:pos="788"/>
        </w:tabs>
        <w:rPr>
          <w:rFonts w:ascii="標楷體" w:eastAsia="標楷體" w:hAnsi="標楷體"/>
        </w:rPr>
      </w:pPr>
    </w:p>
    <w:p w14:paraId="6333C297" w14:textId="77777777" w:rsidR="00A10F71" w:rsidRDefault="00A10F71" w:rsidP="00A10F71">
      <w:pPr>
        <w:rPr>
          <w:noProof/>
        </w:rPr>
      </w:pPr>
    </w:p>
    <w:p w14:paraId="53BCFDFC" w14:textId="77777777" w:rsidR="00A10F71" w:rsidRDefault="00A10F71" w:rsidP="00A10F71">
      <w:pPr>
        <w:rPr>
          <w:noProof/>
        </w:rPr>
      </w:pPr>
    </w:p>
    <w:p w14:paraId="1468924D"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0AC16114" w14:textId="77777777" w:rsidR="00A10F71" w:rsidRDefault="00A10F71" w:rsidP="00A10F71">
      <w:pPr>
        <w:rPr>
          <w:noProof/>
        </w:rPr>
      </w:pPr>
    </w:p>
    <w:p w14:paraId="37B5EC38"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967"/>
        <w:gridCol w:w="1586"/>
        <w:gridCol w:w="3336"/>
        <w:gridCol w:w="3623"/>
      </w:tblGrid>
      <w:tr w:rsidR="00A10F71" w:rsidRPr="008F1D46" w14:paraId="4C488A8A" w14:textId="77777777" w:rsidTr="00E34637">
        <w:tc>
          <w:tcPr>
            <w:tcW w:w="697" w:type="dxa"/>
            <w:shd w:val="clear" w:color="auto" w:fill="D9D9D9"/>
          </w:tcPr>
          <w:p w14:paraId="593403C6"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3B819E31"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769EA0C7"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3E8AF079"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7338274C"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5BC46A29" w14:textId="77777777" w:rsidTr="00E34637">
        <w:tc>
          <w:tcPr>
            <w:tcW w:w="10420" w:type="dxa"/>
            <w:gridSpan w:val="5"/>
            <w:shd w:val="clear" w:color="auto" w:fill="auto"/>
          </w:tcPr>
          <w:p w14:paraId="15F7BAC2" w14:textId="77777777" w:rsidR="00A10F71" w:rsidRPr="00966335" w:rsidRDefault="00A10F71" w:rsidP="00E34637">
            <w:pPr>
              <w:rPr>
                <w:rFonts w:ascii="標楷體" w:eastAsia="標楷體" w:hAnsi="標楷體"/>
                <w:color w:val="FF0000"/>
              </w:rPr>
            </w:pPr>
            <w:r>
              <w:rPr>
                <w:rFonts w:ascii="標楷體" w:eastAsia="標楷體" w:hAnsi="標楷體" w:hint="eastAsia"/>
                <w:color w:val="FF0000"/>
              </w:rPr>
              <w:t>法拍費用筆數資料</w:t>
            </w:r>
          </w:p>
        </w:tc>
      </w:tr>
      <w:tr w:rsidR="00A10F71" w:rsidRPr="007A1288" w14:paraId="1FEC449C" w14:textId="77777777" w:rsidTr="00E34637">
        <w:tc>
          <w:tcPr>
            <w:tcW w:w="697" w:type="dxa"/>
            <w:shd w:val="clear" w:color="auto" w:fill="auto"/>
          </w:tcPr>
          <w:p w14:paraId="19297DE4" w14:textId="77777777" w:rsidR="00A10F71" w:rsidRPr="007A1288" w:rsidRDefault="00A10F71" w:rsidP="00E34637">
            <w:pPr>
              <w:rPr>
                <w:rFonts w:ascii="標楷體" w:eastAsia="標楷體" w:hAnsi="標楷體"/>
                <w:lang w:eastAsia="zh-HK"/>
              </w:rPr>
            </w:pPr>
            <w:r>
              <w:rPr>
                <w:rFonts w:ascii="標楷體" w:eastAsia="標楷體" w:hAnsi="標楷體" w:hint="eastAsia"/>
              </w:rPr>
              <w:t>1</w:t>
            </w:r>
          </w:p>
        </w:tc>
        <w:tc>
          <w:tcPr>
            <w:tcW w:w="1003" w:type="dxa"/>
            <w:shd w:val="clear" w:color="auto" w:fill="auto"/>
          </w:tcPr>
          <w:p w14:paraId="67CF42E2"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1545B4A4" w14:textId="77777777" w:rsidR="00A10F71" w:rsidRDefault="00A10F71" w:rsidP="00E34637">
            <w:pPr>
              <w:rPr>
                <w:rFonts w:ascii="標楷體" w:eastAsia="標楷體" w:hAnsi="標楷體"/>
              </w:rPr>
            </w:pPr>
            <w:r>
              <w:rPr>
                <w:rFonts w:ascii="標楷體" w:eastAsia="標楷體" w:hAnsi="標楷體" w:hint="eastAsia"/>
              </w:rPr>
              <w:t>法拍費用</w:t>
            </w:r>
          </w:p>
        </w:tc>
        <w:tc>
          <w:tcPr>
            <w:tcW w:w="3336" w:type="dxa"/>
            <w:shd w:val="clear" w:color="auto" w:fill="auto"/>
          </w:tcPr>
          <w:p w14:paraId="2E2FB791"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966335">
              <w:rPr>
                <w:rFonts w:ascii="標楷體" w:eastAsia="標楷體" w:hAnsi="標楷體"/>
                <w:lang w:eastAsia="zh-HK"/>
              </w:rPr>
              <w:t>Fee</w:t>
            </w:r>
          </w:p>
        </w:tc>
        <w:tc>
          <w:tcPr>
            <w:tcW w:w="3719" w:type="dxa"/>
            <w:shd w:val="clear" w:color="auto" w:fill="auto"/>
          </w:tcPr>
          <w:p w14:paraId="77A21428"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轉催收</w:t>
            </w:r>
            <w:proofErr w:type="gramEnd"/>
            <w:r>
              <w:rPr>
                <w:rFonts w:ascii="標楷體" w:eastAsia="標楷體" w:hAnsi="標楷體" w:hint="eastAsia"/>
              </w:rPr>
              <w:t>日(</w:t>
            </w:r>
            <w:r w:rsidRPr="00D73010">
              <w:rPr>
                <w:rFonts w:ascii="標楷體" w:eastAsia="標楷體" w:hAnsi="標楷體"/>
                <w:lang w:eastAsia="zh-HK"/>
              </w:rPr>
              <w:t>OverdueDate</w:t>
            </w:r>
            <w:r>
              <w:rPr>
                <w:rFonts w:ascii="標楷體" w:eastAsia="標楷體" w:hAnsi="標楷體" w:hint="eastAsia"/>
              </w:rPr>
              <w:t>)]為0的[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 (金額加千分位</w:t>
            </w:r>
            <w:r>
              <w:rPr>
                <w:rFonts w:ascii="標楷體" w:eastAsia="標楷體" w:hAnsi="標楷體"/>
              </w:rPr>
              <w:t>)</w:t>
            </w:r>
          </w:p>
        </w:tc>
      </w:tr>
      <w:tr w:rsidR="00A10F71" w:rsidRPr="007A1288" w14:paraId="40D11077" w14:textId="77777777" w:rsidTr="00E34637">
        <w:tc>
          <w:tcPr>
            <w:tcW w:w="697" w:type="dxa"/>
            <w:shd w:val="clear" w:color="auto" w:fill="auto"/>
          </w:tcPr>
          <w:p w14:paraId="4610D4BC" w14:textId="77777777" w:rsidR="00A10F71" w:rsidRPr="007A1288" w:rsidRDefault="00A10F71" w:rsidP="00E34637">
            <w:pPr>
              <w:rPr>
                <w:rFonts w:ascii="標楷體" w:eastAsia="標楷體" w:hAnsi="標楷體"/>
                <w:lang w:eastAsia="zh-HK"/>
              </w:rPr>
            </w:pPr>
            <w:r>
              <w:rPr>
                <w:rFonts w:ascii="標楷體" w:eastAsia="標楷體" w:hAnsi="標楷體" w:hint="eastAsia"/>
              </w:rPr>
              <w:t>2</w:t>
            </w:r>
          </w:p>
        </w:tc>
        <w:tc>
          <w:tcPr>
            <w:tcW w:w="1003" w:type="dxa"/>
            <w:shd w:val="clear" w:color="auto" w:fill="auto"/>
          </w:tcPr>
          <w:p w14:paraId="0EBE15C1"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2D553E58" w14:textId="77777777" w:rsidR="00A10F71" w:rsidRDefault="00A10F71" w:rsidP="00E34637">
            <w:pPr>
              <w:rPr>
                <w:rFonts w:ascii="標楷體" w:eastAsia="標楷體" w:hAnsi="標楷體"/>
              </w:rPr>
            </w:pPr>
            <w:r>
              <w:rPr>
                <w:rFonts w:ascii="標楷體" w:eastAsia="標楷體" w:hAnsi="標楷體" w:hint="eastAsia"/>
              </w:rPr>
              <w:t>催收法務費</w:t>
            </w:r>
          </w:p>
        </w:tc>
        <w:tc>
          <w:tcPr>
            <w:tcW w:w="3336" w:type="dxa"/>
            <w:shd w:val="clear" w:color="auto" w:fill="auto"/>
          </w:tcPr>
          <w:p w14:paraId="3A457668"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966335">
              <w:rPr>
                <w:rFonts w:ascii="標楷體" w:eastAsia="標楷體" w:hAnsi="標楷體"/>
                <w:lang w:eastAsia="zh-HK"/>
              </w:rPr>
              <w:t>Fee</w:t>
            </w:r>
          </w:p>
        </w:tc>
        <w:tc>
          <w:tcPr>
            <w:tcW w:w="3719" w:type="dxa"/>
            <w:shd w:val="clear" w:color="auto" w:fill="auto"/>
          </w:tcPr>
          <w:p w14:paraId="15DC55B7"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轉催收</w:t>
            </w:r>
            <w:proofErr w:type="gramEnd"/>
            <w:r>
              <w:rPr>
                <w:rFonts w:ascii="標楷體" w:eastAsia="標楷體" w:hAnsi="標楷體" w:hint="eastAsia"/>
              </w:rPr>
              <w:t>日(</w:t>
            </w:r>
            <w:r w:rsidRPr="00D73010">
              <w:rPr>
                <w:rFonts w:ascii="標楷體" w:eastAsia="標楷體" w:hAnsi="標楷體"/>
                <w:lang w:eastAsia="zh-HK"/>
              </w:rPr>
              <w:t>OverdueDate</w:t>
            </w:r>
            <w:r>
              <w:rPr>
                <w:rFonts w:ascii="標楷體" w:eastAsia="標楷體" w:hAnsi="標楷體" w:hint="eastAsia"/>
              </w:rPr>
              <w:t>)]不為0的[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 (金額加千分位</w:t>
            </w:r>
            <w:r>
              <w:rPr>
                <w:rFonts w:ascii="標楷體" w:eastAsia="標楷體" w:hAnsi="標楷體"/>
              </w:rPr>
              <w:t>)</w:t>
            </w:r>
          </w:p>
        </w:tc>
      </w:tr>
      <w:tr w:rsidR="00A10F71" w:rsidRPr="007A1288" w14:paraId="12139026" w14:textId="77777777" w:rsidTr="00E34637">
        <w:tc>
          <w:tcPr>
            <w:tcW w:w="697" w:type="dxa"/>
            <w:shd w:val="clear" w:color="auto" w:fill="auto"/>
          </w:tcPr>
          <w:p w14:paraId="2F718DE8" w14:textId="77777777" w:rsidR="00A10F71" w:rsidRPr="007A1288" w:rsidRDefault="00A10F71" w:rsidP="00E34637">
            <w:pPr>
              <w:rPr>
                <w:rFonts w:ascii="標楷體" w:eastAsia="標楷體" w:hAnsi="標楷體"/>
                <w:lang w:eastAsia="zh-HK"/>
              </w:rPr>
            </w:pPr>
            <w:r>
              <w:rPr>
                <w:rFonts w:ascii="標楷體" w:eastAsia="標楷體" w:hAnsi="標楷體" w:hint="eastAsia"/>
              </w:rPr>
              <w:t>3</w:t>
            </w:r>
          </w:p>
        </w:tc>
        <w:tc>
          <w:tcPr>
            <w:tcW w:w="1003" w:type="dxa"/>
            <w:shd w:val="clear" w:color="auto" w:fill="auto"/>
          </w:tcPr>
          <w:p w14:paraId="325DCD9B"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53A5825B" w14:textId="77777777" w:rsidR="00A10F71" w:rsidRDefault="00A10F71" w:rsidP="00E34637">
            <w:pPr>
              <w:rPr>
                <w:rFonts w:ascii="標楷體" w:eastAsia="標楷體" w:hAnsi="標楷體"/>
              </w:rPr>
            </w:pPr>
            <w:r>
              <w:rPr>
                <w:rFonts w:ascii="標楷體" w:eastAsia="標楷體" w:hAnsi="標楷體" w:hint="eastAsia"/>
              </w:rPr>
              <w:t>筆數</w:t>
            </w:r>
          </w:p>
        </w:tc>
        <w:tc>
          <w:tcPr>
            <w:tcW w:w="3336" w:type="dxa"/>
            <w:shd w:val="clear" w:color="auto" w:fill="auto"/>
          </w:tcPr>
          <w:p w14:paraId="0F86CF1A"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966335">
              <w:rPr>
                <w:rFonts w:ascii="標楷體" w:eastAsia="標楷體" w:hAnsi="標楷體"/>
                <w:lang w:eastAsia="zh-HK"/>
              </w:rPr>
              <w:t>Fee</w:t>
            </w:r>
          </w:p>
        </w:tc>
        <w:tc>
          <w:tcPr>
            <w:tcW w:w="3719" w:type="dxa"/>
            <w:shd w:val="clear" w:color="auto" w:fill="auto"/>
          </w:tcPr>
          <w:p w14:paraId="41C3DD74"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)]不為0的筆數資料</w:t>
            </w:r>
          </w:p>
        </w:tc>
      </w:tr>
      <w:tr w:rsidR="00A10F71" w:rsidRPr="007A1288" w14:paraId="3D95E6A8" w14:textId="77777777" w:rsidTr="00E34637">
        <w:tc>
          <w:tcPr>
            <w:tcW w:w="10420" w:type="dxa"/>
            <w:gridSpan w:val="5"/>
            <w:shd w:val="clear" w:color="auto" w:fill="auto"/>
          </w:tcPr>
          <w:p w14:paraId="138DAF97" w14:textId="77777777" w:rsidR="00A10F71" w:rsidRPr="00966335" w:rsidRDefault="00A10F71" w:rsidP="00E34637">
            <w:pPr>
              <w:rPr>
                <w:rFonts w:ascii="標楷體" w:eastAsia="標楷體" w:hAnsi="標楷體"/>
                <w:color w:val="FF0000"/>
              </w:rPr>
            </w:pPr>
            <w:r>
              <w:rPr>
                <w:rFonts w:ascii="標楷體" w:eastAsia="標楷體" w:hAnsi="標楷體" w:hint="eastAsia"/>
                <w:color w:val="FF0000"/>
              </w:rPr>
              <w:t>法拍費用明細</w:t>
            </w:r>
          </w:p>
        </w:tc>
      </w:tr>
      <w:tr w:rsidR="00A10F71" w:rsidRPr="007A1288" w14:paraId="12D9EE29" w14:textId="77777777" w:rsidTr="00E34637">
        <w:tc>
          <w:tcPr>
            <w:tcW w:w="697" w:type="dxa"/>
            <w:shd w:val="clear" w:color="auto" w:fill="auto"/>
          </w:tcPr>
          <w:p w14:paraId="3ABE9AB7" w14:textId="77777777" w:rsidR="00A10F71" w:rsidRPr="007A1288" w:rsidRDefault="00A10F71" w:rsidP="00E34637">
            <w:pPr>
              <w:rPr>
                <w:rFonts w:ascii="標楷體" w:eastAsia="標楷體" w:hAnsi="標楷體"/>
                <w:lang w:eastAsia="zh-HK"/>
              </w:rPr>
            </w:pPr>
            <w:r>
              <w:rPr>
                <w:rFonts w:ascii="標楷體" w:eastAsia="標楷體" w:hAnsi="標楷體" w:hint="eastAsia"/>
              </w:rPr>
              <w:t>1</w:t>
            </w:r>
          </w:p>
        </w:tc>
        <w:tc>
          <w:tcPr>
            <w:tcW w:w="1003" w:type="dxa"/>
            <w:shd w:val="clear" w:color="auto" w:fill="auto"/>
          </w:tcPr>
          <w:p w14:paraId="3D423699"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30355670"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p>
        </w:tc>
        <w:tc>
          <w:tcPr>
            <w:tcW w:w="3336" w:type="dxa"/>
            <w:shd w:val="clear" w:color="auto" w:fill="auto"/>
          </w:tcPr>
          <w:p w14:paraId="0941CBC6"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ReceiveDate</w:t>
            </w:r>
          </w:p>
        </w:tc>
        <w:tc>
          <w:tcPr>
            <w:tcW w:w="3719" w:type="dxa"/>
            <w:shd w:val="clear" w:color="auto" w:fill="auto"/>
          </w:tcPr>
          <w:p w14:paraId="3C33308A"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收件日(Y</w:t>
            </w:r>
            <w:r>
              <w:rPr>
                <w:rFonts w:ascii="標楷體" w:eastAsia="標楷體" w:hAnsi="標楷體"/>
              </w:rPr>
              <w:t>YY/MM/DD</w:t>
            </w:r>
            <w:r>
              <w:rPr>
                <w:rFonts w:ascii="標楷體" w:eastAsia="標楷體" w:hAnsi="標楷體" w:hint="eastAsia"/>
              </w:rPr>
              <w:t>)</w:t>
            </w:r>
          </w:p>
        </w:tc>
      </w:tr>
      <w:tr w:rsidR="00A10F71" w:rsidRPr="007A1288" w14:paraId="630D078A" w14:textId="77777777" w:rsidTr="00E34637">
        <w:tc>
          <w:tcPr>
            <w:tcW w:w="697" w:type="dxa"/>
            <w:shd w:val="clear" w:color="auto" w:fill="auto"/>
          </w:tcPr>
          <w:p w14:paraId="4D924E12" w14:textId="77777777" w:rsidR="00A10F71" w:rsidRPr="007A1288" w:rsidRDefault="00A10F71" w:rsidP="00E34637">
            <w:pPr>
              <w:rPr>
                <w:rFonts w:ascii="標楷體" w:eastAsia="標楷體" w:hAnsi="標楷體"/>
                <w:lang w:eastAsia="zh-HK"/>
              </w:rPr>
            </w:pPr>
            <w:r>
              <w:rPr>
                <w:rFonts w:ascii="標楷體" w:eastAsia="標楷體" w:hAnsi="標楷體" w:hint="eastAsia"/>
              </w:rPr>
              <w:t>2</w:t>
            </w:r>
          </w:p>
        </w:tc>
        <w:tc>
          <w:tcPr>
            <w:tcW w:w="1003" w:type="dxa"/>
            <w:shd w:val="clear" w:color="auto" w:fill="auto"/>
          </w:tcPr>
          <w:p w14:paraId="00C9E4B4"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5C5790E6" w14:textId="77777777" w:rsidR="00A10F71" w:rsidRPr="007A1288" w:rsidRDefault="00A10F71" w:rsidP="00E34637">
            <w:pPr>
              <w:rPr>
                <w:rFonts w:ascii="標楷體" w:eastAsia="標楷體" w:hAnsi="標楷體"/>
                <w:lang w:eastAsia="zh-HK"/>
              </w:rPr>
            </w:pPr>
            <w:r>
              <w:rPr>
                <w:rFonts w:ascii="標楷體" w:eastAsia="標楷體" w:hAnsi="標楷體" w:hint="eastAsia"/>
              </w:rPr>
              <w:t>法拍費用</w:t>
            </w:r>
          </w:p>
        </w:tc>
        <w:tc>
          <w:tcPr>
            <w:tcW w:w="3336" w:type="dxa"/>
            <w:shd w:val="clear" w:color="auto" w:fill="auto"/>
          </w:tcPr>
          <w:p w14:paraId="265EBAA6"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Fee</w:t>
            </w:r>
          </w:p>
        </w:tc>
        <w:tc>
          <w:tcPr>
            <w:tcW w:w="3719" w:type="dxa"/>
            <w:shd w:val="clear" w:color="auto" w:fill="auto"/>
          </w:tcPr>
          <w:p w14:paraId="1B2B313F" w14:textId="77777777" w:rsidR="00A10F71" w:rsidRPr="007A1288" w:rsidRDefault="00A10F71" w:rsidP="00E34637">
            <w:pPr>
              <w:rPr>
                <w:rFonts w:ascii="標楷體" w:eastAsia="標楷體" w:hAnsi="標楷體"/>
                <w:lang w:eastAsia="zh-HK"/>
              </w:rPr>
            </w:pPr>
            <w:r>
              <w:rPr>
                <w:rFonts w:ascii="標楷體" w:eastAsia="標楷體" w:hAnsi="標楷體" w:hint="eastAsia"/>
              </w:rPr>
              <w:t>法拍費用(金額加千分位</w:t>
            </w:r>
            <w:r>
              <w:rPr>
                <w:rFonts w:ascii="標楷體" w:eastAsia="標楷體" w:hAnsi="標楷體"/>
              </w:rPr>
              <w:t>)</w:t>
            </w:r>
          </w:p>
        </w:tc>
      </w:tr>
      <w:tr w:rsidR="00A10F71" w:rsidRPr="007A1288" w14:paraId="2D8437FE" w14:textId="77777777" w:rsidTr="00E34637">
        <w:tc>
          <w:tcPr>
            <w:tcW w:w="697" w:type="dxa"/>
            <w:shd w:val="clear" w:color="auto" w:fill="auto"/>
          </w:tcPr>
          <w:p w14:paraId="05E7282E" w14:textId="77777777" w:rsidR="00A10F71" w:rsidRPr="007A1288" w:rsidRDefault="00A10F71" w:rsidP="00E34637">
            <w:pPr>
              <w:rPr>
                <w:rFonts w:ascii="標楷體" w:eastAsia="標楷體" w:hAnsi="標楷體"/>
                <w:lang w:eastAsia="zh-HK"/>
              </w:rPr>
            </w:pPr>
            <w:r>
              <w:rPr>
                <w:rFonts w:ascii="標楷體" w:eastAsia="標楷體" w:hAnsi="標楷體" w:hint="eastAsia"/>
              </w:rPr>
              <w:t>3</w:t>
            </w:r>
          </w:p>
        </w:tc>
        <w:tc>
          <w:tcPr>
            <w:tcW w:w="1003" w:type="dxa"/>
            <w:shd w:val="clear" w:color="auto" w:fill="auto"/>
          </w:tcPr>
          <w:p w14:paraId="0FFD2788"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7DE2566F" w14:textId="77777777" w:rsidR="00A10F71" w:rsidRPr="007A1288" w:rsidRDefault="00A10F71" w:rsidP="00E34637">
            <w:pPr>
              <w:rPr>
                <w:rFonts w:ascii="標楷體" w:eastAsia="標楷體" w:hAnsi="標楷體"/>
                <w:lang w:eastAsia="zh-HK"/>
              </w:rPr>
            </w:pPr>
            <w:r>
              <w:rPr>
                <w:rFonts w:ascii="標楷體" w:eastAsia="標楷體" w:hAnsi="標楷體" w:hint="eastAsia"/>
              </w:rPr>
              <w:t>科目名稱</w:t>
            </w:r>
          </w:p>
        </w:tc>
        <w:tc>
          <w:tcPr>
            <w:tcW w:w="3336" w:type="dxa"/>
            <w:shd w:val="clear" w:color="auto" w:fill="auto"/>
          </w:tcPr>
          <w:p w14:paraId="6F1ACBD8"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364BA">
              <w:rPr>
                <w:rFonts w:ascii="標楷體" w:eastAsia="標楷體" w:hAnsi="標楷體"/>
                <w:lang w:eastAsia="zh-HK"/>
              </w:rPr>
              <w:t>FeeCode</w:t>
            </w:r>
          </w:p>
        </w:tc>
        <w:tc>
          <w:tcPr>
            <w:tcW w:w="3719" w:type="dxa"/>
            <w:shd w:val="clear" w:color="auto" w:fill="auto"/>
          </w:tcPr>
          <w:p w14:paraId="720B107B" w14:textId="77777777" w:rsidR="00A10F71" w:rsidRPr="00137C4B" w:rsidRDefault="00A10F71" w:rsidP="00E34637">
            <w:pPr>
              <w:rPr>
                <w:rFonts w:ascii="標楷體" w:eastAsia="標楷體" w:hAnsi="標楷體" w:cs="細明體"/>
                <w:spacing w:val="15"/>
                <w:kern w:val="0"/>
              </w:rPr>
            </w:pPr>
            <w:r w:rsidRPr="00B83D4A">
              <w:rPr>
                <w:rFonts w:ascii="標楷體" w:eastAsia="標楷體" w:hAnsi="標楷體" w:hint="eastAsia"/>
              </w:rPr>
              <w:t>依據</w:t>
            </w:r>
            <w:r>
              <w:rPr>
                <w:rFonts w:ascii="標楷體" w:eastAsia="標楷體" w:hAnsi="標楷體" w:hint="eastAsia"/>
              </w:rPr>
              <w:t>[</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)]的[</w:t>
            </w:r>
            <w:r w:rsidRPr="009A60CC">
              <w:rPr>
                <w:rFonts w:ascii="標楷體" w:eastAsia="標楷體" w:hAnsi="標楷體" w:hint="eastAsia"/>
              </w:rPr>
              <w:t>科目</w:t>
            </w:r>
            <w:r>
              <w:rPr>
                <w:rFonts w:ascii="標楷體" w:eastAsia="標楷體" w:hAnsi="標楷體" w:hint="eastAsia"/>
              </w:rPr>
              <w:t>(</w:t>
            </w:r>
            <w:r w:rsidRPr="00D364BA">
              <w:rPr>
                <w:rFonts w:ascii="標楷體" w:eastAsia="標楷體" w:hAnsi="標楷體"/>
                <w:lang w:eastAsia="zh-HK"/>
              </w:rPr>
              <w:t>FeeCode</w:t>
            </w:r>
            <w:r>
              <w:rPr>
                <w:rFonts w:ascii="標楷體" w:eastAsia="標楷體" w:hAnsi="標楷體" w:hint="eastAsia"/>
              </w:rPr>
              <w:t>)]</w:t>
            </w:r>
            <w:r w:rsidRPr="00B83D4A">
              <w:rPr>
                <w:rFonts w:ascii="標楷體" w:eastAsia="標楷體" w:hAnsi="標楷體" w:hint="eastAsia"/>
                <w:lang w:eastAsia="zh-HK"/>
              </w:rPr>
              <w:t>對應</w:t>
            </w:r>
            <w:r>
              <w:rPr>
                <w:rFonts w:ascii="標楷體" w:eastAsia="標楷體" w:hAnsi="標楷體" w:hint="eastAsia"/>
              </w:rPr>
              <w:t>[</w:t>
            </w:r>
            <w:r w:rsidRPr="00B83D4A">
              <w:rPr>
                <w:rFonts w:ascii="標楷體" w:eastAsia="標楷體" w:hAnsi="標楷體" w:hint="eastAsia"/>
              </w:rPr>
              <w:t>共用代碼檔(</w:t>
            </w:r>
            <w:r w:rsidRPr="00B83D4A">
              <w:rPr>
                <w:rFonts w:ascii="標楷體" w:eastAsia="標楷體" w:hAnsi="標楷體"/>
              </w:rPr>
              <w:t>CdCode</w:t>
            </w:r>
            <w:r w:rsidRPr="00B83D4A">
              <w:rPr>
                <w:rFonts w:ascii="標楷體" w:eastAsia="標楷體" w:hAnsi="標楷體" w:hint="eastAsia"/>
              </w:rPr>
              <w:t>)</w:t>
            </w:r>
            <w:r>
              <w:rPr>
                <w:rFonts w:ascii="標楷體" w:eastAsia="標楷體" w:hAnsi="標楷體" w:hint="eastAsia"/>
              </w:rPr>
              <w:t>]</w:t>
            </w:r>
            <w:r w:rsidRPr="00B83D4A">
              <w:rPr>
                <w:rFonts w:ascii="標楷體" w:eastAsia="標楷體" w:hAnsi="標楷體" w:hint="eastAsia"/>
              </w:rPr>
              <w:t>代號為</w:t>
            </w:r>
            <w:r w:rsidRPr="00D364BA">
              <w:rPr>
                <w:rFonts w:ascii="標楷體" w:eastAsia="標楷體" w:hAnsi="標楷體"/>
                <w:lang w:eastAsia="zh-HK"/>
              </w:rPr>
              <w:t>FeeCode</w:t>
            </w:r>
            <w:r>
              <w:rPr>
                <w:rFonts w:ascii="標楷體" w:eastAsia="標楷體" w:hAnsi="標楷體" w:hint="eastAsia"/>
              </w:rPr>
              <w:t>的科目名稱</w:t>
            </w:r>
          </w:p>
        </w:tc>
      </w:tr>
      <w:tr w:rsidR="00A10F71" w:rsidRPr="007A1288" w14:paraId="1BFC3B01" w14:textId="77777777" w:rsidTr="00E34637">
        <w:tc>
          <w:tcPr>
            <w:tcW w:w="697" w:type="dxa"/>
            <w:shd w:val="clear" w:color="auto" w:fill="auto"/>
          </w:tcPr>
          <w:p w14:paraId="4464E81C" w14:textId="77777777" w:rsidR="00A10F71" w:rsidRPr="007A1288" w:rsidRDefault="00A10F71" w:rsidP="00E34637">
            <w:pPr>
              <w:rPr>
                <w:rFonts w:ascii="標楷體" w:eastAsia="標楷體" w:hAnsi="標楷體"/>
              </w:rPr>
            </w:pPr>
            <w:r>
              <w:rPr>
                <w:rFonts w:ascii="標楷體" w:eastAsia="標楷體" w:hAnsi="標楷體" w:hint="eastAsia"/>
              </w:rPr>
              <w:t>4</w:t>
            </w:r>
          </w:p>
        </w:tc>
        <w:tc>
          <w:tcPr>
            <w:tcW w:w="1003" w:type="dxa"/>
            <w:shd w:val="clear" w:color="auto" w:fill="auto"/>
          </w:tcPr>
          <w:p w14:paraId="6E295608" w14:textId="77777777" w:rsidR="00A10F71" w:rsidRPr="007A1288" w:rsidRDefault="00A10F71" w:rsidP="00E34637">
            <w:pPr>
              <w:rPr>
                <w:rFonts w:ascii="標楷體" w:eastAsia="標楷體" w:hAnsi="標楷體"/>
              </w:rPr>
            </w:pPr>
            <w:r w:rsidRPr="007A1288">
              <w:rPr>
                <w:rFonts w:ascii="標楷體" w:eastAsia="標楷體" w:hAnsi="標楷體" w:hint="eastAsia"/>
              </w:rPr>
              <w:t>資料</w:t>
            </w:r>
          </w:p>
        </w:tc>
        <w:tc>
          <w:tcPr>
            <w:tcW w:w="1665" w:type="dxa"/>
            <w:shd w:val="clear" w:color="auto" w:fill="auto"/>
          </w:tcPr>
          <w:p w14:paraId="42D66545" w14:textId="77777777" w:rsidR="00A10F71" w:rsidRPr="007A1288" w:rsidRDefault="00A10F71" w:rsidP="00E34637">
            <w:pPr>
              <w:rPr>
                <w:rFonts w:ascii="標楷體" w:eastAsia="標楷體" w:hAnsi="標楷體"/>
              </w:rPr>
            </w:pPr>
            <w:r>
              <w:rPr>
                <w:rFonts w:ascii="標楷體" w:eastAsia="標楷體" w:hAnsi="標楷體" w:hint="eastAsia"/>
              </w:rPr>
              <w:t>借貸</w:t>
            </w:r>
          </w:p>
        </w:tc>
        <w:tc>
          <w:tcPr>
            <w:tcW w:w="3336" w:type="dxa"/>
            <w:shd w:val="clear" w:color="auto" w:fill="auto"/>
          </w:tcPr>
          <w:p w14:paraId="35F7E55A"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364BA">
              <w:rPr>
                <w:rFonts w:ascii="標楷體" w:eastAsia="標楷體" w:hAnsi="標楷體"/>
                <w:lang w:eastAsia="zh-HK"/>
              </w:rPr>
              <w:t>CloseDate</w:t>
            </w:r>
          </w:p>
        </w:tc>
        <w:tc>
          <w:tcPr>
            <w:tcW w:w="3719" w:type="dxa"/>
            <w:shd w:val="clear" w:color="auto" w:fill="auto"/>
          </w:tcPr>
          <w:p w14:paraId="02268D02" w14:textId="77777777" w:rsidR="00A10F71" w:rsidRPr="007A1288" w:rsidRDefault="00A10F71" w:rsidP="00E34637">
            <w:pPr>
              <w:rPr>
                <w:rFonts w:ascii="標楷體" w:eastAsia="標楷體" w:hAnsi="標楷體"/>
              </w:rPr>
            </w:pPr>
            <w:r>
              <w:rPr>
                <w:rFonts w:ascii="標楷體" w:eastAsia="標楷體" w:hAnsi="標楷體" w:hint="eastAsia"/>
              </w:rPr>
              <w:t>[借貸]依據[</w:t>
            </w:r>
            <w:r w:rsidRPr="00D364BA">
              <w:rPr>
                <w:rFonts w:ascii="標楷體" w:eastAsia="標楷體" w:hAnsi="標楷體" w:hint="eastAsia"/>
              </w:rPr>
              <w:t>銷號</w:t>
            </w:r>
            <w:r>
              <w:rPr>
                <w:rFonts w:ascii="標楷體" w:eastAsia="標楷體" w:hAnsi="標楷體" w:hint="eastAsia"/>
              </w:rPr>
              <w:t>日期(</w:t>
            </w:r>
            <w:r w:rsidRPr="00D364BA">
              <w:rPr>
                <w:rFonts w:ascii="標楷體" w:eastAsia="標楷體" w:hAnsi="標楷體"/>
                <w:lang w:eastAsia="zh-HK"/>
              </w:rPr>
              <w:t>CloseDate</w:t>
            </w:r>
            <w:r>
              <w:rPr>
                <w:rFonts w:ascii="標楷體" w:eastAsia="標楷體" w:hAnsi="標楷體" w:hint="eastAsia"/>
              </w:rPr>
              <w:t>)]</w:t>
            </w:r>
            <w:r w:rsidRPr="00D364BA">
              <w:rPr>
                <w:rFonts w:ascii="標楷體" w:eastAsia="標楷體" w:hAnsi="標楷體" w:hint="eastAsia"/>
              </w:rPr>
              <w:t>有值</w:t>
            </w:r>
            <w:proofErr w:type="gramStart"/>
            <w:r w:rsidRPr="00D364BA">
              <w:rPr>
                <w:rFonts w:ascii="標楷體" w:eastAsia="標楷體" w:hAnsi="標楷體" w:hint="eastAsia"/>
              </w:rPr>
              <w:t>為貸,無值</w:t>
            </w:r>
            <w:proofErr w:type="gramEnd"/>
            <w:r w:rsidRPr="00D364BA">
              <w:rPr>
                <w:rFonts w:ascii="標楷體" w:eastAsia="標楷體" w:hAnsi="標楷體" w:hint="eastAsia"/>
              </w:rPr>
              <w:t>為借</w:t>
            </w:r>
          </w:p>
        </w:tc>
      </w:tr>
      <w:tr w:rsidR="00A10F71" w:rsidRPr="007A1288" w14:paraId="7AC72862" w14:textId="77777777" w:rsidTr="00E34637">
        <w:tc>
          <w:tcPr>
            <w:tcW w:w="697" w:type="dxa"/>
            <w:shd w:val="clear" w:color="auto" w:fill="auto"/>
          </w:tcPr>
          <w:p w14:paraId="36704E76" w14:textId="77777777" w:rsidR="00A10F71" w:rsidRDefault="00A10F71" w:rsidP="00E34637">
            <w:pPr>
              <w:rPr>
                <w:rFonts w:ascii="標楷體" w:eastAsia="標楷體" w:hAnsi="標楷體"/>
              </w:rPr>
            </w:pPr>
            <w:r>
              <w:rPr>
                <w:rFonts w:ascii="標楷體" w:eastAsia="標楷體" w:hAnsi="標楷體" w:hint="eastAsia"/>
              </w:rPr>
              <w:t>5</w:t>
            </w:r>
          </w:p>
        </w:tc>
        <w:tc>
          <w:tcPr>
            <w:tcW w:w="1003" w:type="dxa"/>
            <w:shd w:val="clear" w:color="auto" w:fill="auto"/>
          </w:tcPr>
          <w:p w14:paraId="0D7EDF16"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5740F6C7" w14:textId="77777777" w:rsidR="00A10F71" w:rsidRDefault="00A10F71" w:rsidP="00E34637">
            <w:pPr>
              <w:rPr>
                <w:rFonts w:ascii="標楷體" w:eastAsia="標楷體" w:hAnsi="標楷體"/>
              </w:rPr>
            </w:pPr>
            <w:r>
              <w:rPr>
                <w:rFonts w:ascii="標楷體" w:eastAsia="標楷體" w:hAnsi="標楷體" w:hint="eastAsia"/>
              </w:rPr>
              <w:t>單據日期</w:t>
            </w:r>
          </w:p>
        </w:tc>
        <w:tc>
          <w:tcPr>
            <w:tcW w:w="3336" w:type="dxa"/>
            <w:shd w:val="clear" w:color="auto" w:fill="auto"/>
          </w:tcPr>
          <w:p w14:paraId="72481B70"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DocDate</w:t>
            </w:r>
          </w:p>
        </w:tc>
        <w:tc>
          <w:tcPr>
            <w:tcW w:w="3719" w:type="dxa"/>
            <w:shd w:val="clear" w:color="auto" w:fill="auto"/>
          </w:tcPr>
          <w:p w14:paraId="53518E26" w14:textId="77777777" w:rsidR="00A10F71" w:rsidRDefault="00A10F71" w:rsidP="00E34637">
            <w:pPr>
              <w:rPr>
                <w:rFonts w:ascii="標楷體" w:eastAsia="標楷體" w:hAnsi="標楷體"/>
              </w:rPr>
            </w:pPr>
            <w:r>
              <w:rPr>
                <w:rFonts w:ascii="標楷體" w:eastAsia="標楷體" w:hAnsi="標楷體" w:hint="eastAsia"/>
              </w:rPr>
              <w:t>單據日期(Y</w:t>
            </w:r>
            <w:r>
              <w:rPr>
                <w:rFonts w:ascii="標楷體" w:eastAsia="標楷體" w:hAnsi="標楷體"/>
              </w:rPr>
              <w:t>YY/MM/DD</w:t>
            </w:r>
            <w:r>
              <w:rPr>
                <w:rFonts w:ascii="標楷體" w:eastAsia="標楷體" w:hAnsi="標楷體" w:hint="eastAsia"/>
              </w:rPr>
              <w:t>)</w:t>
            </w:r>
          </w:p>
        </w:tc>
      </w:tr>
      <w:tr w:rsidR="00A10F71" w:rsidRPr="007A1288" w14:paraId="30A2CF22" w14:textId="77777777" w:rsidTr="00E34637">
        <w:tc>
          <w:tcPr>
            <w:tcW w:w="697" w:type="dxa"/>
            <w:shd w:val="clear" w:color="auto" w:fill="auto"/>
          </w:tcPr>
          <w:p w14:paraId="45653CF9" w14:textId="77777777" w:rsidR="00A10F71" w:rsidRDefault="00A10F71" w:rsidP="00E34637">
            <w:pPr>
              <w:rPr>
                <w:rFonts w:ascii="標楷體" w:eastAsia="標楷體" w:hAnsi="標楷體"/>
              </w:rPr>
            </w:pPr>
            <w:r>
              <w:rPr>
                <w:rFonts w:ascii="標楷體" w:eastAsia="標楷體" w:hAnsi="標楷體" w:hint="eastAsia"/>
              </w:rPr>
              <w:t>6</w:t>
            </w:r>
          </w:p>
        </w:tc>
        <w:tc>
          <w:tcPr>
            <w:tcW w:w="1003" w:type="dxa"/>
            <w:shd w:val="clear" w:color="auto" w:fill="auto"/>
          </w:tcPr>
          <w:p w14:paraId="57E10295"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資料</w:t>
            </w:r>
          </w:p>
        </w:tc>
        <w:tc>
          <w:tcPr>
            <w:tcW w:w="1665" w:type="dxa"/>
            <w:shd w:val="clear" w:color="auto" w:fill="auto"/>
          </w:tcPr>
          <w:p w14:paraId="6E2CFE12" w14:textId="77777777" w:rsidR="00A10F71" w:rsidRDefault="00A10F71" w:rsidP="00E34637">
            <w:pPr>
              <w:rPr>
                <w:rFonts w:ascii="標楷體" w:eastAsia="標楷體" w:hAnsi="標楷體"/>
              </w:rPr>
            </w:pPr>
            <w:r>
              <w:rPr>
                <w:rFonts w:ascii="標楷體" w:eastAsia="標楷體" w:hAnsi="標楷體" w:hint="eastAsia"/>
              </w:rPr>
              <w:t>銷號日期</w:t>
            </w:r>
          </w:p>
        </w:tc>
        <w:tc>
          <w:tcPr>
            <w:tcW w:w="3336" w:type="dxa"/>
            <w:shd w:val="clear" w:color="auto" w:fill="auto"/>
          </w:tcPr>
          <w:p w14:paraId="4F1BE09D" w14:textId="77777777" w:rsidR="00A10F71" w:rsidRPr="007A1288" w:rsidRDefault="00A10F71" w:rsidP="00E34637">
            <w:pPr>
              <w:rPr>
                <w:rFonts w:ascii="標楷體" w:eastAsia="標楷體" w:hAnsi="標楷體"/>
                <w:lang w:eastAsia="zh-HK"/>
              </w:rPr>
            </w:pPr>
            <w:r w:rsidRPr="00D73010">
              <w:rPr>
                <w:rFonts w:ascii="標楷體" w:eastAsia="標楷體" w:hAnsi="標楷體"/>
                <w:lang w:eastAsia="zh-HK"/>
              </w:rPr>
              <w:t>Foreclosure</w:t>
            </w:r>
            <w:r>
              <w:rPr>
                <w:rFonts w:ascii="標楷體" w:eastAsia="標楷體" w:hAnsi="標楷體"/>
                <w:lang w:eastAsia="zh-HK"/>
              </w:rPr>
              <w:t>Fee.</w:t>
            </w:r>
            <w:r w:rsidRPr="00D73010">
              <w:rPr>
                <w:rFonts w:ascii="標楷體" w:eastAsia="標楷體" w:hAnsi="標楷體"/>
                <w:lang w:eastAsia="zh-HK"/>
              </w:rPr>
              <w:t>CloseDate</w:t>
            </w:r>
          </w:p>
        </w:tc>
        <w:tc>
          <w:tcPr>
            <w:tcW w:w="3719" w:type="dxa"/>
            <w:shd w:val="clear" w:color="auto" w:fill="auto"/>
          </w:tcPr>
          <w:p w14:paraId="7B84CC69" w14:textId="77777777" w:rsidR="00A10F71" w:rsidRDefault="00A10F71" w:rsidP="00E34637">
            <w:pPr>
              <w:rPr>
                <w:rFonts w:ascii="標楷體" w:eastAsia="標楷體" w:hAnsi="標楷體"/>
              </w:rPr>
            </w:pPr>
            <w:r>
              <w:rPr>
                <w:rFonts w:ascii="標楷體" w:eastAsia="標楷體" w:hAnsi="標楷體" w:hint="eastAsia"/>
              </w:rPr>
              <w:t>銷號日期(</w:t>
            </w:r>
            <w:r>
              <w:rPr>
                <w:rFonts w:ascii="標楷體" w:eastAsia="標楷體" w:hAnsi="標楷體"/>
              </w:rPr>
              <w:t>YYY/MM/DD)</w:t>
            </w:r>
          </w:p>
        </w:tc>
      </w:tr>
      <w:tr w:rsidR="00A10F71" w:rsidRPr="007A1288" w14:paraId="5FA6303C" w14:textId="77777777" w:rsidTr="00E34637">
        <w:tc>
          <w:tcPr>
            <w:tcW w:w="697" w:type="dxa"/>
            <w:shd w:val="clear" w:color="auto" w:fill="auto"/>
          </w:tcPr>
          <w:p w14:paraId="70F10FE9" w14:textId="77777777" w:rsidR="00A10F71" w:rsidRDefault="00A10F71" w:rsidP="00E34637">
            <w:pPr>
              <w:rPr>
                <w:rFonts w:ascii="標楷體" w:eastAsia="標楷體" w:hAnsi="標楷體"/>
              </w:rPr>
            </w:pPr>
            <w:r>
              <w:rPr>
                <w:rFonts w:ascii="標楷體" w:eastAsia="標楷體" w:hAnsi="標楷體" w:hint="eastAsia"/>
              </w:rPr>
              <w:t>7</w:t>
            </w:r>
          </w:p>
        </w:tc>
        <w:tc>
          <w:tcPr>
            <w:tcW w:w="1003" w:type="dxa"/>
            <w:shd w:val="clear" w:color="auto" w:fill="auto"/>
          </w:tcPr>
          <w:p w14:paraId="6AFC3F33"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資料</w:t>
            </w:r>
          </w:p>
        </w:tc>
        <w:tc>
          <w:tcPr>
            <w:tcW w:w="1665" w:type="dxa"/>
            <w:shd w:val="clear" w:color="auto" w:fill="auto"/>
          </w:tcPr>
          <w:p w14:paraId="6A11748C" w14:textId="77777777" w:rsidR="00A10F71" w:rsidRDefault="00A10F71" w:rsidP="00E34637">
            <w:pPr>
              <w:rPr>
                <w:rFonts w:ascii="標楷體" w:eastAsia="標楷體" w:hAnsi="標楷體"/>
              </w:rPr>
            </w:pPr>
            <w:r>
              <w:rPr>
                <w:rFonts w:ascii="標楷體" w:eastAsia="標楷體" w:hAnsi="標楷體" w:hint="eastAsia"/>
              </w:rPr>
              <w:t>催收</w:t>
            </w:r>
          </w:p>
        </w:tc>
        <w:tc>
          <w:tcPr>
            <w:tcW w:w="3336" w:type="dxa"/>
            <w:shd w:val="clear" w:color="auto" w:fill="auto"/>
          </w:tcPr>
          <w:p w14:paraId="3AB103CA"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OverdueDate</w:t>
            </w:r>
          </w:p>
        </w:tc>
        <w:tc>
          <w:tcPr>
            <w:tcW w:w="3719" w:type="dxa"/>
            <w:shd w:val="clear" w:color="auto" w:fill="auto"/>
          </w:tcPr>
          <w:p w14:paraId="33EB298F" w14:textId="77777777" w:rsidR="00A10F71" w:rsidRDefault="00A10F71" w:rsidP="00E34637">
            <w:pPr>
              <w:rPr>
                <w:rFonts w:ascii="標楷體" w:eastAsia="標楷體" w:hAnsi="標楷體"/>
              </w:rPr>
            </w:pPr>
            <w:r>
              <w:rPr>
                <w:rFonts w:ascii="標楷體" w:eastAsia="標楷體" w:hAnsi="標楷體" w:hint="eastAsia"/>
              </w:rPr>
              <w:t>[催收]依據是否有[</w:t>
            </w:r>
            <w:proofErr w:type="gramStart"/>
            <w:r w:rsidRPr="00D73010">
              <w:rPr>
                <w:rFonts w:ascii="標楷體" w:eastAsia="標楷體" w:hAnsi="標楷體" w:hint="eastAsia"/>
              </w:rPr>
              <w:t>轉催收</w:t>
            </w:r>
            <w:proofErr w:type="gramEnd"/>
            <w:r w:rsidRPr="00D73010">
              <w:rPr>
                <w:rFonts w:ascii="標楷體" w:eastAsia="標楷體" w:hAnsi="標楷體" w:hint="eastAsia"/>
              </w:rPr>
              <w:t>日</w:t>
            </w:r>
            <w:r>
              <w:rPr>
                <w:rFonts w:ascii="標楷體" w:eastAsia="標楷體" w:hAnsi="標楷體" w:hint="eastAsia"/>
              </w:rPr>
              <w:t>(</w:t>
            </w:r>
            <w:r w:rsidRPr="00D73010">
              <w:rPr>
                <w:rFonts w:ascii="標楷體" w:eastAsia="標楷體" w:hAnsi="標楷體"/>
                <w:lang w:eastAsia="zh-HK"/>
              </w:rPr>
              <w:t>OverdueDate</w:t>
            </w:r>
            <w:r>
              <w:rPr>
                <w:rFonts w:ascii="標楷體" w:eastAsia="標楷體" w:hAnsi="標楷體" w:hint="eastAsia"/>
              </w:rPr>
              <w:t>)]，有的話為Y，無的話為空白</w:t>
            </w:r>
          </w:p>
        </w:tc>
      </w:tr>
    </w:tbl>
    <w:p w14:paraId="05954D1C" w14:textId="77777777" w:rsidR="00A10F71" w:rsidRPr="00291505" w:rsidRDefault="00A10F71" w:rsidP="00A10F71">
      <w:pPr>
        <w:pStyle w:val="42"/>
        <w:spacing w:after="72"/>
        <w:ind w:leftChars="0" w:left="0"/>
        <w:rPr>
          <w:rFonts w:ascii="標楷體" w:hAnsi="標楷體"/>
        </w:rPr>
      </w:pPr>
    </w:p>
    <w:p w14:paraId="4BBBE072" w14:textId="77777777" w:rsidR="00A10F71" w:rsidRPr="00291505" w:rsidRDefault="00A10F71" w:rsidP="00A10F71">
      <w:pPr>
        <w:pStyle w:val="42"/>
        <w:spacing w:after="72"/>
        <w:ind w:leftChars="0" w:left="0"/>
        <w:rPr>
          <w:rFonts w:ascii="標楷體" w:hAnsi="標楷體"/>
        </w:rPr>
      </w:pPr>
    </w:p>
    <w:p w14:paraId="404365CC" w14:textId="439D4E4B" w:rsidR="00A10F71" w:rsidRDefault="00A10F71">
      <w:pPr>
        <w:widowControl/>
        <w:rPr>
          <w:rFonts w:eastAsia="標楷體"/>
          <w:sz w:val="32"/>
          <w:szCs w:val="20"/>
        </w:rPr>
      </w:pPr>
      <w:r>
        <w:br w:type="page"/>
      </w:r>
    </w:p>
    <w:p w14:paraId="784D6CA7"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7C2BF5">
          <w:rPr>
            <w:rStyle w:val="a7"/>
            <w:rFonts w:hint="eastAsia"/>
          </w:rPr>
          <w:t>L2942</w:t>
        </w:r>
        <w:r w:rsidR="00A10F71" w:rsidRPr="00291505">
          <w:rPr>
            <w:rStyle w:val="a7"/>
            <w:rFonts w:ascii="標楷體" w:hAnsi="標楷體" w:hint="eastAsia"/>
          </w:rPr>
          <w:t>法拍費用查詢-依</w:t>
        </w:r>
        <w:r w:rsidR="00A10F71">
          <w:rPr>
            <w:rStyle w:val="a7"/>
            <w:rFonts w:ascii="標楷體" w:hAnsi="標楷體" w:hint="eastAsia"/>
          </w:rPr>
          <w:t>會計</w:t>
        </w:r>
        <w:r w:rsidR="00A10F71" w:rsidRPr="00291505">
          <w:rPr>
            <w:rStyle w:val="a7"/>
            <w:rFonts w:ascii="標楷體" w:hAnsi="標楷體" w:hint="eastAsia"/>
          </w:rPr>
          <w:t>日期</w:t>
        </w:r>
      </w:hyperlink>
    </w:p>
    <w:p w14:paraId="4D4E44E5"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44590B36"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4EB5D357"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30799BC1" w14:textId="77777777" w:rsidR="00A10F71" w:rsidRPr="00291505" w:rsidRDefault="00A10F71" w:rsidP="00E34637">
            <w:pPr>
              <w:rPr>
                <w:rFonts w:ascii="標楷體" w:eastAsia="標楷體" w:hAnsi="標楷體"/>
              </w:rPr>
            </w:pPr>
            <w:r w:rsidRPr="00291505">
              <w:rPr>
                <w:rFonts w:ascii="標楷體" w:eastAsia="標楷體" w:hAnsi="標楷體" w:hint="eastAsia"/>
              </w:rPr>
              <w:t>法拍費用查詢-依</w:t>
            </w:r>
            <w:r>
              <w:rPr>
                <w:rFonts w:ascii="標楷體" w:eastAsia="標楷體" w:hAnsi="標楷體" w:hint="eastAsia"/>
              </w:rPr>
              <w:t>會計</w:t>
            </w:r>
            <w:r w:rsidRPr="00291505">
              <w:rPr>
                <w:rFonts w:ascii="標楷體" w:eastAsia="標楷體" w:hAnsi="標楷體" w:hint="eastAsia"/>
              </w:rPr>
              <w:t>日期</w:t>
            </w:r>
          </w:p>
        </w:tc>
      </w:tr>
      <w:tr w:rsidR="00A10F71" w:rsidRPr="00291505" w14:paraId="4CA48A01"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270FF720"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A885EAB"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查詢</w:t>
            </w:r>
            <w:r w:rsidRPr="00291505">
              <w:rPr>
                <w:rFonts w:ascii="標楷體" w:eastAsia="標楷體" w:hAnsi="標楷體" w:hint="eastAsia"/>
              </w:rPr>
              <w:t>法拍費用明細資料</w:t>
            </w:r>
          </w:p>
        </w:tc>
      </w:tr>
      <w:tr w:rsidR="00A10F71" w:rsidRPr="00291505" w14:paraId="3561BB7B"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5F4F37EE"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D21910E" w14:textId="77777777" w:rsidR="00A10F71" w:rsidRPr="002E356F" w:rsidRDefault="00A10F71" w:rsidP="00E34637">
            <w:pPr>
              <w:pStyle w:val="60"/>
              <w:pageBreakBefore/>
              <w:tabs>
                <w:tab w:val="clear" w:pos="1200"/>
                <w:tab w:val="num" w:pos="1047"/>
              </w:tabs>
              <w:rPr>
                <w:rFonts w:ascii="標楷體" w:hAnsi="標楷體"/>
              </w:rPr>
            </w:pPr>
            <w:r w:rsidRPr="002E356F">
              <w:rPr>
                <w:rFonts w:ascii="標楷體" w:hAnsi="標楷體" w:hint="eastAsia"/>
                <w:color w:val="000000"/>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BC03D9">
              <w:rPr>
                <w:rFonts w:ascii="標楷體" w:hAnsi="標楷體" w:hint="eastAsia"/>
                <w:color w:val="000000"/>
                <w:lang w:eastAsia="zh-HK"/>
              </w:rPr>
              <w:t>」</w:t>
            </w:r>
            <w:r w:rsidRPr="00BC03D9">
              <w:rPr>
                <w:rFonts w:ascii="標楷體" w:hAnsi="標楷體" w:hint="eastAsia"/>
                <w:color w:val="000000"/>
              </w:rPr>
              <w:t>流程</w:t>
            </w:r>
          </w:p>
          <w:p w14:paraId="0BC6BFFF" w14:textId="77777777" w:rsidR="00A10F71" w:rsidRPr="00BC03D9" w:rsidRDefault="00A10F71" w:rsidP="00E34637">
            <w:pPr>
              <w:rPr>
                <w:rFonts w:ascii="標楷體" w:eastAsia="標楷體" w:hAnsi="標楷體"/>
              </w:rPr>
            </w:pPr>
            <w:r w:rsidRPr="00BC03D9">
              <w:rPr>
                <w:rFonts w:ascii="標楷體" w:eastAsia="標楷體" w:hAnsi="標楷體" w:hint="eastAsia"/>
              </w:rPr>
              <w:t>2.</w:t>
            </w:r>
            <w:r>
              <w:rPr>
                <w:rFonts w:ascii="標楷體" w:eastAsia="標楷體" w:hAnsi="標楷體" w:hint="eastAsia"/>
                <w:lang w:eastAsia="zh-HK"/>
              </w:rPr>
              <w:t>查詢[</w:t>
            </w:r>
            <w:r w:rsidRPr="002E356F">
              <w:rPr>
                <w:rFonts w:ascii="標楷體" w:eastAsia="標楷體" w:hAnsi="標楷體" w:hint="eastAsia"/>
              </w:rPr>
              <w:t>法拍費用檔</w:t>
            </w:r>
            <w:r w:rsidRPr="00BC03D9">
              <w:rPr>
                <w:rFonts w:ascii="標楷體" w:eastAsia="標楷體" w:hAnsi="標楷體" w:hint="eastAsia"/>
              </w:rPr>
              <w:t>(</w:t>
            </w:r>
            <w:r w:rsidRPr="002E356F">
              <w:rPr>
                <w:rFonts w:ascii="標楷體" w:eastAsia="標楷體" w:hAnsi="標楷體"/>
              </w:rPr>
              <w:t>ForeclosureFee</w:t>
            </w:r>
            <w:r w:rsidRPr="00BC03D9">
              <w:rPr>
                <w:rFonts w:ascii="標楷體" w:eastAsia="標楷體" w:hAnsi="標楷體"/>
              </w:rPr>
              <w:t>)</w:t>
            </w:r>
            <w:r>
              <w:rPr>
                <w:rFonts w:ascii="標楷體" w:eastAsia="標楷體" w:hAnsi="標楷體"/>
              </w:rPr>
              <w:t>]</w:t>
            </w:r>
          </w:p>
          <w:p w14:paraId="62C0617E" w14:textId="77777777" w:rsidR="00A10F71" w:rsidRPr="00BC03D9" w:rsidRDefault="00A10F71" w:rsidP="00E34637">
            <w:pPr>
              <w:rPr>
                <w:rFonts w:ascii="標楷體" w:eastAsia="標楷體" w:hAnsi="標楷體"/>
                <w:lang w:eastAsia="zh-HK"/>
              </w:rPr>
            </w:pPr>
            <w:r w:rsidRPr="00BC03D9">
              <w:rPr>
                <w:rFonts w:ascii="標楷體" w:eastAsia="標楷體" w:hAnsi="標楷體" w:hint="eastAsia"/>
              </w:rPr>
              <w:t>3</w:t>
            </w:r>
            <w:r w:rsidRPr="00BC03D9">
              <w:rPr>
                <w:rFonts w:ascii="標楷體" w:eastAsia="標楷體" w:hAnsi="標楷體"/>
              </w:rPr>
              <w:t>.</w:t>
            </w:r>
            <w:r w:rsidRPr="00BC03D9">
              <w:rPr>
                <w:rFonts w:ascii="標楷體" w:eastAsia="標楷體" w:hAnsi="標楷體" w:hint="eastAsia"/>
                <w:lang w:eastAsia="zh-HK"/>
              </w:rPr>
              <w:t>依據輸入查詢條件</w:t>
            </w:r>
            <w:r w:rsidRPr="00BC03D9">
              <w:rPr>
                <w:rFonts w:ascii="標楷體" w:eastAsia="標楷體" w:hAnsi="標楷體" w:hint="eastAsia"/>
              </w:rPr>
              <w:t>,</w:t>
            </w:r>
            <w:r w:rsidRPr="00BC03D9">
              <w:rPr>
                <w:rFonts w:ascii="標楷體" w:eastAsia="標楷體" w:hAnsi="標楷體" w:hint="eastAsia"/>
                <w:lang w:eastAsia="zh-HK"/>
              </w:rPr>
              <w:t>輸出查詢資料</w:t>
            </w:r>
          </w:p>
          <w:p w14:paraId="09690009" w14:textId="77777777" w:rsidR="00A10F71" w:rsidRDefault="00A10F71" w:rsidP="00E34637">
            <w:pPr>
              <w:rPr>
                <w:rFonts w:ascii="標楷體" w:eastAsia="標楷體" w:hAnsi="標楷體"/>
                <w:lang w:eastAsia="zh-HK"/>
              </w:rPr>
            </w:pPr>
            <w:r w:rsidRPr="00BC03D9">
              <w:rPr>
                <w:rFonts w:ascii="標楷體" w:eastAsia="標楷體" w:hAnsi="標楷體" w:hint="eastAsia"/>
              </w:rPr>
              <w:t xml:space="preserve">  (</w:t>
            </w:r>
            <w:r w:rsidRPr="00BC03D9">
              <w:rPr>
                <w:rFonts w:ascii="標楷體" w:eastAsia="標楷體" w:hAnsi="標楷體"/>
              </w:rPr>
              <w:t>1</w:t>
            </w:r>
            <w:proofErr w:type="gramStart"/>
            <w:r w:rsidRPr="00BC03D9">
              <w:rPr>
                <w:rFonts w:ascii="標楷體" w:eastAsia="標楷體" w:hAnsi="標楷體"/>
              </w:rPr>
              <w:t>).</w:t>
            </w:r>
            <w:r>
              <w:rPr>
                <w:rFonts w:ascii="標楷體" w:eastAsia="標楷體" w:hAnsi="標楷體"/>
              </w:rPr>
              <w:t>[</w:t>
            </w:r>
            <w:proofErr w:type="gramEnd"/>
            <w:r>
              <w:rPr>
                <w:rFonts w:ascii="標楷體" w:eastAsia="標楷體" w:hAnsi="標楷體" w:hint="eastAsia"/>
              </w:rPr>
              <w:t>會計</w:t>
            </w:r>
            <w:r w:rsidRPr="00F10928">
              <w:rPr>
                <w:rFonts w:ascii="標楷體" w:eastAsia="標楷體" w:hAnsi="標楷體" w:hint="eastAsia"/>
              </w:rPr>
              <w:t>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rPr>
              <w:t>]</w:t>
            </w:r>
            <w:r w:rsidRPr="00BC03D9">
              <w:rPr>
                <w:rFonts w:ascii="標楷體" w:eastAsia="標楷體" w:hAnsi="標楷體"/>
              </w:rPr>
              <w:t xml:space="preserve"> = </w:t>
            </w:r>
            <w:r w:rsidRPr="00BC03D9">
              <w:rPr>
                <w:rFonts w:ascii="標楷體" w:eastAsia="標楷體" w:hAnsi="標楷體" w:hint="eastAsia"/>
                <w:lang w:eastAsia="zh-HK"/>
              </w:rPr>
              <w:t>輸入條件「</w:t>
            </w:r>
            <w:r>
              <w:rPr>
                <w:rFonts w:ascii="標楷體" w:eastAsia="標楷體" w:hAnsi="標楷體" w:hint="eastAsia"/>
              </w:rPr>
              <w:t>會計日期</w:t>
            </w:r>
            <w:r w:rsidRPr="00BC03D9">
              <w:rPr>
                <w:rFonts w:ascii="標楷體" w:eastAsia="標楷體" w:hAnsi="標楷體" w:hint="eastAsia"/>
                <w:lang w:eastAsia="zh-HK"/>
              </w:rPr>
              <w:t>」</w:t>
            </w:r>
          </w:p>
          <w:p w14:paraId="1C3303E8" w14:textId="77777777" w:rsidR="00A10F71" w:rsidRDefault="00A10F71" w:rsidP="00E34637">
            <w:pPr>
              <w:rPr>
                <w:rFonts w:ascii="標楷體" w:eastAsia="標楷體" w:hAnsi="標楷體"/>
                <w:lang w:eastAsia="zh-HK"/>
              </w:rPr>
            </w:pPr>
            <w:r>
              <w:rPr>
                <w:rFonts w:ascii="標楷體" w:eastAsia="標楷體" w:hAnsi="標楷體" w:hint="eastAsia"/>
              </w:rPr>
              <w:t xml:space="preserve">      期間</w:t>
            </w:r>
          </w:p>
          <w:p w14:paraId="6C299C51" w14:textId="77777777" w:rsidR="00A10F71" w:rsidRDefault="00A10F71" w:rsidP="00E34637">
            <w:pPr>
              <w:rPr>
                <w:rFonts w:ascii="標楷體" w:eastAsia="標楷體" w:hAnsi="標楷體"/>
                <w:color w:val="000000"/>
                <w:szCs w:val="20"/>
                <w:lang w:val="x-none"/>
              </w:rPr>
            </w:pPr>
            <w:r w:rsidRPr="00BC03D9">
              <w:rPr>
                <w:rFonts w:ascii="標楷體" w:eastAsia="標楷體" w:hAnsi="標楷體" w:hint="eastAsia"/>
                <w:color w:val="000000"/>
                <w:szCs w:val="20"/>
                <w:lang w:val="x-none"/>
              </w:rPr>
              <w:t>4.資料排序:</w:t>
            </w:r>
          </w:p>
          <w:p w14:paraId="135EC2BE" w14:textId="77777777" w:rsidR="00A10F71" w:rsidRPr="00BC03D9" w:rsidRDefault="00A10F71" w:rsidP="00E34637">
            <w:pPr>
              <w:rPr>
                <w:rFonts w:ascii="標楷體" w:eastAsia="標楷體" w:hAnsi="標楷體"/>
                <w:lang w:eastAsia="zh-HK"/>
              </w:rPr>
            </w:pPr>
            <w:r>
              <w:rPr>
                <w:rFonts w:ascii="標楷體" w:eastAsia="標楷體" w:hAnsi="標楷體" w:hint="eastAsia"/>
                <w:color w:val="000000"/>
                <w:szCs w:val="20"/>
                <w:lang w:val="x-none"/>
              </w:rPr>
              <w:t>(1).</w:t>
            </w:r>
            <w:r>
              <w:rPr>
                <w:rFonts w:ascii="標楷體" w:eastAsia="標楷體" w:hAnsi="標楷體" w:hint="eastAsia"/>
              </w:rPr>
              <w:t>[</w:t>
            </w:r>
            <w:r w:rsidRPr="00F10928">
              <w:rPr>
                <w:rFonts w:ascii="標楷體" w:eastAsia="標楷體" w:hAnsi="標楷體" w:hint="eastAsia"/>
              </w:rPr>
              <w:t>收件日期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tc>
      </w:tr>
      <w:tr w:rsidR="00A10F71" w:rsidRPr="00291505" w14:paraId="022134E1"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016229F7"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DF098C3" w14:textId="77777777" w:rsidR="00A10F71" w:rsidRPr="00291505" w:rsidRDefault="00A10F71" w:rsidP="00E34637">
            <w:pPr>
              <w:rPr>
                <w:rFonts w:ascii="標楷體" w:eastAsia="標楷體" w:hAnsi="標楷體"/>
              </w:rPr>
            </w:pPr>
          </w:p>
        </w:tc>
      </w:tr>
      <w:tr w:rsidR="00A10F71" w:rsidRPr="00291505" w14:paraId="780F0B2C"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4EF65804"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B9B8375" w14:textId="77777777" w:rsidR="00A10F71" w:rsidRPr="00291505" w:rsidRDefault="00A10F71" w:rsidP="00E34637">
            <w:pPr>
              <w:rPr>
                <w:rFonts w:ascii="標楷體" w:eastAsia="標楷體" w:hAnsi="標楷體"/>
              </w:rPr>
            </w:pPr>
          </w:p>
        </w:tc>
      </w:tr>
      <w:tr w:rsidR="00A10F71" w:rsidRPr="00291505" w14:paraId="15BF6AA8"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742C97DC"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DCABCF1" w14:textId="77777777" w:rsidR="00A10F71" w:rsidRPr="00291505"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A10F71" w:rsidRPr="00291505" w14:paraId="197640D9"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6B6B614E"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1180E8F9" w14:textId="77777777" w:rsidR="00A10F71" w:rsidRPr="00291505" w:rsidRDefault="00A10F71" w:rsidP="00E34637">
            <w:pPr>
              <w:rPr>
                <w:rFonts w:ascii="標楷體" w:eastAsia="標楷體" w:hAnsi="標楷體"/>
              </w:rPr>
            </w:pPr>
          </w:p>
        </w:tc>
      </w:tr>
      <w:tr w:rsidR="00A10F71" w:rsidRPr="00291505" w14:paraId="22AE1143"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68A274A2"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3B6166B5" w14:textId="77777777" w:rsidR="00A10F71" w:rsidRPr="00291505" w:rsidRDefault="00A10F71" w:rsidP="00E34637">
            <w:pPr>
              <w:rPr>
                <w:rFonts w:ascii="標楷體" w:eastAsia="標楷體" w:hAnsi="標楷體"/>
              </w:rPr>
            </w:pPr>
          </w:p>
        </w:tc>
      </w:tr>
    </w:tbl>
    <w:p w14:paraId="0AD8F336" w14:textId="77777777" w:rsidR="00A10F71" w:rsidRDefault="00A10F71" w:rsidP="00A10F71">
      <w:pPr>
        <w:rPr>
          <w:rFonts w:ascii="標楷體" w:eastAsia="標楷體" w:hAnsi="標楷體"/>
        </w:rPr>
      </w:pPr>
    </w:p>
    <w:p w14:paraId="3FF7171D"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0C6A1A05" w14:textId="77777777" w:rsidTr="00E34637">
        <w:tc>
          <w:tcPr>
            <w:tcW w:w="851" w:type="dxa"/>
            <w:shd w:val="clear" w:color="auto" w:fill="D9D9D9"/>
          </w:tcPr>
          <w:p w14:paraId="053E8BBB"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4B833064"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02E453A9"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6300A537" w14:textId="77777777" w:rsidTr="00E34637">
        <w:tc>
          <w:tcPr>
            <w:tcW w:w="851" w:type="dxa"/>
            <w:shd w:val="clear" w:color="auto" w:fill="auto"/>
          </w:tcPr>
          <w:p w14:paraId="5D74D7F5"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668DADEE"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64566F81"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5E3C638E" w14:textId="77777777" w:rsidTr="00E34637">
        <w:tc>
          <w:tcPr>
            <w:tcW w:w="851" w:type="dxa"/>
            <w:shd w:val="clear" w:color="auto" w:fill="auto"/>
          </w:tcPr>
          <w:p w14:paraId="2ACF2AC3"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68A85760" w14:textId="77777777" w:rsidR="00A10F71" w:rsidRPr="002E356F" w:rsidRDefault="00A10F71" w:rsidP="00E34637">
            <w:pPr>
              <w:rPr>
                <w:rFonts w:ascii="標楷體" w:eastAsia="標楷體" w:hAnsi="標楷體"/>
              </w:rPr>
            </w:pPr>
            <w:r w:rsidRPr="008D7A6B">
              <w:rPr>
                <w:rFonts w:ascii="標楷體" w:eastAsia="標楷體" w:hAnsi="標楷體"/>
              </w:rPr>
              <w:t>CdCode</w:t>
            </w:r>
          </w:p>
        </w:tc>
        <w:tc>
          <w:tcPr>
            <w:tcW w:w="3828" w:type="dxa"/>
            <w:shd w:val="clear" w:color="auto" w:fill="auto"/>
          </w:tcPr>
          <w:p w14:paraId="1D2CE43B" w14:textId="77777777" w:rsidR="00A10F71" w:rsidRPr="002E356F" w:rsidRDefault="00A10F71" w:rsidP="00E34637">
            <w:pPr>
              <w:rPr>
                <w:rFonts w:ascii="標楷體" w:eastAsia="標楷體" w:hAnsi="標楷體"/>
              </w:rPr>
            </w:pPr>
            <w:r w:rsidRPr="00B83D4A">
              <w:rPr>
                <w:rFonts w:ascii="標楷體" w:eastAsia="標楷體" w:hAnsi="標楷體" w:hint="eastAsia"/>
              </w:rPr>
              <w:t>共用代碼檔</w:t>
            </w:r>
          </w:p>
        </w:tc>
      </w:tr>
    </w:tbl>
    <w:p w14:paraId="4DC41A4C" w14:textId="77777777" w:rsidR="00A10F71" w:rsidRPr="005E273A" w:rsidRDefault="00A10F71" w:rsidP="00A10F71">
      <w:pPr>
        <w:rPr>
          <w:rFonts w:ascii="標楷體" w:eastAsia="標楷體" w:hAnsi="標楷體"/>
        </w:rPr>
      </w:pPr>
    </w:p>
    <w:p w14:paraId="7731BC09" w14:textId="77777777" w:rsidR="00A10F71" w:rsidRPr="00291505" w:rsidRDefault="00A10F71" w:rsidP="00A10F71">
      <w:pPr>
        <w:rPr>
          <w:rFonts w:ascii="標楷體" w:eastAsia="標楷體" w:hAnsi="標楷體"/>
        </w:rPr>
      </w:pPr>
    </w:p>
    <w:p w14:paraId="4A078AB9" w14:textId="77777777" w:rsidR="00A10F71" w:rsidRPr="00291505" w:rsidRDefault="00A10F71" w:rsidP="00A10F71">
      <w:pPr>
        <w:pStyle w:val="a"/>
        <w:tabs>
          <w:tab w:val="num" w:pos="1559"/>
        </w:tabs>
        <w:spacing w:before="120"/>
        <w:ind w:left="1559" w:hanging="425"/>
      </w:pPr>
      <w:r w:rsidRPr="00291505">
        <w:t>UI畫面</w:t>
      </w:r>
    </w:p>
    <w:p w14:paraId="1E61B2F3"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251AE2A8" w14:textId="77777777" w:rsidR="00A10F71" w:rsidRPr="00291505" w:rsidRDefault="00A10F71" w:rsidP="00A10F71">
      <w:pPr>
        <w:pStyle w:val="a"/>
        <w:numPr>
          <w:ilvl w:val="0"/>
          <w:numId w:val="0"/>
        </w:numPr>
        <w:ind w:left="1559"/>
      </w:pPr>
    </w:p>
    <w:p w14:paraId="1375FA5C" w14:textId="51333140" w:rsidR="00A10F71" w:rsidRPr="00291505" w:rsidRDefault="00A10F71" w:rsidP="00A10F71">
      <w:pPr>
        <w:rPr>
          <w:rFonts w:ascii="標楷體" w:eastAsia="標楷體" w:hAnsi="標楷體"/>
        </w:rPr>
      </w:pPr>
      <w:r w:rsidRPr="00D364BA">
        <w:rPr>
          <w:rFonts w:ascii="標楷體" w:eastAsia="標楷體" w:hAnsi="標楷體"/>
          <w:noProof/>
        </w:rPr>
        <w:drawing>
          <wp:inline distT="0" distB="0" distL="0" distR="0" wp14:anchorId="032212CD" wp14:editId="7B3F948F">
            <wp:extent cx="6477000" cy="873125"/>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873125"/>
                    </a:xfrm>
                    <a:prstGeom prst="rect">
                      <a:avLst/>
                    </a:prstGeom>
                    <a:noFill/>
                    <a:ln>
                      <a:noFill/>
                    </a:ln>
                  </pic:spPr>
                </pic:pic>
              </a:graphicData>
            </a:graphic>
          </wp:inline>
        </w:drawing>
      </w:r>
    </w:p>
    <w:p w14:paraId="30125F29" w14:textId="77777777" w:rsidR="00A10F71" w:rsidRPr="00291505" w:rsidRDefault="00A10F71" w:rsidP="00A10F71">
      <w:pPr>
        <w:rPr>
          <w:rFonts w:ascii="標楷體" w:eastAsia="標楷體" w:hAnsi="標楷體"/>
        </w:rPr>
      </w:pPr>
    </w:p>
    <w:p w14:paraId="4BD9632A" w14:textId="77777777" w:rsidR="00A10F71" w:rsidRDefault="00A10F71" w:rsidP="00A10F71">
      <w:pPr>
        <w:pStyle w:val="a"/>
        <w:numPr>
          <w:ilvl w:val="0"/>
          <w:numId w:val="136"/>
        </w:numPr>
        <w:spacing w:before="120"/>
      </w:pPr>
      <w:r>
        <w:t>輸入畫面</w:t>
      </w:r>
      <w:r>
        <w:rPr>
          <w:rFonts w:hint="eastAsia"/>
        </w:rPr>
        <w:t>按鈕</w:t>
      </w:r>
      <w:r>
        <w:t>說明</w:t>
      </w:r>
    </w:p>
    <w:p w14:paraId="6DBE0FBB"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4612E81D" w14:textId="77777777" w:rsidTr="00E34637">
        <w:tc>
          <w:tcPr>
            <w:tcW w:w="851" w:type="dxa"/>
            <w:shd w:val="clear" w:color="auto" w:fill="D9D9D9"/>
          </w:tcPr>
          <w:p w14:paraId="2F6E7218"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3B1BD19E"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35457E81"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519E75AF" w14:textId="77777777" w:rsidTr="00E34637">
        <w:tc>
          <w:tcPr>
            <w:tcW w:w="851" w:type="dxa"/>
            <w:shd w:val="clear" w:color="auto" w:fill="auto"/>
          </w:tcPr>
          <w:p w14:paraId="5E5F84CA"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11761493"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7A00010C"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6D352BA8"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BD8C771" w14:textId="77777777" w:rsidR="00A10F71" w:rsidRDefault="00A10F71" w:rsidP="00E34637">
            <w:pPr>
              <w:ind w:left="240" w:hangingChars="100" w:hanging="240"/>
              <w:rPr>
                <w:rFonts w:ascii="標楷體" w:eastAsia="標楷體" w:hAnsi="標楷體"/>
              </w:rPr>
            </w:pPr>
            <w:r>
              <w:rPr>
                <w:rFonts w:ascii="標楷體" w:eastAsia="標楷體" w:hAnsi="標楷體"/>
              </w:rPr>
              <w:t>2.</w:t>
            </w:r>
            <w:r>
              <w:rPr>
                <w:rFonts w:ascii="標楷體" w:eastAsia="標楷體" w:hAnsi="標楷體" w:hint="eastAsia"/>
              </w:rPr>
              <w:t>檢核[會計</w:t>
            </w:r>
            <w:r w:rsidRPr="00F10928">
              <w:rPr>
                <w:rFonts w:ascii="標楷體" w:eastAsia="標楷體" w:hAnsi="標楷體" w:hint="eastAsia"/>
              </w:rPr>
              <w:t>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rPr>
              <w:t>]</w:t>
            </w:r>
            <w:r>
              <w:rPr>
                <w:rFonts w:ascii="標楷體" w:eastAsia="標楷體" w:hAnsi="標楷體" w:hint="eastAsia"/>
              </w:rPr>
              <w:t>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0001:</w:t>
            </w:r>
            <w:r w:rsidRPr="00966335">
              <w:rPr>
                <w:rFonts w:ascii="標楷體" w:eastAsia="標楷體" w:hAnsi="標楷體" w:hint="eastAsia"/>
              </w:rPr>
              <w:t>查詢資料不存在</w:t>
            </w:r>
            <w:r w:rsidRPr="00C5543E">
              <w:rPr>
                <w:rFonts w:ascii="標楷體" w:eastAsia="標楷體" w:hAnsi="標楷體" w:hint="eastAsia"/>
                <w:lang w:eastAsia="zh-HK"/>
              </w:rPr>
              <w:t>"</w:t>
            </w:r>
          </w:p>
          <w:p w14:paraId="3667F3D2"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D019ADA"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7A1288" w14:paraId="4AE8F767" w14:textId="77777777" w:rsidTr="00E34637">
        <w:tc>
          <w:tcPr>
            <w:tcW w:w="851" w:type="dxa"/>
            <w:shd w:val="clear" w:color="auto" w:fill="auto"/>
          </w:tcPr>
          <w:p w14:paraId="4715A845"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24E535E9"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0851F321"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39BC10B9" w14:textId="77777777" w:rsidTr="00E34637">
        <w:tc>
          <w:tcPr>
            <w:tcW w:w="851" w:type="dxa"/>
            <w:shd w:val="clear" w:color="auto" w:fill="auto"/>
          </w:tcPr>
          <w:p w14:paraId="66681005"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413B7558"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21118F88"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bl>
    <w:p w14:paraId="7EDA6B82" w14:textId="77777777" w:rsidR="00A10F71" w:rsidRPr="007A1288" w:rsidRDefault="00A10F71" w:rsidP="00A10F71">
      <w:pPr>
        <w:rPr>
          <w:rFonts w:ascii="標楷體" w:eastAsia="標楷體" w:hAnsi="標楷體"/>
        </w:rPr>
      </w:pPr>
    </w:p>
    <w:p w14:paraId="1C5B666B" w14:textId="77777777" w:rsidR="00A10F71" w:rsidRDefault="00A10F71" w:rsidP="00A10F71"/>
    <w:p w14:paraId="7974EB03" w14:textId="77777777" w:rsidR="00A10F71" w:rsidRPr="00583AF3" w:rsidRDefault="00A10F71" w:rsidP="00A10F71"/>
    <w:p w14:paraId="1568D19F" w14:textId="77777777" w:rsidR="00A10F71" w:rsidRDefault="00A10F71" w:rsidP="00A10F71">
      <w:pPr>
        <w:pStyle w:val="a"/>
        <w:numPr>
          <w:ilvl w:val="0"/>
          <w:numId w:val="136"/>
        </w:numPr>
        <w:spacing w:before="120"/>
      </w:pPr>
      <w:r>
        <w:t>輸入畫面資料說明</w:t>
      </w:r>
    </w:p>
    <w:p w14:paraId="713E7A3B"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368DE666" w14:textId="77777777" w:rsidTr="00E34637">
        <w:trPr>
          <w:trHeight w:val="388"/>
          <w:jc w:val="center"/>
        </w:trPr>
        <w:tc>
          <w:tcPr>
            <w:tcW w:w="696" w:type="dxa"/>
            <w:vMerge w:val="restart"/>
            <w:shd w:val="clear" w:color="auto" w:fill="D9D9D9"/>
          </w:tcPr>
          <w:p w14:paraId="04E40F7D"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3C32F12C"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095AF8C2"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0205E0CE"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481D2591" w14:textId="77777777" w:rsidTr="00E34637">
        <w:trPr>
          <w:trHeight w:val="244"/>
          <w:jc w:val="center"/>
        </w:trPr>
        <w:tc>
          <w:tcPr>
            <w:tcW w:w="696" w:type="dxa"/>
            <w:vMerge/>
            <w:shd w:val="clear" w:color="auto" w:fill="D9D9D9"/>
          </w:tcPr>
          <w:p w14:paraId="7CCCAD4C" w14:textId="77777777" w:rsidR="00A10F71" w:rsidRPr="00362205" w:rsidRDefault="00A10F71" w:rsidP="00E34637">
            <w:pPr>
              <w:rPr>
                <w:rFonts w:ascii="標楷體" w:eastAsia="標楷體" w:hAnsi="標楷體"/>
              </w:rPr>
            </w:pPr>
          </w:p>
        </w:tc>
        <w:tc>
          <w:tcPr>
            <w:tcW w:w="1551" w:type="dxa"/>
            <w:vMerge/>
            <w:shd w:val="clear" w:color="auto" w:fill="D9D9D9"/>
          </w:tcPr>
          <w:p w14:paraId="53213013" w14:textId="77777777" w:rsidR="00A10F71" w:rsidRPr="00362205" w:rsidRDefault="00A10F71" w:rsidP="00E34637">
            <w:pPr>
              <w:rPr>
                <w:rFonts w:ascii="標楷體" w:eastAsia="標楷體" w:hAnsi="標楷體"/>
              </w:rPr>
            </w:pPr>
          </w:p>
        </w:tc>
        <w:tc>
          <w:tcPr>
            <w:tcW w:w="696" w:type="dxa"/>
            <w:shd w:val="clear" w:color="auto" w:fill="D9D9D9"/>
          </w:tcPr>
          <w:p w14:paraId="3B3E1F4C"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59436AA5"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0A5F1316"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7C6BEFFB"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53E26AD7"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3029A148" w14:textId="77777777" w:rsidR="00A10F71" w:rsidRPr="00362205" w:rsidRDefault="00A10F71" w:rsidP="00E34637">
            <w:pPr>
              <w:rPr>
                <w:rFonts w:ascii="標楷體" w:eastAsia="標楷體" w:hAnsi="標楷體"/>
              </w:rPr>
            </w:pPr>
          </w:p>
        </w:tc>
      </w:tr>
      <w:tr w:rsidR="00A10F71" w:rsidRPr="00362205" w14:paraId="552A75F2" w14:textId="77777777" w:rsidTr="00E34637">
        <w:trPr>
          <w:trHeight w:val="244"/>
          <w:jc w:val="center"/>
        </w:trPr>
        <w:tc>
          <w:tcPr>
            <w:tcW w:w="696" w:type="dxa"/>
          </w:tcPr>
          <w:p w14:paraId="2137006C" w14:textId="77777777" w:rsidR="00A10F71" w:rsidRPr="00291505" w:rsidRDefault="00A10F71" w:rsidP="00E34637">
            <w:pPr>
              <w:rPr>
                <w:rFonts w:ascii="標楷體" w:eastAsia="標楷體" w:hAnsi="標楷體"/>
              </w:rPr>
            </w:pPr>
            <w:r>
              <w:rPr>
                <w:rFonts w:ascii="標楷體" w:eastAsia="標楷體" w:hAnsi="標楷體" w:hint="eastAsia"/>
              </w:rPr>
              <w:t>1</w:t>
            </w:r>
          </w:p>
        </w:tc>
        <w:tc>
          <w:tcPr>
            <w:tcW w:w="1551" w:type="dxa"/>
          </w:tcPr>
          <w:p w14:paraId="5617F36B" w14:textId="77777777" w:rsidR="00A10F71" w:rsidRPr="00F10928" w:rsidRDefault="00A10F71" w:rsidP="00E34637">
            <w:pPr>
              <w:rPr>
                <w:rFonts w:ascii="標楷體" w:eastAsia="標楷體" w:hAnsi="標楷體"/>
              </w:rPr>
            </w:pPr>
            <w:r>
              <w:rPr>
                <w:rFonts w:ascii="標楷體" w:eastAsia="標楷體" w:hAnsi="標楷體" w:hint="eastAsia"/>
                <w:color w:val="000000"/>
                <w:spacing w:val="6"/>
                <w:shd w:val="clear" w:color="auto" w:fill="FFFFFF"/>
              </w:rPr>
              <w:t>會計日期(起)</w:t>
            </w:r>
          </w:p>
        </w:tc>
        <w:tc>
          <w:tcPr>
            <w:tcW w:w="696" w:type="dxa"/>
          </w:tcPr>
          <w:p w14:paraId="6FE234F2"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54162964" w14:textId="77777777" w:rsidR="00A10F71" w:rsidRPr="00291505" w:rsidRDefault="00A10F71" w:rsidP="00E34637">
            <w:pPr>
              <w:rPr>
                <w:rFonts w:ascii="標楷體" w:eastAsia="標楷體" w:hAnsi="標楷體"/>
              </w:rPr>
            </w:pPr>
          </w:p>
        </w:tc>
        <w:tc>
          <w:tcPr>
            <w:tcW w:w="1083" w:type="dxa"/>
          </w:tcPr>
          <w:p w14:paraId="713EB65E" w14:textId="77777777" w:rsidR="00A10F71" w:rsidRPr="00B73FB5" w:rsidRDefault="00A10F71" w:rsidP="00E34637">
            <w:pPr>
              <w:rPr>
                <w:rFonts w:ascii="標楷體" w:eastAsia="標楷體" w:hAnsi="標楷體"/>
              </w:rPr>
            </w:pPr>
            <w:r w:rsidRPr="00B73FB5">
              <w:rPr>
                <w:rFonts w:ascii="標楷體" w:eastAsia="標楷體" w:hAnsi="標楷體" w:hint="eastAsia"/>
              </w:rPr>
              <w:t>日期選單</w:t>
            </w:r>
          </w:p>
        </w:tc>
        <w:tc>
          <w:tcPr>
            <w:tcW w:w="675" w:type="dxa"/>
          </w:tcPr>
          <w:p w14:paraId="0DE73A93"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96" w:type="dxa"/>
          </w:tcPr>
          <w:p w14:paraId="7ABEC7C8"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29" w:type="dxa"/>
          </w:tcPr>
          <w:p w14:paraId="04032E35"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限輸入日期</w:t>
            </w:r>
            <w:r w:rsidRPr="0078668E">
              <w:rPr>
                <w:rFonts w:ascii="標楷體" w:eastAsia="標楷體" w:hAnsi="標楷體" w:hint="eastAsia"/>
              </w:rPr>
              <w:t>, 檢核條件：</w:t>
            </w:r>
          </w:p>
          <w:p w14:paraId="0910661F" w14:textId="77777777" w:rsidR="00A10F71" w:rsidRPr="00291505" w:rsidRDefault="00A10F71" w:rsidP="00E34637">
            <w:pPr>
              <w:ind w:left="204"/>
              <w:rPr>
                <w:rFonts w:ascii="標楷體" w:eastAsia="標楷體" w:hAnsi="標楷體"/>
              </w:rPr>
            </w:pPr>
            <w:r w:rsidRPr="0078668E">
              <w:rPr>
                <w:rFonts w:ascii="標楷體" w:eastAsia="標楷體" w:hAnsi="標楷體" w:hint="eastAsia"/>
                <w:lang w:eastAsia="zh-HK"/>
              </w:rPr>
              <w:t>日期格式/</w:t>
            </w:r>
            <w:r>
              <w:rPr>
                <w:rFonts w:ascii="標楷體" w:eastAsia="標楷體" w:hAnsi="標楷體"/>
              </w:rPr>
              <w:t>A(DATE,0)</w:t>
            </w:r>
          </w:p>
        </w:tc>
      </w:tr>
      <w:tr w:rsidR="00A10F71" w:rsidRPr="00362205" w14:paraId="3370E57C" w14:textId="77777777" w:rsidTr="00E34637">
        <w:trPr>
          <w:trHeight w:val="244"/>
          <w:jc w:val="center"/>
        </w:trPr>
        <w:tc>
          <w:tcPr>
            <w:tcW w:w="696" w:type="dxa"/>
          </w:tcPr>
          <w:p w14:paraId="58FBB814" w14:textId="77777777" w:rsidR="00A10F71" w:rsidRPr="00291505" w:rsidRDefault="00A10F71" w:rsidP="00E34637">
            <w:pPr>
              <w:rPr>
                <w:rFonts w:ascii="標楷體" w:eastAsia="標楷體" w:hAnsi="標楷體"/>
              </w:rPr>
            </w:pPr>
            <w:r>
              <w:rPr>
                <w:rFonts w:ascii="標楷體" w:eastAsia="標楷體" w:hAnsi="標楷體" w:hint="eastAsia"/>
              </w:rPr>
              <w:t>1-1</w:t>
            </w:r>
          </w:p>
        </w:tc>
        <w:tc>
          <w:tcPr>
            <w:tcW w:w="1551" w:type="dxa"/>
          </w:tcPr>
          <w:p w14:paraId="4BD1B813" w14:textId="77777777" w:rsidR="00A10F71" w:rsidRPr="00F10928" w:rsidRDefault="00A10F71" w:rsidP="00E34637">
            <w:pPr>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會計日期(迄)</w:t>
            </w:r>
          </w:p>
        </w:tc>
        <w:tc>
          <w:tcPr>
            <w:tcW w:w="696" w:type="dxa"/>
          </w:tcPr>
          <w:p w14:paraId="478F7E74" w14:textId="77777777" w:rsidR="00A10F71" w:rsidRDefault="00A10F71" w:rsidP="00E34637">
            <w:pPr>
              <w:rPr>
                <w:rFonts w:ascii="標楷體" w:eastAsia="標楷體" w:hAnsi="標楷體"/>
              </w:rPr>
            </w:pPr>
            <w:r>
              <w:rPr>
                <w:rFonts w:ascii="標楷體" w:eastAsia="標楷體" w:hAnsi="標楷體" w:hint="eastAsia"/>
              </w:rPr>
              <w:t>7</w:t>
            </w:r>
          </w:p>
        </w:tc>
        <w:tc>
          <w:tcPr>
            <w:tcW w:w="1187" w:type="dxa"/>
          </w:tcPr>
          <w:p w14:paraId="66F301E7" w14:textId="77777777" w:rsidR="00A10F71" w:rsidRPr="00291505" w:rsidRDefault="00A10F71" w:rsidP="00E34637">
            <w:pPr>
              <w:rPr>
                <w:rFonts w:ascii="標楷體" w:eastAsia="標楷體" w:hAnsi="標楷體"/>
              </w:rPr>
            </w:pPr>
          </w:p>
        </w:tc>
        <w:tc>
          <w:tcPr>
            <w:tcW w:w="1083" w:type="dxa"/>
          </w:tcPr>
          <w:p w14:paraId="139CEBFD" w14:textId="77777777" w:rsidR="00A10F71" w:rsidRPr="00B73FB5" w:rsidRDefault="00A10F71" w:rsidP="00E34637">
            <w:pPr>
              <w:rPr>
                <w:rFonts w:ascii="標楷體" w:eastAsia="標楷體" w:hAnsi="標楷體"/>
              </w:rPr>
            </w:pPr>
            <w:r w:rsidRPr="00B73FB5">
              <w:rPr>
                <w:rFonts w:ascii="標楷體" w:eastAsia="標楷體" w:hAnsi="標楷體" w:hint="eastAsia"/>
              </w:rPr>
              <w:t>日期選單</w:t>
            </w:r>
          </w:p>
        </w:tc>
        <w:tc>
          <w:tcPr>
            <w:tcW w:w="675" w:type="dxa"/>
          </w:tcPr>
          <w:p w14:paraId="06160010"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96" w:type="dxa"/>
          </w:tcPr>
          <w:p w14:paraId="150D0D4D" w14:textId="77777777" w:rsidR="00A10F71" w:rsidRDefault="00A10F71" w:rsidP="00E34637">
            <w:pPr>
              <w:rPr>
                <w:rFonts w:ascii="標楷體" w:eastAsia="標楷體" w:hAnsi="標楷體"/>
              </w:rPr>
            </w:pPr>
            <w:r>
              <w:rPr>
                <w:rFonts w:ascii="標楷體" w:eastAsia="標楷體" w:hAnsi="標楷體"/>
              </w:rPr>
              <w:t>W</w:t>
            </w:r>
          </w:p>
        </w:tc>
        <w:tc>
          <w:tcPr>
            <w:tcW w:w="3529" w:type="dxa"/>
          </w:tcPr>
          <w:p w14:paraId="30C4123F"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1.限輸入日期</w:t>
            </w:r>
            <w:r w:rsidRPr="0078668E">
              <w:rPr>
                <w:rFonts w:ascii="標楷體" w:eastAsia="標楷體" w:hAnsi="標楷體" w:hint="eastAsia"/>
              </w:rPr>
              <w:t>, 檢核條件：</w:t>
            </w:r>
          </w:p>
          <w:p w14:paraId="6CFCDB78" w14:textId="77777777" w:rsidR="00A10F71" w:rsidRDefault="00A10F71" w:rsidP="00E34637">
            <w:pPr>
              <w:rPr>
                <w:rFonts w:ascii="標楷體" w:eastAsia="標楷體" w:hAnsi="標楷體"/>
              </w:rPr>
            </w:pPr>
            <w:r>
              <w:rPr>
                <w:rFonts w:ascii="標楷體" w:eastAsia="標楷體" w:hAnsi="標楷體" w:hint="eastAsia"/>
              </w:rPr>
              <w:t>(1).</w:t>
            </w:r>
            <w:r w:rsidRPr="0078668E">
              <w:rPr>
                <w:rFonts w:ascii="標楷體" w:eastAsia="標楷體" w:hAnsi="標楷體" w:hint="eastAsia"/>
                <w:lang w:eastAsia="zh-HK"/>
              </w:rPr>
              <w:t>日期格式/</w:t>
            </w:r>
            <w:r>
              <w:rPr>
                <w:rFonts w:ascii="標楷體" w:eastAsia="標楷體" w:hAnsi="標楷體"/>
              </w:rPr>
              <w:t>A(DATE,0)</w:t>
            </w:r>
          </w:p>
          <w:p w14:paraId="3B7C699A" w14:textId="77777777" w:rsidR="00A10F71" w:rsidRDefault="00A10F71" w:rsidP="00E34637">
            <w:pPr>
              <w:rPr>
                <w:rFonts w:ascii="標楷體" w:eastAsia="標楷體" w:hAnsi="標楷體"/>
                <w:lang w:eastAsia="zh-HK"/>
              </w:rPr>
            </w:pPr>
            <w:r>
              <w:rPr>
                <w:rFonts w:ascii="標楷體" w:eastAsia="標楷體" w:hAnsi="標楷體" w:hint="eastAsia"/>
              </w:rPr>
              <w:t>(2).</w:t>
            </w:r>
            <w:r w:rsidRPr="00C22689">
              <w:rPr>
                <w:rFonts w:ascii="標楷體" w:eastAsia="標楷體" w:hAnsi="標楷體" w:hint="eastAsia"/>
                <w:lang w:eastAsia="zh-HK"/>
              </w:rPr>
              <w:t>需介於</w:t>
            </w:r>
            <w:r>
              <w:rPr>
                <w:rFonts w:ascii="標楷體" w:eastAsia="標楷體" w:hAnsi="標楷體" w:hint="eastAsia"/>
                <w:lang w:eastAsia="zh-HK"/>
              </w:rPr>
              <w:t>[</w:t>
            </w:r>
            <w:r w:rsidRPr="00F10928">
              <w:rPr>
                <w:rFonts w:ascii="標楷體" w:eastAsia="標楷體" w:hAnsi="標楷體" w:hint="eastAsia"/>
              </w:rPr>
              <w:t>收件日</w:t>
            </w:r>
            <w:r>
              <w:rPr>
                <w:rFonts w:ascii="標楷體" w:eastAsia="標楷體" w:hAnsi="標楷體" w:hint="eastAsia"/>
              </w:rPr>
              <w:t>(起)</w:t>
            </w:r>
            <w:r>
              <w:rPr>
                <w:rFonts w:ascii="標楷體" w:eastAsia="標楷體" w:hAnsi="標楷體" w:hint="eastAsia"/>
                <w:lang w:eastAsia="zh-HK"/>
              </w:rPr>
              <w:t>]</w:t>
            </w:r>
            <w:r w:rsidRPr="00C22689">
              <w:rPr>
                <w:rFonts w:ascii="標楷體" w:eastAsia="標楷體" w:hAnsi="標楷體" w:hint="eastAsia"/>
                <w:lang w:eastAsia="zh-HK"/>
              </w:rPr>
              <w:t>至</w:t>
            </w:r>
          </w:p>
          <w:p w14:paraId="2EEC1F13" w14:textId="77777777" w:rsidR="00A10F71" w:rsidRDefault="00A10F71" w:rsidP="00E34637">
            <w:pPr>
              <w:ind w:firstLineChars="200" w:firstLine="480"/>
              <w:rPr>
                <w:rFonts w:ascii="標楷體" w:eastAsia="標楷體" w:hAnsi="標楷體"/>
              </w:rPr>
            </w:pPr>
            <w:r w:rsidRPr="00AC62C0">
              <w:rPr>
                <w:rFonts w:ascii="標楷體" w:eastAsia="標楷體" w:hAnsi="標楷體"/>
                <w:lang w:eastAsia="zh-HK"/>
              </w:rPr>
              <w:t>9991231</w:t>
            </w:r>
            <w:r w:rsidRPr="00C22689">
              <w:rPr>
                <w:rFonts w:ascii="標楷體" w:eastAsia="標楷體" w:hAnsi="標楷體" w:hint="eastAsia"/>
              </w:rPr>
              <w:t>/</w:t>
            </w:r>
            <w:r w:rsidRPr="00C22689">
              <w:rPr>
                <w:rFonts w:ascii="標楷體" w:eastAsia="標楷體" w:hAnsi="標楷體"/>
              </w:rPr>
              <w:t>V(5)</w:t>
            </w:r>
          </w:p>
        </w:tc>
      </w:tr>
    </w:tbl>
    <w:p w14:paraId="0D2087C3" w14:textId="77777777" w:rsidR="00A10F71" w:rsidRDefault="00A10F71" w:rsidP="00A10F71">
      <w:pPr>
        <w:tabs>
          <w:tab w:val="left" w:pos="788"/>
        </w:tabs>
        <w:rPr>
          <w:rFonts w:ascii="標楷體" w:eastAsia="標楷體" w:hAnsi="標楷體"/>
        </w:rPr>
      </w:pPr>
    </w:p>
    <w:p w14:paraId="340502C8" w14:textId="77777777" w:rsidR="00A10F71" w:rsidRDefault="00A10F71" w:rsidP="00A10F71">
      <w:pPr>
        <w:tabs>
          <w:tab w:val="left" w:pos="788"/>
        </w:tabs>
        <w:rPr>
          <w:rFonts w:ascii="標楷體" w:eastAsia="標楷體" w:hAnsi="標楷體"/>
        </w:rPr>
      </w:pPr>
    </w:p>
    <w:p w14:paraId="3F487C50" w14:textId="77777777" w:rsidR="00A10F71" w:rsidRPr="00B56858" w:rsidRDefault="00A10F71" w:rsidP="00A10F71"/>
    <w:p w14:paraId="5AD5D1BE"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57DC4734" w14:textId="77777777" w:rsidR="00A10F71" w:rsidRPr="00291505" w:rsidRDefault="00A10F71" w:rsidP="00A10F71">
      <w:pPr>
        <w:rPr>
          <w:rFonts w:ascii="標楷體" w:eastAsia="標楷體" w:hAnsi="標楷體"/>
        </w:rPr>
      </w:pPr>
    </w:p>
    <w:p w14:paraId="38A48649" w14:textId="5991EB3C" w:rsidR="00A10F71" w:rsidRPr="00291505" w:rsidRDefault="00A10F71" w:rsidP="00A10F71">
      <w:pPr>
        <w:rPr>
          <w:rFonts w:ascii="標楷體" w:eastAsia="標楷體" w:hAnsi="標楷體"/>
        </w:rPr>
      </w:pPr>
      <w:r w:rsidRPr="008D7A6B">
        <w:rPr>
          <w:rFonts w:ascii="標楷體" w:eastAsia="標楷體" w:hAnsi="標楷體"/>
          <w:noProof/>
        </w:rPr>
        <w:drawing>
          <wp:inline distT="0" distB="0" distL="0" distR="0" wp14:anchorId="4D37FF64" wp14:editId="738F3FDD">
            <wp:extent cx="6477000" cy="33807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380740"/>
                    </a:xfrm>
                    <a:prstGeom prst="rect">
                      <a:avLst/>
                    </a:prstGeom>
                    <a:noFill/>
                    <a:ln>
                      <a:noFill/>
                    </a:ln>
                  </pic:spPr>
                </pic:pic>
              </a:graphicData>
            </a:graphic>
          </wp:inline>
        </w:drawing>
      </w:r>
    </w:p>
    <w:p w14:paraId="1AC063AE" w14:textId="77777777" w:rsidR="00A10F71" w:rsidRPr="00291505" w:rsidRDefault="00A10F71" w:rsidP="00A10F71">
      <w:pPr>
        <w:tabs>
          <w:tab w:val="left" w:pos="788"/>
        </w:tabs>
        <w:rPr>
          <w:rFonts w:ascii="標楷體" w:eastAsia="標楷體" w:hAnsi="標楷體"/>
        </w:rPr>
      </w:pPr>
    </w:p>
    <w:p w14:paraId="61BCD6C9" w14:textId="77777777" w:rsidR="00A10F71" w:rsidRDefault="00A10F71" w:rsidP="00A10F71">
      <w:pPr>
        <w:rPr>
          <w:noProof/>
        </w:rPr>
      </w:pPr>
    </w:p>
    <w:p w14:paraId="2488CF4A" w14:textId="77777777" w:rsidR="00A10F71" w:rsidRDefault="00A10F71" w:rsidP="00A10F71">
      <w:pPr>
        <w:rPr>
          <w:noProof/>
        </w:rPr>
      </w:pPr>
    </w:p>
    <w:p w14:paraId="2F84FD6F"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1BFB63F8" w14:textId="77777777" w:rsidR="00A10F71" w:rsidRDefault="00A10F71" w:rsidP="00A10F71">
      <w:pPr>
        <w:rPr>
          <w:noProof/>
        </w:rPr>
      </w:pPr>
    </w:p>
    <w:p w14:paraId="1636D000"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967"/>
        <w:gridCol w:w="1586"/>
        <w:gridCol w:w="3336"/>
        <w:gridCol w:w="3623"/>
      </w:tblGrid>
      <w:tr w:rsidR="00A10F71" w:rsidRPr="008F1D46" w14:paraId="46130AF9" w14:textId="77777777" w:rsidTr="00E34637">
        <w:tc>
          <w:tcPr>
            <w:tcW w:w="697" w:type="dxa"/>
            <w:shd w:val="clear" w:color="auto" w:fill="D9D9D9"/>
          </w:tcPr>
          <w:p w14:paraId="4FD65E99"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6DF8022C"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5E785615"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498B4676"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7F1AE6BE"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772499D0" w14:textId="77777777" w:rsidTr="00E34637">
        <w:tc>
          <w:tcPr>
            <w:tcW w:w="10420" w:type="dxa"/>
            <w:gridSpan w:val="5"/>
            <w:shd w:val="clear" w:color="auto" w:fill="auto"/>
          </w:tcPr>
          <w:p w14:paraId="6398C759" w14:textId="77777777" w:rsidR="00A10F71" w:rsidRDefault="00A10F71" w:rsidP="00E34637">
            <w:pPr>
              <w:rPr>
                <w:rFonts w:ascii="標楷體" w:eastAsia="標楷體" w:hAnsi="標楷體"/>
              </w:rPr>
            </w:pPr>
            <w:r>
              <w:rPr>
                <w:rFonts w:ascii="標楷體" w:eastAsia="標楷體" w:hAnsi="標楷體" w:hint="eastAsia"/>
                <w:color w:val="FF0000"/>
              </w:rPr>
              <w:t>法拍費用筆數資料</w:t>
            </w:r>
          </w:p>
        </w:tc>
      </w:tr>
      <w:tr w:rsidR="00A10F71" w:rsidRPr="007A1288" w14:paraId="2B1AA616" w14:textId="77777777" w:rsidTr="00E34637">
        <w:tc>
          <w:tcPr>
            <w:tcW w:w="697" w:type="dxa"/>
            <w:shd w:val="clear" w:color="auto" w:fill="auto"/>
          </w:tcPr>
          <w:p w14:paraId="522DC3C3" w14:textId="77777777" w:rsidR="00A10F71" w:rsidRDefault="00A10F71" w:rsidP="00E34637">
            <w:pPr>
              <w:rPr>
                <w:rFonts w:ascii="標楷體" w:eastAsia="標楷體" w:hAnsi="標楷體"/>
              </w:rPr>
            </w:pPr>
            <w:r>
              <w:rPr>
                <w:rFonts w:ascii="標楷體" w:eastAsia="標楷體" w:hAnsi="標楷體" w:hint="eastAsia"/>
              </w:rPr>
              <w:t>1</w:t>
            </w:r>
          </w:p>
        </w:tc>
        <w:tc>
          <w:tcPr>
            <w:tcW w:w="1003" w:type="dxa"/>
            <w:shd w:val="clear" w:color="auto" w:fill="auto"/>
          </w:tcPr>
          <w:p w14:paraId="40BBEBC7" w14:textId="77777777" w:rsidR="00A10F71" w:rsidRPr="000A2653" w:rsidRDefault="00A10F71" w:rsidP="00E34637">
            <w:pPr>
              <w:rPr>
                <w:rFonts w:ascii="標楷體" w:eastAsia="標楷體" w:hAnsi="標楷體"/>
                <w:lang w:eastAsia="zh-HK"/>
              </w:rPr>
            </w:pPr>
            <w:r>
              <w:rPr>
                <w:rFonts w:ascii="標楷體" w:eastAsia="標楷體" w:hAnsi="標楷體" w:hint="eastAsia"/>
              </w:rPr>
              <w:t>資料</w:t>
            </w:r>
          </w:p>
        </w:tc>
        <w:tc>
          <w:tcPr>
            <w:tcW w:w="1665" w:type="dxa"/>
            <w:shd w:val="clear" w:color="auto" w:fill="auto"/>
          </w:tcPr>
          <w:p w14:paraId="04510644" w14:textId="77777777" w:rsidR="00A10F71" w:rsidRDefault="00A10F71" w:rsidP="00E34637">
            <w:pPr>
              <w:rPr>
                <w:rFonts w:ascii="標楷體" w:eastAsia="標楷體" w:hAnsi="標楷體"/>
              </w:rPr>
            </w:pPr>
            <w:r>
              <w:rPr>
                <w:rFonts w:ascii="標楷體" w:eastAsia="標楷體" w:hAnsi="標楷體" w:hint="eastAsia"/>
              </w:rPr>
              <w:t>件數</w:t>
            </w:r>
          </w:p>
        </w:tc>
        <w:tc>
          <w:tcPr>
            <w:tcW w:w="3336" w:type="dxa"/>
            <w:shd w:val="clear" w:color="auto" w:fill="auto"/>
          </w:tcPr>
          <w:p w14:paraId="336A116E" w14:textId="77777777" w:rsidR="00A10F71" w:rsidRDefault="00A10F71" w:rsidP="00E34637">
            <w:pPr>
              <w:rPr>
                <w:rFonts w:ascii="標楷體" w:eastAsia="標楷體" w:hAnsi="標楷體"/>
                <w:lang w:eastAsia="zh-HK"/>
              </w:rPr>
            </w:pPr>
            <w:r>
              <w:rPr>
                <w:rFonts w:ascii="標楷體" w:eastAsia="標楷體" w:hAnsi="標楷體"/>
              </w:rPr>
              <w:t>ForeclosureFee</w:t>
            </w:r>
            <w:r>
              <w:rPr>
                <w:rFonts w:ascii="標楷體" w:eastAsia="標楷體" w:hAnsi="標楷體"/>
                <w:lang w:eastAsia="zh-HK"/>
              </w:rPr>
              <w:t>.Fee</w:t>
            </w:r>
          </w:p>
        </w:tc>
        <w:tc>
          <w:tcPr>
            <w:tcW w:w="3719" w:type="dxa"/>
            <w:shd w:val="clear" w:color="auto" w:fill="auto"/>
          </w:tcPr>
          <w:p w14:paraId="072B81AE"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)]不為0的筆數資料</w:t>
            </w:r>
          </w:p>
        </w:tc>
      </w:tr>
      <w:tr w:rsidR="00A10F71" w:rsidRPr="007A1288" w14:paraId="33740960" w14:textId="77777777" w:rsidTr="00E34637">
        <w:tc>
          <w:tcPr>
            <w:tcW w:w="697" w:type="dxa"/>
            <w:shd w:val="clear" w:color="auto" w:fill="auto"/>
          </w:tcPr>
          <w:p w14:paraId="38626479" w14:textId="77777777" w:rsidR="00A10F71" w:rsidRDefault="00A10F71" w:rsidP="00E34637">
            <w:pPr>
              <w:rPr>
                <w:rFonts w:ascii="標楷體" w:eastAsia="標楷體" w:hAnsi="標楷體"/>
              </w:rPr>
            </w:pPr>
            <w:r>
              <w:rPr>
                <w:rFonts w:ascii="標楷體" w:eastAsia="標楷體" w:hAnsi="標楷體" w:hint="eastAsia"/>
              </w:rPr>
              <w:t>2</w:t>
            </w:r>
          </w:p>
        </w:tc>
        <w:tc>
          <w:tcPr>
            <w:tcW w:w="1003" w:type="dxa"/>
            <w:shd w:val="clear" w:color="auto" w:fill="auto"/>
          </w:tcPr>
          <w:p w14:paraId="31B53E90" w14:textId="77777777" w:rsidR="00A10F71" w:rsidRDefault="00A10F71" w:rsidP="00E34637">
            <w:pPr>
              <w:rPr>
                <w:rFonts w:ascii="標楷體" w:eastAsia="標楷體" w:hAnsi="標楷體"/>
              </w:rPr>
            </w:pPr>
            <w:r>
              <w:rPr>
                <w:rFonts w:ascii="標楷體" w:eastAsia="標楷體" w:hAnsi="標楷體" w:hint="eastAsia"/>
              </w:rPr>
              <w:t>資料</w:t>
            </w:r>
          </w:p>
        </w:tc>
        <w:tc>
          <w:tcPr>
            <w:tcW w:w="1665" w:type="dxa"/>
            <w:shd w:val="clear" w:color="auto" w:fill="auto"/>
          </w:tcPr>
          <w:p w14:paraId="112DF488" w14:textId="77777777" w:rsidR="00A10F71" w:rsidRDefault="00A10F71" w:rsidP="00E34637">
            <w:pPr>
              <w:rPr>
                <w:rFonts w:ascii="標楷體" w:eastAsia="標楷體" w:hAnsi="標楷體"/>
              </w:rPr>
            </w:pPr>
            <w:r>
              <w:rPr>
                <w:rFonts w:ascii="標楷體" w:eastAsia="標楷體" w:hAnsi="標楷體" w:hint="eastAsia"/>
              </w:rPr>
              <w:t>法拍費用</w:t>
            </w:r>
          </w:p>
        </w:tc>
        <w:tc>
          <w:tcPr>
            <w:tcW w:w="3336" w:type="dxa"/>
            <w:shd w:val="clear" w:color="auto" w:fill="auto"/>
          </w:tcPr>
          <w:p w14:paraId="2B0AAD32" w14:textId="77777777" w:rsidR="00A10F71" w:rsidRDefault="00A10F71" w:rsidP="00E34637">
            <w:pPr>
              <w:rPr>
                <w:rFonts w:ascii="標楷體" w:eastAsia="標楷體" w:hAnsi="標楷體"/>
                <w:lang w:eastAsia="zh-HK"/>
              </w:rPr>
            </w:pPr>
            <w:r>
              <w:rPr>
                <w:rFonts w:ascii="標楷體" w:eastAsia="標楷體" w:hAnsi="標楷體"/>
                <w:lang w:eastAsia="zh-HK"/>
              </w:rPr>
              <w:t>ForeclosureFee.Fee</w:t>
            </w:r>
          </w:p>
        </w:tc>
        <w:tc>
          <w:tcPr>
            <w:tcW w:w="3719" w:type="dxa"/>
            <w:shd w:val="clear" w:color="auto" w:fill="auto"/>
          </w:tcPr>
          <w:p w14:paraId="53A31BF3"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)](金額加千分位</w:t>
            </w:r>
            <w:r>
              <w:rPr>
                <w:rFonts w:ascii="標楷體" w:eastAsia="標楷體" w:hAnsi="標楷體"/>
              </w:rPr>
              <w:t>)</w:t>
            </w:r>
          </w:p>
        </w:tc>
      </w:tr>
      <w:tr w:rsidR="00A10F71" w:rsidRPr="007A1288" w14:paraId="57BDB218" w14:textId="77777777" w:rsidTr="00E34637">
        <w:tc>
          <w:tcPr>
            <w:tcW w:w="697" w:type="dxa"/>
            <w:shd w:val="clear" w:color="auto" w:fill="auto"/>
          </w:tcPr>
          <w:p w14:paraId="05988863" w14:textId="77777777" w:rsidR="00A10F71" w:rsidRDefault="00A10F71" w:rsidP="00E34637">
            <w:pPr>
              <w:rPr>
                <w:rFonts w:ascii="標楷體" w:eastAsia="標楷體" w:hAnsi="標楷體"/>
              </w:rPr>
            </w:pPr>
            <w:r>
              <w:rPr>
                <w:rFonts w:ascii="標楷體" w:eastAsia="標楷體" w:hAnsi="標楷體" w:hint="eastAsia"/>
              </w:rPr>
              <w:t>3</w:t>
            </w:r>
          </w:p>
        </w:tc>
        <w:tc>
          <w:tcPr>
            <w:tcW w:w="1003" w:type="dxa"/>
            <w:shd w:val="clear" w:color="auto" w:fill="auto"/>
          </w:tcPr>
          <w:p w14:paraId="47B4EFA4" w14:textId="77777777" w:rsidR="00A10F71" w:rsidRDefault="00A10F71" w:rsidP="00E34637">
            <w:pPr>
              <w:rPr>
                <w:rFonts w:ascii="標楷體" w:eastAsia="標楷體" w:hAnsi="標楷體"/>
              </w:rPr>
            </w:pPr>
            <w:r>
              <w:rPr>
                <w:rFonts w:ascii="標楷體" w:eastAsia="標楷體" w:hAnsi="標楷體" w:hint="eastAsia"/>
              </w:rPr>
              <w:t>資料</w:t>
            </w:r>
          </w:p>
        </w:tc>
        <w:tc>
          <w:tcPr>
            <w:tcW w:w="1665" w:type="dxa"/>
            <w:shd w:val="clear" w:color="auto" w:fill="auto"/>
          </w:tcPr>
          <w:p w14:paraId="035A50D5" w14:textId="77777777" w:rsidR="00A10F71" w:rsidRDefault="00A10F71" w:rsidP="00E34637">
            <w:pPr>
              <w:rPr>
                <w:rFonts w:ascii="標楷體" w:eastAsia="標楷體" w:hAnsi="標楷體"/>
              </w:rPr>
            </w:pPr>
            <w:r>
              <w:rPr>
                <w:rFonts w:ascii="標楷體" w:eastAsia="標楷體" w:hAnsi="標楷體" w:hint="eastAsia"/>
              </w:rPr>
              <w:t>法拍</w:t>
            </w:r>
            <w:proofErr w:type="gramStart"/>
            <w:r>
              <w:rPr>
                <w:rFonts w:ascii="標楷體" w:eastAsia="標楷體" w:hAnsi="標楷體" w:hint="eastAsia"/>
              </w:rPr>
              <w:t>費用累餘</w:t>
            </w:r>
            <w:proofErr w:type="gramEnd"/>
          </w:p>
        </w:tc>
        <w:tc>
          <w:tcPr>
            <w:tcW w:w="3336" w:type="dxa"/>
            <w:shd w:val="clear" w:color="auto" w:fill="auto"/>
          </w:tcPr>
          <w:p w14:paraId="3ADB9E39"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CB17EF">
              <w:rPr>
                <w:rFonts w:ascii="標楷體" w:eastAsia="標楷體" w:hAnsi="標楷體"/>
                <w:lang w:eastAsia="zh-HK"/>
              </w:rPr>
              <w:t>Fee</w:t>
            </w:r>
          </w:p>
        </w:tc>
        <w:tc>
          <w:tcPr>
            <w:tcW w:w="3719" w:type="dxa"/>
            <w:shd w:val="clear" w:color="auto" w:fill="auto"/>
          </w:tcPr>
          <w:p w14:paraId="1651B5F2"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轉催收</w:t>
            </w:r>
            <w:proofErr w:type="gramEnd"/>
            <w:r>
              <w:rPr>
                <w:rFonts w:ascii="標楷體" w:eastAsia="標楷體" w:hAnsi="標楷體" w:hint="eastAsia"/>
              </w:rPr>
              <w:t>日(</w:t>
            </w:r>
            <w:r w:rsidRPr="00D73010">
              <w:rPr>
                <w:rFonts w:ascii="標楷體" w:eastAsia="標楷體" w:hAnsi="標楷體"/>
                <w:lang w:eastAsia="zh-HK"/>
              </w:rPr>
              <w:t>OverdueDate</w:t>
            </w:r>
            <w:r>
              <w:rPr>
                <w:rFonts w:ascii="標楷體" w:eastAsia="標楷體" w:hAnsi="標楷體" w:hint="eastAsia"/>
              </w:rPr>
              <w:t>)]為0的[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 (金額加千分位</w:t>
            </w:r>
            <w:r>
              <w:rPr>
                <w:rFonts w:ascii="標楷體" w:eastAsia="標楷體" w:hAnsi="標楷體"/>
              </w:rPr>
              <w:t>)</w:t>
            </w:r>
          </w:p>
        </w:tc>
      </w:tr>
      <w:tr w:rsidR="00A10F71" w:rsidRPr="007A1288" w14:paraId="7C503D09" w14:textId="77777777" w:rsidTr="00E34637">
        <w:tc>
          <w:tcPr>
            <w:tcW w:w="697" w:type="dxa"/>
            <w:shd w:val="clear" w:color="auto" w:fill="auto"/>
          </w:tcPr>
          <w:p w14:paraId="236630DE" w14:textId="77777777" w:rsidR="00A10F71" w:rsidRDefault="00A10F71" w:rsidP="00E34637">
            <w:pPr>
              <w:rPr>
                <w:rFonts w:ascii="標楷體" w:eastAsia="標楷體" w:hAnsi="標楷體"/>
              </w:rPr>
            </w:pPr>
            <w:r>
              <w:rPr>
                <w:rFonts w:ascii="標楷體" w:eastAsia="標楷體" w:hAnsi="標楷體" w:hint="eastAsia"/>
              </w:rPr>
              <w:t>4</w:t>
            </w:r>
          </w:p>
        </w:tc>
        <w:tc>
          <w:tcPr>
            <w:tcW w:w="1003" w:type="dxa"/>
            <w:shd w:val="clear" w:color="auto" w:fill="auto"/>
          </w:tcPr>
          <w:p w14:paraId="226D6893" w14:textId="77777777" w:rsidR="00A10F71" w:rsidRDefault="00A10F71" w:rsidP="00E34637">
            <w:pPr>
              <w:rPr>
                <w:rFonts w:ascii="標楷體" w:eastAsia="標楷體" w:hAnsi="標楷體"/>
              </w:rPr>
            </w:pPr>
            <w:r>
              <w:rPr>
                <w:rFonts w:ascii="標楷體" w:eastAsia="標楷體" w:hAnsi="標楷體" w:hint="eastAsia"/>
              </w:rPr>
              <w:t>資料</w:t>
            </w:r>
          </w:p>
        </w:tc>
        <w:tc>
          <w:tcPr>
            <w:tcW w:w="1665" w:type="dxa"/>
            <w:shd w:val="clear" w:color="auto" w:fill="auto"/>
          </w:tcPr>
          <w:p w14:paraId="5A51A485" w14:textId="77777777" w:rsidR="00A10F71" w:rsidRDefault="00A10F71" w:rsidP="00E34637">
            <w:pPr>
              <w:rPr>
                <w:rFonts w:ascii="標楷體" w:eastAsia="標楷體" w:hAnsi="標楷體"/>
              </w:rPr>
            </w:pPr>
            <w:r>
              <w:rPr>
                <w:rFonts w:ascii="標楷體" w:eastAsia="標楷體" w:hAnsi="標楷體" w:hint="eastAsia"/>
              </w:rPr>
              <w:t>催收</w:t>
            </w:r>
            <w:proofErr w:type="gramStart"/>
            <w:r>
              <w:rPr>
                <w:rFonts w:ascii="標楷體" w:eastAsia="標楷體" w:hAnsi="標楷體" w:hint="eastAsia"/>
              </w:rPr>
              <w:t>法務累餘</w:t>
            </w:r>
            <w:proofErr w:type="gramEnd"/>
          </w:p>
        </w:tc>
        <w:tc>
          <w:tcPr>
            <w:tcW w:w="3336" w:type="dxa"/>
            <w:shd w:val="clear" w:color="auto" w:fill="auto"/>
          </w:tcPr>
          <w:p w14:paraId="09216959"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CB17EF">
              <w:rPr>
                <w:rFonts w:ascii="標楷體" w:eastAsia="標楷體" w:hAnsi="標楷體"/>
                <w:lang w:eastAsia="zh-HK"/>
              </w:rPr>
              <w:t>Fee</w:t>
            </w:r>
          </w:p>
        </w:tc>
        <w:tc>
          <w:tcPr>
            <w:tcW w:w="3719" w:type="dxa"/>
            <w:shd w:val="clear" w:color="auto" w:fill="auto"/>
          </w:tcPr>
          <w:p w14:paraId="61D32571"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轉催收</w:t>
            </w:r>
            <w:proofErr w:type="gramEnd"/>
            <w:r>
              <w:rPr>
                <w:rFonts w:ascii="標楷體" w:eastAsia="標楷體" w:hAnsi="標楷體" w:hint="eastAsia"/>
              </w:rPr>
              <w:t>日(</w:t>
            </w:r>
            <w:r w:rsidRPr="00D73010">
              <w:rPr>
                <w:rFonts w:ascii="標楷體" w:eastAsia="標楷體" w:hAnsi="標楷體"/>
                <w:lang w:eastAsia="zh-HK"/>
              </w:rPr>
              <w:t>OverdueDate</w:t>
            </w:r>
            <w:r>
              <w:rPr>
                <w:rFonts w:ascii="標楷體" w:eastAsia="標楷體" w:hAnsi="標楷體" w:hint="eastAsia"/>
              </w:rPr>
              <w:t>)]不為0的[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 (金額加千分位</w:t>
            </w:r>
            <w:r>
              <w:rPr>
                <w:rFonts w:ascii="標楷體" w:eastAsia="標楷體" w:hAnsi="標楷體"/>
              </w:rPr>
              <w:t>)</w:t>
            </w:r>
          </w:p>
        </w:tc>
      </w:tr>
      <w:tr w:rsidR="00A10F71" w:rsidRPr="007A1288" w14:paraId="6838B44C" w14:textId="77777777" w:rsidTr="00E34637">
        <w:tc>
          <w:tcPr>
            <w:tcW w:w="10420" w:type="dxa"/>
            <w:gridSpan w:val="5"/>
            <w:shd w:val="clear" w:color="auto" w:fill="auto"/>
          </w:tcPr>
          <w:p w14:paraId="2D426C12" w14:textId="77777777" w:rsidR="00A10F71" w:rsidRDefault="00A10F71" w:rsidP="00E34637">
            <w:pPr>
              <w:rPr>
                <w:rFonts w:ascii="標楷體" w:eastAsia="標楷體" w:hAnsi="標楷體"/>
              </w:rPr>
            </w:pPr>
            <w:r>
              <w:rPr>
                <w:rFonts w:ascii="標楷體" w:eastAsia="標楷體" w:hAnsi="標楷體" w:hint="eastAsia"/>
                <w:color w:val="FF0000"/>
              </w:rPr>
              <w:t>法拍費用明細</w:t>
            </w:r>
          </w:p>
        </w:tc>
      </w:tr>
      <w:tr w:rsidR="00A10F71" w:rsidRPr="007A1288" w14:paraId="08DC2046" w14:textId="77777777" w:rsidTr="00E34637">
        <w:tc>
          <w:tcPr>
            <w:tcW w:w="697" w:type="dxa"/>
            <w:shd w:val="clear" w:color="auto" w:fill="auto"/>
          </w:tcPr>
          <w:p w14:paraId="6269A591" w14:textId="77777777" w:rsidR="00A10F71" w:rsidRDefault="00A10F71" w:rsidP="00E34637">
            <w:pPr>
              <w:rPr>
                <w:rFonts w:ascii="標楷體" w:eastAsia="標楷體" w:hAnsi="標楷體"/>
              </w:rPr>
            </w:pPr>
            <w:r>
              <w:rPr>
                <w:rFonts w:ascii="標楷體" w:eastAsia="標楷體" w:hAnsi="標楷體" w:hint="eastAsia"/>
              </w:rPr>
              <w:t>1</w:t>
            </w:r>
          </w:p>
        </w:tc>
        <w:tc>
          <w:tcPr>
            <w:tcW w:w="1003" w:type="dxa"/>
            <w:shd w:val="clear" w:color="auto" w:fill="auto"/>
          </w:tcPr>
          <w:p w14:paraId="0A01A357"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7BE3F726" w14:textId="77777777" w:rsidR="00A10F71" w:rsidRDefault="00A10F71" w:rsidP="00E34637">
            <w:pPr>
              <w:rPr>
                <w:rFonts w:ascii="標楷體" w:eastAsia="標楷體" w:hAnsi="標楷體"/>
              </w:rPr>
            </w:pPr>
            <w:r>
              <w:rPr>
                <w:rFonts w:ascii="標楷體" w:eastAsia="標楷體" w:hAnsi="標楷體" w:hint="eastAsia"/>
              </w:rPr>
              <w:t>會計日期</w:t>
            </w:r>
          </w:p>
        </w:tc>
        <w:tc>
          <w:tcPr>
            <w:tcW w:w="3336" w:type="dxa"/>
            <w:shd w:val="clear" w:color="auto" w:fill="auto"/>
          </w:tcPr>
          <w:p w14:paraId="738D75FF"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465AE0">
              <w:rPr>
                <w:rFonts w:ascii="標楷體" w:eastAsia="標楷體" w:hAnsi="標楷體"/>
                <w:lang w:eastAsia="zh-HK"/>
              </w:rPr>
              <w:t>OpenAcDate</w:t>
            </w:r>
          </w:p>
        </w:tc>
        <w:tc>
          <w:tcPr>
            <w:tcW w:w="3719" w:type="dxa"/>
            <w:shd w:val="clear" w:color="auto" w:fill="auto"/>
          </w:tcPr>
          <w:p w14:paraId="14F4A7F5" w14:textId="77777777" w:rsidR="00A10F71" w:rsidRDefault="00A10F71" w:rsidP="00E34637">
            <w:pPr>
              <w:rPr>
                <w:rFonts w:ascii="標楷體" w:eastAsia="標楷體" w:hAnsi="標楷體"/>
              </w:rPr>
            </w:pPr>
            <w:r>
              <w:rPr>
                <w:rFonts w:ascii="標楷體" w:eastAsia="標楷體" w:hAnsi="標楷體" w:hint="eastAsia"/>
              </w:rPr>
              <w:t>會計日期(Y</w:t>
            </w:r>
            <w:r>
              <w:rPr>
                <w:rFonts w:ascii="標楷體" w:eastAsia="標楷體" w:hAnsi="標楷體"/>
              </w:rPr>
              <w:t>YY/MM/DD</w:t>
            </w:r>
            <w:r>
              <w:rPr>
                <w:rFonts w:ascii="標楷體" w:eastAsia="標楷體" w:hAnsi="標楷體" w:hint="eastAsia"/>
              </w:rPr>
              <w:t>)</w:t>
            </w:r>
          </w:p>
        </w:tc>
      </w:tr>
      <w:tr w:rsidR="00A10F71" w:rsidRPr="007A1288" w14:paraId="46A477B4" w14:textId="77777777" w:rsidTr="00E34637">
        <w:tc>
          <w:tcPr>
            <w:tcW w:w="697" w:type="dxa"/>
            <w:shd w:val="clear" w:color="auto" w:fill="auto"/>
          </w:tcPr>
          <w:p w14:paraId="7FCECEBB" w14:textId="77777777" w:rsidR="00A10F71" w:rsidRDefault="00A10F71" w:rsidP="00E34637">
            <w:pPr>
              <w:rPr>
                <w:rFonts w:ascii="標楷體" w:eastAsia="標楷體" w:hAnsi="標楷體"/>
              </w:rPr>
            </w:pPr>
            <w:r>
              <w:rPr>
                <w:rFonts w:ascii="標楷體" w:eastAsia="標楷體" w:hAnsi="標楷體" w:hint="eastAsia"/>
              </w:rPr>
              <w:t>2</w:t>
            </w:r>
          </w:p>
        </w:tc>
        <w:tc>
          <w:tcPr>
            <w:tcW w:w="1003" w:type="dxa"/>
            <w:shd w:val="clear" w:color="auto" w:fill="auto"/>
          </w:tcPr>
          <w:p w14:paraId="3BDDC9B4"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468FDC47" w14:textId="77777777" w:rsidR="00A10F71" w:rsidRDefault="00A10F71" w:rsidP="00E34637">
            <w:pPr>
              <w:rPr>
                <w:rFonts w:ascii="標楷體" w:eastAsia="標楷體" w:hAnsi="標楷體"/>
              </w:rPr>
            </w:pPr>
            <w:r>
              <w:rPr>
                <w:rFonts w:ascii="標楷體" w:eastAsia="標楷體" w:hAnsi="標楷體" w:hint="eastAsia"/>
              </w:rPr>
              <w:t>單據日期</w:t>
            </w:r>
          </w:p>
        </w:tc>
        <w:tc>
          <w:tcPr>
            <w:tcW w:w="3336" w:type="dxa"/>
            <w:shd w:val="clear" w:color="auto" w:fill="auto"/>
          </w:tcPr>
          <w:p w14:paraId="18025A20"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DocDate</w:t>
            </w:r>
          </w:p>
        </w:tc>
        <w:tc>
          <w:tcPr>
            <w:tcW w:w="3719" w:type="dxa"/>
            <w:shd w:val="clear" w:color="auto" w:fill="auto"/>
          </w:tcPr>
          <w:p w14:paraId="2D48384C" w14:textId="77777777" w:rsidR="00A10F71" w:rsidRDefault="00A10F71" w:rsidP="00E34637">
            <w:pPr>
              <w:rPr>
                <w:rFonts w:ascii="標楷體" w:eastAsia="標楷體" w:hAnsi="標楷體"/>
              </w:rPr>
            </w:pPr>
            <w:r>
              <w:rPr>
                <w:rFonts w:ascii="標楷體" w:eastAsia="標楷體" w:hAnsi="標楷體" w:hint="eastAsia"/>
              </w:rPr>
              <w:t>單據日期(Y</w:t>
            </w:r>
            <w:r>
              <w:rPr>
                <w:rFonts w:ascii="標楷體" w:eastAsia="標楷體" w:hAnsi="標楷體"/>
              </w:rPr>
              <w:t>YY/MM/DD</w:t>
            </w:r>
            <w:r>
              <w:rPr>
                <w:rFonts w:ascii="標楷體" w:eastAsia="標楷體" w:hAnsi="標楷體" w:hint="eastAsia"/>
              </w:rPr>
              <w:t>)</w:t>
            </w:r>
          </w:p>
        </w:tc>
      </w:tr>
      <w:tr w:rsidR="00A10F71" w:rsidRPr="007A1288" w14:paraId="2CC2A23D" w14:textId="77777777" w:rsidTr="00E34637">
        <w:tc>
          <w:tcPr>
            <w:tcW w:w="697" w:type="dxa"/>
            <w:shd w:val="clear" w:color="auto" w:fill="auto"/>
          </w:tcPr>
          <w:p w14:paraId="2E9101CB" w14:textId="77777777" w:rsidR="00A10F71" w:rsidRDefault="00A10F71" w:rsidP="00E34637">
            <w:pPr>
              <w:rPr>
                <w:rFonts w:ascii="標楷體" w:eastAsia="標楷體" w:hAnsi="標楷體"/>
              </w:rPr>
            </w:pPr>
            <w:r>
              <w:rPr>
                <w:rFonts w:ascii="標楷體" w:eastAsia="標楷體" w:hAnsi="標楷體" w:hint="eastAsia"/>
              </w:rPr>
              <w:t>3</w:t>
            </w:r>
          </w:p>
        </w:tc>
        <w:tc>
          <w:tcPr>
            <w:tcW w:w="1003" w:type="dxa"/>
            <w:shd w:val="clear" w:color="auto" w:fill="auto"/>
          </w:tcPr>
          <w:p w14:paraId="0BFE9494"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40969E59" w14:textId="77777777" w:rsidR="00A10F71" w:rsidRDefault="00A10F71" w:rsidP="00E34637">
            <w:pPr>
              <w:rPr>
                <w:rFonts w:ascii="標楷體" w:eastAsia="標楷體" w:hAnsi="標楷體"/>
              </w:rPr>
            </w:pPr>
            <w:r>
              <w:rPr>
                <w:rFonts w:ascii="標楷體" w:eastAsia="標楷體" w:hAnsi="標楷體" w:hint="eastAsia"/>
              </w:rPr>
              <w:t>戶號</w:t>
            </w:r>
          </w:p>
        </w:tc>
        <w:tc>
          <w:tcPr>
            <w:tcW w:w="3336" w:type="dxa"/>
            <w:shd w:val="clear" w:color="auto" w:fill="auto"/>
          </w:tcPr>
          <w:p w14:paraId="6D459917"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465AE0">
              <w:rPr>
                <w:rFonts w:ascii="標楷體" w:eastAsia="標楷體" w:hAnsi="標楷體"/>
                <w:lang w:eastAsia="zh-HK"/>
              </w:rPr>
              <w:t>CustNo</w:t>
            </w:r>
          </w:p>
          <w:p w14:paraId="220F029D" w14:textId="77777777" w:rsidR="00A10F71" w:rsidRDefault="00A10F71" w:rsidP="00E34637">
            <w:pPr>
              <w:rPr>
                <w:rFonts w:ascii="標楷體" w:eastAsia="標楷體" w:hAnsi="標楷體"/>
                <w:lang w:eastAsia="zh-HK"/>
              </w:rPr>
            </w:pPr>
            <w:r>
              <w:rPr>
                <w:rFonts w:ascii="標楷體" w:eastAsia="標楷體" w:hAnsi="標楷體" w:hint="eastAsia"/>
              </w:rPr>
              <w:t>+</w:t>
            </w:r>
            <w:r>
              <w:rPr>
                <w:rFonts w:ascii="標楷體" w:eastAsia="標楷體" w:hAnsi="標楷體"/>
              </w:rPr>
              <w:t>ForeclosureFee</w:t>
            </w:r>
            <w:r>
              <w:rPr>
                <w:rFonts w:ascii="標楷體" w:eastAsia="標楷體" w:hAnsi="標楷體" w:hint="eastAsia"/>
              </w:rPr>
              <w:t>.</w:t>
            </w:r>
            <w:r w:rsidRPr="00465AE0">
              <w:rPr>
                <w:rFonts w:ascii="標楷體" w:eastAsia="標楷體" w:hAnsi="標楷體"/>
              </w:rPr>
              <w:t>tFacmNo</w:t>
            </w:r>
          </w:p>
        </w:tc>
        <w:tc>
          <w:tcPr>
            <w:tcW w:w="3719" w:type="dxa"/>
            <w:shd w:val="clear" w:color="auto" w:fill="auto"/>
          </w:tcPr>
          <w:p w14:paraId="34E4133C" w14:textId="77777777" w:rsidR="00A10F71" w:rsidRDefault="00A10F71" w:rsidP="00E34637">
            <w:pPr>
              <w:rPr>
                <w:rFonts w:ascii="標楷體" w:eastAsia="標楷體" w:hAnsi="標楷體"/>
              </w:rPr>
            </w:pPr>
            <w:r>
              <w:rPr>
                <w:rFonts w:ascii="標楷體" w:eastAsia="標楷體" w:hAnsi="標楷體" w:hint="eastAsia"/>
              </w:rPr>
              <w:t>戶號+額度</w:t>
            </w:r>
          </w:p>
        </w:tc>
      </w:tr>
      <w:tr w:rsidR="00A10F71" w:rsidRPr="007A1288" w14:paraId="7CB29B9F" w14:textId="77777777" w:rsidTr="00E34637">
        <w:tc>
          <w:tcPr>
            <w:tcW w:w="697" w:type="dxa"/>
            <w:shd w:val="clear" w:color="auto" w:fill="auto"/>
          </w:tcPr>
          <w:p w14:paraId="41D6D5E7" w14:textId="77777777" w:rsidR="00A10F71" w:rsidRDefault="00A10F71" w:rsidP="00E34637">
            <w:pPr>
              <w:rPr>
                <w:rFonts w:ascii="標楷體" w:eastAsia="標楷體" w:hAnsi="標楷體"/>
              </w:rPr>
            </w:pPr>
            <w:r>
              <w:rPr>
                <w:rFonts w:ascii="標楷體" w:eastAsia="標楷體" w:hAnsi="標楷體" w:hint="eastAsia"/>
              </w:rPr>
              <w:t>4</w:t>
            </w:r>
          </w:p>
        </w:tc>
        <w:tc>
          <w:tcPr>
            <w:tcW w:w="1003" w:type="dxa"/>
            <w:shd w:val="clear" w:color="auto" w:fill="auto"/>
          </w:tcPr>
          <w:p w14:paraId="69D8CD4A"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3D488FF0" w14:textId="77777777" w:rsidR="00A10F71" w:rsidRPr="007A1288" w:rsidRDefault="00A10F71" w:rsidP="00E34637">
            <w:pPr>
              <w:rPr>
                <w:rFonts w:ascii="標楷體" w:eastAsia="標楷體" w:hAnsi="標楷體"/>
                <w:lang w:eastAsia="zh-HK"/>
              </w:rPr>
            </w:pPr>
            <w:r>
              <w:rPr>
                <w:rFonts w:ascii="標楷體" w:eastAsia="標楷體" w:hAnsi="標楷體" w:hint="eastAsia"/>
              </w:rPr>
              <w:t>法拍費用</w:t>
            </w:r>
          </w:p>
        </w:tc>
        <w:tc>
          <w:tcPr>
            <w:tcW w:w="3336" w:type="dxa"/>
            <w:shd w:val="clear" w:color="auto" w:fill="auto"/>
          </w:tcPr>
          <w:p w14:paraId="23C6ADED"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Fee</w:t>
            </w:r>
          </w:p>
        </w:tc>
        <w:tc>
          <w:tcPr>
            <w:tcW w:w="3719" w:type="dxa"/>
            <w:shd w:val="clear" w:color="auto" w:fill="auto"/>
          </w:tcPr>
          <w:p w14:paraId="180B185E" w14:textId="77777777" w:rsidR="00A10F71" w:rsidRPr="007A1288" w:rsidRDefault="00A10F71" w:rsidP="00E34637">
            <w:pPr>
              <w:rPr>
                <w:rFonts w:ascii="標楷體" w:eastAsia="標楷體" w:hAnsi="標楷體"/>
                <w:lang w:eastAsia="zh-HK"/>
              </w:rPr>
            </w:pPr>
            <w:r>
              <w:rPr>
                <w:rFonts w:ascii="標楷體" w:eastAsia="標楷體" w:hAnsi="標楷體" w:hint="eastAsia"/>
              </w:rPr>
              <w:t>法拍費用(金額加千分位</w:t>
            </w:r>
            <w:r>
              <w:rPr>
                <w:rFonts w:ascii="標楷體" w:eastAsia="標楷體" w:hAnsi="標楷體"/>
              </w:rPr>
              <w:t>)</w:t>
            </w:r>
          </w:p>
        </w:tc>
      </w:tr>
      <w:tr w:rsidR="00A10F71" w:rsidRPr="007A1288" w14:paraId="19C14E0B" w14:textId="77777777" w:rsidTr="00E34637">
        <w:tc>
          <w:tcPr>
            <w:tcW w:w="697" w:type="dxa"/>
            <w:shd w:val="clear" w:color="auto" w:fill="auto"/>
          </w:tcPr>
          <w:p w14:paraId="6B091BEB" w14:textId="77777777" w:rsidR="00A10F71" w:rsidRDefault="00A10F71" w:rsidP="00E34637">
            <w:pPr>
              <w:rPr>
                <w:rFonts w:ascii="標楷體" w:eastAsia="標楷體" w:hAnsi="標楷體"/>
              </w:rPr>
            </w:pPr>
            <w:r>
              <w:rPr>
                <w:rFonts w:ascii="標楷體" w:eastAsia="標楷體" w:hAnsi="標楷體" w:hint="eastAsia"/>
              </w:rPr>
              <w:t>5</w:t>
            </w:r>
          </w:p>
        </w:tc>
        <w:tc>
          <w:tcPr>
            <w:tcW w:w="1003" w:type="dxa"/>
            <w:shd w:val="clear" w:color="auto" w:fill="auto"/>
          </w:tcPr>
          <w:p w14:paraId="5780FBA2"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0A425A09" w14:textId="77777777" w:rsidR="00A10F71" w:rsidRPr="007A1288" w:rsidRDefault="00A10F71" w:rsidP="00E34637">
            <w:pPr>
              <w:rPr>
                <w:rFonts w:ascii="標楷體" w:eastAsia="標楷體" w:hAnsi="標楷體"/>
                <w:lang w:eastAsia="zh-HK"/>
              </w:rPr>
            </w:pPr>
            <w:r>
              <w:rPr>
                <w:rFonts w:ascii="標楷體" w:eastAsia="標楷體" w:hAnsi="標楷體" w:hint="eastAsia"/>
              </w:rPr>
              <w:t>科目</w:t>
            </w:r>
          </w:p>
        </w:tc>
        <w:tc>
          <w:tcPr>
            <w:tcW w:w="3336" w:type="dxa"/>
            <w:shd w:val="clear" w:color="auto" w:fill="auto"/>
          </w:tcPr>
          <w:p w14:paraId="2E84B921"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364BA">
              <w:rPr>
                <w:rFonts w:ascii="標楷體" w:eastAsia="標楷體" w:hAnsi="標楷體"/>
                <w:lang w:eastAsia="zh-HK"/>
              </w:rPr>
              <w:t>FeeCode</w:t>
            </w:r>
          </w:p>
        </w:tc>
        <w:tc>
          <w:tcPr>
            <w:tcW w:w="3719" w:type="dxa"/>
            <w:shd w:val="clear" w:color="auto" w:fill="auto"/>
          </w:tcPr>
          <w:p w14:paraId="34BEE0C2" w14:textId="77777777" w:rsidR="00A10F71" w:rsidRPr="00D364BA" w:rsidRDefault="00A10F71" w:rsidP="00E34637">
            <w:pPr>
              <w:rPr>
                <w:rFonts w:ascii="標楷體" w:eastAsia="標楷體" w:hAnsi="標楷體"/>
                <w:lang w:eastAsia="zh-HK"/>
              </w:rPr>
            </w:pPr>
            <w:r w:rsidRPr="00B83D4A">
              <w:rPr>
                <w:rFonts w:ascii="標楷體" w:eastAsia="標楷體" w:hAnsi="標楷體" w:hint="eastAsia"/>
              </w:rPr>
              <w:t>依據</w:t>
            </w:r>
            <w:r>
              <w:rPr>
                <w:rFonts w:ascii="標楷體" w:eastAsia="標楷體" w:hAnsi="標楷體" w:hint="eastAsia"/>
              </w:rPr>
              <w:t>[</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)]的[</w:t>
            </w:r>
            <w:r w:rsidRPr="009A60CC">
              <w:rPr>
                <w:rFonts w:ascii="標楷體" w:eastAsia="標楷體" w:hAnsi="標楷體" w:hint="eastAsia"/>
              </w:rPr>
              <w:t>科目</w:t>
            </w:r>
            <w:r>
              <w:rPr>
                <w:rFonts w:ascii="標楷體" w:eastAsia="標楷體" w:hAnsi="標楷體" w:hint="eastAsia"/>
              </w:rPr>
              <w:t>(</w:t>
            </w:r>
            <w:r w:rsidRPr="00D364BA">
              <w:rPr>
                <w:rFonts w:ascii="標楷體" w:eastAsia="標楷體" w:hAnsi="標楷體"/>
                <w:lang w:eastAsia="zh-HK"/>
              </w:rPr>
              <w:t>FeeCode</w:t>
            </w:r>
            <w:r>
              <w:rPr>
                <w:rFonts w:ascii="標楷體" w:eastAsia="標楷體" w:hAnsi="標楷體" w:hint="eastAsia"/>
              </w:rPr>
              <w:t>)]</w:t>
            </w:r>
            <w:r w:rsidRPr="00B83D4A">
              <w:rPr>
                <w:rFonts w:ascii="標楷體" w:eastAsia="標楷體" w:hAnsi="標楷體" w:hint="eastAsia"/>
                <w:lang w:eastAsia="zh-HK"/>
              </w:rPr>
              <w:t>對應</w:t>
            </w:r>
            <w:r>
              <w:rPr>
                <w:rFonts w:ascii="標楷體" w:eastAsia="標楷體" w:hAnsi="標楷體" w:hint="eastAsia"/>
              </w:rPr>
              <w:t>[</w:t>
            </w:r>
            <w:r w:rsidRPr="00B83D4A">
              <w:rPr>
                <w:rFonts w:ascii="標楷體" w:eastAsia="標楷體" w:hAnsi="標楷體" w:hint="eastAsia"/>
              </w:rPr>
              <w:t>共用代碼檔(</w:t>
            </w:r>
            <w:r w:rsidRPr="00B83D4A">
              <w:rPr>
                <w:rFonts w:ascii="標楷體" w:eastAsia="標楷體" w:hAnsi="標楷體"/>
              </w:rPr>
              <w:t>CdCode</w:t>
            </w:r>
            <w:r w:rsidRPr="00B83D4A">
              <w:rPr>
                <w:rFonts w:ascii="標楷體" w:eastAsia="標楷體" w:hAnsi="標楷體" w:hint="eastAsia"/>
              </w:rPr>
              <w:t>)</w:t>
            </w:r>
            <w:r>
              <w:rPr>
                <w:rFonts w:ascii="標楷體" w:eastAsia="標楷體" w:hAnsi="標楷體" w:hint="eastAsia"/>
              </w:rPr>
              <w:t>]</w:t>
            </w:r>
            <w:r w:rsidRPr="00B83D4A">
              <w:rPr>
                <w:rFonts w:ascii="標楷體" w:eastAsia="標楷體" w:hAnsi="標楷體" w:hint="eastAsia"/>
              </w:rPr>
              <w:t>代號為</w:t>
            </w:r>
            <w:r w:rsidRPr="00D364BA">
              <w:rPr>
                <w:rFonts w:ascii="標楷體" w:eastAsia="標楷體" w:hAnsi="標楷體"/>
                <w:lang w:eastAsia="zh-HK"/>
              </w:rPr>
              <w:t>FeeCode</w:t>
            </w:r>
            <w:r>
              <w:rPr>
                <w:rFonts w:ascii="標楷體" w:eastAsia="標楷體" w:hAnsi="標楷體" w:hint="eastAsia"/>
              </w:rPr>
              <w:t>的科目名稱</w:t>
            </w:r>
          </w:p>
        </w:tc>
      </w:tr>
      <w:tr w:rsidR="00A10F71" w:rsidRPr="007A1288" w14:paraId="7EA78FB4" w14:textId="77777777" w:rsidTr="00E34637">
        <w:tc>
          <w:tcPr>
            <w:tcW w:w="697" w:type="dxa"/>
            <w:shd w:val="clear" w:color="auto" w:fill="auto"/>
          </w:tcPr>
          <w:p w14:paraId="27DBAE20" w14:textId="77777777" w:rsidR="00A10F71" w:rsidRDefault="00A10F71" w:rsidP="00E34637">
            <w:pPr>
              <w:rPr>
                <w:rFonts w:ascii="標楷體" w:eastAsia="標楷體" w:hAnsi="標楷體"/>
              </w:rPr>
            </w:pPr>
            <w:r>
              <w:rPr>
                <w:rFonts w:ascii="標楷體" w:eastAsia="標楷體" w:hAnsi="標楷體" w:hint="eastAsia"/>
              </w:rPr>
              <w:t>6</w:t>
            </w:r>
          </w:p>
        </w:tc>
        <w:tc>
          <w:tcPr>
            <w:tcW w:w="1003" w:type="dxa"/>
            <w:shd w:val="clear" w:color="auto" w:fill="auto"/>
          </w:tcPr>
          <w:p w14:paraId="31B3C8F5"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593135D8"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p>
        </w:tc>
        <w:tc>
          <w:tcPr>
            <w:tcW w:w="3336" w:type="dxa"/>
            <w:shd w:val="clear" w:color="auto" w:fill="auto"/>
          </w:tcPr>
          <w:p w14:paraId="4FEB8D50"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ReceiveDate</w:t>
            </w:r>
          </w:p>
        </w:tc>
        <w:tc>
          <w:tcPr>
            <w:tcW w:w="3719" w:type="dxa"/>
            <w:shd w:val="clear" w:color="auto" w:fill="auto"/>
          </w:tcPr>
          <w:p w14:paraId="1A991AD8"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收件日(Y</w:t>
            </w:r>
            <w:r>
              <w:rPr>
                <w:rFonts w:ascii="標楷體" w:eastAsia="標楷體" w:hAnsi="標楷體"/>
              </w:rPr>
              <w:t>YY/MM/DD</w:t>
            </w:r>
            <w:r>
              <w:rPr>
                <w:rFonts w:ascii="標楷體" w:eastAsia="標楷體" w:hAnsi="標楷體" w:hint="eastAsia"/>
              </w:rPr>
              <w:t>)</w:t>
            </w:r>
          </w:p>
        </w:tc>
      </w:tr>
      <w:tr w:rsidR="00A10F71" w:rsidRPr="007A1288" w14:paraId="0FC48AB4" w14:textId="77777777" w:rsidTr="00E34637">
        <w:tc>
          <w:tcPr>
            <w:tcW w:w="697" w:type="dxa"/>
            <w:shd w:val="clear" w:color="auto" w:fill="auto"/>
          </w:tcPr>
          <w:p w14:paraId="7D40F847" w14:textId="77777777" w:rsidR="00A10F71" w:rsidRDefault="00A10F71" w:rsidP="00E34637">
            <w:pPr>
              <w:rPr>
                <w:rFonts w:ascii="標楷體" w:eastAsia="標楷體" w:hAnsi="標楷體"/>
              </w:rPr>
            </w:pPr>
            <w:r>
              <w:rPr>
                <w:rFonts w:ascii="標楷體" w:eastAsia="標楷體" w:hAnsi="標楷體" w:hint="eastAsia"/>
              </w:rPr>
              <w:t>7</w:t>
            </w:r>
          </w:p>
        </w:tc>
        <w:tc>
          <w:tcPr>
            <w:tcW w:w="1003" w:type="dxa"/>
            <w:shd w:val="clear" w:color="auto" w:fill="auto"/>
          </w:tcPr>
          <w:p w14:paraId="4081C0CA"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4CCDEF1B" w14:textId="77777777" w:rsidR="00A10F71" w:rsidRDefault="00A10F71" w:rsidP="00E34637">
            <w:pPr>
              <w:rPr>
                <w:rFonts w:ascii="標楷體" w:eastAsia="標楷體" w:hAnsi="標楷體"/>
              </w:rPr>
            </w:pPr>
            <w:r>
              <w:rPr>
                <w:rFonts w:ascii="標楷體" w:eastAsia="標楷體" w:hAnsi="標楷體" w:hint="eastAsia"/>
              </w:rPr>
              <w:t>銷號日期</w:t>
            </w:r>
          </w:p>
        </w:tc>
        <w:tc>
          <w:tcPr>
            <w:tcW w:w="3336" w:type="dxa"/>
            <w:shd w:val="clear" w:color="auto" w:fill="auto"/>
          </w:tcPr>
          <w:p w14:paraId="135AC3F7" w14:textId="77777777" w:rsidR="00A10F71" w:rsidRPr="007A1288" w:rsidRDefault="00A10F71" w:rsidP="00E34637">
            <w:pPr>
              <w:rPr>
                <w:rFonts w:ascii="標楷體" w:eastAsia="標楷體" w:hAnsi="標楷體"/>
                <w:lang w:eastAsia="zh-HK"/>
              </w:rPr>
            </w:pPr>
            <w:r w:rsidRPr="00D73010">
              <w:rPr>
                <w:rFonts w:ascii="標楷體" w:eastAsia="標楷體" w:hAnsi="標楷體"/>
                <w:lang w:eastAsia="zh-HK"/>
              </w:rPr>
              <w:t>Foreclosure</w:t>
            </w:r>
            <w:r>
              <w:rPr>
                <w:rFonts w:ascii="標楷體" w:eastAsia="標楷體" w:hAnsi="標楷體"/>
                <w:lang w:eastAsia="zh-HK"/>
              </w:rPr>
              <w:t>Fee.</w:t>
            </w:r>
            <w:r w:rsidRPr="00D73010">
              <w:rPr>
                <w:rFonts w:ascii="標楷體" w:eastAsia="標楷體" w:hAnsi="標楷體"/>
                <w:lang w:eastAsia="zh-HK"/>
              </w:rPr>
              <w:t>CloseDate</w:t>
            </w:r>
          </w:p>
        </w:tc>
        <w:tc>
          <w:tcPr>
            <w:tcW w:w="3719" w:type="dxa"/>
            <w:shd w:val="clear" w:color="auto" w:fill="auto"/>
          </w:tcPr>
          <w:p w14:paraId="1C1C9673" w14:textId="77777777" w:rsidR="00A10F71" w:rsidRDefault="00A10F71" w:rsidP="00E34637">
            <w:pPr>
              <w:rPr>
                <w:rFonts w:ascii="標楷體" w:eastAsia="標楷體" w:hAnsi="標楷體"/>
              </w:rPr>
            </w:pPr>
            <w:r>
              <w:rPr>
                <w:rFonts w:ascii="標楷體" w:eastAsia="標楷體" w:hAnsi="標楷體" w:hint="eastAsia"/>
              </w:rPr>
              <w:t>銷號日期(</w:t>
            </w:r>
            <w:r>
              <w:rPr>
                <w:rFonts w:ascii="標楷體" w:eastAsia="標楷體" w:hAnsi="標楷體"/>
              </w:rPr>
              <w:t>YYY/MM/DD)</w:t>
            </w:r>
          </w:p>
        </w:tc>
      </w:tr>
      <w:tr w:rsidR="00A10F71" w:rsidRPr="007A1288" w14:paraId="0ED77CBB" w14:textId="77777777" w:rsidTr="00E34637">
        <w:tc>
          <w:tcPr>
            <w:tcW w:w="697" w:type="dxa"/>
            <w:shd w:val="clear" w:color="auto" w:fill="auto"/>
          </w:tcPr>
          <w:p w14:paraId="0209D577" w14:textId="77777777" w:rsidR="00A10F71" w:rsidRDefault="00A10F71" w:rsidP="00E34637">
            <w:pPr>
              <w:rPr>
                <w:rFonts w:ascii="標楷體" w:eastAsia="標楷體" w:hAnsi="標楷體"/>
              </w:rPr>
            </w:pPr>
            <w:r>
              <w:rPr>
                <w:rFonts w:ascii="標楷體" w:eastAsia="標楷體" w:hAnsi="標楷體" w:hint="eastAsia"/>
              </w:rPr>
              <w:t>8</w:t>
            </w:r>
          </w:p>
        </w:tc>
        <w:tc>
          <w:tcPr>
            <w:tcW w:w="1003" w:type="dxa"/>
            <w:shd w:val="clear" w:color="auto" w:fill="auto"/>
          </w:tcPr>
          <w:p w14:paraId="4E4EE0F0" w14:textId="77777777" w:rsidR="00A10F71" w:rsidRDefault="00A10F71" w:rsidP="00E34637">
            <w:r w:rsidRPr="000A2653">
              <w:rPr>
                <w:rFonts w:ascii="標楷體" w:eastAsia="標楷體" w:hAnsi="標楷體" w:hint="eastAsia"/>
                <w:lang w:eastAsia="zh-HK"/>
              </w:rPr>
              <w:t>資料</w:t>
            </w:r>
          </w:p>
        </w:tc>
        <w:tc>
          <w:tcPr>
            <w:tcW w:w="1665" w:type="dxa"/>
            <w:shd w:val="clear" w:color="auto" w:fill="auto"/>
          </w:tcPr>
          <w:p w14:paraId="4318458F" w14:textId="77777777" w:rsidR="00A10F71" w:rsidRDefault="00A10F71" w:rsidP="00E34637">
            <w:pPr>
              <w:rPr>
                <w:rFonts w:ascii="標楷體" w:eastAsia="標楷體" w:hAnsi="標楷體"/>
              </w:rPr>
            </w:pPr>
            <w:r>
              <w:rPr>
                <w:rFonts w:ascii="標楷體" w:eastAsia="標楷體" w:hAnsi="標楷體" w:hint="eastAsia"/>
              </w:rPr>
              <w:t>催收</w:t>
            </w:r>
          </w:p>
        </w:tc>
        <w:tc>
          <w:tcPr>
            <w:tcW w:w="3336" w:type="dxa"/>
            <w:shd w:val="clear" w:color="auto" w:fill="auto"/>
          </w:tcPr>
          <w:p w14:paraId="15315EC9"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73010">
              <w:rPr>
                <w:rFonts w:ascii="標楷體" w:eastAsia="標楷體" w:hAnsi="標楷體"/>
                <w:lang w:eastAsia="zh-HK"/>
              </w:rPr>
              <w:t>OverdueDate</w:t>
            </w:r>
          </w:p>
        </w:tc>
        <w:tc>
          <w:tcPr>
            <w:tcW w:w="3719" w:type="dxa"/>
            <w:shd w:val="clear" w:color="auto" w:fill="auto"/>
          </w:tcPr>
          <w:p w14:paraId="220E04B6" w14:textId="77777777" w:rsidR="00A10F71" w:rsidRDefault="00A10F71" w:rsidP="00E34637">
            <w:pPr>
              <w:rPr>
                <w:rFonts w:ascii="標楷體" w:eastAsia="標楷體" w:hAnsi="標楷體"/>
              </w:rPr>
            </w:pPr>
            <w:r>
              <w:rPr>
                <w:rFonts w:ascii="標楷體" w:eastAsia="標楷體" w:hAnsi="標楷體" w:hint="eastAsia"/>
              </w:rPr>
              <w:t>催收依據是否有[</w:t>
            </w:r>
            <w:proofErr w:type="gramStart"/>
            <w:r w:rsidRPr="00D73010">
              <w:rPr>
                <w:rFonts w:ascii="標楷體" w:eastAsia="標楷體" w:hAnsi="標楷體" w:hint="eastAsia"/>
              </w:rPr>
              <w:t>轉催收</w:t>
            </w:r>
            <w:proofErr w:type="gramEnd"/>
            <w:r w:rsidRPr="00D73010">
              <w:rPr>
                <w:rFonts w:ascii="標楷體" w:eastAsia="標楷體" w:hAnsi="標楷體" w:hint="eastAsia"/>
              </w:rPr>
              <w:t>日</w:t>
            </w:r>
            <w:r>
              <w:rPr>
                <w:rFonts w:ascii="標楷體" w:eastAsia="標楷體" w:hAnsi="標楷體" w:hint="eastAsia"/>
              </w:rPr>
              <w:t>(</w:t>
            </w:r>
            <w:r w:rsidRPr="00D73010">
              <w:rPr>
                <w:rFonts w:ascii="標楷體" w:eastAsia="標楷體" w:hAnsi="標楷體"/>
                <w:lang w:eastAsia="zh-HK"/>
              </w:rPr>
              <w:t>OverdueDate</w:t>
            </w:r>
            <w:r>
              <w:rPr>
                <w:rFonts w:ascii="標楷體" w:eastAsia="標楷體" w:hAnsi="標楷體" w:hint="eastAsia"/>
              </w:rPr>
              <w:t>)]，有的話為Y，無的話為空白</w:t>
            </w:r>
          </w:p>
        </w:tc>
      </w:tr>
    </w:tbl>
    <w:p w14:paraId="7BD8D7C3" w14:textId="77777777" w:rsidR="00A10F71" w:rsidRDefault="00A10F71" w:rsidP="00A10F71"/>
    <w:p w14:paraId="5A8AFB59"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291505">
          <w:rPr>
            <w:rStyle w:val="a7"/>
            <w:rFonts w:ascii="標楷體" w:hAnsi="標楷體" w:hint="eastAsia"/>
          </w:rPr>
          <w:t>L2603法拍費用借支報表列印</w:t>
        </w:r>
      </w:hyperlink>
    </w:p>
    <w:p w14:paraId="20D9665E"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0AA88AEE"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4F38E03E"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3FF77EC" w14:textId="77777777" w:rsidR="00A10F71" w:rsidRPr="00FA650C" w:rsidRDefault="00A10F71" w:rsidP="00E34637">
            <w:pPr>
              <w:rPr>
                <w:rFonts w:ascii="標楷體" w:eastAsia="標楷體" w:hAnsi="標楷體"/>
              </w:rPr>
            </w:pPr>
            <w:r w:rsidRPr="00FA650C">
              <w:rPr>
                <w:rFonts w:ascii="標楷體" w:eastAsia="標楷體" w:hAnsi="標楷體" w:hint="eastAsia"/>
              </w:rPr>
              <w:t>法拍費用借支報表列印</w:t>
            </w:r>
          </w:p>
        </w:tc>
      </w:tr>
      <w:tr w:rsidR="00A10F71" w:rsidRPr="00291505" w14:paraId="28052286"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7EE6790A"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ABE77C1" w14:textId="77777777" w:rsidR="00A10F71" w:rsidRPr="00FA650C"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rPr>
              <w:t>.</w:t>
            </w:r>
            <w:r w:rsidRPr="00FA650C">
              <w:rPr>
                <w:rFonts w:ascii="標楷體" w:eastAsia="標楷體" w:hAnsi="標楷體" w:hint="eastAsia"/>
              </w:rPr>
              <w:t>列印法拍費用借支報表</w:t>
            </w:r>
          </w:p>
        </w:tc>
      </w:tr>
      <w:tr w:rsidR="00A10F71" w:rsidRPr="00291505" w14:paraId="1D540DAB"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680A285F"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8BBBF78" w14:textId="77777777" w:rsidR="00A10F71" w:rsidRPr="00FA650C" w:rsidRDefault="00A10F71" w:rsidP="00E34637">
            <w:pPr>
              <w:pStyle w:val="60"/>
              <w:pageBreakBefore/>
              <w:tabs>
                <w:tab w:val="clear" w:pos="1200"/>
                <w:tab w:val="num" w:pos="1047"/>
              </w:tabs>
              <w:rPr>
                <w:rFonts w:ascii="標楷體" w:hAnsi="標楷體"/>
              </w:rPr>
            </w:pPr>
            <w:r w:rsidRPr="00FA650C">
              <w:rPr>
                <w:rFonts w:ascii="標楷體" w:hAnsi="標楷體" w:hint="eastAsia"/>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FA650C">
              <w:rPr>
                <w:rFonts w:ascii="標楷體" w:hAnsi="標楷體" w:hint="eastAsia"/>
                <w:lang w:eastAsia="zh-HK"/>
              </w:rPr>
              <w:t>」</w:t>
            </w:r>
            <w:r w:rsidRPr="00FA650C">
              <w:rPr>
                <w:rFonts w:ascii="標楷體" w:hAnsi="標楷體" w:hint="eastAsia"/>
              </w:rPr>
              <w:t>流程</w:t>
            </w:r>
          </w:p>
          <w:p w14:paraId="05AD3B36" w14:textId="77777777" w:rsidR="00A10F71" w:rsidRPr="00FA650C" w:rsidRDefault="00A10F71" w:rsidP="00E34637">
            <w:pPr>
              <w:rPr>
                <w:rFonts w:ascii="標楷體" w:eastAsia="標楷體" w:hAnsi="標楷體"/>
              </w:rPr>
            </w:pPr>
            <w:r w:rsidRPr="00FA650C">
              <w:rPr>
                <w:rFonts w:ascii="標楷體" w:eastAsia="標楷體" w:hAnsi="標楷體" w:hint="eastAsia"/>
              </w:rPr>
              <w:t>2.</w:t>
            </w:r>
            <w:r w:rsidRPr="00FA650C">
              <w:rPr>
                <w:rFonts w:ascii="標楷體" w:eastAsia="標楷體" w:hAnsi="標楷體" w:hint="eastAsia"/>
                <w:lang w:eastAsia="zh-HK"/>
              </w:rPr>
              <w:t>查詢</w:t>
            </w:r>
            <w:r>
              <w:rPr>
                <w:rFonts w:ascii="標楷體" w:eastAsia="標楷體" w:hAnsi="標楷體" w:hint="eastAsia"/>
              </w:rPr>
              <w:t>[</w:t>
            </w:r>
            <w:r w:rsidRPr="00FA650C">
              <w:rPr>
                <w:rFonts w:ascii="標楷體" w:eastAsia="標楷體" w:hAnsi="標楷體" w:hint="eastAsia"/>
              </w:rPr>
              <w:t>法拍費用檔(</w:t>
            </w:r>
            <w:r w:rsidRPr="00FA650C">
              <w:rPr>
                <w:rFonts w:ascii="標楷體" w:eastAsia="標楷體" w:hAnsi="標楷體"/>
              </w:rPr>
              <w:t>ForeclosureFee)</w:t>
            </w:r>
            <w:r>
              <w:rPr>
                <w:rFonts w:ascii="標楷體" w:eastAsia="標楷體" w:hAnsi="標楷體" w:hint="eastAsia"/>
              </w:rPr>
              <w:t>]</w:t>
            </w:r>
          </w:p>
          <w:p w14:paraId="61C52736" w14:textId="77777777" w:rsidR="00A10F71" w:rsidRPr="00FA650C" w:rsidRDefault="00A10F71" w:rsidP="00E34637">
            <w:pPr>
              <w:rPr>
                <w:rFonts w:ascii="標楷體" w:eastAsia="標楷體" w:hAnsi="標楷體"/>
                <w:lang w:eastAsia="zh-HK"/>
              </w:rPr>
            </w:pPr>
            <w:r w:rsidRPr="00FA650C">
              <w:rPr>
                <w:rFonts w:ascii="標楷體" w:eastAsia="標楷體" w:hAnsi="標楷體" w:hint="eastAsia"/>
              </w:rPr>
              <w:t>3</w:t>
            </w:r>
            <w:r w:rsidRPr="00FA650C">
              <w:rPr>
                <w:rFonts w:ascii="標楷體" w:eastAsia="標楷體" w:hAnsi="標楷體"/>
              </w:rPr>
              <w:t>.</w:t>
            </w:r>
            <w:r w:rsidRPr="00FA650C">
              <w:rPr>
                <w:rFonts w:ascii="標楷體" w:eastAsia="標楷體" w:hAnsi="標楷體" w:hint="eastAsia"/>
                <w:lang w:eastAsia="zh-HK"/>
              </w:rPr>
              <w:t>依據輸入查詢條件</w:t>
            </w:r>
            <w:r w:rsidRPr="00FA650C">
              <w:rPr>
                <w:rFonts w:ascii="標楷體" w:eastAsia="標楷體" w:hAnsi="標楷體" w:hint="eastAsia"/>
              </w:rPr>
              <w:t>,</w:t>
            </w:r>
            <w:r w:rsidRPr="00FA650C">
              <w:rPr>
                <w:rFonts w:ascii="標楷體" w:eastAsia="標楷體" w:hAnsi="標楷體" w:hint="eastAsia"/>
                <w:lang w:eastAsia="zh-HK"/>
              </w:rPr>
              <w:t>輸出查詢資料</w:t>
            </w:r>
          </w:p>
          <w:p w14:paraId="637E1CFB" w14:textId="77777777" w:rsidR="00A10F71" w:rsidRDefault="00A10F71" w:rsidP="00E34637">
            <w:pPr>
              <w:rPr>
                <w:rFonts w:ascii="標楷體" w:eastAsia="標楷體" w:hAnsi="標楷體"/>
                <w:lang w:eastAsia="zh-HK"/>
              </w:rPr>
            </w:pPr>
            <w:r w:rsidRPr="00FA650C">
              <w:rPr>
                <w:rFonts w:ascii="標楷體" w:eastAsia="標楷體" w:hAnsi="標楷體" w:hint="eastAsia"/>
              </w:rPr>
              <w:t xml:space="preserve">  (</w:t>
            </w:r>
            <w:r w:rsidRPr="00FA650C">
              <w:rPr>
                <w:rFonts w:ascii="標楷體" w:eastAsia="標楷體" w:hAnsi="標楷體"/>
              </w:rPr>
              <w:t>1</w:t>
            </w:r>
            <w:proofErr w:type="gramStart"/>
            <w:r w:rsidRPr="00FA650C">
              <w:rPr>
                <w:rFonts w:ascii="標楷體" w:eastAsia="標楷體" w:hAnsi="標楷體"/>
              </w:rPr>
              <w:t>).</w:t>
            </w:r>
            <w:r>
              <w:rPr>
                <w:rFonts w:ascii="標楷體" w:eastAsia="標楷體" w:hAnsi="標楷體" w:hint="eastAsia"/>
              </w:rPr>
              <w:t>[</w:t>
            </w:r>
            <w:proofErr w:type="gramEnd"/>
            <w:r w:rsidRPr="00FA650C">
              <w:rPr>
                <w:rFonts w:ascii="標楷體" w:eastAsia="標楷體" w:hAnsi="標楷體" w:hint="eastAsia"/>
              </w:rPr>
              <w:t>收件日期(</w:t>
            </w:r>
            <w:r w:rsidRPr="00FA650C">
              <w:t xml:space="preserve"> </w:t>
            </w:r>
            <w:r w:rsidRPr="00FA650C">
              <w:rPr>
                <w:rFonts w:ascii="標楷體" w:eastAsia="標楷體" w:hAnsi="標楷體"/>
              </w:rPr>
              <w:t>ReceiveDate)</w:t>
            </w:r>
            <w:r>
              <w:rPr>
                <w:rFonts w:ascii="標楷體" w:eastAsia="標楷體" w:hAnsi="標楷體" w:hint="eastAsia"/>
              </w:rPr>
              <w:t>]</w:t>
            </w:r>
            <w:r w:rsidRPr="00FA650C">
              <w:rPr>
                <w:rFonts w:ascii="標楷體" w:eastAsia="標楷體" w:hAnsi="標楷體"/>
              </w:rPr>
              <w:t xml:space="preserve"> = </w:t>
            </w:r>
            <w:r w:rsidRPr="00FA650C">
              <w:rPr>
                <w:rFonts w:ascii="標楷體" w:eastAsia="標楷體" w:hAnsi="標楷體" w:hint="eastAsia"/>
                <w:lang w:eastAsia="zh-HK"/>
              </w:rPr>
              <w:t>輸入條件「</w:t>
            </w:r>
            <w:r>
              <w:rPr>
                <w:rFonts w:ascii="標楷體" w:eastAsia="標楷體" w:hAnsi="標楷體" w:hint="eastAsia"/>
              </w:rPr>
              <w:t>收件日</w:t>
            </w:r>
            <w:r w:rsidRPr="00FA650C">
              <w:rPr>
                <w:rFonts w:ascii="標楷體" w:eastAsia="標楷體" w:hAnsi="標楷體" w:hint="eastAsia"/>
                <w:lang w:eastAsia="zh-HK"/>
              </w:rPr>
              <w:t>」</w:t>
            </w:r>
          </w:p>
          <w:p w14:paraId="782AA544" w14:textId="77777777" w:rsidR="00A10F71" w:rsidRPr="00FA650C" w:rsidRDefault="00A10F71" w:rsidP="00E34637">
            <w:pPr>
              <w:rPr>
                <w:rFonts w:ascii="標楷體" w:eastAsia="標楷體" w:hAnsi="標楷體"/>
                <w:lang w:eastAsia="zh-HK"/>
              </w:rPr>
            </w:pPr>
            <w:r>
              <w:rPr>
                <w:rFonts w:ascii="標楷體" w:eastAsia="標楷體" w:hAnsi="標楷體" w:hint="eastAsia"/>
              </w:rPr>
              <w:t xml:space="preserve">      期間</w:t>
            </w:r>
          </w:p>
          <w:p w14:paraId="17132AF9" w14:textId="77777777" w:rsidR="00A10F71" w:rsidRDefault="00A10F71" w:rsidP="00E34637">
            <w:pPr>
              <w:rPr>
                <w:rFonts w:ascii="標楷體" w:eastAsia="標楷體" w:hAnsi="標楷體"/>
                <w:szCs w:val="20"/>
                <w:lang w:val="x-none"/>
              </w:rPr>
            </w:pPr>
            <w:r w:rsidRPr="00FA650C">
              <w:rPr>
                <w:rFonts w:ascii="標楷體" w:eastAsia="標楷體" w:hAnsi="標楷體" w:hint="eastAsia"/>
                <w:szCs w:val="20"/>
                <w:lang w:val="x-none"/>
              </w:rPr>
              <w:t>4.資料排序:</w:t>
            </w:r>
          </w:p>
          <w:p w14:paraId="5564634E" w14:textId="77777777" w:rsidR="00A10F71" w:rsidRDefault="00A10F71" w:rsidP="00E34637">
            <w:pPr>
              <w:rPr>
                <w:rFonts w:ascii="標楷體" w:eastAsia="標楷體" w:hAnsi="標楷體"/>
                <w:color w:val="000000"/>
                <w:szCs w:val="20"/>
                <w:lang w:val="x-none"/>
              </w:rPr>
            </w:pPr>
            <w:r>
              <w:rPr>
                <w:rFonts w:ascii="標楷體" w:eastAsia="標楷體" w:hAnsi="標楷體" w:hint="eastAsia"/>
                <w:szCs w:val="20"/>
                <w:lang w:val="x-none"/>
              </w:rPr>
              <w:t>(1).</w:t>
            </w:r>
            <w:r>
              <w:rPr>
                <w:rFonts w:ascii="標楷體" w:eastAsia="標楷體" w:hAnsi="標楷體" w:hint="eastAsia"/>
              </w:rPr>
              <w:t>[戶號</w:t>
            </w:r>
            <w:r w:rsidRPr="00C32E47">
              <w:rPr>
                <w:rFonts w:ascii="標楷體" w:eastAsia="標楷體" w:hAnsi="標楷體" w:hint="eastAsia"/>
              </w:rPr>
              <w:t>(</w:t>
            </w:r>
            <w:r w:rsidRPr="00C32E47">
              <w:rPr>
                <w:rFonts w:ascii="標楷體" w:eastAsia="標楷體" w:hAnsi="標楷體"/>
              </w:rPr>
              <w:t>CustNo)</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p w14:paraId="074280CE" w14:textId="77777777" w:rsidR="00A10F71" w:rsidRPr="000A33FF" w:rsidRDefault="00A10F71" w:rsidP="00E34637">
            <w:pPr>
              <w:rPr>
                <w:rFonts w:ascii="標楷體" w:eastAsia="標楷體" w:hAnsi="標楷體"/>
                <w:color w:val="000000"/>
                <w:szCs w:val="20"/>
                <w:lang w:val="x-none"/>
              </w:rPr>
            </w:pPr>
            <w:r>
              <w:rPr>
                <w:rFonts w:ascii="標楷體" w:eastAsia="標楷體" w:hAnsi="標楷體" w:hint="eastAsia"/>
                <w:color w:val="000000"/>
                <w:szCs w:val="20"/>
                <w:lang w:val="x-none"/>
              </w:rPr>
              <w:t>(2).</w:t>
            </w:r>
            <w:r>
              <w:rPr>
                <w:rFonts w:ascii="標楷體" w:eastAsia="標楷體" w:hAnsi="標楷體" w:hint="eastAsia"/>
              </w:rPr>
              <w:t>[</w:t>
            </w:r>
            <w:r w:rsidRPr="00F10928">
              <w:rPr>
                <w:rFonts w:ascii="標楷體" w:eastAsia="標楷體" w:hAnsi="標楷體" w:hint="eastAsia"/>
              </w:rPr>
              <w:t>收件日期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tc>
      </w:tr>
      <w:tr w:rsidR="00A10F71" w:rsidRPr="00291505" w14:paraId="2294AA98"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3C9D20C1"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2FE5876" w14:textId="77777777" w:rsidR="00A10F71" w:rsidRPr="00FA650C" w:rsidRDefault="00A10F71" w:rsidP="00E34637">
            <w:pPr>
              <w:rPr>
                <w:rFonts w:ascii="標楷體" w:eastAsia="標楷體" w:hAnsi="標楷體"/>
              </w:rPr>
            </w:pPr>
          </w:p>
        </w:tc>
      </w:tr>
      <w:tr w:rsidR="00A10F71" w:rsidRPr="00291505" w14:paraId="29001C44"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3C614948"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B45349B" w14:textId="77777777" w:rsidR="00A10F71" w:rsidRPr="00FA650C" w:rsidRDefault="00A10F71" w:rsidP="00E34637">
            <w:pPr>
              <w:rPr>
                <w:rFonts w:ascii="標楷體" w:eastAsia="標楷體" w:hAnsi="標楷體"/>
              </w:rPr>
            </w:pPr>
          </w:p>
        </w:tc>
      </w:tr>
      <w:tr w:rsidR="00A10F71" w:rsidRPr="00291505" w14:paraId="10522FF8"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04491D38"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3F2AFE2" w14:textId="77777777" w:rsidR="00A10F71" w:rsidRPr="00FA650C"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hint="eastAsia"/>
                <w:lang w:eastAsia="zh-HK"/>
              </w:rPr>
              <w:t>提供資料查詢輸出</w:t>
            </w:r>
          </w:p>
        </w:tc>
      </w:tr>
      <w:tr w:rsidR="00A10F71" w:rsidRPr="00291505" w14:paraId="5FA7314F"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3C06FFC8"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38F6874" w14:textId="77777777" w:rsidR="00A10F71" w:rsidRPr="00FA650C" w:rsidRDefault="00A10F71" w:rsidP="00E34637">
            <w:pPr>
              <w:rPr>
                <w:rFonts w:ascii="標楷體" w:eastAsia="標楷體" w:hAnsi="標楷體"/>
              </w:rPr>
            </w:pPr>
          </w:p>
        </w:tc>
      </w:tr>
      <w:tr w:rsidR="00A10F71" w:rsidRPr="00291505" w14:paraId="06C6F22E"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2C1B979D"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39943BCD" w14:textId="77777777" w:rsidR="00A10F71" w:rsidRPr="00FA650C" w:rsidRDefault="00A10F71" w:rsidP="00E34637">
            <w:pPr>
              <w:rPr>
                <w:rFonts w:ascii="標楷體" w:eastAsia="標楷體" w:hAnsi="標楷體"/>
              </w:rPr>
            </w:pPr>
          </w:p>
        </w:tc>
      </w:tr>
    </w:tbl>
    <w:p w14:paraId="194585DC" w14:textId="77777777" w:rsidR="00A10F71" w:rsidRDefault="00A10F71" w:rsidP="00A10F71">
      <w:pPr>
        <w:rPr>
          <w:rFonts w:ascii="標楷體" w:eastAsia="標楷體" w:hAnsi="標楷體"/>
        </w:rPr>
      </w:pPr>
    </w:p>
    <w:p w14:paraId="1B2D16C6" w14:textId="77777777" w:rsidR="00A10F71" w:rsidRDefault="00A10F71" w:rsidP="00A10F71">
      <w:pPr>
        <w:rPr>
          <w:rFonts w:ascii="標楷體" w:eastAsia="標楷體" w:hAnsi="標楷體"/>
        </w:rPr>
      </w:pPr>
    </w:p>
    <w:p w14:paraId="2BCF7935"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0F4C8681" w14:textId="77777777" w:rsidTr="00E34637">
        <w:tc>
          <w:tcPr>
            <w:tcW w:w="851" w:type="dxa"/>
            <w:shd w:val="clear" w:color="auto" w:fill="D9D9D9"/>
          </w:tcPr>
          <w:p w14:paraId="5169A079"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5C3E20F7"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568389DB"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520D49D3" w14:textId="77777777" w:rsidTr="00E34637">
        <w:tc>
          <w:tcPr>
            <w:tcW w:w="851" w:type="dxa"/>
            <w:shd w:val="clear" w:color="auto" w:fill="auto"/>
          </w:tcPr>
          <w:p w14:paraId="05D0C494"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351220B5"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137D8969"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0C7652F0" w14:textId="77777777" w:rsidTr="00E34637">
        <w:tc>
          <w:tcPr>
            <w:tcW w:w="851" w:type="dxa"/>
            <w:shd w:val="clear" w:color="auto" w:fill="auto"/>
          </w:tcPr>
          <w:p w14:paraId="62D604D5"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47844FC5" w14:textId="77777777" w:rsidR="00A10F71" w:rsidRPr="002E356F" w:rsidRDefault="00A10F71" w:rsidP="00E34637">
            <w:pPr>
              <w:rPr>
                <w:rFonts w:ascii="標楷體" w:eastAsia="標楷體" w:hAnsi="標楷體"/>
              </w:rPr>
            </w:pPr>
            <w:r w:rsidRPr="00FA650C">
              <w:rPr>
                <w:rFonts w:ascii="標楷體" w:eastAsia="標楷體" w:hAnsi="標楷體"/>
              </w:rPr>
              <w:t>CustMain</w:t>
            </w:r>
          </w:p>
        </w:tc>
        <w:tc>
          <w:tcPr>
            <w:tcW w:w="3828" w:type="dxa"/>
            <w:shd w:val="clear" w:color="auto" w:fill="auto"/>
          </w:tcPr>
          <w:p w14:paraId="39F52417" w14:textId="77777777" w:rsidR="00A10F71" w:rsidRPr="002E356F" w:rsidRDefault="00A10F71" w:rsidP="00E34637">
            <w:pPr>
              <w:rPr>
                <w:rFonts w:ascii="標楷體" w:eastAsia="標楷體" w:hAnsi="標楷體"/>
              </w:rPr>
            </w:pPr>
            <w:r>
              <w:rPr>
                <w:rFonts w:ascii="標楷體" w:eastAsia="標楷體" w:hAnsi="標楷體" w:hint="eastAsia"/>
              </w:rPr>
              <w:t>客戶資料主檔</w:t>
            </w:r>
          </w:p>
        </w:tc>
      </w:tr>
      <w:tr w:rsidR="00A10F71" w:rsidRPr="0022279A" w14:paraId="27B80D35" w14:textId="77777777" w:rsidTr="00E34637">
        <w:tc>
          <w:tcPr>
            <w:tcW w:w="851" w:type="dxa"/>
            <w:shd w:val="clear" w:color="auto" w:fill="auto"/>
          </w:tcPr>
          <w:p w14:paraId="325866BA" w14:textId="77777777" w:rsidR="00A10F71" w:rsidRDefault="00A10F71" w:rsidP="00E34637">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0469C77D" w14:textId="77777777" w:rsidR="00A10F71" w:rsidRPr="002E356F" w:rsidRDefault="00A10F71" w:rsidP="00E34637">
            <w:pPr>
              <w:rPr>
                <w:rFonts w:ascii="標楷體" w:eastAsia="標楷體" w:hAnsi="標楷體"/>
              </w:rPr>
            </w:pPr>
            <w:r w:rsidRPr="008D7A6B">
              <w:rPr>
                <w:rFonts w:ascii="標楷體" w:eastAsia="標楷體" w:hAnsi="標楷體"/>
              </w:rPr>
              <w:t>CdCode</w:t>
            </w:r>
          </w:p>
        </w:tc>
        <w:tc>
          <w:tcPr>
            <w:tcW w:w="3828" w:type="dxa"/>
            <w:shd w:val="clear" w:color="auto" w:fill="auto"/>
          </w:tcPr>
          <w:p w14:paraId="6916B8AF" w14:textId="77777777" w:rsidR="00A10F71" w:rsidRPr="002E356F" w:rsidRDefault="00A10F71" w:rsidP="00E34637">
            <w:pPr>
              <w:rPr>
                <w:rFonts w:ascii="標楷體" w:eastAsia="標楷體" w:hAnsi="標楷體"/>
              </w:rPr>
            </w:pPr>
            <w:r w:rsidRPr="00B83D4A">
              <w:rPr>
                <w:rFonts w:ascii="標楷體" w:eastAsia="標楷體" w:hAnsi="標楷體" w:hint="eastAsia"/>
              </w:rPr>
              <w:t>共用代碼檔</w:t>
            </w:r>
          </w:p>
        </w:tc>
      </w:tr>
    </w:tbl>
    <w:p w14:paraId="5ADF78DA" w14:textId="77777777" w:rsidR="00A10F71" w:rsidRPr="005E273A" w:rsidRDefault="00A10F71" w:rsidP="00A10F71">
      <w:pPr>
        <w:rPr>
          <w:rFonts w:ascii="標楷體" w:eastAsia="標楷體" w:hAnsi="標楷體"/>
        </w:rPr>
      </w:pPr>
    </w:p>
    <w:p w14:paraId="4A2C31CA" w14:textId="77777777" w:rsidR="00A10F71" w:rsidRPr="00291505" w:rsidRDefault="00A10F71" w:rsidP="00A10F71">
      <w:pPr>
        <w:rPr>
          <w:rFonts w:ascii="標楷體" w:eastAsia="標楷體" w:hAnsi="標楷體"/>
        </w:rPr>
      </w:pPr>
    </w:p>
    <w:p w14:paraId="1C7EF01F" w14:textId="77777777" w:rsidR="00A10F71" w:rsidRPr="00291505" w:rsidRDefault="00A10F71" w:rsidP="00A10F71">
      <w:pPr>
        <w:pStyle w:val="a"/>
        <w:tabs>
          <w:tab w:val="num" w:pos="1559"/>
        </w:tabs>
        <w:spacing w:before="120"/>
        <w:ind w:left="1559" w:hanging="425"/>
      </w:pPr>
      <w:r w:rsidRPr="00291505">
        <w:t>UI畫面</w:t>
      </w:r>
    </w:p>
    <w:p w14:paraId="4CCE91A7"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2BB69CF2" w14:textId="77777777" w:rsidR="00A10F71" w:rsidRPr="00291505" w:rsidRDefault="00A10F71" w:rsidP="00A10F71">
      <w:pPr>
        <w:pStyle w:val="a"/>
        <w:numPr>
          <w:ilvl w:val="0"/>
          <w:numId w:val="0"/>
        </w:numPr>
        <w:ind w:left="1559"/>
      </w:pPr>
    </w:p>
    <w:p w14:paraId="17AFAB43" w14:textId="6FF4FBA6" w:rsidR="00A10F71" w:rsidRPr="00291505" w:rsidRDefault="00A10F71" w:rsidP="00A10F71">
      <w:pPr>
        <w:rPr>
          <w:rFonts w:ascii="標楷體" w:eastAsia="標楷體" w:hAnsi="標楷體"/>
        </w:rPr>
      </w:pPr>
      <w:r w:rsidRPr="00545CD2">
        <w:rPr>
          <w:rFonts w:ascii="標楷體" w:eastAsia="標楷體" w:hAnsi="標楷體"/>
          <w:noProof/>
        </w:rPr>
        <w:drawing>
          <wp:inline distT="0" distB="0" distL="0" distR="0" wp14:anchorId="18F7761F" wp14:editId="1A029403">
            <wp:extent cx="6477000" cy="1136015"/>
            <wp:effectExtent l="0" t="0" r="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1136015"/>
                    </a:xfrm>
                    <a:prstGeom prst="rect">
                      <a:avLst/>
                    </a:prstGeom>
                    <a:noFill/>
                    <a:ln>
                      <a:noFill/>
                    </a:ln>
                  </pic:spPr>
                </pic:pic>
              </a:graphicData>
            </a:graphic>
          </wp:inline>
        </w:drawing>
      </w:r>
    </w:p>
    <w:p w14:paraId="4949D76C" w14:textId="77777777" w:rsidR="00A10F71" w:rsidRPr="00291505" w:rsidRDefault="00A10F71" w:rsidP="00A10F71">
      <w:pPr>
        <w:rPr>
          <w:rFonts w:ascii="標楷體" w:eastAsia="標楷體" w:hAnsi="標楷體"/>
        </w:rPr>
      </w:pPr>
    </w:p>
    <w:p w14:paraId="30DA18E9" w14:textId="77777777" w:rsidR="00A10F71" w:rsidRDefault="00A10F71" w:rsidP="00A10F71">
      <w:pPr>
        <w:pStyle w:val="a"/>
        <w:numPr>
          <w:ilvl w:val="0"/>
          <w:numId w:val="136"/>
        </w:numPr>
        <w:spacing w:before="120"/>
      </w:pPr>
      <w:r>
        <w:t>輸入畫面</w:t>
      </w:r>
      <w:r>
        <w:rPr>
          <w:rFonts w:hint="eastAsia"/>
        </w:rPr>
        <w:t>按鈕</w:t>
      </w:r>
      <w:r>
        <w:t>說明</w:t>
      </w:r>
    </w:p>
    <w:p w14:paraId="39FA71D8"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7E325DAE" w14:textId="77777777" w:rsidTr="00E34637">
        <w:tc>
          <w:tcPr>
            <w:tcW w:w="851" w:type="dxa"/>
            <w:shd w:val="clear" w:color="auto" w:fill="D9D9D9"/>
          </w:tcPr>
          <w:p w14:paraId="57EE4515"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ADD19C2"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3F320D3B"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66874AC7" w14:textId="77777777" w:rsidTr="00E34637">
        <w:tc>
          <w:tcPr>
            <w:tcW w:w="851" w:type="dxa"/>
            <w:shd w:val="clear" w:color="auto" w:fill="auto"/>
          </w:tcPr>
          <w:p w14:paraId="6D40E6D3"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6DE42E5A" w14:textId="77777777" w:rsidR="00A10F71" w:rsidRPr="004E0A3F" w:rsidRDefault="00A10F71" w:rsidP="00E34637">
            <w:pPr>
              <w:rPr>
                <w:rFonts w:ascii="標楷體" w:eastAsia="標楷體" w:hAnsi="標楷體"/>
                <w:lang w:eastAsia="zh-HK"/>
              </w:rPr>
            </w:pPr>
            <w:r>
              <w:rPr>
                <w:rFonts w:ascii="標楷體" w:eastAsia="標楷體" w:hAnsi="標楷體" w:hint="eastAsia"/>
              </w:rPr>
              <w:t>查詢</w:t>
            </w:r>
          </w:p>
        </w:tc>
        <w:tc>
          <w:tcPr>
            <w:tcW w:w="7033" w:type="dxa"/>
            <w:shd w:val="clear" w:color="auto" w:fill="auto"/>
          </w:tcPr>
          <w:p w14:paraId="65D31CB8"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6F019994"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B6DC1B2" w14:textId="77777777" w:rsidR="00A10F71" w:rsidRDefault="00A10F71" w:rsidP="00E34637">
            <w:pPr>
              <w:ind w:left="240" w:hangingChars="100" w:hanging="240"/>
              <w:rPr>
                <w:rFonts w:ascii="標楷體" w:eastAsia="標楷體" w:hAnsi="標楷體"/>
              </w:rPr>
            </w:pPr>
            <w:r>
              <w:rPr>
                <w:rFonts w:ascii="標楷體" w:eastAsia="標楷體" w:hAnsi="標楷體"/>
              </w:rPr>
              <w:t>2.</w:t>
            </w:r>
            <w:r>
              <w:rPr>
                <w:rFonts w:ascii="標楷體" w:eastAsia="標楷體" w:hAnsi="標楷體" w:hint="eastAsia"/>
              </w:rPr>
              <w:t>檢核[</w:t>
            </w:r>
            <w:r w:rsidRPr="00FA650C">
              <w:rPr>
                <w:rFonts w:ascii="標楷體" w:eastAsia="標楷體" w:hAnsi="標楷體" w:hint="eastAsia"/>
              </w:rPr>
              <w:t>收件日期(</w:t>
            </w:r>
            <w:r w:rsidRPr="00FA650C">
              <w:t xml:space="preserve"> </w:t>
            </w:r>
            <w:r w:rsidRPr="00FA650C">
              <w:rPr>
                <w:rFonts w:ascii="標楷體" w:eastAsia="標楷體" w:hAnsi="標楷體"/>
              </w:rPr>
              <w:t>ReceiveDate)</w:t>
            </w:r>
            <w:r>
              <w:rPr>
                <w:rFonts w:ascii="標楷體" w:eastAsia="標楷體" w:hAnsi="標楷體"/>
              </w:rPr>
              <w:t>]</w:t>
            </w:r>
            <w:r>
              <w:rPr>
                <w:rFonts w:ascii="標楷體" w:eastAsia="標楷體" w:hAnsi="標楷體" w:hint="eastAsia"/>
              </w:rPr>
              <w:t>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0001:</w:t>
            </w:r>
            <w:r w:rsidRPr="00966335">
              <w:rPr>
                <w:rFonts w:ascii="標楷體" w:eastAsia="標楷體" w:hAnsi="標楷體" w:hint="eastAsia"/>
              </w:rPr>
              <w:t>查詢資料不存在</w:t>
            </w:r>
            <w:r w:rsidRPr="00C5543E">
              <w:rPr>
                <w:rFonts w:ascii="標楷體" w:eastAsia="標楷體" w:hAnsi="標楷體" w:hint="eastAsia"/>
                <w:lang w:eastAsia="zh-HK"/>
              </w:rPr>
              <w:t>"</w:t>
            </w:r>
          </w:p>
          <w:p w14:paraId="2CAC981E"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4547131"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7A1288" w14:paraId="7A870891" w14:textId="77777777" w:rsidTr="00E34637">
        <w:tc>
          <w:tcPr>
            <w:tcW w:w="851" w:type="dxa"/>
            <w:shd w:val="clear" w:color="auto" w:fill="auto"/>
          </w:tcPr>
          <w:p w14:paraId="6F4C965F"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6831B1CC"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557EBF8B"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4D170BA0" w14:textId="77777777" w:rsidTr="00E34637">
        <w:tc>
          <w:tcPr>
            <w:tcW w:w="851" w:type="dxa"/>
            <w:shd w:val="clear" w:color="auto" w:fill="auto"/>
          </w:tcPr>
          <w:p w14:paraId="2960910C"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78A94243"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105FFA6E"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r w:rsidR="00A10F71" w:rsidRPr="007A1288" w14:paraId="3D22F552" w14:textId="77777777" w:rsidTr="00E34637">
        <w:tc>
          <w:tcPr>
            <w:tcW w:w="851" w:type="dxa"/>
            <w:shd w:val="clear" w:color="auto" w:fill="auto"/>
          </w:tcPr>
          <w:p w14:paraId="0825E5C6" w14:textId="77777777" w:rsidR="00A10F71" w:rsidRPr="007A1288" w:rsidRDefault="00A10F71" w:rsidP="00E34637">
            <w:pPr>
              <w:jc w:val="center"/>
              <w:rPr>
                <w:rFonts w:ascii="標楷體" w:eastAsia="標楷體" w:hAnsi="標楷體"/>
              </w:rPr>
            </w:pPr>
            <w:r>
              <w:rPr>
                <w:rFonts w:ascii="標楷體" w:eastAsia="標楷體" w:hAnsi="標楷體" w:hint="eastAsia"/>
              </w:rPr>
              <w:t>4</w:t>
            </w:r>
          </w:p>
        </w:tc>
        <w:tc>
          <w:tcPr>
            <w:tcW w:w="2126" w:type="dxa"/>
            <w:shd w:val="clear" w:color="auto" w:fill="auto"/>
          </w:tcPr>
          <w:p w14:paraId="30EC9EF1" w14:textId="77777777" w:rsidR="00A10F71" w:rsidRPr="007A1288" w:rsidRDefault="00A10F71" w:rsidP="00E34637">
            <w:pPr>
              <w:rPr>
                <w:rFonts w:ascii="標楷體" w:eastAsia="標楷體" w:hAnsi="標楷體"/>
                <w:lang w:eastAsia="zh-HK"/>
              </w:rPr>
            </w:pPr>
            <w:r>
              <w:rPr>
                <w:rFonts w:ascii="標楷體" w:eastAsia="標楷體" w:hAnsi="標楷體" w:hint="eastAsia"/>
              </w:rPr>
              <w:t>重新交易</w:t>
            </w:r>
          </w:p>
        </w:tc>
        <w:tc>
          <w:tcPr>
            <w:tcW w:w="7033" w:type="dxa"/>
            <w:shd w:val="clear" w:color="auto" w:fill="auto"/>
          </w:tcPr>
          <w:p w14:paraId="009A5E5E" w14:textId="77777777" w:rsidR="00A10F71" w:rsidRPr="007A1288" w:rsidRDefault="00A10F71" w:rsidP="00E34637">
            <w:pPr>
              <w:rPr>
                <w:rFonts w:ascii="標楷體" w:eastAsia="標楷體" w:hAnsi="標楷體"/>
                <w:color w:val="000000"/>
                <w:szCs w:val="20"/>
                <w:lang w:val="x-none"/>
              </w:rPr>
            </w:pPr>
            <w:r>
              <w:rPr>
                <w:rFonts w:ascii="標楷體" w:eastAsia="標楷體" w:hAnsi="標楷體" w:hint="eastAsia"/>
                <w:color w:val="000000"/>
                <w:szCs w:val="20"/>
                <w:lang w:val="x-none"/>
              </w:rPr>
              <w:t>1.</w:t>
            </w:r>
            <w:r w:rsidRPr="007A1288">
              <w:rPr>
                <w:rFonts w:ascii="標楷體" w:eastAsia="標楷體" w:hAnsi="標楷體" w:hint="eastAsia"/>
                <w:color w:val="000000"/>
                <w:szCs w:val="20"/>
                <w:lang w:val="x-none"/>
              </w:rPr>
              <w:t>查詢成功時顯示</w:t>
            </w:r>
            <w:r>
              <w:rPr>
                <w:rFonts w:ascii="標楷體" w:eastAsia="標楷體" w:hAnsi="標楷體" w:hint="eastAsia"/>
                <w:color w:val="000000"/>
                <w:szCs w:val="20"/>
                <w:lang w:val="x-none"/>
              </w:rPr>
              <w:t>，供重新進入此交易</w:t>
            </w:r>
          </w:p>
        </w:tc>
      </w:tr>
    </w:tbl>
    <w:p w14:paraId="012A14F9" w14:textId="77777777" w:rsidR="00A10F71" w:rsidRPr="007A1288" w:rsidRDefault="00A10F71" w:rsidP="00A10F71">
      <w:pPr>
        <w:rPr>
          <w:rFonts w:ascii="標楷體" w:eastAsia="標楷體" w:hAnsi="標楷體"/>
        </w:rPr>
      </w:pPr>
    </w:p>
    <w:p w14:paraId="46734CA7" w14:textId="77777777" w:rsidR="00A10F71" w:rsidRDefault="00A10F71" w:rsidP="00A10F71"/>
    <w:p w14:paraId="50508559" w14:textId="77777777" w:rsidR="00A10F71" w:rsidRPr="00583AF3" w:rsidRDefault="00A10F71" w:rsidP="00A10F71"/>
    <w:p w14:paraId="3C18951A" w14:textId="77777777" w:rsidR="00A10F71" w:rsidRDefault="00A10F71" w:rsidP="00A10F71">
      <w:pPr>
        <w:pStyle w:val="a"/>
        <w:numPr>
          <w:ilvl w:val="0"/>
          <w:numId w:val="136"/>
        </w:numPr>
        <w:spacing w:before="120"/>
      </w:pPr>
      <w:r>
        <w:t>輸入畫面資料說明</w:t>
      </w:r>
    </w:p>
    <w:p w14:paraId="161CE442"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5F23E268" w14:textId="77777777" w:rsidTr="00E34637">
        <w:trPr>
          <w:trHeight w:val="388"/>
          <w:jc w:val="center"/>
        </w:trPr>
        <w:tc>
          <w:tcPr>
            <w:tcW w:w="696" w:type="dxa"/>
            <w:vMerge w:val="restart"/>
            <w:shd w:val="clear" w:color="auto" w:fill="D9D9D9"/>
          </w:tcPr>
          <w:p w14:paraId="6D6D7B56"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1C217766"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4AEE3FEC"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31171F98"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4971BF5B" w14:textId="77777777" w:rsidTr="00E34637">
        <w:trPr>
          <w:trHeight w:val="244"/>
          <w:jc w:val="center"/>
        </w:trPr>
        <w:tc>
          <w:tcPr>
            <w:tcW w:w="696" w:type="dxa"/>
            <w:vMerge/>
            <w:shd w:val="clear" w:color="auto" w:fill="D9D9D9"/>
          </w:tcPr>
          <w:p w14:paraId="7EB1A7F6" w14:textId="77777777" w:rsidR="00A10F71" w:rsidRPr="00362205" w:rsidRDefault="00A10F71" w:rsidP="00E34637">
            <w:pPr>
              <w:rPr>
                <w:rFonts w:ascii="標楷體" w:eastAsia="標楷體" w:hAnsi="標楷體"/>
              </w:rPr>
            </w:pPr>
          </w:p>
        </w:tc>
        <w:tc>
          <w:tcPr>
            <w:tcW w:w="1551" w:type="dxa"/>
            <w:vMerge/>
            <w:shd w:val="clear" w:color="auto" w:fill="D9D9D9"/>
          </w:tcPr>
          <w:p w14:paraId="00859610" w14:textId="77777777" w:rsidR="00A10F71" w:rsidRPr="00362205" w:rsidRDefault="00A10F71" w:rsidP="00E34637">
            <w:pPr>
              <w:rPr>
                <w:rFonts w:ascii="標楷體" w:eastAsia="標楷體" w:hAnsi="標楷體"/>
              </w:rPr>
            </w:pPr>
          </w:p>
        </w:tc>
        <w:tc>
          <w:tcPr>
            <w:tcW w:w="696" w:type="dxa"/>
            <w:shd w:val="clear" w:color="auto" w:fill="D9D9D9"/>
          </w:tcPr>
          <w:p w14:paraId="1FDA8382"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1CF3E5B3"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53BFD057"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00A886AB"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5C42FCE0"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10EC0468" w14:textId="77777777" w:rsidR="00A10F71" w:rsidRPr="00362205" w:rsidRDefault="00A10F71" w:rsidP="00E34637">
            <w:pPr>
              <w:rPr>
                <w:rFonts w:ascii="標楷體" w:eastAsia="標楷體" w:hAnsi="標楷體"/>
              </w:rPr>
            </w:pPr>
          </w:p>
        </w:tc>
      </w:tr>
      <w:tr w:rsidR="00A10F71" w:rsidRPr="00362205" w14:paraId="49BD4D14" w14:textId="77777777" w:rsidTr="00E34637">
        <w:trPr>
          <w:trHeight w:val="244"/>
          <w:jc w:val="center"/>
        </w:trPr>
        <w:tc>
          <w:tcPr>
            <w:tcW w:w="696" w:type="dxa"/>
          </w:tcPr>
          <w:p w14:paraId="2BC6DB07" w14:textId="77777777" w:rsidR="00A10F71" w:rsidRPr="00291505" w:rsidRDefault="00A10F71" w:rsidP="00E34637">
            <w:pPr>
              <w:rPr>
                <w:rFonts w:ascii="標楷體" w:eastAsia="標楷體" w:hAnsi="標楷體"/>
              </w:rPr>
            </w:pPr>
            <w:r>
              <w:rPr>
                <w:rFonts w:ascii="標楷體" w:eastAsia="標楷體" w:hAnsi="標楷體" w:hint="eastAsia"/>
              </w:rPr>
              <w:t>1</w:t>
            </w:r>
          </w:p>
        </w:tc>
        <w:tc>
          <w:tcPr>
            <w:tcW w:w="1551" w:type="dxa"/>
          </w:tcPr>
          <w:p w14:paraId="06CD74A3" w14:textId="77777777" w:rsidR="00A10F71" w:rsidRPr="005D0B08" w:rsidRDefault="00A10F71" w:rsidP="00E34637">
            <w:pPr>
              <w:rPr>
                <w:rStyle w:val="a6"/>
                <w:rFonts w:ascii="標楷體" w:eastAsia="標楷體" w:hAnsi="標楷體"/>
                <w:b w:val="0"/>
              </w:rPr>
            </w:pPr>
            <w:r w:rsidRPr="005D0B08">
              <w:rPr>
                <w:rStyle w:val="a6"/>
                <w:rFonts w:ascii="標楷體" w:eastAsia="標楷體" w:hAnsi="標楷體" w:hint="eastAsia"/>
                <w:b w:val="0"/>
              </w:rPr>
              <w:t>收件日(起)</w:t>
            </w:r>
          </w:p>
        </w:tc>
        <w:tc>
          <w:tcPr>
            <w:tcW w:w="696" w:type="dxa"/>
          </w:tcPr>
          <w:p w14:paraId="13004392" w14:textId="77777777" w:rsidR="00A10F71" w:rsidRPr="00291505" w:rsidRDefault="00A10F71" w:rsidP="00E34637">
            <w:pPr>
              <w:rPr>
                <w:rFonts w:ascii="標楷體" w:eastAsia="標楷體" w:hAnsi="標楷體"/>
              </w:rPr>
            </w:pPr>
            <w:r>
              <w:rPr>
                <w:rFonts w:ascii="標楷體" w:eastAsia="標楷體" w:hAnsi="標楷體" w:hint="eastAsia"/>
              </w:rPr>
              <w:t>7</w:t>
            </w:r>
          </w:p>
        </w:tc>
        <w:tc>
          <w:tcPr>
            <w:tcW w:w="1187" w:type="dxa"/>
          </w:tcPr>
          <w:p w14:paraId="0C2CEDEA" w14:textId="77777777" w:rsidR="00A10F71" w:rsidRPr="00291505" w:rsidRDefault="00A10F71" w:rsidP="00E34637">
            <w:pPr>
              <w:rPr>
                <w:rFonts w:ascii="標楷體" w:eastAsia="標楷體" w:hAnsi="標楷體"/>
              </w:rPr>
            </w:pPr>
          </w:p>
        </w:tc>
        <w:tc>
          <w:tcPr>
            <w:tcW w:w="1083" w:type="dxa"/>
          </w:tcPr>
          <w:p w14:paraId="32AFF47D" w14:textId="77777777" w:rsidR="00A10F71" w:rsidRPr="00B73FB5" w:rsidRDefault="00A10F71" w:rsidP="00E34637">
            <w:pPr>
              <w:rPr>
                <w:rFonts w:ascii="標楷體" w:eastAsia="標楷體" w:hAnsi="標楷體"/>
              </w:rPr>
            </w:pPr>
            <w:r w:rsidRPr="00B73FB5">
              <w:rPr>
                <w:rFonts w:ascii="標楷體" w:eastAsia="標楷體" w:hAnsi="標楷體" w:hint="eastAsia"/>
              </w:rPr>
              <w:t>日期選單</w:t>
            </w:r>
          </w:p>
        </w:tc>
        <w:tc>
          <w:tcPr>
            <w:tcW w:w="675" w:type="dxa"/>
          </w:tcPr>
          <w:p w14:paraId="23432805"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96" w:type="dxa"/>
          </w:tcPr>
          <w:p w14:paraId="6262FBAA" w14:textId="77777777" w:rsidR="00A10F71" w:rsidRPr="00291505" w:rsidRDefault="00A10F71" w:rsidP="00E34637">
            <w:pPr>
              <w:rPr>
                <w:rFonts w:ascii="標楷體" w:eastAsia="標楷體" w:hAnsi="標楷體"/>
              </w:rPr>
            </w:pPr>
            <w:r>
              <w:rPr>
                <w:rFonts w:ascii="標楷體" w:eastAsia="標楷體" w:hAnsi="標楷體" w:hint="eastAsia"/>
              </w:rPr>
              <w:t>W</w:t>
            </w:r>
          </w:p>
        </w:tc>
        <w:tc>
          <w:tcPr>
            <w:tcW w:w="3529" w:type="dxa"/>
          </w:tcPr>
          <w:p w14:paraId="0A5D9D46"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限輸入日期</w:t>
            </w:r>
            <w:r w:rsidRPr="0078668E">
              <w:rPr>
                <w:rFonts w:ascii="標楷體" w:eastAsia="標楷體" w:hAnsi="標楷體" w:hint="eastAsia"/>
              </w:rPr>
              <w:t>, 檢核條件：</w:t>
            </w:r>
          </w:p>
          <w:p w14:paraId="44674B37" w14:textId="77777777" w:rsidR="00A10F71" w:rsidRPr="00291505" w:rsidRDefault="00A10F71" w:rsidP="00E34637">
            <w:pPr>
              <w:ind w:left="204"/>
              <w:rPr>
                <w:rFonts w:ascii="標楷體" w:eastAsia="標楷體" w:hAnsi="標楷體"/>
              </w:rPr>
            </w:pPr>
            <w:r w:rsidRPr="0078668E">
              <w:rPr>
                <w:rFonts w:ascii="標楷體" w:eastAsia="標楷體" w:hAnsi="標楷體" w:hint="eastAsia"/>
                <w:lang w:eastAsia="zh-HK"/>
              </w:rPr>
              <w:t>日期格式/</w:t>
            </w:r>
            <w:r>
              <w:rPr>
                <w:rFonts w:ascii="標楷體" w:eastAsia="標楷體" w:hAnsi="標楷體"/>
              </w:rPr>
              <w:t>A(DATE,0)</w:t>
            </w:r>
          </w:p>
        </w:tc>
      </w:tr>
      <w:tr w:rsidR="00A10F71" w:rsidRPr="00362205" w14:paraId="63622DE2" w14:textId="77777777" w:rsidTr="00E34637">
        <w:trPr>
          <w:trHeight w:val="244"/>
          <w:jc w:val="center"/>
        </w:trPr>
        <w:tc>
          <w:tcPr>
            <w:tcW w:w="696" w:type="dxa"/>
          </w:tcPr>
          <w:p w14:paraId="7E42D8C5" w14:textId="77777777" w:rsidR="00A10F71" w:rsidRPr="00291505" w:rsidRDefault="00A10F71" w:rsidP="00E34637">
            <w:pPr>
              <w:rPr>
                <w:rFonts w:ascii="標楷體" w:eastAsia="標楷體" w:hAnsi="標楷體"/>
              </w:rPr>
            </w:pPr>
            <w:r>
              <w:rPr>
                <w:rFonts w:ascii="標楷體" w:eastAsia="標楷體" w:hAnsi="標楷體" w:hint="eastAsia"/>
              </w:rPr>
              <w:t>1-1</w:t>
            </w:r>
          </w:p>
        </w:tc>
        <w:tc>
          <w:tcPr>
            <w:tcW w:w="1551" w:type="dxa"/>
          </w:tcPr>
          <w:p w14:paraId="6582FBF8" w14:textId="77777777" w:rsidR="00A10F71" w:rsidRPr="005D0B08" w:rsidRDefault="00A10F71" w:rsidP="00E34637">
            <w:pPr>
              <w:rPr>
                <w:rStyle w:val="a6"/>
                <w:rFonts w:ascii="標楷體" w:eastAsia="標楷體" w:hAnsi="標楷體"/>
                <w:b w:val="0"/>
              </w:rPr>
            </w:pPr>
            <w:r w:rsidRPr="005D0B08">
              <w:rPr>
                <w:rStyle w:val="a6"/>
                <w:rFonts w:ascii="標楷體" w:eastAsia="標楷體" w:hAnsi="標楷體" w:hint="eastAsia"/>
                <w:b w:val="0"/>
              </w:rPr>
              <w:t>收件日(迄)</w:t>
            </w:r>
          </w:p>
        </w:tc>
        <w:tc>
          <w:tcPr>
            <w:tcW w:w="696" w:type="dxa"/>
          </w:tcPr>
          <w:p w14:paraId="6D09436A" w14:textId="77777777" w:rsidR="00A10F71" w:rsidRDefault="00A10F71" w:rsidP="00E34637">
            <w:pPr>
              <w:rPr>
                <w:rFonts w:ascii="標楷體" w:eastAsia="標楷體" w:hAnsi="標楷體"/>
              </w:rPr>
            </w:pPr>
            <w:r>
              <w:rPr>
                <w:rFonts w:ascii="標楷體" w:eastAsia="標楷體" w:hAnsi="標楷體" w:hint="eastAsia"/>
              </w:rPr>
              <w:t>7</w:t>
            </w:r>
          </w:p>
        </w:tc>
        <w:tc>
          <w:tcPr>
            <w:tcW w:w="1187" w:type="dxa"/>
          </w:tcPr>
          <w:p w14:paraId="176C300C" w14:textId="77777777" w:rsidR="00A10F71" w:rsidRPr="00291505" w:rsidRDefault="00A10F71" w:rsidP="00E34637">
            <w:pPr>
              <w:rPr>
                <w:rFonts w:ascii="標楷體" w:eastAsia="標楷體" w:hAnsi="標楷體"/>
              </w:rPr>
            </w:pPr>
          </w:p>
        </w:tc>
        <w:tc>
          <w:tcPr>
            <w:tcW w:w="1083" w:type="dxa"/>
          </w:tcPr>
          <w:p w14:paraId="2C7BFDA0" w14:textId="77777777" w:rsidR="00A10F71" w:rsidRPr="00B73FB5" w:rsidRDefault="00A10F71" w:rsidP="00E34637">
            <w:pPr>
              <w:rPr>
                <w:rFonts w:ascii="標楷體" w:eastAsia="標楷體" w:hAnsi="標楷體"/>
              </w:rPr>
            </w:pPr>
            <w:r>
              <w:rPr>
                <w:rFonts w:ascii="標楷體" w:eastAsia="標楷體" w:hAnsi="標楷體" w:hint="eastAsia"/>
              </w:rPr>
              <w:t>日期選單</w:t>
            </w:r>
          </w:p>
        </w:tc>
        <w:tc>
          <w:tcPr>
            <w:tcW w:w="675" w:type="dxa"/>
          </w:tcPr>
          <w:p w14:paraId="2BBD9E9F" w14:textId="77777777" w:rsidR="00A10F71" w:rsidRPr="00291505" w:rsidRDefault="00A10F71" w:rsidP="00E34637">
            <w:pPr>
              <w:rPr>
                <w:rFonts w:ascii="標楷體" w:eastAsia="標楷體" w:hAnsi="標楷體"/>
              </w:rPr>
            </w:pPr>
            <w:r>
              <w:rPr>
                <w:rFonts w:ascii="標楷體" w:eastAsia="標楷體" w:hAnsi="標楷體" w:hint="eastAsia"/>
              </w:rPr>
              <w:t>V</w:t>
            </w:r>
          </w:p>
        </w:tc>
        <w:tc>
          <w:tcPr>
            <w:tcW w:w="696" w:type="dxa"/>
          </w:tcPr>
          <w:p w14:paraId="247AF5C8" w14:textId="77777777" w:rsidR="00A10F71" w:rsidRDefault="00A10F71" w:rsidP="00E34637">
            <w:pPr>
              <w:rPr>
                <w:rFonts w:ascii="標楷體" w:eastAsia="標楷體" w:hAnsi="標楷體"/>
              </w:rPr>
            </w:pPr>
            <w:r>
              <w:rPr>
                <w:rFonts w:ascii="標楷體" w:eastAsia="標楷體" w:hAnsi="標楷體"/>
              </w:rPr>
              <w:t>W</w:t>
            </w:r>
          </w:p>
        </w:tc>
        <w:tc>
          <w:tcPr>
            <w:tcW w:w="3529" w:type="dxa"/>
          </w:tcPr>
          <w:p w14:paraId="1C33C017"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1.限輸入日期</w:t>
            </w:r>
            <w:r w:rsidRPr="0078668E">
              <w:rPr>
                <w:rFonts w:ascii="標楷體" w:eastAsia="標楷體" w:hAnsi="標楷體" w:hint="eastAsia"/>
              </w:rPr>
              <w:t>, 檢核條件：</w:t>
            </w:r>
          </w:p>
          <w:p w14:paraId="085D024F" w14:textId="77777777" w:rsidR="00A10F71" w:rsidRDefault="00A10F71" w:rsidP="00E34637">
            <w:pPr>
              <w:rPr>
                <w:rFonts w:ascii="標楷體" w:eastAsia="標楷體" w:hAnsi="標楷體"/>
              </w:rPr>
            </w:pPr>
            <w:r>
              <w:rPr>
                <w:rFonts w:ascii="標楷體" w:eastAsia="標楷體" w:hAnsi="標楷體" w:hint="eastAsia"/>
              </w:rPr>
              <w:t>(1).</w:t>
            </w:r>
            <w:r w:rsidRPr="0078668E">
              <w:rPr>
                <w:rFonts w:ascii="標楷體" w:eastAsia="標楷體" w:hAnsi="標楷體" w:hint="eastAsia"/>
                <w:lang w:eastAsia="zh-HK"/>
              </w:rPr>
              <w:t>日期格式/</w:t>
            </w:r>
            <w:r>
              <w:rPr>
                <w:rFonts w:ascii="標楷體" w:eastAsia="標楷體" w:hAnsi="標楷體"/>
              </w:rPr>
              <w:t>A(DATE,0)</w:t>
            </w:r>
          </w:p>
          <w:p w14:paraId="732E3CE7" w14:textId="77777777" w:rsidR="00A10F71" w:rsidRDefault="00A10F71" w:rsidP="00E34637">
            <w:pPr>
              <w:rPr>
                <w:rFonts w:ascii="標楷體" w:eastAsia="標楷體" w:hAnsi="標楷體"/>
                <w:lang w:eastAsia="zh-HK"/>
              </w:rPr>
            </w:pPr>
            <w:r>
              <w:rPr>
                <w:rFonts w:ascii="標楷體" w:eastAsia="標楷體" w:hAnsi="標楷體" w:hint="eastAsia"/>
              </w:rPr>
              <w:t>(2).</w:t>
            </w:r>
            <w:r w:rsidRPr="00C22689">
              <w:rPr>
                <w:rFonts w:ascii="標楷體" w:eastAsia="標楷體" w:hAnsi="標楷體" w:hint="eastAsia"/>
                <w:lang w:eastAsia="zh-HK"/>
              </w:rPr>
              <w:t>需介於</w:t>
            </w:r>
            <w:r>
              <w:rPr>
                <w:rFonts w:ascii="標楷體" w:eastAsia="標楷體" w:hAnsi="標楷體" w:hint="eastAsia"/>
                <w:lang w:eastAsia="zh-HK"/>
              </w:rPr>
              <w:t>[</w:t>
            </w:r>
            <w:r w:rsidRPr="00F10928">
              <w:rPr>
                <w:rFonts w:ascii="標楷體" w:eastAsia="標楷體" w:hAnsi="標楷體" w:hint="eastAsia"/>
              </w:rPr>
              <w:t>收件日</w:t>
            </w:r>
            <w:r>
              <w:rPr>
                <w:rFonts w:ascii="標楷體" w:eastAsia="標楷體" w:hAnsi="標楷體" w:hint="eastAsia"/>
              </w:rPr>
              <w:t>(起)</w:t>
            </w:r>
            <w:r>
              <w:rPr>
                <w:rFonts w:ascii="標楷體" w:eastAsia="標楷體" w:hAnsi="標楷體" w:hint="eastAsia"/>
                <w:lang w:eastAsia="zh-HK"/>
              </w:rPr>
              <w:t>]</w:t>
            </w:r>
            <w:r w:rsidRPr="00C22689">
              <w:rPr>
                <w:rFonts w:ascii="標楷體" w:eastAsia="標楷體" w:hAnsi="標楷體" w:hint="eastAsia"/>
                <w:lang w:eastAsia="zh-HK"/>
              </w:rPr>
              <w:t>至</w:t>
            </w:r>
          </w:p>
          <w:p w14:paraId="4FE37090" w14:textId="77777777" w:rsidR="00A10F71" w:rsidRDefault="00A10F71" w:rsidP="00E34637">
            <w:pPr>
              <w:ind w:firstLineChars="200" w:firstLine="480"/>
              <w:rPr>
                <w:rFonts w:ascii="標楷體" w:eastAsia="標楷體" w:hAnsi="標楷體"/>
              </w:rPr>
            </w:pPr>
            <w:r w:rsidRPr="00AC62C0">
              <w:rPr>
                <w:rFonts w:ascii="標楷體" w:eastAsia="標楷體" w:hAnsi="標楷體"/>
                <w:lang w:eastAsia="zh-HK"/>
              </w:rPr>
              <w:t>9991231</w:t>
            </w:r>
            <w:r w:rsidRPr="00C22689">
              <w:rPr>
                <w:rFonts w:ascii="標楷體" w:eastAsia="標楷體" w:hAnsi="標楷體" w:hint="eastAsia"/>
              </w:rPr>
              <w:t>/</w:t>
            </w:r>
            <w:r w:rsidRPr="00C22689">
              <w:rPr>
                <w:rFonts w:ascii="標楷體" w:eastAsia="標楷體" w:hAnsi="標楷體"/>
              </w:rPr>
              <w:t>V(5)</w:t>
            </w:r>
          </w:p>
        </w:tc>
      </w:tr>
      <w:tr w:rsidR="00A10F71" w:rsidRPr="00362205" w14:paraId="32C7B120" w14:textId="77777777" w:rsidTr="00E34637">
        <w:trPr>
          <w:trHeight w:val="244"/>
          <w:jc w:val="center"/>
        </w:trPr>
        <w:tc>
          <w:tcPr>
            <w:tcW w:w="696" w:type="dxa"/>
          </w:tcPr>
          <w:p w14:paraId="488734AE" w14:textId="77777777" w:rsidR="00A10F71" w:rsidRPr="00DC1A3C" w:rsidRDefault="00A10F71" w:rsidP="00E34637">
            <w:pPr>
              <w:rPr>
                <w:rFonts w:ascii="標楷體" w:eastAsia="標楷體" w:hAnsi="標楷體"/>
              </w:rPr>
            </w:pPr>
            <w:r w:rsidRPr="00DC1A3C">
              <w:rPr>
                <w:rFonts w:ascii="標楷體" w:eastAsia="標楷體" w:hAnsi="標楷體" w:hint="eastAsia"/>
              </w:rPr>
              <w:t>2</w:t>
            </w:r>
          </w:p>
        </w:tc>
        <w:tc>
          <w:tcPr>
            <w:tcW w:w="1551" w:type="dxa"/>
          </w:tcPr>
          <w:p w14:paraId="05FCE18A" w14:textId="77777777" w:rsidR="00A10F71" w:rsidRPr="00DC1A3C" w:rsidRDefault="00A10F71" w:rsidP="00E34637">
            <w:pPr>
              <w:rPr>
                <w:rFonts w:ascii="標楷體" w:eastAsia="標楷體" w:hAnsi="標楷體"/>
                <w:color w:val="000000"/>
                <w:spacing w:val="6"/>
                <w:shd w:val="clear" w:color="auto" w:fill="FFFFFF"/>
              </w:rPr>
            </w:pPr>
            <w:r w:rsidRPr="00DC1A3C">
              <w:rPr>
                <w:rFonts w:ascii="標楷體" w:eastAsia="標楷體" w:hAnsi="標楷體" w:hint="eastAsia"/>
                <w:color w:val="000000"/>
                <w:spacing w:val="6"/>
                <w:shd w:val="clear" w:color="auto" w:fill="FFFFFF"/>
              </w:rPr>
              <w:t>顯示方式</w:t>
            </w:r>
          </w:p>
        </w:tc>
        <w:tc>
          <w:tcPr>
            <w:tcW w:w="696" w:type="dxa"/>
          </w:tcPr>
          <w:p w14:paraId="516514F1" w14:textId="77777777" w:rsidR="00A10F71" w:rsidRPr="00DC1A3C" w:rsidRDefault="00A10F71" w:rsidP="00E34637">
            <w:pPr>
              <w:rPr>
                <w:rFonts w:ascii="標楷體" w:eastAsia="標楷體" w:hAnsi="標楷體"/>
              </w:rPr>
            </w:pPr>
            <w:r w:rsidRPr="00DC1A3C">
              <w:rPr>
                <w:rFonts w:ascii="標楷體" w:eastAsia="標楷體" w:hAnsi="標楷體" w:hint="eastAsia"/>
              </w:rPr>
              <w:t>1</w:t>
            </w:r>
          </w:p>
        </w:tc>
        <w:tc>
          <w:tcPr>
            <w:tcW w:w="1187" w:type="dxa"/>
          </w:tcPr>
          <w:p w14:paraId="2DE14907" w14:textId="77777777" w:rsidR="00A10F71" w:rsidRPr="00DC1A3C" w:rsidRDefault="00A10F71" w:rsidP="00E34637">
            <w:pPr>
              <w:rPr>
                <w:rFonts w:ascii="標楷體" w:eastAsia="標楷體" w:hAnsi="標楷體"/>
              </w:rPr>
            </w:pPr>
            <w:r w:rsidRPr="00DC1A3C">
              <w:rPr>
                <w:rFonts w:ascii="標楷體" w:eastAsia="標楷體" w:hAnsi="標楷體" w:hint="eastAsia"/>
              </w:rPr>
              <w:t>0</w:t>
            </w:r>
          </w:p>
        </w:tc>
        <w:tc>
          <w:tcPr>
            <w:tcW w:w="1083" w:type="dxa"/>
          </w:tcPr>
          <w:p w14:paraId="36BB6577" w14:textId="77777777" w:rsidR="00A10F71" w:rsidRPr="00DC1A3C" w:rsidRDefault="00A10F71" w:rsidP="00E34637">
            <w:pPr>
              <w:rPr>
                <w:rFonts w:ascii="標楷體" w:eastAsia="標楷體" w:hAnsi="標楷體"/>
              </w:rPr>
            </w:pPr>
            <w:r w:rsidRPr="00DC1A3C">
              <w:rPr>
                <w:rFonts w:ascii="標楷體" w:eastAsia="標楷體" w:hAnsi="標楷體" w:hint="eastAsia"/>
              </w:rPr>
              <w:t>0:瀏覽</w:t>
            </w:r>
          </w:p>
          <w:p w14:paraId="4E304A7D" w14:textId="77777777" w:rsidR="00A10F71" w:rsidRPr="00DC1A3C" w:rsidRDefault="00A10F71" w:rsidP="00E34637">
            <w:pPr>
              <w:rPr>
                <w:rFonts w:ascii="標楷體" w:eastAsia="標楷體" w:hAnsi="標楷體"/>
              </w:rPr>
            </w:pPr>
            <w:r w:rsidRPr="00DC1A3C">
              <w:rPr>
                <w:rFonts w:ascii="標楷體" w:eastAsia="標楷體" w:hAnsi="標楷體" w:hint="eastAsia"/>
              </w:rPr>
              <w:t>1:列印</w:t>
            </w:r>
          </w:p>
        </w:tc>
        <w:tc>
          <w:tcPr>
            <w:tcW w:w="675" w:type="dxa"/>
          </w:tcPr>
          <w:p w14:paraId="2DA68975" w14:textId="77777777" w:rsidR="00A10F71" w:rsidRPr="00DC1A3C" w:rsidRDefault="00A10F71" w:rsidP="00E34637">
            <w:pPr>
              <w:rPr>
                <w:rFonts w:ascii="標楷體" w:eastAsia="標楷體" w:hAnsi="標楷體"/>
              </w:rPr>
            </w:pPr>
            <w:r w:rsidRPr="00DC1A3C">
              <w:rPr>
                <w:rFonts w:ascii="標楷體" w:eastAsia="標楷體" w:hAnsi="標楷體" w:hint="eastAsia"/>
              </w:rPr>
              <w:t>V</w:t>
            </w:r>
          </w:p>
        </w:tc>
        <w:tc>
          <w:tcPr>
            <w:tcW w:w="696" w:type="dxa"/>
          </w:tcPr>
          <w:p w14:paraId="68F4247E" w14:textId="77777777" w:rsidR="00A10F71" w:rsidRPr="00DC1A3C" w:rsidRDefault="00A10F71" w:rsidP="00E34637">
            <w:pPr>
              <w:rPr>
                <w:rFonts w:ascii="標楷體" w:eastAsia="標楷體" w:hAnsi="標楷體"/>
              </w:rPr>
            </w:pPr>
            <w:r w:rsidRPr="00DC1A3C">
              <w:rPr>
                <w:rFonts w:ascii="標楷體" w:eastAsia="標楷體" w:hAnsi="標楷體"/>
              </w:rPr>
              <w:t>W</w:t>
            </w:r>
          </w:p>
        </w:tc>
        <w:tc>
          <w:tcPr>
            <w:tcW w:w="3529" w:type="dxa"/>
          </w:tcPr>
          <w:p w14:paraId="7928F18D" w14:textId="54AD0C7B" w:rsidR="00A10F71" w:rsidRPr="00DC1A3C" w:rsidRDefault="00A10F71" w:rsidP="00E34637">
            <w:pPr>
              <w:rPr>
                <w:rFonts w:ascii="標楷體" w:eastAsia="標楷體" w:hAnsi="標楷體"/>
              </w:rPr>
            </w:pPr>
            <w:r w:rsidRPr="006F074E">
              <w:rPr>
                <w:rFonts w:ascii="標楷體" w:eastAsia="標楷體" w:hAnsi="標楷體" w:hint="eastAsia"/>
              </w:rPr>
              <w:t>1.</w:t>
            </w:r>
            <w:r w:rsidR="00E55D0A">
              <w:rPr>
                <w:rFonts w:ascii="標楷體" w:eastAsia="標楷體" w:hAnsi="標楷體" w:hint="eastAsia"/>
              </w:rPr>
              <w:t>限輸入代碼</w:t>
            </w:r>
            <w:r w:rsidRPr="006F074E">
              <w:rPr>
                <w:rFonts w:ascii="標楷體" w:eastAsia="標楷體" w:hAnsi="標楷體" w:hint="eastAsia"/>
              </w:rPr>
              <w:t>, 檢核條件：</w:t>
            </w:r>
            <w:r w:rsidRPr="006F074E">
              <w:rPr>
                <w:rFonts w:ascii="標楷體" w:eastAsia="標楷體" w:hAnsi="標楷體" w:hint="eastAsia"/>
                <w:lang w:eastAsia="zh-HK"/>
              </w:rPr>
              <w:t>依選單</w:t>
            </w:r>
            <w:r w:rsidRPr="006F074E">
              <w:rPr>
                <w:rFonts w:ascii="標楷體" w:eastAsia="標楷體" w:hAnsi="標楷體" w:hint="eastAsia"/>
              </w:rPr>
              <w:t>/</w:t>
            </w:r>
            <w:r>
              <w:rPr>
                <w:rFonts w:ascii="標楷體" w:eastAsia="標楷體" w:hAnsi="標楷體"/>
              </w:rPr>
              <w:t>V(H)</w:t>
            </w:r>
          </w:p>
        </w:tc>
      </w:tr>
    </w:tbl>
    <w:p w14:paraId="31E2D8B1" w14:textId="77777777" w:rsidR="00A10F71" w:rsidRDefault="00A10F71" w:rsidP="00A10F71">
      <w:pPr>
        <w:tabs>
          <w:tab w:val="left" w:pos="788"/>
        </w:tabs>
        <w:rPr>
          <w:rFonts w:ascii="標楷體" w:eastAsia="標楷體" w:hAnsi="標楷體"/>
        </w:rPr>
      </w:pPr>
    </w:p>
    <w:p w14:paraId="669FBD63" w14:textId="77777777" w:rsidR="00A10F71" w:rsidRDefault="00A10F71" w:rsidP="00A10F71">
      <w:pPr>
        <w:tabs>
          <w:tab w:val="left" w:pos="788"/>
        </w:tabs>
        <w:rPr>
          <w:rFonts w:ascii="標楷體" w:eastAsia="標楷體" w:hAnsi="標楷體"/>
        </w:rPr>
      </w:pPr>
    </w:p>
    <w:p w14:paraId="19317CEC" w14:textId="77777777" w:rsidR="00A10F71" w:rsidRPr="00B56858" w:rsidRDefault="00A10F71" w:rsidP="00A10F71"/>
    <w:p w14:paraId="1A922A2D"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7468BBEA" w14:textId="77777777" w:rsidR="00A10F71" w:rsidRPr="00291505" w:rsidRDefault="00A10F71" w:rsidP="00A10F71">
      <w:pPr>
        <w:rPr>
          <w:rFonts w:ascii="標楷體" w:eastAsia="標楷體" w:hAnsi="標楷體"/>
        </w:rPr>
      </w:pPr>
    </w:p>
    <w:p w14:paraId="70FDE95B" w14:textId="1887701E" w:rsidR="00A10F71" w:rsidRPr="00291505" w:rsidRDefault="00A10F71" w:rsidP="00A10F71">
      <w:pPr>
        <w:rPr>
          <w:rFonts w:ascii="標楷體" w:eastAsia="標楷體" w:hAnsi="標楷體"/>
        </w:rPr>
      </w:pPr>
      <w:r w:rsidRPr="00C32E47">
        <w:rPr>
          <w:rFonts w:ascii="標楷體" w:eastAsia="標楷體" w:hAnsi="標楷體"/>
          <w:noProof/>
        </w:rPr>
        <w:drawing>
          <wp:inline distT="0" distB="0" distL="0" distR="0" wp14:anchorId="687B3AC8" wp14:editId="78B37B20">
            <wp:extent cx="6477000" cy="3235325"/>
            <wp:effectExtent l="0" t="0" r="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235325"/>
                    </a:xfrm>
                    <a:prstGeom prst="rect">
                      <a:avLst/>
                    </a:prstGeom>
                    <a:noFill/>
                    <a:ln>
                      <a:noFill/>
                    </a:ln>
                  </pic:spPr>
                </pic:pic>
              </a:graphicData>
            </a:graphic>
          </wp:inline>
        </w:drawing>
      </w:r>
    </w:p>
    <w:p w14:paraId="57EE30E2" w14:textId="77777777" w:rsidR="00A10F71" w:rsidRPr="00291505" w:rsidRDefault="00A10F71" w:rsidP="00A10F71">
      <w:pPr>
        <w:tabs>
          <w:tab w:val="left" w:pos="788"/>
        </w:tabs>
        <w:rPr>
          <w:rFonts w:ascii="標楷體" w:eastAsia="標楷體" w:hAnsi="標楷體"/>
        </w:rPr>
      </w:pPr>
    </w:p>
    <w:p w14:paraId="67D62C6F" w14:textId="77777777" w:rsidR="00A10F71" w:rsidRDefault="00A10F71" w:rsidP="00A10F71">
      <w:pPr>
        <w:rPr>
          <w:noProof/>
        </w:rPr>
      </w:pPr>
    </w:p>
    <w:p w14:paraId="1E739277" w14:textId="77777777" w:rsidR="00A10F71" w:rsidRDefault="00A10F71" w:rsidP="00A10F71">
      <w:pPr>
        <w:rPr>
          <w:noProof/>
        </w:rPr>
      </w:pPr>
    </w:p>
    <w:p w14:paraId="52C6A789"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2A16177A" w14:textId="77777777" w:rsidR="00A10F71" w:rsidRDefault="00A10F71" w:rsidP="00A10F71">
      <w:pPr>
        <w:rPr>
          <w:noProof/>
        </w:rPr>
      </w:pPr>
    </w:p>
    <w:p w14:paraId="2C8F5B98"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967"/>
        <w:gridCol w:w="1586"/>
        <w:gridCol w:w="3336"/>
        <w:gridCol w:w="3623"/>
      </w:tblGrid>
      <w:tr w:rsidR="00A10F71" w:rsidRPr="008F1D46" w14:paraId="69844C0D" w14:textId="77777777" w:rsidTr="00A10F71">
        <w:tc>
          <w:tcPr>
            <w:tcW w:w="682" w:type="dxa"/>
            <w:shd w:val="clear" w:color="auto" w:fill="D9D9D9"/>
          </w:tcPr>
          <w:p w14:paraId="12B99982"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967" w:type="dxa"/>
            <w:shd w:val="clear" w:color="auto" w:fill="D9D9D9"/>
          </w:tcPr>
          <w:p w14:paraId="7542C80C"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586" w:type="dxa"/>
            <w:shd w:val="clear" w:color="auto" w:fill="D9D9D9"/>
          </w:tcPr>
          <w:p w14:paraId="1E015A90"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34FC16DD"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623" w:type="dxa"/>
            <w:shd w:val="clear" w:color="auto" w:fill="D9D9D9"/>
          </w:tcPr>
          <w:p w14:paraId="4605D9E0"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5CC7C8E6" w14:textId="77777777" w:rsidTr="00A10F71">
        <w:tc>
          <w:tcPr>
            <w:tcW w:w="3235" w:type="dxa"/>
            <w:gridSpan w:val="3"/>
            <w:shd w:val="clear" w:color="auto" w:fill="auto"/>
          </w:tcPr>
          <w:p w14:paraId="13667B39" w14:textId="77777777" w:rsidR="00A10F71" w:rsidRPr="00465AE0" w:rsidRDefault="00A10F71" w:rsidP="00E34637">
            <w:pPr>
              <w:rPr>
                <w:rFonts w:ascii="標楷體" w:eastAsia="標楷體" w:hAnsi="標楷體"/>
                <w:color w:val="FF0000"/>
              </w:rPr>
            </w:pPr>
            <w:r>
              <w:rPr>
                <w:rFonts w:ascii="標楷體" w:eastAsia="標楷體" w:hAnsi="標楷體" w:hint="eastAsia"/>
                <w:color w:val="FF0000"/>
              </w:rPr>
              <w:t>法拍費用</w:t>
            </w:r>
            <w:proofErr w:type="gramStart"/>
            <w:r>
              <w:rPr>
                <w:rFonts w:ascii="標楷體" w:eastAsia="標楷體" w:hAnsi="標楷體" w:hint="eastAsia"/>
                <w:color w:val="FF0000"/>
              </w:rPr>
              <w:t>件數明細</w:t>
            </w:r>
            <w:proofErr w:type="gramEnd"/>
          </w:p>
        </w:tc>
        <w:tc>
          <w:tcPr>
            <w:tcW w:w="3336" w:type="dxa"/>
            <w:shd w:val="clear" w:color="auto" w:fill="auto"/>
          </w:tcPr>
          <w:p w14:paraId="5D91EDC8" w14:textId="77777777" w:rsidR="00A10F71" w:rsidRDefault="00A10F71" w:rsidP="00E34637">
            <w:pPr>
              <w:rPr>
                <w:rFonts w:ascii="標楷體" w:eastAsia="標楷體" w:hAnsi="標楷體"/>
                <w:lang w:eastAsia="zh-HK"/>
              </w:rPr>
            </w:pPr>
          </w:p>
        </w:tc>
        <w:tc>
          <w:tcPr>
            <w:tcW w:w="3623" w:type="dxa"/>
            <w:shd w:val="clear" w:color="auto" w:fill="auto"/>
          </w:tcPr>
          <w:p w14:paraId="425BF4B6" w14:textId="77777777" w:rsidR="00A10F71" w:rsidRDefault="00A10F71" w:rsidP="00E34637">
            <w:pPr>
              <w:rPr>
                <w:rFonts w:ascii="標楷體" w:eastAsia="標楷體" w:hAnsi="標楷體"/>
              </w:rPr>
            </w:pPr>
          </w:p>
        </w:tc>
      </w:tr>
      <w:tr w:rsidR="00A10F71" w:rsidRPr="007A1288" w14:paraId="537B1591" w14:textId="77777777" w:rsidTr="00A10F71">
        <w:tc>
          <w:tcPr>
            <w:tcW w:w="682" w:type="dxa"/>
            <w:shd w:val="clear" w:color="auto" w:fill="auto"/>
          </w:tcPr>
          <w:p w14:paraId="77731723" w14:textId="77777777" w:rsidR="00A10F71" w:rsidRDefault="00A10F71" w:rsidP="00E34637">
            <w:pPr>
              <w:rPr>
                <w:rFonts w:ascii="標楷體" w:eastAsia="標楷體" w:hAnsi="標楷體"/>
              </w:rPr>
            </w:pPr>
            <w:r>
              <w:rPr>
                <w:rFonts w:ascii="標楷體" w:eastAsia="標楷體" w:hAnsi="標楷體" w:hint="eastAsia"/>
              </w:rPr>
              <w:t>1</w:t>
            </w:r>
          </w:p>
        </w:tc>
        <w:tc>
          <w:tcPr>
            <w:tcW w:w="967" w:type="dxa"/>
            <w:shd w:val="clear" w:color="auto" w:fill="auto"/>
          </w:tcPr>
          <w:p w14:paraId="154B9606" w14:textId="77777777" w:rsidR="00A10F71" w:rsidRPr="000A2653" w:rsidRDefault="00A10F71" w:rsidP="00E34637">
            <w:pPr>
              <w:rPr>
                <w:rFonts w:ascii="標楷體" w:eastAsia="標楷體" w:hAnsi="標楷體"/>
                <w:lang w:eastAsia="zh-HK"/>
              </w:rPr>
            </w:pPr>
            <w:r>
              <w:rPr>
                <w:rFonts w:ascii="標楷體" w:eastAsia="標楷體" w:hAnsi="標楷體" w:hint="eastAsia"/>
              </w:rPr>
              <w:t>資料</w:t>
            </w:r>
          </w:p>
        </w:tc>
        <w:tc>
          <w:tcPr>
            <w:tcW w:w="1586" w:type="dxa"/>
            <w:shd w:val="clear" w:color="auto" w:fill="auto"/>
          </w:tcPr>
          <w:p w14:paraId="0FC724D9" w14:textId="77777777" w:rsidR="00A10F71" w:rsidRDefault="00A10F71" w:rsidP="00E34637">
            <w:pPr>
              <w:rPr>
                <w:rFonts w:ascii="標楷體" w:eastAsia="標楷體" w:hAnsi="標楷體"/>
              </w:rPr>
            </w:pPr>
            <w:r w:rsidRPr="005C243B">
              <w:rPr>
                <w:rFonts w:ascii="標楷體" w:eastAsia="標楷體" w:hAnsi="標楷體" w:hint="eastAsia"/>
              </w:rPr>
              <w:t>暫付及待結轉款項-法務費金額</w:t>
            </w:r>
          </w:p>
        </w:tc>
        <w:tc>
          <w:tcPr>
            <w:tcW w:w="3336" w:type="dxa"/>
            <w:shd w:val="clear" w:color="auto" w:fill="auto"/>
          </w:tcPr>
          <w:p w14:paraId="65DD42F1" w14:textId="77777777" w:rsidR="00A10F71" w:rsidRDefault="00A10F71" w:rsidP="00E34637">
            <w:pPr>
              <w:rPr>
                <w:rFonts w:ascii="標楷體" w:eastAsia="標楷體" w:hAnsi="標楷體"/>
                <w:lang w:eastAsia="zh-HK"/>
              </w:rPr>
            </w:pPr>
            <w:r>
              <w:rPr>
                <w:rFonts w:ascii="標楷體" w:eastAsia="標楷體" w:hAnsi="標楷體"/>
                <w:lang w:eastAsia="zh-HK"/>
              </w:rPr>
              <w:t>ForeclosureFee.Fee</w:t>
            </w:r>
          </w:p>
        </w:tc>
        <w:tc>
          <w:tcPr>
            <w:tcW w:w="3623" w:type="dxa"/>
            <w:shd w:val="clear" w:color="auto" w:fill="auto"/>
          </w:tcPr>
          <w:p w14:paraId="745DF489" w14:textId="77777777" w:rsidR="00A10F71" w:rsidRDefault="00A10F71" w:rsidP="00E34637">
            <w:pPr>
              <w:rPr>
                <w:rFonts w:ascii="標楷體" w:eastAsia="標楷體" w:hAnsi="標楷體"/>
              </w:rPr>
            </w:pPr>
            <w:r>
              <w:rPr>
                <w:rFonts w:ascii="標楷體" w:eastAsia="標楷體" w:hAnsi="標楷體" w:hint="eastAsia"/>
              </w:rPr>
              <w:t>累計</w:t>
            </w:r>
            <w:r w:rsidRPr="005C243B">
              <w:rPr>
                <w:rFonts w:ascii="標楷體" w:eastAsia="標楷體" w:hAnsi="標楷體" w:hint="eastAsia"/>
              </w:rPr>
              <w:t>暫付及待結轉款項-法務費金額</w:t>
            </w:r>
            <w:r>
              <w:rPr>
                <w:rFonts w:ascii="標楷體" w:eastAsia="標楷體" w:hAnsi="標楷體" w:hint="eastAsia"/>
              </w:rPr>
              <w:t>依據[</w:t>
            </w:r>
            <w:r w:rsidRPr="005C243B">
              <w:rPr>
                <w:rFonts w:ascii="標楷體" w:eastAsia="標楷體" w:hAnsi="標楷體" w:hint="eastAsia"/>
              </w:rPr>
              <w:t>科目</w:t>
            </w:r>
            <w:r>
              <w:rPr>
                <w:rFonts w:ascii="標楷體" w:eastAsia="標楷體" w:hAnsi="標楷體" w:hint="eastAsia"/>
              </w:rPr>
              <w:t>(</w:t>
            </w:r>
            <w:r w:rsidRPr="00D364BA">
              <w:rPr>
                <w:rFonts w:ascii="標楷體" w:eastAsia="標楷體" w:hAnsi="標楷體"/>
                <w:lang w:eastAsia="zh-HK"/>
              </w:rPr>
              <w:t>FeeCode</w:t>
            </w:r>
            <w:r>
              <w:rPr>
                <w:rFonts w:ascii="標楷體" w:eastAsia="標楷體" w:hAnsi="標楷體"/>
              </w:rPr>
              <w:t>)</w:t>
            </w:r>
            <w:r>
              <w:rPr>
                <w:rFonts w:ascii="標楷體" w:eastAsia="標楷體" w:hAnsi="標楷體" w:hint="eastAsia"/>
              </w:rPr>
              <w:t>]</w:t>
            </w:r>
            <w:r w:rsidRPr="005C243B">
              <w:rPr>
                <w:rFonts w:ascii="標楷體" w:eastAsia="標楷體" w:hAnsi="標楷體" w:hint="eastAsia"/>
              </w:rPr>
              <w:t>為</w:t>
            </w:r>
            <w:r>
              <w:rPr>
                <w:rFonts w:ascii="標楷體" w:eastAsia="標楷體" w:hAnsi="標楷體" w:hint="eastAsia"/>
              </w:rPr>
              <w:t>[</w:t>
            </w:r>
            <w:r w:rsidRPr="005C243B">
              <w:rPr>
                <w:rFonts w:ascii="標楷體" w:eastAsia="標楷體" w:hAnsi="標楷體" w:hint="eastAsia"/>
              </w:rPr>
              <w:t>07</w:t>
            </w:r>
            <w:r>
              <w:rPr>
                <w:rFonts w:ascii="標楷體" w:eastAsia="標楷體" w:hAnsi="標楷體" w:hint="eastAsia"/>
              </w:rPr>
              <w:t>]之外的[</w:t>
            </w:r>
            <w:proofErr w:type="gramStart"/>
            <w:r w:rsidRPr="005C243B">
              <w:rPr>
                <w:rFonts w:ascii="標楷體" w:eastAsia="標楷體" w:hAnsi="標楷體" w:hint="eastAsia"/>
              </w:rPr>
              <w:t>法拍費</w:t>
            </w:r>
            <w:proofErr w:type="gramEnd"/>
            <w:r>
              <w:rPr>
                <w:rFonts w:ascii="標楷體" w:eastAsia="標楷體" w:hAnsi="標楷體" w:hint="eastAsia"/>
              </w:rPr>
              <w:t>(</w:t>
            </w:r>
            <w:r>
              <w:rPr>
                <w:rFonts w:ascii="標楷體" w:eastAsia="標楷體" w:hAnsi="標楷體"/>
                <w:lang w:eastAsia="zh-HK"/>
              </w:rPr>
              <w:t>Fee</w:t>
            </w:r>
            <w:r>
              <w:rPr>
                <w:rFonts w:ascii="標楷體" w:eastAsia="標楷體" w:hAnsi="標楷體" w:hint="eastAsia"/>
              </w:rPr>
              <w:t>)](金額加千分位</w:t>
            </w:r>
            <w:r>
              <w:rPr>
                <w:rFonts w:ascii="標楷體" w:eastAsia="標楷體" w:hAnsi="標楷體"/>
              </w:rPr>
              <w:t>)</w:t>
            </w:r>
          </w:p>
        </w:tc>
      </w:tr>
      <w:tr w:rsidR="00A10F71" w:rsidRPr="007A1288" w14:paraId="69B53574" w14:textId="77777777" w:rsidTr="00A10F71">
        <w:tc>
          <w:tcPr>
            <w:tcW w:w="682" w:type="dxa"/>
            <w:shd w:val="clear" w:color="auto" w:fill="auto"/>
          </w:tcPr>
          <w:p w14:paraId="33F747CC" w14:textId="77777777" w:rsidR="00A10F71" w:rsidRDefault="00A10F71" w:rsidP="00E34637">
            <w:pPr>
              <w:rPr>
                <w:rFonts w:ascii="標楷體" w:eastAsia="標楷體" w:hAnsi="標楷體"/>
              </w:rPr>
            </w:pPr>
            <w:r>
              <w:rPr>
                <w:rFonts w:ascii="標楷體" w:eastAsia="標楷體" w:hAnsi="標楷體" w:hint="eastAsia"/>
              </w:rPr>
              <w:t>2</w:t>
            </w:r>
          </w:p>
        </w:tc>
        <w:tc>
          <w:tcPr>
            <w:tcW w:w="967" w:type="dxa"/>
            <w:shd w:val="clear" w:color="auto" w:fill="auto"/>
          </w:tcPr>
          <w:p w14:paraId="308A3B12" w14:textId="77777777" w:rsidR="00A10F71" w:rsidRDefault="00A10F71" w:rsidP="00E34637">
            <w:pPr>
              <w:rPr>
                <w:rFonts w:ascii="標楷體" w:eastAsia="標楷體" w:hAnsi="標楷體"/>
              </w:rPr>
            </w:pPr>
            <w:r>
              <w:rPr>
                <w:rFonts w:ascii="標楷體" w:eastAsia="標楷體" w:hAnsi="標楷體" w:hint="eastAsia"/>
              </w:rPr>
              <w:t>資料</w:t>
            </w:r>
          </w:p>
        </w:tc>
        <w:tc>
          <w:tcPr>
            <w:tcW w:w="1586" w:type="dxa"/>
            <w:shd w:val="clear" w:color="auto" w:fill="auto"/>
          </w:tcPr>
          <w:p w14:paraId="4208F2D6" w14:textId="77777777" w:rsidR="00A10F71" w:rsidRDefault="00A10F71" w:rsidP="00E34637">
            <w:pPr>
              <w:rPr>
                <w:rFonts w:ascii="標楷體" w:eastAsia="標楷體" w:hAnsi="標楷體"/>
              </w:rPr>
            </w:pPr>
            <w:r w:rsidRPr="005C243B">
              <w:rPr>
                <w:rFonts w:ascii="標楷體" w:eastAsia="標楷體" w:hAnsi="標楷體" w:hint="eastAsia"/>
              </w:rPr>
              <w:t>暫付及待結轉款項-鑑定費金額</w:t>
            </w:r>
          </w:p>
        </w:tc>
        <w:tc>
          <w:tcPr>
            <w:tcW w:w="3336" w:type="dxa"/>
            <w:shd w:val="clear" w:color="auto" w:fill="auto"/>
          </w:tcPr>
          <w:p w14:paraId="6C58D8A7" w14:textId="77777777" w:rsidR="00A10F71" w:rsidRDefault="00A10F71" w:rsidP="00E34637">
            <w:pPr>
              <w:rPr>
                <w:rFonts w:ascii="標楷體" w:eastAsia="標楷體" w:hAnsi="標楷體"/>
                <w:lang w:eastAsia="zh-HK"/>
              </w:rPr>
            </w:pPr>
            <w:r>
              <w:rPr>
                <w:rFonts w:ascii="標楷體" w:eastAsia="標楷體" w:hAnsi="標楷體"/>
                <w:lang w:eastAsia="zh-HK"/>
              </w:rPr>
              <w:t>ForeclosureFee.Fee</w:t>
            </w:r>
          </w:p>
        </w:tc>
        <w:tc>
          <w:tcPr>
            <w:tcW w:w="3623" w:type="dxa"/>
            <w:shd w:val="clear" w:color="auto" w:fill="auto"/>
          </w:tcPr>
          <w:p w14:paraId="277C6180" w14:textId="77777777" w:rsidR="00A10F71" w:rsidRDefault="00A10F71" w:rsidP="00E34637">
            <w:pPr>
              <w:rPr>
                <w:rFonts w:ascii="標楷體" w:eastAsia="標楷體" w:hAnsi="標楷體"/>
              </w:rPr>
            </w:pPr>
            <w:r>
              <w:rPr>
                <w:rFonts w:ascii="標楷體" w:eastAsia="標楷體" w:hAnsi="標楷體" w:hint="eastAsia"/>
              </w:rPr>
              <w:t>累計</w:t>
            </w:r>
            <w:r w:rsidRPr="005C243B">
              <w:rPr>
                <w:rFonts w:ascii="標楷體" w:eastAsia="標楷體" w:hAnsi="標楷體" w:hint="eastAsia"/>
              </w:rPr>
              <w:t>暫付及待結轉款項-鑑定費金額</w:t>
            </w:r>
            <w:r>
              <w:rPr>
                <w:rFonts w:ascii="標楷體" w:eastAsia="標楷體" w:hAnsi="標楷體" w:hint="eastAsia"/>
              </w:rPr>
              <w:t>依據[科目(</w:t>
            </w:r>
            <w:r w:rsidRPr="00D364BA">
              <w:rPr>
                <w:rFonts w:ascii="標楷體" w:eastAsia="標楷體" w:hAnsi="標楷體"/>
                <w:lang w:eastAsia="zh-HK"/>
              </w:rPr>
              <w:t>FeeCode</w:t>
            </w:r>
            <w:r>
              <w:rPr>
                <w:rFonts w:ascii="標楷體" w:eastAsia="標楷體" w:hAnsi="標楷體"/>
              </w:rPr>
              <w:t>)</w:t>
            </w:r>
            <w:r>
              <w:rPr>
                <w:rFonts w:ascii="標楷體" w:eastAsia="標楷體" w:hAnsi="標楷體" w:hint="eastAsia"/>
              </w:rPr>
              <w:t>]為[07]的[</w:t>
            </w:r>
            <w:proofErr w:type="gramStart"/>
            <w:r w:rsidRPr="005C243B">
              <w:rPr>
                <w:rFonts w:ascii="標楷體" w:eastAsia="標楷體" w:hAnsi="標楷體" w:hint="eastAsia"/>
              </w:rPr>
              <w:t>法拍費</w:t>
            </w:r>
            <w:proofErr w:type="gramEnd"/>
            <w:r>
              <w:rPr>
                <w:rFonts w:ascii="標楷體" w:eastAsia="標楷體" w:hAnsi="標楷體" w:hint="eastAsia"/>
              </w:rPr>
              <w:t>(</w:t>
            </w:r>
            <w:r>
              <w:rPr>
                <w:rFonts w:ascii="標楷體" w:eastAsia="標楷體" w:hAnsi="標楷體"/>
                <w:lang w:eastAsia="zh-HK"/>
              </w:rPr>
              <w:t>Fee</w:t>
            </w:r>
            <w:r>
              <w:rPr>
                <w:rFonts w:ascii="標楷體" w:eastAsia="標楷體" w:hAnsi="標楷體" w:hint="eastAsia"/>
              </w:rPr>
              <w:t>)](金額加千分位</w:t>
            </w:r>
            <w:r>
              <w:rPr>
                <w:rFonts w:ascii="標楷體" w:eastAsia="標楷體" w:hAnsi="標楷體"/>
              </w:rPr>
              <w:t>)</w:t>
            </w:r>
          </w:p>
        </w:tc>
      </w:tr>
      <w:tr w:rsidR="00A10F71" w:rsidRPr="007A1288" w14:paraId="33E15CFF" w14:textId="77777777" w:rsidTr="00A10F71">
        <w:tc>
          <w:tcPr>
            <w:tcW w:w="682" w:type="dxa"/>
            <w:shd w:val="clear" w:color="auto" w:fill="auto"/>
          </w:tcPr>
          <w:p w14:paraId="67D087B1" w14:textId="77777777" w:rsidR="00A10F71" w:rsidRDefault="00A10F71" w:rsidP="00E34637">
            <w:pPr>
              <w:rPr>
                <w:rFonts w:ascii="標楷體" w:eastAsia="標楷體" w:hAnsi="標楷體"/>
              </w:rPr>
            </w:pPr>
            <w:r>
              <w:rPr>
                <w:rFonts w:ascii="標楷體" w:eastAsia="標楷體" w:hAnsi="標楷體" w:hint="eastAsia"/>
              </w:rPr>
              <w:t>3</w:t>
            </w:r>
          </w:p>
        </w:tc>
        <w:tc>
          <w:tcPr>
            <w:tcW w:w="967" w:type="dxa"/>
            <w:shd w:val="clear" w:color="auto" w:fill="auto"/>
          </w:tcPr>
          <w:p w14:paraId="45F2885D" w14:textId="77777777" w:rsidR="00A10F71" w:rsidRDefault="00A10F71" w:rsidP="00E34637">
            <w:pPr>
              <w:rPr>
                <w:rFonts w:ascii="標楷體" w:eastAsia="標楷體" w:hAnsi="標楷體"/>
              </w:rPr>
            </w:pPr>
            <w:r>
              <w:rPr>
                <w:rFonts w:ascii="標楷體" w:eastAsia="標楷體" w:hAnsi="標楷體" w:hint="eastAsia"/>
              </w:rPr>
              <w:t>資料</w:t>
            </w:r>
          </w:p>
        </w:tc>
        <w:tc>
          <w:tcPr>
            <w:tcW w:w="1586" w:type="dxa"/>
            <w:shd w:val="clear" w:color="auto" w:fill="auto"/>
          </w:tcPr>
          <w:p w14:paraId="04662351" w14:textId="77777777" w:rsidR="00A10F71" w:rsidRDefault="00A10F71" w:rsidP="00E34637">
            <w:pPr>
              <w:rPr>
                <w:rFonts w:ascii="標楷體" w:eastAsia="標楷體" w:hAnsi="標楷體"/>
              </w:rPr>
            </w:pPr>
            <w:r w:rsidRPr="005C243B">
              <w:rPr>
                <w:rFonts w:ascii="標楷體" w:eastAsia="標楷體" w:hAnsi="標楷體" w:hint="eastAsia"/>
              </w:rPr>
              <w:t>共計</w:t>
            </w:r>
          </w:p>
        </w:tc>
        <w:tc>
          <w:tcPr>
            <w:tcW w:w="3336" w:type="dxa"/>
            <w:shd w:val="clear" w:color="auto" w:fill="auto"/>
          </w:tcPr>
          <w:p w14:paraId="5D65917F" w14:textId="77777777" w:rsidR="00A10F71" w:rsidRDefault="00A10F71" w:rsidP="00E34637">
            <w:pPr>
              <w:rPr>
                <w:rFonts w:ascii="標楷體" w:eastAsia="標楷體" w:hAnsi="標楷體"/>
                <w:lang w:eastAsia="zh-HK"/>
              </w:rPr>
            </w:pPr>
            <w:r>
              <w:rPr>
                <w:rFonts w:ascii="標楷體" w:eastAsia="標楷體" w:hAnsi="標楷體"/>
                <w:lang w:eastAsia="zh-HK"/>
              </w:rPr>
              <w:t>ForeclosureFee.Fee</w:t>
            </w:r>
          </w:p>
        </w:tc>
        <w:tc>
          <w:tcPr>
            <w:tcW w:w="3623" w:type="dxa"/>
            <w:shd w:val="clear" w:color="auto" w:fill="auto"/>
          </w:tcPr>
          <w:p w14:paraId="1C8BA262"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)]不為0的筆數資料</w:t>
            </w:r>
          </w:p>
        </w:tc>
      </w:tr>
      <w:tr w:rsidR="00A10F71" w:rsidRPr="007A1288" w14:paraId="2EF09B38" w14:textId="77777777" w:rsidTr="00A10F71">
        <w:tc>
          <w:tcPr>
            <w:tcW w:w="3235" w:type="dxa"/>
            <w:gridSpan w:val="3"/>
            <w:shd w:val="clear" w:color="auto" w:fill="auto"/>
          </w:tcPr>
          <w:p w14:paraId="67B982D8" w14:textId="77777777" w:rsidR="00A10F71" w:rsidRPr="00465AE0" w:rsidRDefault="00A10F71" w:rsidP="00E34637">
            <w:pPr>
              <w:rPr>
                <w:rFonts w:ascii="標楷體" w:eastAsia="標楷體" w:hAnsi="標楷體"/>
                <w:color w:val="FF0000"/>
              </w:rPr>
            </w:pPr>
            <w:r>
              <w:rPr>
                <w:rFonts w:ascii="標楷體" w:eastAsia="標楷體" w:hAnsi="標楷體" w:hint="eastAsia"/>
                <w:color w:val="FF0000"/>
              </w:rPr>
              <w:t>法拍費用借支明細</w:t>
            </w:r>
          </w:p>
        </w:tc>
        <w:tc>
          <w:tcPr>
            <w:tcW w:w="3336" w:type="dxa"/>
            <w:shd w:val="clear" w:color="auto" w:fill="auto"/>
          </w:tcPr>
          <w:p w14:paraId="52DD7B00" w14:textId="77777777" w:rsidR="00A10F71" w:rsidRDefault="00A10F71" w:rsidP="00E34637">
            <w:pPr>
              <w:rPr>
                <w:rFonts w:ascii="標楷體" w:eastAsia="標楷體" w:hAnsi="標楷體"/>
                <w:lang w:eastAsia="zh-HK"/>
              </w:rPr>
            </w:pPr>
          </w:p>
        </w:tc>
        <w:tc>
          <w:tcPr>
            <w:tcW w:w="3623" w:type="dxa"/>
            <w:shd w:val="clear" w:color="auto" w:fill="auto"/>
          </w:tcPr>
          <w:p w14:paraId="15C4835F" w14:textId="77777777" w:rsidR="00A10F71" w:rsidRDefault="00A10F71" w:rsidP="00E34637">
            <w:pPr>
              <w:rPr>
                <w:rFonts w:ascii="標楷體" w:eastAsia="標楷體" w:hAnsi="標楷體"/>
              </w:rPr>
            </w:pPr>
          </w:p>
        </w:tc>
      </w:tr>
      <w:tr w:rsidR="00A10F71" w:rsidRPr="007A1288" w14:paraId="1B5BB466" w14:textId="77777777" w:rsidTr="00A10F71">
        <w:tc>
          <w:tcPr>
            <w:tcW w:w="682" w:type="dxa"/>
            <w:shd w:val="clear" w:color="auto" w:fill="auto"/>
          </w:tcPr>
          <w:p w14:paraId="5F7F86AA" w14:textId="77777777" w:rsidR="00A10F71" w:rsidRDefault="00A10F71" w:rsidP="00E34637">
            <w:pPr>
              <w:rPr>
                <w:rFonts w:ascii="標楷體" w:eastAsia="標楷體" w:hAnsi="標楷體"/>
              </w:rPr>
            </w:pPr>
            <w:r>
              <w:rPr>
                <w:rFonts w:ascii="標楷體" w:eastAsia="標楷體" w:hAnsi="標楷體" w:hint="eastAsia"/>
              </w:rPr>
              <w:t>1</w:t>
            </w:r>
          </w:p>
        </w:tc>
        <w:tc>
          <w:tcPr>
            <w:tcW w:w="967" w:type="dxa"/>
            <w:shd w:val="clear" w:color="auto" w:fill="auto"/>
          </w:tcPr>
          <w:p w14:paraId="3A5E0100" w14:textId="77777777" w:rsidR="00A10F71" w:rsidRDefault="00A10F71" w:rsidP="00E34637">
            <w:r w:rsidRPr="000A2653">
              <w:rPr>
                <w:rFonts w:ascii="標楷體" w:eastAsia="標楷體" w:hAnsi="標楷體" w:hint="eastAsia"/>
                <w:lang w:eastAsia="zh-HK"/>
              </w:rPr>
              <w:t>資料</w:t>
            </w:r>
          </w:p>
        </w:tc>
        <w:tc>
          <w:tcPr>
            <w:tcW w:w="1586" w:type="dxa"/>
            <w:shd w:val="clear" w:color="auto" w:fill="auto"/>
          </w:tcPr>
          <w:p w14:paraId="43591D4A" w14:textId="77777777" w:rsidR="00A10F71" w:rsidRDefault="00A10F71" w:rsidP="00E34637">
            <w:pPr>
              <w:rPr>
                <w:rFonts w:ascii="標楷體" w:eastAsia="標楷體" w:hAnsi="標楷體"/>
              </w:rPr>
            </w:pPr>
            <w:r>
              <w:rPr>
                <w:rFonts w:ascii="標楷體" w:eastAsia="標楷體" w:hAnsi="標楷體" w:hint="eastAsia"/>
              </w:rPr>
              <w:t>戶號</w:t>
            </w:r>
          </w:p>
        </w:tc>
        <w:tc>
          <w:tcPr>
            <w:tcW w:w="3336" w:type="dxa"/>
            <w:shd w:val="clear" w:color="auto" w:fill="auto"/>
          </w:tcPr>
          <w:p w14:paraId="4CC573E1"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465AE0">
              <w:rPr>
                <w:rFonts w:ascii="標楷體" w:eastAsia="標楷體" w:hAnsi="標楷體"/>
                <w:lang w:eastAsia="zh-HK"/>
              </w:rPr>
              <w:t>CustNo</w:t>
            </w:r>
          </w:p>
          <w:p w14:paraId="4DFB49F7" w14:textId="77777777" w:rsidR="00A10F71" w:rsidRDefault="00A10F71" w:rsidP="00E34637">
            <w:pPr>
              <w:rPr>
                <w:rFonts w:ascii="標楷體" w:eastAsia="標楷體" w:hAnsi="標楷體"/>
                <w:lang w:eastAsia="zh-HK"/>
              </w:rPr>
            </w:pPr>
          </w:p>
        </w:tc>
        <w:tc>
          <w:tcPr>
            <w:tcW w:w="3623" w:type="dxa"/>
            <w:shd w:val="clear" w:color="auto" w:fill="auto"/>
          </w:tcPr>
          <w:p w14:paraId="3C5170A8" w14:textId="77777777" w:rsidR="00A10F71" w:rsidRDefault="00A10F71" w:rsidP="00E34637">
            <w:pPr>
              <w:rPr>
                <w:rFonts w:ascii="標楷體" w:eastAsia="標楷體" w:hAnsi="標楷體"/>
              </w:rPr>
            </w:pPr>
            <w:r>
              <w:rPr>
                <w:rFonts w:ascii="標楷體" w:eastAsia="標楷體" w:hAnsi="標楷體" w:hint="eastAsia"/>
              </w:rPr>
              <w:t>戶號</w:t>
            </w:r>
          </w:p>
        </w:tc>
      </w:tr>
      <w:tr w:rsidR="00A10F71" w:rsidRPr="007A1288" w14:paraId="348B4EED" w14:textId="77777777" w:rsidTr="00A10F71">
        <w:tc>
          <w:tcPr>
            <w:tcW w:w="682" w:type="dxa"/>
            <w:shd w:val="clear" w:color="auto" w:fill="auto"/>
          </w:tcPr>
          <w:p w14:paraId="28247EF4" w14:textId="77777777" w:rsidR="00A10F71" w:rsidRDefault="00A10F71" w:rsidP="00E34637">
            <w:pPr>
              <w:rPr>
                <w:rFonts w:ascii="標楷體" w:eastAsia="標楷體" w:hAnsi="標楷體"/>
              </w:rPr>
            </w:pPr>
            <w:r>
              <w:rPr>
                <w:rFonts w:ascii="標楷體" w:eastAsia="標楷體" w:hAnsi="標楷體" w:hint="eastAsia"/>
              </w:rPr>
              <w:t>2</w:t>
            </w:r>
          </w:p>
        </w:tc>
        <w:tc>
          <w:tcPr>
            <w:tcW w:w="967" w:type="dxa"/>
            <w:shd w:val="clear" w:color="auto" w:fill="auto"/>
          </w:tcPr>
          <w:p w14:paraId="1B271E93" w14:textId="77777777" w:rsidR="00A10F71" w:rsidRDefault="00A10F71" w:rsidP="00E34637">
            <w:r w:rsidRPr="000A2653">
              <w:rPr>
                <w:rFonts w:ascii="標楷體" w:eastAsia="標楷體" w:hAnsi="標楷體" w:hint="eastAsia"/>
                <w:lang w:eastAsia="zh-HK"/>
              </w:rPr>
              <w:t>資料</w:t>
            </w:r>
          </w:p>
        </w:tc>
        <w:tc>
          <w:tcPr>
            <w:tcW w:w="1586" w:type="dxa"/>
            <w:shd w:val="clear" w:color="auto" w:fill="auto"/>
          </w:tcPr>
          <w:p w14:paraId="46CCAF44" w14:textId="77777777" w:rsidR="00A10F71" w:rsidRPr="007A1288" w:rsidRDefault="00A10F71" w:rsidP="00E34637">
            <w:pPr>
              <w:rPr>
                <w:rFonts w:ascii="標楷體" w:eastAsia="標楷體" w:hAnsi="標楷體"/>
                <w:lang w:eastAsia="zh-HK"/>
              </w:rPr>
            </w:pPr>
            <w:r>
              <w:rPr>
                <w:rFonts w:ascii="標楷體" w:eastAsia="標楷體" w:hAnsi="標楷體" w:hint="eastAsia"/>
              </w:rPr>
              <w:t>戶名</w:t>
            </w:r>
          </w:p>
        </w:tc>
        <w:tc>
          <w:tcPr>
            <w:tcW w:w="3336" w:type="dxa"/>
            <w:shd w:val="clear" w:color="auto" w:fill="auto"/>
          </w:tcPr>
          <w:p w14:paraId="356C9095"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CustMain.</w:t>
            </w:r>
            <w:r w:rsidRPr="005C243B">
              <w:rPr>
                <w:rFonts w:ascii="標楷體" w:eastAsia="標楷體" w:hAnsi="標楷體"/>
                <w:lang w:eastAsia="zh-HK"/>
              </w:rPr>
              <w:t>CustName</w:t>
            </w:r>
          </w:p>
        </w:tc>
        <w:tc>
          <w:tcPr>
            <w:tcW w:w="3623" w:type="dxa"/>
            <w:shd w:val="clear" w:color="auto" w:fill="auto"/>
          </w:tcPr>
          <w:p w14:paraId="20F3658B" w14:textId="77777777" w:rsidR="00A10F71" w:rsidRPr="007A1288" w:rsidRDefault="00A10F71" w:rsidP="00E34637">
            <w:pPr>
              <w:rPr>
                <w:rFonts w:ascii="標楷體" w:eastAsia="標楷體" w:hAnsi="標楷體"/>
                <w:lang w:eastAsia="zh-HK"/>
              </w:rPr>
            </w:pPr>
            <w:r>
              <w:rPr>
                <w:rFonts w:ascii="標楷體" w:eastAsia="標楷體" w:hAnsi="標楷體" w:hint="eastAsia"/>
              </w:rPr>
              <w:t>戶名</w:t>
            </w:r>
          </w:p>
        </w:tc>
      </w:tr>
      <w:tr w:rsidR="00A10F71" w:rsidRPr="007A1288" w14:paraId="3E193FB6" w14:textId="77777777" w:rsidTr="00A10F71">
        <w:tc>
          <w:tcPr>
            <w:tcW w:w="682" w:type="dxa"/>
            <w:shd w:val="clear" w:color="auto" w:fill="auto"/>
          </w:tcPr>
          <w:p w14:paraId="5F5FB43C" w14:textId="77777777" w:rsidR="00A10F71" w:rsidRDefault="00A10F71" w:rsidP="00E34637">
            <w:pPr>
              <w:rPr>
                <w:rFonts w:ascii="標楷體" w:eastAsia="標楷體" w:hAnsi="標楷體"/>
              </w:rPr>
            </w:pPr>
            <w:r>
              <w:rPr>
                <w:rFonts w:ascii="標楷體" w:eastAsia="標楷體" w:hAnsi="標楷體" w:hint="eastAsia"/>
              </w:rPr>
              <w:t>3</w:t>
            </w:r>
          </w:p>
        </w:tc>
        <w:tc>
          <w:tcPr>
            <w:tcW w:w="967" w:type="dxa"/>
            <w:shd w:val="clear" w:color="auto" w:fill="auto"/>
          </w:tcPr>
          <w:p w14:paraId="75924F57" w14:textId="77777777" w:rsidR="00A10F71" w:rsidRDefault="00A10F71" w:rsidP="00E34637">
            <w:r w:rsidRPr="000A2653">
              <w:rPr>
                <w:rFonts w:ascii="標楷體" w:eastAsia="標楷體" w:hAnsi="標楷體" w:hint="eastAsia"/>
                <w:lang w:eastAsia="zh-HK"/>
              </w:rPr>
              <w:t>資料</w:t>
            </w:r>
          </w:p>
        </w:tc>
        <w:tc>
          <w:tcPr>
            <w:tcW w:w="1586" w:type="dxa"/>
            <w:shd w:val="clear" w:color="auto" w:fill="auto"/>
          </w:tcPr>
          <w:p w14:paraId="08FAABE1"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p>
        </w:tc>
        <w:tc>
          <w:tcPr>
            <w:tcW w:w="3336" w:type="dxa"/>
            <w:shd w:val="clear" w:color="auto" w:fill="auto"/>
          </w:tcPr>
          <w:p w14:paraId="13A0802D"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ReceiveDate</w:t>
            </w:r>
          </w:p>
        </w:tc>
        <w:tc>
          <w:tcPr>
            <w:tcW w:w="3623" w:type="dxa"/>
            <w:shd w:val="clear" w:color="auto" w:fill="auto"/>
          </w:tcPr>
          <w:p w14:paraId="0F6202FC"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r>
              <w:rPr>
                <w:rFonts w:ascii="標楷體" w:eastAsia="標楷體" w:hAnsi="標楷體"/>
              </w:rPr>
              <w:t>YYY/MM/DD</w:t>
            </w:r>
            <w:r>
              <w:rPr>
                <w:rFonts w:ascii="標楷體" w:eastAsia="標楷體" w:hAnsi="標楷體" w:hint="eastAsia"/>
              </w:rPr>
              <w:t>)</w:t>
            </w:r>
          </w:p>
        </w:tc>
      </w:tr>
      <w:tr w:rsidR="00A10F71" w:rsidRPr="007A1288" w14:paraId="3021AFFA" w14:textId="77777777" w:rsidTr="00A10F71">
        <w:tc>
          <w:tcPr>
            <w:tcW w:w="682" w:type="dxa"/>
            <w:shd w:val="clear" w:color="auto" w:fill="auto"/>
          </w:tcPr>
          <w:p w14:paraId="69ADEB80" w14:textId="77777777" w:rsidR="00A10F71" w:rsidRDefault="00A10F71" w:rsidP="00E34637">
            <w:pPr>
              <w:rPr>
                <w:rFonts w:ascii="標楷體" w:eastAsia="標楷體" w:hAnsi="標楷體"/>
              </w:rPr>
            </w:pPr>
            <w:r>
              <w:rPr>
                <w:rFonts w:ascii="標楷體" w:eastAsia="標楷體" w:hAnsi="標楷體" w:hint="eastAsia"/>
              </w:rPr>
              <w:t>4</w:t>
            </w:r>
          </w:p>
        </w:tc>
        <w:tc>
          <w:tcPr>
            <w:tcW w:w="967" w:type="dxa"/>
            <w:shd w:val="clear" w:color="auto" w:fill="auto"/>
          </w:tcPr>
          <w:p w14:paraId="50308B27" w14:textId="77777777" w:rsidR="00A10F71" w:rsidRDefault="00A10F71" w:rsidP="00E34637">
            <w:pPr>
              <w:rPr>
                <w:rFonts w:ascii="標楷體" w:eastAsia="標楷體" w:hAnsi="標楷體"/>
              </w:rPr>
            </w:pPr>
            <w:r>
              <w:rPr>
                <w:rFonts w:ascii="標楷體" w:eastAsia="標楷體" w:hAnsi="標楷體" w:hint="eastAsia"/>
              </w:rPr>
              <w:t>資料</w:t>
            </w:r>
          </w:p>
        </w:tc>
        <w:tc>
          <w:tcPr>
            <w:tcW w:w="1586" w:type="dxa"/>
            <w:shd w:val="clear" w:color="auto" w:fill="auto"/>
          </w:tcPr>
          <w:p w14:paraId="71574875" w14:textId="77777777" w:rsidR="00A10F71" w:rsidRDefault="00A10F71" w:rsidP="00E34637">
            <w:pPr>
              <w:rPr>
                <w:rFonts w:ascii="標楷體" w:eastAsia="標楷體" w:hAnsi="標楷體"/>
              </w:rPr>
            </w:pPr>
            <w:proofErr w:type="gramStart"/>
            <w:r>
              <w:rPr>
                <w:rFonts w:ascii="標楷體" w:eastAsia="標楷體" w:hAnsi="標楷體" w:hint="eastAsia"/>
              </w:rPr>
              <w:t>法拍費</w:t>
            </w:r>
            <w:proofErr w:type="gramEnd"/>
          </w:p>
        </w:tc>
        <w:tc>
          <w:tcPr>
            <w:tcW w:w="3336" w:type="dxa"/>
            <w:shd w:val="clear" w:color="auto" w:fill="auto"/>
          </w:tcPr>
          <w:p w14:paraId="3C83A2EC" w14:textId="77777777" w:rsidR="00A10F71" w:rsidRDefault="00A10F71" w:rsidP="00E34637">
            <w:pPr>
              <w:rPr>
                <w:rFonts w:ascii="標楷體" w:eastAsia="標楷體" w:hAnsi="標楷體"/>
                <w:lang w:eastAsia="zh-HK"/>
              </w:rPr>
            </w:pPr>
            <w:r>
              <w:rPr>
                <w:rFonts w:ascii="標楷體" w:eastAsia="標楷體" w:hAnsi="標楷體"/>
                <w:lang w:eastAsia="zh-HK"/>
              </w:rPr>
              <w:t xml:space="preserve">ForeclosureFee.Fee </w:t>
            </w:r>
          </w:p>
        </w:tc>
        <w:tc>
          <w:tcPr>
            <w:tcW w:w="3623" w:type="dxa"/>
            <w:shd w:val="clear" w:color="auto" w:fill="auto"/>
          </w:tcPr>
          <w:p w14:paraId="210DF94D" w14:textId="77777777" w:rsidR="00A10F71" w:rsidRDefault="00A10F71" w:rsidP="00E34637">
            <w:pPr>
              <w:rPr>
                <w:rFonts w:ascii="標楷體" w:eastAsia="標楷體" w:hAnsi="標楷體"/>
              </w:rPr>
            </w:pPr>
            <w:proofErr w:type="gramStart"/>
            <w:r>
              <w:rPr>
                <w:rFonts w:ascii="標楷體" w:eastAsia="標楷體" w:hAnsi="標楷體" w:hint="eastAsia"/>
              </w:rPr>
              <w:t>法拍費</w:t>
            </w:r>
            <w:proofErr w:type="gramEnd"/>
            <w:r>
              <w:rPr>
                <w:rFonts w:ascii="標楷體" w:eastAsia="標楷體" w:hAnsi="標楷體" w:hint="eastAsia"/>
              </w:rPr>
              <w:t>(金額加千分位</w:t>
            </w:r>
            <w:r>
              <w:rPr>
                <w:rFonts w:ascii="標楷體" w:eastAsia="標楷體" w:hAnsi="標楷體"/>
              </w:rPr>
              <w:t>)</w:t>
            </w:r>
          </w:p>
        </w:tc>
      </w:tr>
      <w:tr w:rsidR="00A10F71" w:rsidRPr="007A1288" w14:paraId="3C2D2074" w14:textId="77777777" w:rsidTr="00A10F71">
        <w:tc>
          <w:tcPr>
            <w:tcW w:w="682" w:type="dxa"/>
            <w:shd w:val="clear" w:color="auto" w:fill="auto"/>
          </w:tcPr>
          <w:p w14:paraId="1768DBB8" w14:textId="77777777" w:rsidR="00A10F71" w:rsidRDefault="00A10F71" w:rsidP="00E34637">
            <w:pPr>
              <w:rPr>
                <w:rFonts w:ascii="標楷體" w:eastAsia="標楷體" w:hAnsi="標楷體"/>
              </w:rPr>
            </w:pPr>
            <w:r>
              <w:rPr>
                <w:rFonts w:ascii="標楷體" w:eastAsia="標楷體" w:hAnsi="標楷體" w:hint="eastAsia"/>
              </w:rPr>
              <w:t>5</w:t>
            </w:r>
          </w:p>
        </w:tc>
        <w:tc>
          <w:tcPr>
            <w:tcW w:w="967" w:type="dxa"/>
            <w:shd w:val="clear" w:color="auto" w:fill="auto"/>
          </w:tcPr>
          <w:p w14:paraId="2CC1E9C7" w14:textId="77777777" w:rsidR="00A10F71" w:rsidRDefault="00A10F71" w:rsidP="00E34637">
            <w:r w:rsidRPr="000A2653">
              <w:rPr>
                <w:rFonts w:ascii="標楷體" w:eastAsia="標楷體" w:hAnsi="標楷體" w:hint="eastAsia"/>
                <w:lang w:eastAsia="zh-HK"/>
              </w:rPr>
              <w:t>資料</w:t>
            </w:r>
          </w:p>
        </w:tc>
        <w:tc>
          <w:tcPr>
            <w:tcW w:w="1586" w:type="dxa"/>
            <w:shd w:val="clear" w:color="auto" w:fill="auto"/>
          </w:tcPr>
          <w:p w14:paraId="26323928" w14:textId="77777777" w:rsidR="00A10F71" w:rsidRPr="007A1288" w:rsidRDefault="00A10F71" w:rsidP="00E34637">
            <w:pPr>
              <w:rPr>
                <w:rFonts w:ascii="標楷體" w:eastAsia="標楷體" w:hAnsi="標楷體"/>
                <w:lang w:eastAsia="zh-HK"/>
              </w:rPr>
            </w:pPr>
            <w:r>
              <w:rPr>
                <w:rFonts w:ascii="標楷體" w:eastAsia="標楷體" w:hAnsi="標楷體" w:hint="eastAsia"/>
              </w:rPr>
              <w:t>科目</w:t>
            </w:r>
          </w:p>
        </w:tc>
        <w:tc>
          <w:tcPr>
            <w:tcW w:w="3336" w:type="dxa"/>
            <w:shd w:val="clear" w:color="auto" w:fill="auto"/>
          </w:tcPr>
          <w:p w14:paraId="6FC78068"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D364BA">
              <w:rPr>
                <w:rFonts w:ascii="標楷體" w:eastAsia="標楷體" w:hAnsi="標楷體"/>
                <w:lang w:eastAsia="zh-HK"/>
              </w:rPr>
              <w:t>FeeCode</w:t>
            </w:r>
          </w:p>
        </w:tc>
        <w:tc>
          <w:tcPr>
            <w:tcW w:w="3623" w:type="dxa"/>
            <w:shd w:val="clear" w:color="auto" w:fill="auto"/>
          </w:tcPr>
          <w:p w14:paraId="5395FD8E" w14:textId="77777777" w:rsidR="00A10F71" w:rsidRPr="00D364BA" w:rsidRDefault="00A10F71" w:rsidP="00E34637">
            <w:pPr>
              <w:rPr>
                <w:rFonts w:ascii="標楷體" w:eastAsia="標楷體" w:hAnsi="標楷體"/>
                <w:lang w:eastAsia="zh-HK"/>
              </w:rPr>
            </w:pPr>
            <w:r w:rsidRPr="00B83D4A">
              <w:rPr>
                <w:rFonts w:ascii="標楷體" w:eastAsia="標楷體" w:hAnsi="標楷體" w:hint="eastAsia"/>
              </w:rPr>
              <w:t>依據</w:t>
            </w:r>
            <w:r>
              <w:rPr>
                <w:rFonts w:ascii="標楷體" w:eastAsia="標楷體" w:hAnsi="標楷體" w:hint="eastAsia"/>
              </w:rPr>
              <w:t>[</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)]的[</w:t>
            </w:r>
            <w:r w:rsidRPr="009A60CC">
              <w:rPr>
                <w:rFonts w:ascii="標楷體" w:eastAsia="標楷體" w:hAnsi="標楷體" w:hint="eastAsia"/>
              </w:rPr>
              <w:t>科目</w:t>
            </w:r>
            <w:r>
              <w:rPr>
                <w:rFonts w:ascii="標楷體" w:eastAsia="標楷體" w:hAnsi="標楷體" w:hint="eastAsia"/>
              </w:rPr>
              <w:t>(</w:t>
            </w:r>
            <w:r w:rsidRPr="00D364BA">
              <w:rPr>
                <w:rFonts w:ascii="標楷體" w:eastAsia="標楷體" w:hAnsi="標楷體"/>
                <w:lang w:eastAsia="zh-HK"/>
              </w:rPr>
              <w:t>FeeCode</w:t>
            </w:r>
            <w:r>
              <w:rPr>
                <w:rFonts w:ascii="標楷體" w:eastAsia="標楷體" w:hAnsi="標楷體" w:hint="eastAsia"/>
              </w:rPr>
              <w:t>)]</w:t>
            </w:r>
            <w:r w:rsidRPr="00B83D4A">
              <w:rPr>
                <w:rFonts w:ascii="標楷體" w:eastAsia="標楷體" w:hAnsi="標楷體" w:hint="eastAsia"/>
                <w:lang w:eastAsia="zh-HK"/>
              </w:rPr>
              <w:t>對應</w:t>
            </w:r>
            <w:r>
              <w:rPr>
                <w:rFonts w:ascii="標楷體" w:eastAsia="標楷體" w:hAnsi="標楷體" w:hint="eastAsia"/>
              </w:rPr>
              <w:t>[</w:t>
            </w:r>
            <w:r w:rsidRPr="00B83D4A">
              <w:rPr>
                <w:rFonts w:ascii="標楷體" w:eastAsia="標楷體" w:hAnsi="標楷體" w:hint="eastAsia"/>
              </w:rPr>
              <w:t>共用代碼檔(</w:t>
            </w:r>
            <w:r w:rsidRPr="00B83D4A">
              <w:rPr>
                <w:rFonts w:ascii="標楷體" w:eastAsia="標楷體" w:hAnsi="標楷體"/>
              </w:rPr>
              <w:t>CdCode</w:t>
            </w:r>
            <w:r w:rsidRPr="00B83D4A">
              <w:rPr>
                <w:rFonts w:ascii="標楷體" w:eastAsia="標楷體" w:hAnsi="標楷體" w:hint="eastAsia"/>
              </w:rPr>
              <w:t>)</w:t>
            </w:r>
            <w:r>
              <w:rPr>
                <w:rFonts w:ascii="標楷體" w:eastAsia="標楷體" w:hAnsi="標楷體" w:hint="eastAsia"/>
              </w:rPr>
              <w:t>]</w:t>
            </w:r>
            <w:r w:rsidRPr="00B83D4A">
              <w:rPr>
                <w:rFonts w:ascii="標楷體" w:eastAsia="標楷體" w:hAnsi="標楷體" w:hint="eastAsia"/>
              </w:rPr>
              <w:t>代號為</w:t>
            </w:r>
            <w:r w:rsidRPr="00D364BA">
              <w:rPr>
                <w:rFonts w:ascii="標楷體" w:eastAsia="標楷體" w:hAnsi="標楷體"/>
                <w:lang w:eastAsia="zh-HK"/>
              </w:rPr>
              <w:t>FeeCode</w:t>
            </w:r>
            <w:r>
              <w:rPr>
                <w:rFonts w:ascii="標楷體" w:eastAsia="標楷體" w:hAnsi="標楷體" w:hint="eastAsia"/>
              </w:rPr>
              <w:t>的科目名稱</w:t>
            </w:r>
          </w:p>
        </w:tc>
      </w:tr>
      <w:tr w:rsidR="00A10F71" w:rsidRPr="007A1288" w14:paraId="45274A4D" w14:textId="77777777" w:rsidTr="00A10F71">
        <w:tc>
          <w:tcPr>
            <w:tcW w:w="682" w:type="dxa"/>
            <w:shd w:val="clear" w:color="auto" w:fill="auto"/>
          </w:tcPr>
          <w:p w14:paraId="2A42E340" w14:textId="77777777" w:rsidR="00A10F71" w:rsidRDefault="00A10F71" w:rsidP="00E34637">
            <w:pPr>
              <w:rPr>
                <w:rFonts w:ascii="標楷體" w:eastAsia="標楷體" w:hAnsi="標楷體"/>
              </w:rPr>
            </w:pPr>
            <w:r>
              <w:rPr>
                <w:rFonts w:ascii="標楷體" w:eastAsia="標楷體" w:hAnsi="標楷體" w:hint="eastAsia"/>
              </w:rPr>
              <w:t>6</w:t>
            </w:r>
          </w:p>
        </w:tc>
        <w:tc>
          <w:tcPr>
            <w:tcW w:w="967" w:type="dxa"/>
            <w:shd w:val="clear" w:color="auto" w:fill="auto"/>
          </w:tcPr>
          <w:p w14:paraId="6314D14F" w14:textId="77777777" w:rsidR="00A10F71" w:rsidRDefault="00A10F71" w:rsidP="00E34637">
            <w:r w:rsidRPr="000A2653">
              <w:rPr>
                <w:rFonts w:ascii="標楷體" w:eastAsia="標楷體" w:hAnsi="標楷體" w:hint="eastAsia"/>
                <w:lang w:eastAsia="zh-HK"/>
              </w:rPr>
              <w:t>資料</w:t>
            </w:r>
          </w:p>
        </w:tc>
        <w:tc>
          <w:tcPr>
            <w:tcW w:w="1586" w:type="dxa"/>
            <w:shd w:val="clear" w:color="auto" w:fill="auto"/>
          </w:tcPr>
          <w:p w14:paraId="30AEB358" w14:textId="77777777" w:rsidR="00A10F71" w:rsidRDefault="00A10F71" w:rsidP="00E34637">
            <w:pPr>
              <w:rPr>
                <w:rFonts w:ascii="標楷體" w:eastAsia="標楷體" w:hAnsi="標楷體"/>
              </w:rPr>
            </w:pPr>
            <w:r>
              <w:rPr>
                <w:rFonts w:ascii="標楷體" w:eastAsia="標楷體" w:hAnsi="標楷體" w:hint="eastAsia"/>
              </w:rPr>
              <w:t>銷帳編號</w:t>
            </w:r>
          </w:p>
        </w:tc>
        <w:tc>
          <w:tcPr>
            <w:tcW w:w="3336" w:type="dxa"/>
            <w:shd w:val="clear" w:color="auto" w:fill="auto"/>
          </w:tcPr>
          <w:p w14:paraId="3923032C"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5C243B">
              <w:rPr>
                <w:rFonts w:ascii="標楷體" w:eastAsia="標楷體" w:hAnsi="標楷體"/>
                <w:lang w:eastAsia="zh-HK"/>
              </w:rPr>
              <w:t>CloseNo</w:t>
            </w:r>
          </w:p>
        </w:tc>
        <w:tc>
          <w:tcPr>
            <w:tcW w:w="3623" w:type="dxa"/>
            <w:shd w:val="clear" w:color="auto" w:fill="auto"/>
          </w:tcPr>
          <w:p w14:paraId="0F3D7E69" w14:textId="77777777" w:rsidR="00A10F71" w:rsidRDefault="00A10F71" w:rsidP="00E34637">
            <w:pPr>
              <w:rPr>
                <w:rFonts w:ascii="標楷體" w:eastAsia="標楷體" w:hAnsi="標楷體"/>
              </w:rPr>
            </w:pPr>
            <w:r>
              <w:rPr>
                <w:rFonts w:ascii="標楷體" w:eastAsia="標楷體" w:hAnsi="標楷體" w:hint="eastAsia"/>
              </w:rPr>
              <w:t>銷帳編號</w:t>
            </w:r>
          </w:p>
        </w:tc>
      </w:tr>
      <w:tr w:rsidR="00A10F71" w:rsidRPr="007A1288" w14:paraId="0A329F8E" w14:textId="77777777" w:rsidTr="00A10F71">
        <w:tc>
          <w:tcPr>
            <w:tcW w:w="682" w:type="dxa"/>
            <w:shd w:val="clear" w:color="auto" w:fill="auto"/>
          </w:tcPr>
          <w:p w14:paraId="0F5A42BE" w14:textId="77777777" w:rsidR="00A10F71" w:rsidRDefault="00A10F71" w:rsidP="00E34637">
            <w:pPr>
              <w:rPr>
                <w:rFonts w:ascii="標楷體" w:eastAsia="標楷體" w:hAnsi="標楷體"/>
              </w:rPr>
            </w:pPr>
            <w:r>
              <w:rPr>
                <w:rFonts w:ascii="標楷體" w:eastAsia="標楷體" w:hAnsi="標楷體" w:hint="eastAsia"/>
              </w:rPr>
              <w:t>7</w:t>
            </w:r>
          </w:p>
        </w:tc>
        <w:tc>
          <w:tcPr>
            <w:tcW w:w="967" w:type="dxa"/>
            <w:shd w:val="clear" w:color="auto" w:fill="auto"/>
          </w:tcPr>
          <w:p w14:paraId="14BF338A" w14:textId="77777777" w:rsidR="00A10F71" w:rsidRPr="000A2653" w:rsidRDefault="00A10F71" w:rsidP="00E34637">
            <w:pPr>
              <w:rPr>
                <w:rFonts w:ascii="標楷體" w:eastAsia="標楷體" w:hAnsi="標楷體"/>
                <w:lang w:eastAsia="zh-HK"/>
              </w:rPr>
            </w:pPr>
            <w:r w:rsidRPr="000A2653">
              <w:rPr>
                <w:rFonts w:ascii="標楷體" w:eastAsia="標楷體" w:hAnsi="標楷體" w:hint="eastAsia"/>
                <w:lang w:eastAsia="zh-HK"/>
              </w:rPr>
              <w:t>資料</w:t>
            </w:r>
          </w:p>
        </w:tc>
        <w:tc>
          <w:tcPr>
            <w:tcW w:w="1586" w:type="dxa"/>
            <w:shd w:val="clear" w:color="auto" w:fill="auto"/>
          </w:tcPr>
          <w:p w14:paraId="0628F7AC" w14:textId="77777777" w:rsidR="00A10F71" w:rsidRDefault="00A10F71" w:rsidP="00E34637">
            <w:pPr>
              <w:rPr>
                <w:rFonts w:ascii="標楷體" w:eastAsia="標楷體" w:hAnsi="標楷體"/>
              </w:rPr>
            </w:pPr>
            <w:r>
              <w:rPr>
                <w:rFonts w:ascii="標楷體" w:eastAsia="標楷體" w:hAnsi="標楷體" w:hint="eastAsia"/>
              </w:rPr>
              <w:t>法務人員</w:t>
            </w:r>
          </w:p>
        </w:tc>
        <w:tc>
          <w:tcPr>
            <w:tcW w:w="3336" w:type="dxa"/>
            <w:shd w:val="clear" w:color="auto" w:fill="auto"/>
          </w:tcPr>
          <w:p w14:paraId="6CB24059" w14:textId="77777777" w:rsidR="00A10F71" w:rsidRPr="00D73010" w:rsidRDefault="00A10F71" w:rsidP="00E34637">
            <w:pPr>
              <w:rPr>
                <w:rFonts w:ascii="標楷體" w:eastAsia="標楷體" w:hAnsi="標楷體"/>
                <w:lang w:eastAsia="zh-HK"/>
              </w:rPr>
            </w:pPr>
            <w:r>
              <w:rPr>
                <w:rFonts w:ascii="標楷體" w:eastAsia="標楷體" w:hAnsi="標楷體"/>
                <w:lang w:eastAsia="zh-HK"/>
              </w:rPr>
              <w:t>ForeclosureFee.</w:t>
            </w:r>
            <w:r w:rsidRPr="005C243B">
              <w:rPr>
                <w:rFonts w:ascii="標楷體" w:eastAsia="標楷體" w:hAnsi="標楷體"/>
                <w:lang w:eastAsia="zh-HK"/>
              </w:rPr>
              <w:t>LegalStaff</w:t>
            </w:r>
          </w:p>
        </w:tc>
        <w:tc>
          <w:tcPr>
            <w:tcW w:w="3623" w:type="dxa"/>
            <w:shd w:val="clear" w:color="auto" w:fill="auto"/>
          </w:tcPr>
          <w:p w14:paraId="0D5B7F63" w14:textId="77777777" w:rsidR="00A10F71" w:rsidRDefault="00A10F71" w:rsidP="00E34637">
            <w:pPr>
              <w:rPr>
                <w:rFonts w:ascii="標楷體" w:eastAsia="標楷體" w:hAnsi="標楷體"/>
              </w:rPr>
            </w:pPr>
            <w:r>
              <w:rPr>
                <w:rFonts w:ascii="標楷體" w:eastAsia="標楷體" w:hAnsi="標楷體" w:hint="eastAsia"/>
              </w:rPr>
              <w:t>法務人員</w:t>
            </w:r>
          </w:p>
        </w:tc>
      </w:tr>
      <w:tr w:rsidR="00A10F71" w:rsidRPr="007A1288" w14:paraId="47A594B7" w14:textId="77777777" w:rsidTr="00A10F71">
        <w:tc>
          <w:tcPr>
            <w:tcW w:w="682" w:type="dxa"/>
            <w:shd w:val="clear" w:color="auto" w:fill="auto"/>
          </w:tcPr>
          <w:p w14:paraId="531FD2F7" w14:textId="77777777" w:rsidR="00A10F71" w:rsidRDefault="00A10F71" w:rsidP="00E34637">
            <w:pPr>
              <w:rPr>
                <w:rFonts w:ascii="標楷體" w:eastAsia="標楷體" w:hAnsi="標楷體"/>
              </w:rPr>
            </w:pPr>
            <w:r>
              <w:rPr>
                <w:rFonts w:ascii="標楷體" w:eastAsia="標楷體" w:hAnsi="標楷體" w:hint="eastAsia"/>
              </w:rPr>
              <w:t>8</w:t>
            </w:r>
          </w:p>
        </w:tc>
        <w:tc>
          <w:tcPr>
            <w:tcW w:w="967" w:type="dxa"/>
            <w:shd w:val="clear" w:color="auto" w:fill="auto"/>
          </w:tcPr>
          <w:p w14:paraId="06ED3968" w14:textId="77777777" w:rsidR="00A10F71" w:rsidRDefault="00A10F71" w:rsidP="00E34637">
            <w:r w:rsidRPr="000A2653">
              <w:rPr>
                <w:rFonts w:ascii="標楷體" w:eastAsia="標楷體" w:hAnsi="標楷體" w:hint="eastAsia"/>
                <w:lang w:eastAsia="zh-HK"/>
              </w:rPr>
              <w:t>資料</w:t>
            </w:r>
          </w:p>
        </w:tc>
        <w:tc>
          <w:tcPr>
            <w:tcW w:w="1586" w:type="dxa"/>
            <w:shd w:val="clear" w:color="auto" w:fill="auto"/>
          </w:tcPr>
          <w:p w14:paraId="55BFFEEE" w14:textId="77777777" w:rsidR="00A10F71" w:rsidRDefault="00A10F71" w:rsidP="00E34637">
            <w:pPr>
              <w:rPr>
                <w:rFonts w:ascii="標楷體" w:eastAsia="標楷體" w:hAnsi="標楷體"/>
              </w:rPr>
            </w:pPr>
            <w:r>
              <w:rPr>
                <w:rFonts w:ascii="標楷體" w:eastAsia="標楷體" w:hAnsi="標楷體" w:hint="eastAsia"/>
              </w:rPr>
              <w:t>備註</w:t>
            </w:r>
          </w:p>
        </w:tc>
        <w:tc>
          <w:tcPr>
            <w:tcW w:w="3336" w:type="dxa"/>
            <w:shd w:val="clear" w:color="auto" w:fill="auto"/>
          </w:tcPr>
          <w:p w14:paraId="41A3DA7C"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5C243B">
              <w:rPr>
                <w:rFonts w:ascii="標楷體" w:eastAsia="標楷體" w:hAnsi="標楷體"/>
                <w:lang w:eastAsia="zh-HK"/>
              </w:rPr>
              <w:t>Rmk</w:t>
            </w:r>
          </w:p>
        </w:tc>
        <w:tc>
          <w:tcPr>
            <w:tcW w:w="3623" w:type="dxa"/>
            <w:shd w:val="clear" w:color="auto" w:fill="auto"/>
          </w:tcPr>
          <w:p w14:paraId="4601A1B6" w14:textId="77777777" w:rsidR="00A10F71" w:rsidRDefault="00A10F71" w:rsidP="00E34637">
            <w:pPr>
              <w:rPr>
                <w:rFonts w:ascii="標楷體" w:eastAsia="標楷體" w:hAnsi="標楷體"/>
              </w:rPr>
            </w:pPr>
            <w:r>
              <w:rPr>
                <w:rFonts w:ascii="標楷體" w:eastAsia="標楷體" w:hAnsi="標楷體" w:hint="eastAsia"/>
              </w:rPr>
              <w:t>備註</w:t>
            </w:r>
          </w:p>
        </w:tc>
      </w:tr>
    </w:tbl>
    <w:p w14:paraId="1CCAFCC7"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291505">
          <w:rPr>
            <w:rStyle w:val="a7"/>
            <w:rFonts w:ascii="標楷體" w:hAnsi="標楷體" w:hint="eastAsia"/>
          </w:rPr>
          <w:t>L2605法拍費用</w:t>
        </w:r>
        <w:proofErr w:type="gramStart"/>
        <w:r w:rsidR="00A10F71" w:rsidRPr="00291505">
          <w:rPr>
            <w:rStyle w:val="a7"/>
            <w:rFonts w:ascii="標楷體" w:hAnsi="標楷體" w:hint="eastAsia"/>
          </w:rPr>
          <w:t>未銷明</w:t>
        </w:r>
        <w:proofErr w:type="gramEnd"/>
        <w:r w:rsidR="00A10F71" w:rsidRPr="00291505">
          <w:rPr>
            <w:rStyle w:val="a7"/>
            <w:rFonts w:ascii="標楷體" w:hAnsi="標楷體" w:hint="eastAsia"/>
          </w:rPr>
          <w:t>細查詢</w:t>
        </w:r>
      </w:hyperlink>
    </w:p>
    <w:p w14:paraId="32502CD2"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679B95A5"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48D4358D"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0174415" w14:textId="77777777" w:rsidR="00A10F71" w:rsidRPr="00254DE2" w:rsidRDefault="00A10F71" w:rsidP="00E34637">
            <w:pPr>
              <w:rPr>
                <w:rFonts w:ascii="標楷體" w:eastAsia="標楷體" w:hAnsi="標楷體"/>
              </w:rPr>
            </w:pPr>
            <w:r w:rsidRPr="00254DE2">
              <w:rPr>
                <w:rFonts w:ascii="標楷體" w:eastAsia="標楷體" w:hAnsi="標楷體" w:hint="eastAsia"/>
              </w:rPr>
              <w:t>法拍費用</w:t>
            </w:r>
            <w:proofErr w:type="gramStart"/>
            <w:r w:rsidRPr="00254DE2">
              <w:rPr>
                <w:rFonts w:ascii="標楷體" w:eastAsia="標楷體" w:hAnsi="標楷體" w:hint="eastAsia"/>
              </w:rPr>
              <w:t>未銷明</w:t>
            </w:r>
            <w:proofErr w:type="gramEnd"/>
            <w:r w:rsidRPr="00254DE2">
              <w:rPr>
                <w:rFonts w:ascii="標楷體" w:eastAsia="標楷體" w:hAnsi="標楷體" w:hint="eastAsia"/>
              </w:rPr>
              <w:t>細查詢</w:t>
            </w:r>
          </w:p>
        </w:tc>
      </w:tr>
      <w:tr w:rsidR="00A10F71" w:rsidRPr="00291505" w14:paraId="6BB0CC3E"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56C8C7BC"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FA36D9B" w14:textId="77777777" w:rsidR="00A10F71" w:rsidRPr="00FA650C"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rPr>
              <w:t>.</w:t>
            </w:r>
            <w:r>
              <w:rPr>
                <w:rFonts w:ascii="標楷體" w:eastAsia="標楷體" w:hAnsi="標楷體" w:hint="eastAsia"/>
              </w:rPr>
              <w:t>查詢</w:t>
            </w:r>
            <w:r w:rsidRPr="00254DE2">
              <w:rPr>
                <w:rFonts w:ascii="標楷體" w:eastAsia="標楷體" w:hAnsi="標楷體" w:hint="eastAsia"/>
              </w:rPr>
              <w:t>法拍費用</w:t>
            </w:r>
            <w:proofErr w:type="gramStart"/>
            <w:r w:rsidRPr="00254DE2">
              <w:rPr>
                <w:rFonts w:ascii="標楷體" w:eastAsia="標楷體" w:hAnsi="標楷體" w:hint="eastAsia"/>
              </w:rPr>
              <w:t>未銷明</w:t>
            </w:r>
            <w:proofErr w:type="gramEnd"/>
            <w:r w:rsidRPr="00254DE2">
              <w:rPr>
                <w:rFonts w:ascii="標楷體" w:eastAsia="標楷體" w:hAnsi="標楷體" w:hint="eastAsia"/>
              </w:rPr>
              <w:t>細</w:t>
            </w:r>
          </w:p>
        </w:tc>
      </w:tr>
      <w:tr w:rsidR="00A10F71" w:rsidRPr="00291505" w14:paraId="0B9DE4EE"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789846F4"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4E6F628" w14:textId="77777777" w:rsidR="00A10F71" w:rsidRPr="00FA650C" w:rsidRDefault="00A10F71" w:rsidP="00E34637">
            <w:pPr>
              <w:pStyle w:val="60"/>
              <w:pageBreakBefore/>
              <w:tabs>
                <w:tab w:val="clear" w:pos="1200"/>
                <w:tab w:val="num" w:pos="1047"/>
              </w:tabs>
              <w:rPr>
                <w:rFonts w:ascii="標楷體" w:hAnsi="標楷體"/>
              </w:rPr>
            </w:pPr>
            <w:r w:rsidRPr="00FA650C">
              <w:rPr>
                <w:rFonts w:ascii="標楷體" w:hAnsi="標楷體" w:hint="eastAsia"/>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FA650C">
              <w:rPr>
                <w:rFonts w:ascii="標楷體" w:hAnsi="標楷體" w:hint="eastAsia"/>
                <w:lang w:eastAsia="zh-HK"/>
              </w:rPr>
              <w:t>」</w:t>
            </w:r>
            <w:r w:rsidRPr="00FA650C">
              <w:rPr>
                <w:rFonts w:ascii="標楷體" w:hAnsi="標楷體" w:hint="eastAsia"/>
              </w:rPr>
              <w:t>流程</w:t>
            </w:r>
          </w:p>
          <w:p w14:paraId="2B7E0538" w14:textId="77777777" w:rsidR="00A10F71" w:rsidRPr="00FA650C" w:rsidRDefault="00A10F71" w:rsidP="00E34637">
            <w:pPr>
              <w:rPr>
                <w:rFonts w:ascii="標楷體" w:eastAsia="標楷體" w:hAnsi="標楷體"/>
              </w:rPr>
            </w:pPr>
            <w:r w:rsidRPr="00FA650C">
              <w:rPr>
                <w:rFonts w:ascii="標楷體" w:eastAsia="標楷體" w:hAnsi="標楷體" w:hint="eastAsia"/>
              </w:rPr>
              <w:t>2.</w:t>
            </w:r>
            <w:r w:rsidRPr="00FA650C">
              <w:rPr>
                <w:rFonts w:ascii="標楷體" w:eastAsia="標楷體" w:hAnsi="標楷體" w:hint="eastAsia"/>
                <w:lang w:eastAsia="zh-HK"/>
              </w:rPr>
              <w:t>查詢</w:t>
            </w:r>
            <w:r>
              <w:rPr>
                <w:rFonts w:ascii="標楷體" w:eastAsia="標楷體" w:hAnsi="標楷體" w:hint="eastAsia"/>
              </w:rPr>
              <w:t>[</w:t>
            </w:r>
            <w:r w:rsidRPr="00FA650C">
              <w:rPr>
                <w:rFonts w:ascii="標楷體" w:eastAsia="標楷體" w:hAnsi="標楷體" w:hint="eastAsia"/>
              </w:rPr>
              <w:t>法拍費用檔(</w:t>
            </w:r>
            <w:r w:rsidRPr="00FA650C">
              <w:rPr>
                <w:rFonts w:ascii="標楷體" w:eastAsia="標楷體" w:hAnsi="標楷體"/>
              </w:rPr>
              <w:t>ForeclosureFee)</w:t>
            </w:r>
            <w:r>
              <w:rPr>
                <w:rFonts w:ascii="標楷體" w:eastAsia="標楷體" w:hAnsi="標楷體" w:hint="eastAsia"/>
              </w:rPr>
              <w:t>]</w:t>
            </w:r>
          </w:p>
          <w:p w14:paraId="1C9B0106" w14:textId="77777777" w:rsidR="00A10F71" w:rsidRPr="00FA650C" w:rsidRDefault="00A10F71" w:rsidP="00E34637">
            <w:pPr>
              <w:rPr>
                <w:rFonts w:ascii="標楷體" w:eastAsia="標楷體" w:hAnsi="標楷體"/>
                <w:lang w:eastAsia="zh-HK"/>
              </w:rPr>
            </w:pPr>
            <w:r w:rsidRPr="00FA650C">
              <w:rPr>
                <w:rFonts w:ascii="標楷體" w:eastAsia="標楷體" w:hAnsi="標楷體" w:hint="eastAsia"/>
              </w:rPr>
              <w:t>3</w:t>
            </w:r>
            <w:r w:rsidRPr="00FA650C">
              <w:rPr>
                <w:rFonts w:ascii="標楷體" w:eastAsia="標楷體" w:hAnsi="標楷體"/>
              </w:rPr>
              <w:t>.</w:t>
            </w:r>
            <w:r w:rsidRPr="00FA650C">
              <w:rPr>
                <w:rFonts w:ascii="標楷體" w:eastAsia="標楷體" w:hAnsi="標楷體" w:hint="eastAsia"/>
                <w:lang w:eastAsia="zh-HK"/>
              </w:rPr>
              <w:t>依據輸入查詢條件</w:t>
            </w:r>
            <w:r w:rsidRPr="00FA650C">
              <w:rPr>
                <w:rFonts w:ascii="標楷體" w:eastAsia="標楷體" w:hAnsi="標楷體" w:hint="eastAsia"/>
              </w:rPr>
              <w:t>,</w:t>
            </w:r>
            <w:r w:rsidRPr="00FA650C">
              <w:rPr>
                <w:rFonts w:ascii="標楷體" w:eastAsia="標楷體" w:hAnsi="標楷體" w:hint="eastAsia"/>
                <w:lang w:eastAsia="zh-HK"/>
              </w:rPr>
              <w:t>輸出查詢資料</w:t>
            </w:r>
          </w:p>
          <w:p w14:paraId="01830831" w14:textId="77777777" w:rsidR="00A10F71" w:rsidRDefault="00A10F71" w:rsidP="00E34637">
            <w:pPr>
              <w:rPr>
                <w:rFonts w:ascii="標楷體" w:eastAsia="標楷體" w:hAnsi="標楷體"/>
              </w:rPr>
            </w:pPr>
            <w:r w:rsidRPr="00FA650C">
              <w:rPr>
                <w:rFonts w:ascii="標楷體" w:eastAsia="標楷體" w:hAnsi="標楷體" w:hint="eastAsia"/>
              </w:rPr>
              <w:t xml:space="preserve">  (</w:t>
            </w:r>
            <w:r w:rsidRPr="00FA650C">
              <w:rPr>
                <w:rFonts w:ascii="標楷體" w:eastAsia="標楷體" w:hAnsi="標楷體"/>
              </w:rPr>
              <w:t>1</w:t>
            </w:r>
            <w:proofErr w:type="gramStart"/>
            <w:r w:rsidRPr="00FA650C">
              <w:rPr>
                <w:rFonts w:ascii="標楷體" w:eastAsia="標楷體" w:hAnsi="標楷體"/>
              </w:rPr>
              <w:t>).</w:t>
            </w:r>
            <w:r>
              <w:rPr>
                <w:rFonts w:ascii="標楷體" w:eastAsia="標楷體" w:hAnsi="標楷體" w:hint="eastAsia"/>
              </w:rPr>
              <w:t>[</w:t>
            </w:r>
            <w:proofErr w:type="gramEnd"/>
            <w:r w:rsidRPr="00FA650C">
              <w:rPr>
                <w:rFonts w:ascii="標楷體" w:eastAsia="標楷體" w:hAnsi="標楷體" w:hint="eastAsia"/>
              </w:rPr>
              <w:t>收件日期(</w:t>
            </w:r>
            <w:r w:rsidRPr="00FA650C">
              <w:t xml:space="preserve"> </w:t>
            </w:r>
            <w:r w:rsidRPr="00FA650C">
              <w:rPr>
                <w:rFonts w:ascii="標楷體" w:eastAsia="標楷體" w:hAnsi="標楷體"/>
              </w:rPr>
              <w:t>ReceiveDate)</w:t>
            </w:r>
            <w:r>
              <w:rPr>
                <w:rFonts w:ascii="標楷體" w:eastAsia="標楷體" w:hAnsi="標楷體" w:hint="eastAsia"/>
              </w:rPr>
              <w:t>]</w:t>
            </w:r>
            <w:r>
              <w:rPr>
                <w:rFonts w:ascii="標楷體" w:eastAsia="標楷體" w:hAnsi="標楷體"/>
              </w:rPr>
              <w:t xml:space="preserve"> &lt;</w:t>
            </w:r>
            <w:r w:rsidRPr="00FA650C">
              <w:rPr>
                <w:rFonts w:ascii="標楷體" w:eastAsia="標楷體" w:hAnsi="標楷體"/>
              </w:rPr>
              <w:t xml:space="preserve"> = </w:t>
            </w:r>
            <w:r w:rsidRPr="00FA650C">
              <w:rPr>
                <w:rFonts w:ascii="標楷體" w:eastAsia="標楷體" w:hAnsi="標楷體" w:hint="eastAsia"/>
                <w:lang w:eastAsia="zh-HK"/>
              </w:rPr>
              <w:t>輸入條件「</w:t>
            </w:r>
            <w:r>
              <w:rPr>
                <w:rFonts w:ascii="標楷體" w:eastAsia="標楷體" w:hAnsi="標楷體" w:hint="eastAsia"/>
              </w:rPr>
              <w:t>收件迄</w:t>
            </w:r>
          </w:p>
          <w:p w14:paraId="1ADDFE72" w14:textId="77777777" w:rsidR="00A10F71" w:rsidRPr="00FA650C" w:rsidRDefault="00A10F71" w:rsidP="00E34637">
            <w:pPr>
              <w:rPr>
                <w:rFonts w:ascii="標楷體" w:eastAsia="標楷體" w:hAnsi="標楷體"/>
                <w:lang w:eastAsia="zh-HK"/>
              </w:rPr>
            </w:pPr>
            <w:r>
              <w:rPr>
                <w:rFonts w:ascii="標楷體" w:eastAsia="標楷體" w:hAnsi="標楷體" w:hint="eastAsia"/>
              </w:rPr>
              <w:t xml:space="preserve">      日</w:t>
            </w:r>
            <w:r w:rsidRPr="00FA650C">
              <w:rPr>
                <w:rFonts w:ascii="標楷體" w:eastAsia="標楷體" w:hAnsi="標楷體" w:hint="eastAsia"/>
                <w:lang w:eastAsia="zh-HK"/>
              </w:rPr>
              <w:t>」</w:t>
            </w:r>
          </w:p>
          <w:p w14:paraId="51770932" w14:textId="77777777" w:rsidR="00A10F71" w:rsidRDefault="00A10F71" w:rsidP="00E34637">
            <w:pPr>
              <w:rPr>
                <w:rFonts w:ascii="標楷體" w:eastAsia="標楷體" w:hAnsi="標楷體"/>
                <w:szCs w:val="20"/>
                <w:lang w:val="x-none"/>
              </w:rPr>
            </w:pPr>
            <w:r w:rsidRPr="00FA650C">
              <w:rPr>
                <w:rFonts w:ascii="標楷體" w:eastAsia="標楷體" w:hAnsi="標楷體" w:hint="eastAsia"/>
                <w:szCs w:val="20"/>
                <w:lang w:val="x-none"/>
              </w:rPr>
              <w:t>4.資料排序:</w:t>
            </w:r>
          </w:p>
          <w:p w14:paraId="5EA8A7D4" w14:textId="77777777" w:rsidR="00A10F71" w:rsidRDefault="00A10F71" w:rsidP="00E34637">
            <w:pPr>
              <w:rPr>
                <w:rFonts w:ascii="標楷體" w:eastAsia="標楷體" w:hAnsi="標楷體"/>
                <w:color w:val="000000"/>
                <w:szCs w:val="20"/>
                <w:lang w:val="x-none"/>
              </w:rPr>
            </w:pPr>
            <w:r>
              <w:rPr>
                <w:rFonts w:ascii="標楷體" w:eastAsia="標楷體" w:hAnsi="標楷體" w:hint="eastAsia"/>
                <w:szCs w:val="20"/>
                <w:lang w:val="x-none"/>
              </w:rPr>
              <w:t>(1).</w:t>
            </w:r>
            <w:r>
              <w:rPr>
                <w:rFonts w:ascii="標楷體" w:eastAsia="標楷體" w:hAnsi="標楷體" w:hint="eastAsia"/>
              </w:rPr>
              <w:t>[戶號</w:t>
            </w:r>
            <w:r w:rsidRPr="00BC03D9">
              <w:rPr>
                <w:rFonts w:ascii="標楷體" w:eastAsia="標楷體" w:hAnsi="標楷體" w:hint="eastAsia"/>
              </w:rPr>
              <w:t>(</w:t>
            </w:r>
            <w:r w:rsidRPr="000A33FF">
              <w:t>CustNo</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p w14:paraId="073B5E50" w14:textId="77777777" w:rsidR="00A10F71" w:rsidRPr="00FA650C" w:rsidRDefault="00A10F71" w:rsidP="00E34637">
            <w:pPr>
              <w:rPr>
                <w:rFonts w:ascii="標楷體" w:eastAsia="標楷體" w:hAnsi="標楷體"/>
                <w:lang w:eastAsia="zh-HK"/>
              </w:rPr>
            </w:pPr>
            <w:r>
              <w:rPr>
                <w:rFonts w:ascii="標楷體" w:eastAsia="標楷體" w:hAnsi="標楷體" w:hint="eastAsia"/>
                <w:color w:val="000000"/>
                <w:szCs w:val="20"/>
                <w:lang w:val="x-none"/>
              </w:rPr>
              <w:t>(2).</w:t>
            </w:r>
            <w:r>
              <w:rPr>
                <w:rFonts w:ascii="標楷體" w:eastAsia="標楷體" w:hAnsi="標楷體" w:hint="eastAsia"/>
              </w:rPr>
              <w:t>[</w:t>
            </w:r>
            <w:r w:rsidRPr="00F10928">
              <w:rPr>
                <w:rFonts w:ascii="標楷體" w:eastAsia="標楷體" w:hAnsi="標楷體" w:hint="eastAsia"/>
              </w:rPr>
              <w:t>收件日期</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hint="eastAsia"/>
              </w:rPr>
              <w:t>](由小到大</w:t>
            </w:r>
            <w:r w:rsidRPr="00BC03D9">
              <w:rPr>
                <w:rFonts w:ascii="標楷體" w:eastAsia="標楷體" w:hAnsi="標楷體" w:hint="eastAsia"/>
                <w:color w:val="000000"/>
                <w:szCs w:val="20"/>
                <w:lang w:val="x-none"/>
              </w:rPr>
              <w:t>排序</w:t>
            </w:r>
            <w:r>
              <w:rPr>
                <w:rFonts w:ascii="標楷體" w:eastAsia="標楷體" w:hAnsi="標楷體" w:hint="eastAsia"/>
                <w:color w:val="000000"/>
                <w:szCs w:val="20"/>
                <w:lang w:val="x-none"/>
              </w:rPr>
              <w:t>)</w:t>
            </w:r>
          </w:p>
        </w:tc>
      </w:tr>
      <w:tr w:rsidR="00A10F71" w:rsidRPr="00291505" w14:paraId="24D8633B"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436424F9"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3EB4C3B" w14:textId="77777777" w:rsidR="00A10F71" w:rsidRPr="00FA650C" w:rsidRDefault="00A10F71" w:rsidP="00E34637">
            <w:pPr>
              <w:rPr>
                <w:rFonts w:ascii="標楷體" w:eastAsia="標楷體" w:hAnsi="標楷體"/>
              </w:rPr>
            </w:pPr>
          </w:p>
        </w:tc>
      </w:tr>
      <w:tr w:rsidR="00A10F71" w:rsidRPr="00291505" w14:paraId="49CF3961"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1C638236"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08718CD" w14:textId="77777777" w:rsidR="00A10F71" w:rsidRPr="00FA650C" w:rsidRDefault="00A10F71" w:rsidP="00E34637">
            <w:pPr>
              <w:rPr>
                <w:rFonts w:ascii="標楷體" w:eastAsia="標楷體" w:hAnsi="標楷體"/>
              </w:rPr>
            </w:pPr>
          </w:p>
        </w:tc>
      </w:tr>
      <w:tr w:rsidR="00A10F71" w:rsidRPr="00291505" w14:paraId="4FD96156"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2DD90DF7"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7AF97A65" w14:textId="77777777" w:rsidR="00A10F71" w:rsidRPr="00FA650C"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hint="eastAsia"/>
                <w:lang w:eastAsia="zh-HK"/>
              </w:rPr>
              <w:t>提供資料查詢輸出</w:t>
            </w:r>
          </w:p>
        </w:tc>
      </w:tr>
      <w:tr w:rsidR="00A10F71" w:rsidRPr="00291505" w14:paraId="5D3D7AEE"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617808C4"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4F52FF4" w14:textId="77777777" w:rsidR="00A10F71" w:rsidRPr="00FA650C" w:rsidRDefault="00A10F71" w:rsidP="00E34637">
            <w:pPr>
              <w:rPr>
                <w:rFonts w:ascii="標楷體" w:eastAsia="標楷體" w:hAnsi="標楷體"/>
              </w:rPr>
            </w:pPr>
          </w:p>
        </w:tc>
      </w:tr>
      <w:tr w:rsidR="00A10F71" w:rsidRPr="00291505" w14:paraId="72A7201B"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1AA1EDC1"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12AD12A" w14:textId="77777777" w:rsidR="00A10F71" w:rsidRPr="00291505" w:rsidRDefault="00A10F71" w:rsidP="00E34637">
            <w:pPr>
              <w:rPr>
                <w:rFonts w:ascii="標楷體" w:eastAsia="標楷體" w:hAnsi="標楷體"/>
              </w:rPr>
            </w:pPr>
          </w:p>
        </w:tc>
      </w:tr>
    </w:tbl>
    <w:p w14:paraId="1087A293" w14:textId="77777777" w:rsidR="00A10F71" w:rsidRDefault="00A10F71" w:rsidP="00A10F71">
      <w:pPr>
        <w:rPr>
          <w:rFonts w:ascii="標楷體" w:eastAsia="標楷體" w:hAnsi="標楷體"/>
        </w:rPr>
      </w:pPr>
    </w:p>
    <w:p w14:paraId="3E749122" w14:textId="77777777" w:rsidR="00A10F71" w:rsidRDefault="00A10F71" w:rsidP="00A10F71">
      <w:pPr>
        <w:rPr>
          <w:rFonts w:ascii="標楷體" w:eastAsia="標楷體" w:hAnsi="標楷體"/>
        </w:rPr>
      </w:pPr>
    </w:p>
    <w:p w14:paraId="18F093E1"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7A93F3FB" w14:textId="77777777" w:rsidTr="00E34637">
        <w:tc>
          <w:tcPr>
            <w:tcW w:w="851" w:type="dxa"/>
            <w:shd w:val="clear" w:color="auto" w:fill="D9D9D9"/>
          </w:tcPr>
          <w:p w14:paraId="6065E000"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3F4F41DB"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5E9E50F0"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7A3418A8" w14:textId="77777777" w:rsidTr="00E34637">
        <w:tc>
          <w:tcPr>
            <w:tcW w:w="851" w:type="dxa"/>
            <w:shd w:val="clear" w:color="auto" w:fill="auto"/>
          </w:tcPr>
          <w:p w14:paraId="1903DA80"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43E20CC8"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52113BE8"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6E3C0CFB" w14:textId="77777777" w:rsidTr="00E34637">
        <w:tc>
          <w:tcPr>
            <w:tcW w:w="851" w:type="dxa"/>
            <w:shd w:val="clear" w:color="auto" w:fill="auto"/>
          </w:tcPr>
          <w:p w14:paraId="3BA2DC05"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71DF7060" w14:textId="77777777" w:rsidR="00A10F71" w:rsidRPr="002E356F" w:rsidRDefault="00A10F71" w:rsidP="00E34637">
            <w:pPr>
              <w:rPr>
                <w:rFonts w:ascii="標楷體" w:eastAsia="標楷體" w:hAnsi="標楷體"/>
              </w:rPr>
            </w:pPr>
            <w:r w:rsidRPr="00FA650C">
              <w:rPr>
                <w:rFonts w:ascii="標楷體" w:eastAsia="標楷體" w:hAnsi="標楷體"/>
              </w:rPr>
              <w:t>CustMain</w:t>
            </w:r>
          </w:p>
        </w:tc>
        <w:tc>
          <w:tcPr>
            <w:tcW w:w="3828" w:type="dxa"/>
            <w:shd w:val="clear" w:color="auto" w:fill="auto"/>
          </w:tcPr>
          <w:p w14:paraId="23E6F46F" w14:textId="77777777" w:rsidR="00A10F71" w:rsidRPr="002E356F" w:rsidRDefault="00A10F71" w:rsidP="00E34637">
            <w:pPr>
              <w:rPr>
                <w:rFonts w:ascii="標楷體" w:eastAsia="標楷體" w:hAnsi="標楷體"/>
              </w:rPr>
            </w:pPr>
            <w:r>
              <w:rPr>
                <w:rFonts w:ascii="標楷體" w:eastAsia="標楷體" w:hAnsi="標楷體" w:hint="eastAsia"/>
              </w:rPr>
              <w:t>客戶資料主檔</w:t>
            </w:r>
          </w:p>
        </w:tc>
      </w:tr>
      <w:tr w:rsidR="00A10F71" w:rsidRPr="0022279A" w14:paraId="1650EC4F" w14:textId="77777777" w:rsidTr="00E34637">
        <w:tc>
          <w:tcPr>
            <w:tcW w:w="851" w:type="dxa"/>
            <w:shd w:val="clear" w:color="auto" w:fill="auto"/>
          </w:tcPr>
          <w:p w14:paraId="10CADE0A" w14:textId="77777777" w:rsidR="00A10F71" w:rsidRDefault="00A10F71" w:rsidP="00E34637">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51B4EBFD" w14:textId="77777777" w:rsidR="00A10F71" w:rsidRPr="00FA650C" w:rsidRDefault="00A10F71" w:rsidP="00E34637">
            <w:pPr>
              <w:rPr>
                <w:rFonts w:ascii="標楷體" w:eastAsia="標楷體" w:hAnsi="標楷體"/>
              </w:rPr>
            </w:pPr>
            <w:r w:rsidRPr="0050679B">
              <w:rPr>
                <w:rFonts w:ascii="標楷體" w:eastAsia="標楷體" w:hAnsi="標楷體"/>
              </w:rPr>
              <w:t>LoanBorTx</w:t>
            </w:r>
          </w:p>
        </w:tc>
        <w:tc>
          <w:tcPr>
            <w:tcW w:w="3828" w:type="dxa"/>
            <w:shd w:val="clear" w:color="auto" w:fill="auto"/>
          </w:tcPr>
          <w:p w14:paraId="24CE3841" w14:textId="77777777" w:rsidR="00A10F71" w:rsidRDefault="00A10F71" w:rsidP="00E34637">
            <w:pPr>
              <w:rPr>
                <w:rFonts w:ascii="標楷體" w:eastAsia="標楷體" w:hAnsi="標楷體"/>
              </w:rPr>
            </w:pPr>
            <w:r w:rsidRPr="00553C37">
              <w:rPr>
                <w:rFonts w:ascii="標楷體" w:eastAsia="標楷體" w:hAnsi="標楷體" w:hint="eastAsia"/>
                <w:lang w:eastAsia="zh-HK"/>
              </w:rPr>
              <w:t>放款交易內容檔</w:t>
            </w:r>
          </w:p>
        </w:tc>
      </w:tr>
      <w:tr w:rsidR="00A10F71" w:rsidRPr="0022279A" w14:paraId="5ADC230D" w14:textId="77777777" w:rsidTr="00E34637">
        <w:tc>
          <w:tcPr>
            <w:tcW w:w="851" w:type="dxa"/>
            <w:shd w:val="clear" w:color="auto" w:fill="auto"/>
          </w:tcPr>
          <w:p w14:paraId="39864C3F" w14:textId="77777777" w:rsidR="00A10F71" w:rsidRDefault="00A10F71" w:rsidP="00E34637">
            <w:pPr>
              <w:jc w:val="center"/>
              <w:rPr>
                <w:rFonts w:ascii="標楷體" w:eastAsia="標楷體" w:hAnsi="標楷體"/>
              </w:rPr>
            </w:pPr>
            <w:r>
              <w:rPr>
                <w:rFonts w:ascii="標楷體" w:eastAsia="標楷體" w:hAnsi="標楷體" w:hint="eastAsia"/>
              </w:rPr>
              <w:t>4</w:t>
            </w:r>
          </w:p>
        </w:tc>
        <w:tc>
          <w:tcPr>
            <w:tcW w:w="3118" w:type="dxa"/>
            <w:shd w:val="clear" w:color="auto" w:fill="auto"/>
          </w:tcPr>
          <w:p w14:paraId="7027D38B" w14:textId="77777777" w:rsidR="00A10F71" w:rsidRPr="0050679B" w:rsidRDefault="00A10F71" w:rsidP="00E34637">
            <w:pPr>
              <w:rPr>
                <w:rFonts w:ascii="標楷體" w:eastAsia="標楷體" w:hAnsi="標楷體"/>
              </w:rPr>
            </w:pPr>
            <w:r w:rsidRPr="0050679B">
              <w:rPr>
                <w:rFonts w:ascii="標楷體" w:eastAsia="標楷體" w:hAnsi="標楷體"/>
              </w:rPr>
              <w:t>LoanBorMain</w:t>
            </w:r>
          </w:p>
        </w:tc>
        <w:tc>
          <w:tcPr>
            <w:tcW w:w="3828" w:type="dxa"/>
            <w:shd w:val="clear" w:color="auto" w:fill="auto"/>
          </w:tcPr>
          <w:p w14:paraId="42EB605A" w14:textId="77777777" w:rsidR="00A10F71" w:rsidRDefault="00A10F71" w:rsidP="00E34637">
            <w:pPr>
              <w:rPr>
                <w:rFonts w:ascii="標楷體" w:eastAsia="標楷體" w:hAnsi="標楷體"/>
              </w:rPr>
            </w:pPr>
            <w:r>
              <w:rPr>
                <w:rFonts w:ascii="標楷體" w:eastAsia="標楷體" w:hAnsi="標楷體" w:hint="eastAsia"/>
              </w:rPr>
              <w:t>放款主檔</w:t>
            </w:r>
          </w:p>
        </w:tc>
      </w:tr>
      <w:tr w:rsidR="00A10F71" w:rsidRPr="0022279A" w14:paraId="1A53379C" w14:textId="77777777" w:rsidTr="00E34637">
        <w:tc>
          <w:tcPr>
            <w:tcW w:w="851" w:type="dxa"/>
            <w:shd w:val="clear" w:color="auto" w:fill="auto"/>
          </w:tcPr>
          <w:p w14:paraId="4A399911" w14:textId="77777777" w:rsidR="00A10F71" w:rsidRDefault="00A10F71" w:rsidP="00E34637">
            <w:pPr>
              <w:jc w:val="center"/>
              <w:rPr>
                <w:rFonts w:ascii="標楷體" w:eastAsia="標楷體" w:hAnsi="標楷體"/>
              </w:rPr>
            </w:pPr>
            <w:r>
              <w:rPr>
                <w:rFonts w:ascii="標楷體" w:eastAsia="標楷體" w:hAnsi="標楷體" w:hint="eastAsia"/>
              </w:rPr>
              <w:t>5</w:t>
            </w:r>
          </w:p>
        </w:tc>
        <w:tc>
          <w:tcPr>
            <w:tcW w:w="3118" w:type="dxa"/>
            <w:shd w:val="clear" w:color="auto" w:fill="auto"/>
          </w:tcPr>
          <w:p w14:paraId="1EB1F7DF" w14:textId="77777777" w:rsidR="00A10F71" w:rsidRPr="0050679B" w:rsidRDefault="00A10F71" w:rsidP="00E34637">
            <w:pPr>
              <w:rPr>
                <w:rFonts w:ascii="標楷體" w:eastAsia="標楷體" w:hAnsi="標楷體"/>
              </w:rPr>
            </w:pPr>
            <w:r w:rsidRPr="0050679B">
              <w:rPr>
                <w:rFonts w:ascii="標楷體" w:eastAsia="標楷體" w:hAnsi="標楷體"/>
              </w:rPr>
              <w:t>ClFac</w:t>
            </w:r>
          </w:p>
        </w:tc>
        <w:tc>
          <w:tcPr>
            <w:tcW w:w="3828" w:type="dxa"/>
            <w:shd w:val="clear" w:color="auto" w:fill="auto"/>
          </w:tcPr>
          <w:p w14:paraId="2C7EDF8F" w14:textId="77777777" w:rsidR="00A10F71" w:rsidRDefault="00A10F71" w:rsidP="00E34637">
            <w:pPr>
              <w:rPr>
                <w:rFonts w:ascii="標楷體" w:eastAsia="標楷體" w:hAnsi="標楷體"/>
              </w:rPr>
            </w:pPr>
            <w:r w:rsidRPr="0058463F">
              <w:rPr>
                <w:rFonts w:ascii="標楷體" w:eastAsia="標楷體" w:hAnsi="標楷體" w:hint="eastAsia"/>
              </w:rPr>
              <w:t>擔保品與額度關聯檔</w:t>
            </w:r>
          </w:p>
        </w:tc>
      </w:tr>
      <w:tr w:rsidR="00A10F71" w:rsidRPr="0022279A" w14:paraId="2ED44526" w14:textId="77777777" w:rsidTr="00E34637">
        <w:tc>
          <w:tcPr>
            <w:tcW w:w="851" w:type="dxa"/>
            <w:shd w:val="clear" w:color="auto" w:fill="auto"/>
          </w:tcPr>
          <w:p w14:paraId="05891A2A" w14:textId="77777777" w:rsidR="00A10F71" w:rsidRDefault="00A10F71" w:rsidP="00E34637">
            <w:pPr>
              <w:jc w:val="center"/>
              <w:rPr>
                <w:rFonts w:ascii="標楷體" w:eastAsia="標楷體" w:hAnsi="標楷體"/>
              </w:rPr>
            </w:pPr>
            <w:r>
              <w:rPr>
                <w:rFonts w:ascii="標楷體" w:eastAsia="標楷體" w:hAnsi="標楷體" w:hint="eastAsia"/>
              </w:rPr>
              <w:t>6</w:t>
            </w:r>
          </w:p>
        </w:tc>
        <w:tc>
          <w:tcPr>
            <w:tcW w:w="3118" w:type="dxa"/>
            <w:shd w:val="clear" w:color="auto" w:fill="auto"/>
          </w:tcPr>
          <w:p w14:paraId="77BD8376" w14:textId="77777777" w:rsidR="00A10F71" w:rsidRPr="0050679B" w:rsidRDefault="00A10F71" w:rsidP="00E34637">
            <w:pPr>
              <w:rPr>
                <w:rFonts w:ascii="標楷體" w:eastAsia="標楷體" w:hAnsi="標楷體"/>
              </w:rPr>
            </w:pPr>
            <w:r w:rsidRPr="0050679B">
              <w:rPr>
                <w:rFonts w:ascii="標楷體" w:eastAsia="標楷體" w:hAnsi="標楷體"/>
              </w:rPr>
              <w:t>ClMain</w:t>
            </w:r>
          </w:p>
        </w:tc>
        <w:tc>
          <w:tcPr>
            <w:tcW w:w="3828" w:type="dxa"/>
            <w:shd w:val="clear" w:color="auto" w:fill="auto"/>
          </w:tcPr>
          <w:p w14:paraId="3C694DA3" w14:textId="77777777" w:rsidR="00A10F71" w:rsidRDefault="00A10F71" w:rsidP="00E34637">
            <w:pPr>
              <w:rPr>
                <w:rFonts w:ascii="標楷體" w:eastAsia="標楷體" w:hAnsi="標楷體"/>
              </w:rPr>
            </w:pPr>
            <w:proofErr w:type="gramStart"/>
            <w:r>
              <w:rPr>
                <w:rFonts w:ascii="標楷體" w:eastAsia="標楷體" w:hAnsi="標楷體" w:hint="eastAsia"/>
                <w:lang w:eastAsia="zh-HK"/>
              </w:rPr>
              <w:t>擔保品主檔</w:t>
            </w:r>
            <w:proofErr w:type="gramEnd"/>
          </w:p>
        </w:tc>
      </w:tr>
      <w:tr w:rsidR="00A10F71" w:rsidRPr="0022279A" w14:paraId="5CDB7138" w14:textId="77777777" w:rsidTr="00E34637">
        <w:tc>
          <w:tcPr>
            <w:tcW w:w="851" w:type="dxa"/>
            <w:shd w:val="clear" w:color="auto" w:fill="auto"/>
          </w:tcPr>
          <w:p w14:paraId="206DA1F7" w14:textId="77777777" w:rsidR="00A10F71" w:rsidRDefault="00A10F71" w:rsidP="00E34637">
            <w:pPr>
              <w:jc w:val="center"/>
              <w:rPr>
                <w:rFonts w:ascii="標楷體" w:eastAsia="標楷體" w:hAnsi="標楷體"/>
              </w:rPr>
            </w:pPr>
            <w:r>
              <w:rPr>
                <w:rFonts w:ascii="標楷體" w:eastAsia="標楷體" w:hAnsi="標楷體" w:hint="eastAsia"/>
              </w:rPr>
              <w:t>7</w:t>
            </w:r>
          </w:p>
        </w:tc>
        <w:tc>
          <w:tcPr>
            <w:tcW w:w="3118" w:type="dxa"/>
            <w:shd w:val="clear" w:color="auto" w:fill="auto"/>
          </w:tcPr>
          <w:p w14:paraId="28EB4E6F" w14:textId="77777777" w:rsidR="00A10F71" w:rsidRPr="0050679B" w:rsidRDefault="00A10F71" w:rsidP="00E34637">
            <w:pPr>
              <w:rPr>
                <w:rFonts w:ascii="標楷體" w:eastAsia="標楷體" w:hAnsi="標楷體"/>
              </w:rPr>
            </w:pPr>
            <w:r w:rsidRPr="0050679B">
              <w:rPr>
                <w:rFonts w:ascii="標楷體" w:eastAsia="標楷體" w:hAnsi="標楷體"/>
              </w:rPr>
              <w:t>CollList</w:t>
            </w:r>
          </w:p>
        </w:tc>
        <w:tc>
          <w:tcPr>
            <w:tcW w:w="3828" w:type="dxa"/>
            <w:shd w:val="clear" w:color="auto" w:fill="auto"/>
          </w:tcPr>
          <w:p w14:paraId="662CB9A9" w14:textId="77777777" w:rsidR="00A10F71" w:rsidRDefault="00A10F71" w:rsidP="00E34637">
            <w:pPr>
              <w:rPr>
                <w:rFonts w:ascii="標楷體" w:eastAsia="標楷體" w:hAnsi="標楷體"/>
              </w:rPr>
            </w:pPr>
            <w:proofErr w:type="gramStart"/>
            <w:r w:rsidRPr="00A1532E">
              <w:rPr>
                <w:rFonts w:ascii="標楷體" w:eastAsia="標楷體" w:hAnsi="標楷體" w:hint="eastAsia"/>
              </w:rPr>
              <w:t>法催紀錄</w:t>
            </w:r>
            <w:proofErr w:type="gramEnd"/>
            <w:r w:rsidRPr="00A1532E">
              <w:rPr>
                <w:rFonts w:ascii="標楷體" w:eastAsia="標楷體" w:hAnsi="標楷體" w:hint="eastAsia"/>
              </w:rPr>
              <w:t>清單檔</w:t>
            </w:r>
          </w:p>
        </w:tc>
      </w:tr>
      <w:tr w:rsidR="00A10F71" w:rsidRPr="0022279A" w14:paraId="671DE77B" w14:textId="77777777" w:rsidTr="00E34637">
        <w:tc>
          <w:tcPr>
            <w:tcW w:w="851" w:type="dxa"/>
            <w:shd w:val="clear" w:color="auto" w:fill="auto"/>
          </w:tcPr>
          <w:p w14:paraId="69934F9A" w14:textId="77777777" w:rsidR="00A10F71" w:rsidRDefault="00A10F71" w:rsidP="00E34637">
            <w:pPr>
              <w:jc w:val="center"/>
              <w:rPr>
                <w:rFonts w:ascii="標楷體" w:eastAsia="標楷體" w:hAnsi="標楷體"/>
              </w:rPr>
            </w:pPr>
            <w:r>
              <w:rPr>
                <w:rFonts w:ascii="標楷體" w:eastAsia="標楷體" w:hAnsi="標楷體" w:hint="eastAsia"/>
              </w:rPr>
              <w:t>8</w:t>
            </w:r>
          </w:p>
        </w:tc>
        <w:tc>
          <w:tcPr>
            <w:tcW w:w="3118" w:type="dxa"/>
            <w:shd w:val="clear" w:color="auto" w:fill="auto"/>
          </w:tcPr>
          <w:p w14:paraId="5361B41D" w14:textId="77777777" w:rsidR="00A10F71" w:rsidRPr="0050679B" w:rsidRDefault="00A10F71" w:rsidP="00E34637">
            <w:pPr>
              <w:rPr>
                <w:rFonts w:ascii="標楷體" w:eastAsia="標楷體" w:hAnsi="標楷體"/>
              </w:rPr>
            </w:pPr>
            <w:r w:rsidRPr="0050679B">
              <w:rPr>
                <w:rFonts w:ascii="標楷體" w:eastAsia="標楷體" w:hAnsi="標楷體"/>
              </w:rPr>
              <w:t>CdEmp</w:t>
            </w:r>
          </w:p>
        </w:tc>
        <w:tc>
          <w:tcPr>
            <w:tcW w:w="3828" w:type="dxa"/>
            <w:shd w:val="clear" w:color="auto" w:fill="auto"/>
          </w:tcPr>
          <w:p w14:paraId="6647AF53" w14:textId="77777777" w:rsidR="00A10F71" w:rsidRDefault="00A10F71" w:rsidP="00E34637">
            <w:pPr>
              <w:rPr>
                <w:rFonts w:ascii="標楷體" w:eastAsia="標楷體" w:hAnsi="標楷體"/>
              </w:rPr>
            </w:pPr>
            <w:r w:rsidRPr="00F533E6">
              <w:rPr>
                <w:rFonts w:ascii="標楷體" w:eastAsia="標楷體" w:hAnsi="標楷體" w:hint="eastAsia"/>
              </w:rPr>
              <w:t>員工資料檔</w:t>
            </w:r>
          </w:p>
        </w:tc>
      </w:tr>
      <w:tr w:rsidR="00A10F71" w:rsidRPr="0022279A" w14:paraId="6255BF43" w14:textId="77777777" w:rsidTr="00E34637">
        <w:tc>
          <w:tcPr>
            <w:tcW w:w="851" w:type="dxa"/>
            <w:shd w:val="clear" w:color="auto" w:fill="auto"/>
          </w:tcPr>
          <w:p w14:paraId="01463BD8" w14:textId="77777777" w:rsidR="00A10F71" w:rsidRDefault="00A10F71" w:rsidP="00E34637">
            <w:pPr>
              <w:jc w:val="center"/>
              <w:rPr>
                <w:rFonts w:ascii="標楷體" w:eastAsia="標楷體" w:hAnsi="標楷體"/>
              </w:rPr>
            </w:pPr>
            <w:r>
              <w:rPr>
                <w:rFonts w:ascii="標楷體" w:eastAsia="標楷體" w:hAnsi="標楷體" w:hint="eastAsia"/>
              </w:rPr>
              <w:t>9</w:t>
            </w:r>
          </w:p>
        </w:tc>
        <w:tc>
          <w:tcPr>
            <w:tcW w:w="3118" w:type="dxa"/>
            <w:shd w:val="clear" w:color="auto" w:fill="auto"/>
          </w:tcPr>
          <w:p w14:paraId="7E727EFE" w14:textId="77777777" w:rsidR="00A10F71" w:rsidRPr="0050679B" w:rsidRDefault="00A10F71" w:rsidP="00E34637">
            <w:pPr>
              <w:rPr>
                <w:rFonts w:ascii="標楷體" w:eastAsia="標楷體" w:hAnsi="標楷體"/>
              </w:rPr>
            </w:pPr>
            <w:r w:rsidRPr="0050679B">
              <w:rPr>
                <w:rFonts w:ascii="標楷體" w:eastAsia="標楷體" w:hAnsi="標楷體"/>
              </w:rPr>
              <w:t>CdCity</w:t>
            </w:r>
          </w:p>
        </w:tc>
        <w:tc>
          <w:tcPr>
            <w:tcW w:w="3828" w:type="dxa"/>
            <w:shd w:val="clear" w:color="auto" w:fill="auto"/>
          </w:tcPr>
          <w:p w14:paraId="097ED8F4" w14:textId="77777777" w:rsidR="00A10F71" w:rsidRDefault="00A10F71" w:rsidP="00E34637">
            <w:pPr>
              <w:rPr>
                <w:rFonts w:ascii="標楷體" w:eastAsia="標楷體" w:hAnsi="標楷體"/>
              </w:rPr>
            </w:pPr>
            <w:r w:rsidRPr="00E421BB">
              <w:rPr>
                <w:rFonts w:ascii="標楷體" w:eastAsia="標楷體" w:hAnsi="標楷體" w:hint="eastAsia"/>
              </w:rPr>
              <w:t>地區別代碼檔</w:t>
            </w:r>
          </w:p>
        </w:tc>
      </w:tr>
      <w:tr w:rsidR="00A10F71" w:rsidRPr="0022279A" w14:paraId="60264AB0" w14:textId="77777777" w:rsidTr="00E34637">
        <w:tc>
          <w:tcPr>
            <w:tcW w:w="851" w:type="dxa"/>
            <w:shd w:val="clear" w:color="auto" w:fill="auto"/>
          </w:tcPr>
          <w:p w14:paraId="0E975724" w14:textId="77777777" w:rsidR="00A10F71" w:rsidRDefault="00A10F71" w:rsidP="00E34637">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3118" w:type="dxa"/>
            <w:shd w:val="clear" w:color="auto" w:fill="auto"/>
          </w:tcPr>
          <w:p w14:paraId="5EF6C5D6" w14:textId="77777777" w:rsidR="00A10F71" w:rsidRPr="002E356F" w:rsidRDefault="00A10F71" w:rsidP="00E34637">
            <w:pPr>
              <w:rPr>
                <w:rFonts w:ascii="標楷體" w:eastAsia="標楷體" w:hAnsi="標楷體"/>
              </w:rPr>
            </w:pPr>
            <w:r w:rsidRPr="008D7A6B">
              <w:rPr>
                <w:rFonts w:ascii="標楷體" w:eastAsia="標楷體" w:hAnsi="標楷體"/>
              </w:rPr>
              <w:t>CdCode</w:t>
            </w:r>
          </w:p>
        </w:tc>
        <w:tc>
          <w:tcPr>
            <w:tcW w:w="3828" w:type="dxa"/>
            <w:shd w:val="clear" w:color="auto" w:fill="auto"/>
          </w:tcPr>
          <w:p w14:paraId="3C1080B4" w14:textId="77777777" w:rsidR="00A10F71" w:rsidRPr="002E356F" w:rsidRDefault="00A10F71" w:rsidP="00E34637">
            <w:pPr>
              <w:rPr>
                <w:rFonts w:ascii="標楷體" w:eastAsia="標楷體" w:hAnsi="標楷體"/>
              </w:rPr>
            </w:pPr>
            <w:r w:rsidRPr="00B83D4A">
              <w:rPr>
                <w:rFonts w:ascii="標楷體" w:eastAsia="標楷體" w:hAnsi="標楷體" w:hint="eastAsia"/>
              </w:rPr>
              <w:t>共用代碼檔</w:t>
            </w:r>
          </w:p>
        </w:tc>
      </w:tr>
    </w:tbl>
    <w:p w14:paraId="380C1ED9" w14:textId="77777777" w:rsidR="00A10F71" w:rsidRPr="005E273A" w:rsidRDefault="00A10F71" w:rsidP="00A10F71">
      <w:pPr>
        <w:rPr>
          <w:rFonts w:ascii="標楷體" w:eastAsia="標楷體" w:hAnsi="標楷體"/>
        </w:rPr>
      </w:pPr>
    </w:p>
    <w:p w14:paraId="44084DAA" w14:textId="77777777" w:rsidR="00A10F71" w:rsidRPr="00291505" w:rsidRDefault="00A10F71" w:rsidP="00A10F71">
      <w:pPr>
        <w:rPr>
          <w:rFonts w:ascii="標楷體" w:eastAsia="標楷體" w:hAnsi="標楷體"/>
        </w:rPr>
      </w:pPr>
    </w:p>
    <w:p w14:paraId="0D983CA4" w14:textId="77777777" w:rsidR="00A10F71" w:rsidRPr="00291505" w:rsidRDefault="00A10F71" w:rsidP="00A10F71">
      <w:pPr>
        <w:pStyle w:val="a"/>
        <w:tabs>
          <w:tab w:val="num" w:pos="1559"/>
        </w:tabs>
        <w:spacing w:before="120"/>
        <w:ind w:left="1559" w:hanging="425"/>
      </w:pPr>
      <w:r w:rsidRPr="00291505">
        <w:t>UI畫面</w:t>
      </w:r>
    </w:p>
    <w:p w14:paraId="245B16CD" w14:textId="77777777" w:rsidR="00A10F71" w:rsidRPr="00291505" w:rsidRDefault="00A10F71" w:rsidP="00A10F71">
      <w:pPr>
        <w:pStyle w:val="42"/>
        <w:spacing w:after="72"/>
        <w:ind w:left="1133"/>
        <w:rPr>
          <w:rFonts w:ascii="標楷體" w:hAnsi="標楷體"/>
        </w:rPr>
      </w:pPr>
      <w:r w:rsidRPr="00291505">
        <w:rPr>
          <w:rFonts w:ascii="標楷體" w:hAnsi="標楷體" w:hint="eastAsia"/>
        </w:rPr>
        <w:t>輸入畫面：</w:t>
      </w:r>
    </w:p>
    <w:p w14:paraId="55868B4A" w14:textId="77777777" w:rsidR="00A10F71" w:rsidRPr="00291505" w:rsidRDefault="00A10F71" w:rsidP="00A10F71">
      <w:pPr>
        <w:pStyle w:val="a"/>
        <w:numPr>
          <w:ilvl w:val="0"/>
          <w:numId w:val="0"/>
        </w:numPr>
        <w:ind w:left="1559"/>
      </w:pPr>
    </w:p>
    <w:p w14:paraId="259A8767" w14:textId="5B359D36" w:rsidR="00A10F71" w:rsidRPr="00291505" w:rsidRDefault="00A10F71" w:rsidP="00A10F71">
      <w:pPr>
        <w:rPr>
          <w:rFonts w:ascii="標楷體" w:eastAsia="標楷體" w:hAnsi="標楷體"/>
        </w:rPr>
      </w:pPr>
      <w:r w:rsidRPr="00A1532E">
        <w:rPr>
          <w:rFonts w:ascii="標楷體" w:eastAsia="標楷體" w:hAnsi="標楷體"/>
          <w:noProof/>
        </w:rPr>
        <w:drawing>
          <wp:inline distT="0" distB="0" distL="0" distR="0" wp14:anchorId="09A80E09" wp14:editId="7D6D0A6B">
            <wp:extent cx="6470015" cy="955675"/>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0015" cy="955675"/>
                    </a:xfrm>
                    <a:prstGeom prst="rect">
                      <a:avLst/>
                    </a:prstGeom>
                    <a:noFill/>
                    <a:ln>
                      <a:noFill/>
                    </a:ln>
                  </pic:spPr>
                </pic:pic>
              </a:graphicData>
            </a:graphic>
          </wp:inline>
        </w:drawing>
      </w:r>
    </w:p>
    <w:p w14:paraId="34493503" w14:textId="77777777" w:rsidR="00A10F71" w:rsidRPr="00291505" w:rsidRDefault="00A10F71" w:rsidP="00A10F71">
      <w:pPr>
        <w:rPr>
          <w:rFonts w:ascii="標楷體" w:eastAsia="標楷體" w:hAnsi="標楷體"/>
        </w:rPr>
      </w:pPr>
    </w:p>
    <w:p w14:paraId="77838F93" w14:textId="77777777" w:rsidR="00A10F71" w:rsidRDefault="00A10F71" w:rsidP="00A10F71">
      <w:pPr>
        <w:pStyle w:val="a"/>
        <w:numPr>
          <w:ilvl w:val="0"/>
          <w:numId w:val="136"/>
        </w:numPr>
        <w:spacing w:before="120"/>
      </w:pPr>
      <w:r>
        <w:t>輸入畫面</w:t>
      </w:r>
      <w:r>
        <w:rPr>
          <w:rFonts w:hint="eastAsia"/>
        </w:rPr>
        <w:t>按鈕</w:t>
      </w:r>
      <w:r>
        <w:t>說明</w:t>
      </w:r>
    </w:p>
    <w:p w14:paraId="0D27F24B"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3CEEE248" w14:textId="77777777" w:rsidTr="00E34637">
        <w:tc>
          <w:tcPr>
            <w:tcW w:w="851" w:type="dxa"/>
            <w:shd w:val="clear" w:color="auto" w:fill="D9D9D9"/>
          </w:tcPr>
          <w:p w14:paraId="5086CC56"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5E59D5B5"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3768721F"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5BFD9E2C" w14:textId="77777777" w:rsidTr="00E34637">
        <w:tc>
          <w:tcPr>
            <w:tcW w:w="851" w:type="dxa"/>
            <w:shd w:val="clear" w:color="auto" w:fill="auto"/>
          </w:tcPr>
          <w:p w14:paraId="336BC7E3"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48E0203D"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594196A8"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443D8459"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70B1198" w14:textId="77777777" w:rsidR="00A10F71" w:rsidRDefault="00A10F71" w:rsidP="00E34637">
            <w:pPr>
              <w:ind w:left="240" w:hangingChars="100" w:hanging="240"/>
              <w:rPr>
                <w:rFonts w:ascii="標楷體" w:eastAsia="標楷體" w:hAnsi="標楷體"/>
              </w:rPr>
            </w:pPr>
            <w:r>
              <w:rPr>
                <w:rFonts w:ascii="標楷體" w:eastAsia="標楷體" w:hAnsi="標楷體"/>
              </w:rPr>
              <w:t>2.</w:t>
            </w:r>
            <w:r>
              <w:rPr>
                <w:rFonts w:ascii="標楷體" w:eastAsia="標楷體" w:hAnsi="標楷體" w:hint="eastAsia"/>
              </w:rPr>
              <w:t>檢核[收件迄日</w:t>
            </w:r>
            <w:r w:rsidRPr="00BC03D9">
              <w:rPr>
                <w:rFonts w:ascii="標楷體" w:eastAsia="標楷體" w:hAnsi="標楷體" w:hint="eastAsia"/>
              </w:rPr>
              <w:t>(</w:t>
            </w:r>
            <w:r>
              <w:t xml:space="preserve"> </w:t>
            </w:r>
            <w:r w:rsidRPr="00F10928">
              <w:rPr>
                <w:rFonts w:ascii="標楷體" w:eastAsia="標楷體" w:hAnsi="標楷體"/>
              </w:rPr>
              <w:t>ReceiveDate</w:t>
            </w:r>
            <w:r w:rsidRPr="00BC03D9">
              <w:rPr>
                <w:rFonts w:ascii="標楷體" w:eastAsia="標楷體" w:hAnsi="標楷體"/>
              </w:rPr>
              <w:t>)</w:t>
            </w:r>
            <w:r>
              <w:rPr>
                <w:rFonts w:ascii="標楷體" w:eastAsia="標楷體" w:hAnsi="標楷體"/>
              </w:rPr>
              <w:t>]</w:t>
            </w:r>
            <w:r>
              <w:rPr>
                <w:rFonts w:ascii="標楷體" w:eastAsia="標楷體" w:hAnsi="標楷體" w:hint="eastAsia"/>
              </w:rPr>
              <w:t>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0001:</w:t>
            </w:r>
            <w:r w:rsidRPr="00966335">
              <w:rPr>
                <w:rFonts w:ascii="標楷體" w:eastAsia="標楷體" w:hAnsi="標楷體" w:hint="eastAsia"/>
              </w:rPr>
              <w:t>查詢資料不存在</w:t>
            </w:r>
            <w:r w:rsidRPr="00C5543E">
              <w:rPr>
                <w:rFonts w:ascii="標楷體" w:eastAsia="標楷體" w:hAnsi="標楷體" w:hint="eastAsia"/>
                <w:lang w:eastAsia="zh-HK"/>
              </w:rPr>
              <w:t>"</w:t>
            </w:r>
          </w:p>
          <w:p w14:paraId="4EAE9DBA"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BE5DA8A"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7A1288" w14:paraId="48D43416" w14:textId="77777777" w:rsidTr="00E34637">
        <w:tc>
          <w:tcPr>
            <w:tcW w:w="851" w:type="dxa"/>
            <w:shd w:val="clear" w:color="auto" w:fill="auto"/>
          </w:tcPr>
          <w:p w14:paraId="2BA9E71C"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2</w:t>
            </w:r>
          </w:p>
        </w:tc>
        <w:tc>
          <w:tcPr>
            <w:tcW w:w="2126" w:type="dxa"/>
            <w:shd w:val="clear" w:color="auto" w:fill="auto"/>
          </w:tcPr>
          <w:p w14:paraId="3013F0F1"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080F2A3E"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5D76CB1A" w14:textId="77777777" w:rsidTr="00E34637">
        <w:tc>
          <w:tcPr>
            <w:tcW w:w="851" w:type="dxa"/>
            <w:shd w:val="clear" w:color="auto" w:fill="auto"/>
          </w:tcPr>
          <w:p w14:paraId="0FDF063D"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79FF0841"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47ECAB5C"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bl>
    <w:p w14:paraId="315A86C1" w14:textId="77777777" w:rsidR="00A10F71" w:rsidRDefault="00A10F71" w:rsidP="00A10F71"/>
    <w:p w14:paraId="78F05993" w14:textId="77777777" w:rsidR="00A10F71" w:rsidRPr="00583AF3" w:rsidRDefault="00A10F71" w:rsidP="00A10F71"/>
    <w:p w14:paraId="37A956D6" w14:textId="77777777" w:rsidR="00A10F71" w:rsidRDefault="00A10F71" w:rsidP="00A10F71">
      <w:pPr>
        <w:pStyle w:val="a"/>
        <w:numPr>
          <w:ilvl w:val="0"/>
          <w:numId w:val="136"/>
        </w:numPr>
        <w:spacing w:before="120"/>
      </w:pPr>
      <w:r>
        <w:t>輸入畫面資料說明</w:t>
      </w:r>
    </w:p>
    <w:p w14:paraId="76752216"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69495DB5" w14:textId="77777777" w:rsidTr="00E34637">
        <w:trPr>
          <w:trHeight w:val="388"/>
          <w:jc w:val="center"/>
        </w:trPr>
        <w:tc>
          <w:tcPr>
            <w:tcW w:w="696" w:type="dxa"/>
            <w:vMerge w:val="restart"/>
            <w:shd w:val="clear" w:color="auto" w:fill="D9D9D9"/>
          </w:tcPr>
          <w:p w14:paraId="06A997BD"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332ED6F2"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26F8DEFA"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348EE73A"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576F41E3" w14:textId="77777777" w:rsidTr="00E34637">
        <w:trPr>
          <w:trHeight w:val="244"/>
          <w:jc w:val="center"/>
        </w:trPr>
        <w:tc>
          <w:tcPr>
            <w:tcW w:w="696" w:type="dxa"/>
            <w:vMerge/>
            <w:shd w:val="clear" w:color="auto" w:fill="D9D9D9"/>
          </w:tcPr>
          <w:p w14:paraId="3E9CC717" w14:textId="77777777" w:rsidR="00A10F71" w:rsidRPr="00362205" w:rsidRDefault="00A10F71" w:rsidP="00E34637">
            <w:pPr>
              <w:rPr>
                <w:rFonts w:ascii="標楷體" w:eastAsia="標楷體" w:hAnsi="標楷體"/>
              </w:rPr>
            </w:pPr>
          </w:p>
        </w:tc>
        <w:tc>
          <w:tcPr>
            <w:tcW w:w="1551" w:type="dxa"/>
            <w:vMerge/>
            <w:shd w:val="clear" w:color="auto" w:fill="D9D9D9"/>
          </w:tcPr>
          <w:p w14:paraId="1F8E8B22" w14:textId="77777777" w:rsidR="00A10F71" w:rsidRPr="00362205" w:rsidRDefault="00A10F71" w:rsidP="00E34637">
            <w:pPr>
              <w:rPr>
                <w:rFonts w:ascii="標楷體" w:eastAsia="標楷體" w:hAnsi="標楷體"/>
              </w:rPr>
            </w:pPr>
          </w:p>
        </w:tc>
        <w:tc>
          <w:tcPr>
            <w:tcW w:w="696" w:type="dxa"/>
            <w:shd w:val="clear" w:color="auto" w:fill="D9D9D9"/>
          </w:tcPr>
          <w:p w14:paraId="3A7C5FA8"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506E94BC"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3D4CCEEF"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46AB6A1C"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3912925C"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18859343" w14:textId="77777777" w:rsidR="00A10F71" w:rsidRPr="00362205" w:rsidRDefault="00A10F71" w:rsidP="00E34637">
            <w:pPr>
              <w:rPr>
                <w:rFonts w:ascii="標楷體" w:eastAsia="標楷體" w:hAnsi="標楷體"/>
              </w:rPr>
            </w:pPr>
          </w:p>
        </w:tc>
      </w:tr>
      <w:tr w:rsidR="00A10F71" w:rsidRPr="00362205" w14:paraId="66198DD0" w14:textId="77777777" w:rsidTr="00E34637">
        <w:trPr>
          <w:trHeight w:val="244"/>
          <w:jc w:val="center"/>
        </w:trPr>
        <w:tc>
          <w:tcPr>
            <w:tcW w:w="696" w:type="dxa"/>
          </w:tcPr>
          <w:p w14:paraId="623F856B" w14:textId="77777777" w:rsidR="00A10F71" w:rsidRPr="00DC1A3C" w:rsidRDefault="00A10F71" w:rsidP="00E34637">
            <w:pPr>
              <w:rPr>
                <w:rFonts w:ascii="標楷體" w:eastAsia="標楷體" w:hAnsi="標楷體"/>
              </w:rPr>
            </w:pPr>
            <w:r w:rsidRPr="00DC1A3C">
              <w:rPr>
                <w:rFonts w:ascii="標楷體" w:eastAsia="標楷體" w:hAnsi="標楷體" w:hint="eastAsia"/>
              </w:rPr>
              <w:t>1</w:t>
            </w:r>
          </w:p>
        </w:tc>
        <w:tc>
          <w:tcPr>
            <w:tcW w:w="1551" w:type="dxa"/>
          </w:tcPr>
          <w:p w14:paraId="39EE3F8D" w14:textId="77777777" w:rsidR="00A10F71" w:rsidRPr="00DC1A3C" w:rsidRDefault="00A10F71" w:rsidP="00E34637">
            <w:pPr>
              <w:rPr>
                <w:rFonts w:ascii="標楷體" w:eastAsia="標楷體" w:hAnsi="標楷體"/>
              </w:rPr>
            </w:pPr>
            <w:r w:rsidRPr="00DC1A3C">
              <w:rPr>
                <w:rFonts w:ascii="標楷體" w:eastAsia="標楷體" w:hAnsi="標楷體" w:hint="eastAsia"/>
                <w:color w:val="000000"/>
                <w:spacing w:val="6"/>
                <w:shd w:val="clear" w:color="auto" w:fill="FFFFFF"/>
              </w:rPr>
              <w:t>收件</w:t>
            </w:r>
            <w:r>
              <w:rPr>
                <w:rFonts w:ascii="標楷體" w:eastAsia="標楷體" w:hAnsi="標楷體" w:hint="eastAsia"/>
                <w:color w:val="000000"/>
                <w:spacing w:val="6"/>
                <w:shd w:val="clear" w:color="auto" w:fill="FFFFFF"/>
              </w:rPr>
              <w:t>迄日</w:t>
            </w:r>
          </w:p>
        </w:tc>
        <w:tc>
          <w:tcPr>
            <w:tcW w:w="696" w:type="dxa"/>
          </w:tcPr>
          <w:p w14:paraId="0408CA5C" w14:textId="77777777" w:rsidR="00A10F71" w:rsidRPr="00DC1A3C" w:rsidRDefault="00A10F71" w:rsidP="00E34637">
            <w:pPr>
              <w:rPr>
                <w:rFonts w:ascii="標楷體" w:eastAsia="標楷體" w:hAnsi="標楷體"/>
              </w:rPr>
            </w:pPr>
            <w:r w:rsidRPr="00DC1A3C">
              <w:rPr>
                <w:rFonts w:ascii="標楷體" w:eastAsia="標楷體" w:hAnsi="標楷體" w:hint="eastAsia"/>
              </w:rPr>
              <w:t>7</w:t>
            </w:r>
          </w:p>
        </w:tc>
        <w:tc>
          <w:tcPr>
            <w:tcW w:w="1187" w:type="dxa"/>
          </w:tcPr>
          <w:p w14:paraId="6047DF7F" w14:textId="77777777" w:rsidR="00A10F71" w:rsidRPr="00DC1A3C" w:rsidRDefault="00A10F71" w:rsidP="00E34637">
            <w:pPr>
              <w:rPr>
                <w:rFonts w:ascii="標楷體" w:eastAsia="標楷體" w:hAnsi="標楷體"/>
              </w:rPr>
            </w:pPr>
            <w:r>
              <w:rPr>
                <w:rFonts w:ascii="標楷體" w:eastAsia="標楷體" w:hAnsi="標楷體" w:hint="eastAsia"/>
              </w:rPr>
              <w:t>系統會計日</w:t>
            </w:r>
          </w:p>
        </w:tc>
        <w:tc>
          <w:tcPr>
            <w:tcW w:w="1083" w:type="dxa"/>
          </w:tcPr>
          <w:p w14:paraId="4055EE31" w14:textId="77777777" w:rsidR="00A10F71" w:rsidRPr="00DC1A3C" w:rsidRDefault="00A10F71" w:rsidP="00E34637">
            <w:pPr>
              <w:rPr>
                <w:rFonts w:ascii="標楷體" w:eastAsia="標楷體" w:hAnsi="標楷體"/>
              </w:rPr>
            </w:pPr>
            <w:r>
              <w:rPr>
                <w:rFonts w:ascii="標楷體" w:eastAsia="標楷體" w:hAnsi="標楷體" w:hint="eastAsia"/>
              </w:rPr>
              <w:t>日期選單</w:t>
            </w:r>
          </w:p>
        </w:tc>
        <w:tc>
          <w:tcPr>
            <w:tcW w:w="675" w:type="dxa"/>
          </w:tcPr>
          <w:p w14:paraId="3B9FAC96" w14:textId="77777777" w:rsidR="00A10F71" w:rsidRPr="00DC1A3C" w:rsidRDefault="00A10F71" w:rsidP="00E34637">
            <w:pPr>
              <w:rPr>
                <w:rFonts w:ascii="標楷體" w:eastAsia="標楷體" w:hAnsi="標楷體"/>
              </w:rPr>
            </w:pPr>
            <w:r w:rsidRPr="00DC1A3C">
              <w:rPr>
                <w:rFonts w:ascii="標楷體" w:eastAsia="標楷體" w:hAnsi="標楷體" w:hint="eastAsia"/>
              </w:rPr>
              <w:t>V</w:t>
            </w:r>
          </w:p>
        </w:tc>
        <w:tc>
          <w:tcPr>
            <w:tcW w:w="696" w:type="dxa"/>
          </w:tcPr>
          <w:p w14:paraId="77ACC7B6" w14:textId="77777777" w:rsidR="00A10F71" w:rsidRPr="00DC1A3C" w:rsidRDefault="00A10F71" w:rsidP="00E34637">
            <w:pPr>
              <w:rPr>
                <w:rFonts w:ascii="標楷體" w:eastAsia="標楷體" w:hAnsi="標楷體"/>
              </w:rPr>
            </w:pPr>
            <w:r w:rsidRPr="00DC1A3C">
              <w:rPr>
                <w:rFonts w:ascii="標楷體" w:eastAsia="標楷體" w:hAnsi="標楷體" w:hint="eastAsia"/>
              </w:rPr>
              <w:t>W</w:t>
            </w:r>
          </w:p>
        </w:tc>
        <w:tc>
          <w:tcPr>
            <w:tcW w:w="3529" w:type="dxa"/>
          </w:tcPr>
          <w:p w14:paraId="3A768D6D"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限輸入日期</w:t>
            </w:r>
            <w:r w:rsidRPr="0078668E">
              <w:rPr>
                <w:rFonts w:ascii="標楷體" w:eastAsia="標楷體" w:hAnsi="標楷體" w:hint="eastAsia"/>
              </w:rPr>
              <w:t>, 檢核條件：</w:t>
            </w:r>
          </w:p>
          <w:p w14:paraId="711C4F42" w14:textId="77777777" w:rsidR="00A10F71" w:rsidRPr="00DC1A3C" w:rsidRDefault="00A10F71" w:rsidP="00E34637">
            <w:pPr>
              <w:rPr>
                <w:rFonts w:ascii="標楷體" w:eastAsia="標楷體" w:hAnsi="標楷體"/>
              </w:rPr>
            </w:pPr>
            <w:r w:rsidRPr="0078668E">
              <w:rPr>
                <w:rFonts w:ascii="標楷體" w:eastAsia="標楷體" w:hAnsi="標楷體" w:hint="eastAsia"/>
                <w:lang w:eastAsia="zh-HK"/>
              </w:rPr>
              <w:t>日期格式/</w:t>
            </w:r>
            <w:r>
              <w:rPr>
                <w:rFonts w:ascii="標楷體" w:eastAsia="標楷體" w:hAnsi="標楷體"/>
              </w:rPr>
              <w:t>A(DATE,0)</w:t>
            </w:r>
          </w:p>
        </w:tc>
      </w:tr>
    </w:tbl>
    <w:p w14:paraId="7D6241B2" w14:textId="77777777" w:rsidR="00A10F71" w:rsidRDefault="00A10F71" w:rsidP="00A10F71">
      <w:pPr>
        <w:tabs>
          <w:tab w:val="left" w:pos="788"/>
        </w:tabs>
        <w:rPr>
          <w:rFonts w:ascii="標楷體" w:eastAsia="標楷體" w:hAnsi="標楷體"/>
        </w:rPr>
      </w:pPr>
    </w:p>
    <w:p w14:paraId="3D7F4166" w14:textId="77777777" w:rsidR="00A10F71" w:rsidRDefault="00A10F71" w:rsidP="00A10F71">
      <w:pPr>
        <w:tabs>
          <w:tab w:val="left" w:pos="788"/>
        </w:tabs>
        <w:rPr>
          <w:rFonts w:ascii="標楷體" w:eastAsia="標楷體" w:hAnsi="標楷體"/>
        </w:rPr>
      </w:pPr>
    </w:p>
    <w:p w14:paraId="55FCCA15" w14:textId="77777777" w:rsidR="00A10F71" w:rsidRPr="00B56858" w:rsidRDefault="00A10F71" w:rsidP="00A10F71"/>
    <w:p w14:paraId="5DE17446"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2D3689CE" w14:textId="77777777" w:rsidR="00A10F71" w:rsidRPr="00291505" w:rsidRDefault="00A10F71" w:rsidP="00A10F71">
      <w:pPr>
        <w:rPr>
          <w:rFonts w:ascii="標楷體" w:eastAsia="標楷體" w:hAnsi="標楷體"/>
        </w:rPr>
      </w:pPr>
    </w:p>
    <w:p w14:paraId="20517EA7" w14:textId="6E228679" w:rsidR="00A10F71" w:rsidRPr="00291505" w:rsidRDefault="00A10F71" w:rsidP="00A10F71">
      <w:pPr>
        <w:rPr>
          <w:rFonts w:ascii="標楷體" w:eastAsia="標楷體" w:hAnsi="標楷體"/>
        </w:rPr>
      </w:pPr>
      <w:r w:rsidRPr="00A164B5">
        <w:rPr>
          <w:rFonts w:ascii="標楷體" w:eastAsia="標楷體" w:hAnsi="標楷體"/>
          <w:noProof/>
        </w:rPr>
        <w:drawing>
          <wp:inline distT="0" distB="0" distL="0" distR="0" wp14:anchorId="0F2F187C" wp14:editId="50D74944">
            <wp:extent cx="6483985" cy="2355215"/>
            <wp:effectExtent l="0" t="0" r="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83985" cy="2355215"/>
                    </a:xfrm>
                    <a:prstGeom prst="rect">
                      <a:avLst/>
                    </a:prstGeom>
                    <a:noFill/>
                    <a:ln>
                      <a:noFill/>
                    </a:ln>
                  </pic:spPr>
                </pic:pic>
              </a:graphicData>
            </a:graphic>
          </wp:inline>
        </w:drawing>
      </w:r>
    </w:p>
    <w:p w14:paraId="717485D6" w14:textId="77777777" w:rsidR="00A10F71" w:rsidRPr="00291505" w:rsidRDefault="00A10F71" w:rsidP="00A10F71">
      <w:pPr>
        <w:tabs>
          <w:tab w:val="left" w:pos="788"/>
        </w:tabs>
        <w:rPr>
          <w:rFonts w:ascii="標楷體" w:eastAsia="標楷體" w:hAnsi="標楷體"/>
        </w:rPr>
      </w:pPr>
    </w:p>
    <w:p w14:paraId="1E3F5349" w14:textId="77777777" w:rsidR="00A10F71" w:rsidRDefault="00A10F71" w:rsidP="00A10F71">
      <w:pPr>
        <w:rPr>
          <w:noProof/>
        </w:rPr>
      </w:pPr>
    </w:p>
    <w:p w14:paraId="7E6AEAC3" w14:textId="77777777" w:rsidR="00A10F71" w:rsidRDefault="00A10F71" w:rsidP="00A10F71">
      <w:pPr>
        <w:rPr>
          <w:noProof/>
        </w:rPr>
      </w:pPr>
    </w:p>
    <w:p w14:paraId="66BD3379"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036C93E2" w14:textId="77777777" w:rsidR="00A10F71" w:rsidRDefault="00A10F71" w:rsidP="00A10F71">
      <w:pPr>
        <w:rPr>
          <w:noProof/>
        </w:rPr>
      </w:pPr>
    </w:p>
    <w:p w14:paraId="7772004B"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882"/>
        <w:gridCol w:w="1397"/>
        <w:gridCol w:w="3336"/>
        <w:gridCol w:w="3936"/>
      </w:tblGrid>
      <w:tr w:rsidR="00A10F71" w:rsidRPr="008F1D46" w14:paraId="025D7013" w14:textId="77777777" w:rsidTr="00E34637">
        <w:tc>
          <w:tcPr>
            <w:tcW w:w="670" w:type="dxa"/>
            <w:shd w:val="clear" w:color="auto" w:fill="D9D9D9"/>
          </w:tcPr>
          <w:p w14:paraId="6B822A1D"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944" w:type="dxa"/>
            <w:shd w:val="clear" w:color="auto" w:fill="D9D9D9"/>
          </w:tcPr>
          <w:p w14:paraId="7B9697E3"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534" w:type="dxa"/>
            <w:shd w:val="clear" w:color="auto" w:fill="D9D9D9"/>
          </w:tcPr>
          <w:p w14:paraId="5B4DDB52"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54E3BC5E"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936" w:type="dxa"/>
            <w:shd w:val="clear" w:color="auto" w:fill="D9D9D9"/>
          </w:tcPr>
          <w:p w14:paraId="3FBE4B59"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14D35659" w14:textId="77777777" w:rsidTr="00E34637">
        <w:tc>
          <w:tcPr>
            <w:tcW w:w="3148" w:type="dxa"/>
            <w:gridSpan w:val="3"/>
            <w:shd w:val="clear" w:color="auto" w:fill="auto"/>
          </w:tcPr>
          <w:p w14:paraId="55A13B1A" w14:textId="77777777" w:rsidR="00A10F71" w:rsidRPr="00465AE0" w:rsidRDefault="00A10F71" w:rsidP="00E34637">
            <w:pPr>
              <w:rPr>
                <w:rFonts w:ascii="標楷體" w:eastAsia="標楷體" w:hAnsi="標楷體"/>
                <w:color w:val="FF0000"/>
              </w:rPr>
            </w:pPr>
            <w:r>
              <w:rPr>
                <w:rFonts w:ascii="標楷體" w:eastAsia="標楷體" w:hAnsi="標楷體" w:hint="eastAsia"/>
                <w:color w:val="FF0000"/>
              </w:rPr>
              <w:t>法拍費用</w:t>
            </w:r>
            <w:proofErr w:type="gramStart"/>
            <w:r>
              <w:rPr>
                <w:rFonts w:ascii="標楷體" w:eastAsia="標楷體" w:hAnsi="標楷體" w:hint="eastAsia"/>
                <w:color w:val="FF0000"/>
              </w:rPr>
              <w:t>未銷筆數明</w:t>
            </w:r>
            <w:proofErr w:type="gramEnd"/>
            <w:r>
              <w:rPr>
                <w:rFonts w:ascii="標楷體" w:eastAsia="標楷體" w:hAnsi="標楷體" w:hint="eastAsia"/>
                <w:color w:val="FF0000"/>
              </w:rPr>
              <w:t>細</w:t>
            </w:r>
          </w:p>
        </w:tc>
        <w:tc>
          <w:tcPr>
            <w:tcW w:w="3336" w:type="dxa"/>
            <w:shd w:val="clear" w:color="auto" w:fill="auto"/>
          </w:tcPr>
          <w:p w14:paraId="2565491D" w14:textId="77777777" w:rsidR="00A10F71" w:rsidRDefault="00A10F71" w:rsidP="00E34637">
            <w:pPr>
              <w:rPr>
                <w:rFonts w:ascii="標楷體" w:eastAsia="標楷體" w:hAnsi="標楷體"/>
                <w:lang w:eastAsia="zh-HK"/>
              </w:rPr>
            </w:pPr>
          </w:p>
        </w:tc>
        <w:tc>
          <w:tcPr>
            <w:tcW w:w="3936" w:type="dxa"/>
            <w:shd w:val="clear" w:color="auto" w:fill="auto"/>
          </w:tcPr>
          <w:p w14:paraId="39B2A0E5" w14:textId="77777777" w:rsidR="00A10F71" w:rsidRDefault="00A10F71" w:rsidP="00E34637">
            <w:pPr>
              <w:rPr>
                <w:rFonts w:ascii="標楷體" w:eastAsia="標楷體" w:hAnsi="標楷體"/>
              </w:rPr>
            </w:pPr>
          </w:p>
        </w:tc>
      </w:tr>
      <w:tr w:rsidR="00A10F71" w:rsidRPr="007A1288" w14:paraId="55D6F317" w14:textId="77777777" w:rsidTr="00E34637">
        <w:tc>
          <w:tcPr>
            <w:tcW w:w="670" w:type="dxa"/>
            <w:shd w:val="clear" w:color="auto" w:fill="auto"/>
          </w:tcPr>
          <w:p w14:paraId="0AA4500E" w14:textId="77777777" w:rsidR="00A10F71" w:rsidRDefault="00A10F71" w:rsidP="00E34637">
            <w:pPr>
              <w:rPr>
                <w:rFonts w:ascii="標楷體" w:eastAsia="標楷體" w:hAnsi="標楷體"/>
              </w:rPr>
            </w:pPr>
            <w:r>
              <w:rPr>
                <w:rFonts w:ascii="標楷體" w:eastAsia="標楷體" w:hAnsi="標楷體" w:hint="eastAsia"/>
              </w:rPr>
              <w:t>1</w:t>
            </w:r>
          </w:p>
        </w:tc>
        <w:tc>
          <w:tcPr>
            <w:tcW w:w="944" w:type="dxa"/>
            <w:shd w:val="clear" w:color="auto" w:fill="auto"/>
          </w:tcPr>
          <w:p w14:paraId="5C9FD3A5" w14:textId="77777777" w:rsidR="00A10F71" w:rsidRPr="000A2653" w:rsidRDefault="00A10F71" w:rsidP="00E34637">
            <w:pPr>
              <w:rPr>
                <w:rFonts w:ascii="標楷體" w:eastAsia="標楷體" w:hAnsi="標楷體"/>
                <w:lang w:eastAsia="zh-HK"/>
              </w:rPr>
            </w:pPr>
            <w:r>
              <w:rPr>
                <w:rFonts w:ascii="標楷體" w:eastAsia="標楷體" w:hAnsi="標楷體" w:hint="eastAsia"/>
              </w:rPr>
              <w:t>資料</w:t>
            </w:r>
          </w:p>
        </w:tc>
        <w:tc>
          <w:tcPr>
            <w:tcW w:w="1534" w:type="dxa"/>
            <w:shd w:val="clear" w:color="auto" w:fill="auto"/>
          </w:tcPr>
          <w:p w14:paraId="7A87415F" w14:textId="77777777" w:rsidR="00A10F71" w:rsidRDefault="00A10F71" w:rsidP="00E34637">
            <w:pPr>
              <w:rPr>
                <w:rFonts w:ascii="標楷體" w:eastAsia="標楷體" w:hAnsi="標楷體"/>
              </w:rPr>
            </w:pPr>
            <w:r w:rsidRPr="005971C2">
              <w:rPr>
                <w:rFonts w:ascii="標楷體" w:eastAsia="標楷體" w:hAnsi="標楷體" w:hint="eastAsia"/>
              </w:rPr>
              <w:t>筆數</w:t>
            </w:r>
          </w:p>
        </w:tc>
        <w:tc>
          <w:tcPr>
            <w:tcW w:w="3336" w:type="dxa"/>
            <w:shd w:val="clear" w:color="auto" w:fill="auto"/>
          </w:tcPr>
          <w:p w14:paraId="31E3D0F3" w14:textId="77777777" w:rsidR="00A10F71"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6039BD">
              <w:rPr>
                <w:rFonts w:ascii="標楷體" w:eastAsia="標楷體" w:hAnsi="標楷體"/>
              </w:rPr>
              <w:t>CloseDate</w:t>
            </w:r>
          </w:p>
        </w:tc>
        <w:tc>
          <w:tcPr>
            <w:tcW w:w="3936" w:type="dxa"/>
            <w:shd w:val="clear" w:color="auto" w:fill="auto"/>
          </w:tcPr>
          <w:p w14:paraId="0BD3C270" w14:textId="77777777" w:rsidR="00A10F71" w:rsidRDefault="00A10F71" w:rsidP="00E34637">
            <w:pPr>
              <w:rPr>
                <w:rFonts w:ascii="標楷體" w:eastAsia="標楷體" w:hAnsi="標楷體"/>
              </w:rPr>
            </w:pPr>
            <w:r>
              <w:rPr>
                <w:rFonts w:ascii="標楷體" w:eastAsia="標楷體" w:hAnsi="標楷體" w:hint="eastAsia"/>
              </w:rPr>
              <w:t>累計[</w:t>
            </w:r>
            <w:r w:rsidRPr="005971C2">
              <w:rPr>
                <w:rFonts w:ascii="標楷體" w:eastAsia="標楷體" w:hAnsi="標楷體" w:hint="eastAsia"/>
              </w:rPr>
              <w:t>銷號日期</w:t>
            </w:r>
            <w:r>
              <w:rPr>
                <w:rFonts w:ascii="標楷體" w:eastAsia="標楷體" w:hAnsi="標楷體" w:hint="eastAsia"/>
              </w:rPr>
              <w:t>(</w:t>
            </w:r>
            <w:r w:rsidRPr="006039BD">
              <w:rPr>
                <w:rFonts w:ascii="標楷體" w:eastAsia="標楷體" w:hAnsi="標楷體"/>
              </w:rPr>
              <w:t>CloseDate</w:t>
            </w:r>
            <w:r>
              <w:rPr>
                <w:rFonts w:ascii="標楷體" w:eastAsia="標楷體" w:hAnsi="標楷體" w:hint="eastAsia"/>
              </w:rPr>
              <w:t>)]為0的筆數資料</w:t>
            </w:r>
          </w:p>
        </w:tc>
      </w:tr>
      <w:tr w:rsidR="00A10F71" w:rsidRPr="005971C2" w14:paraId="5B526C17" w14:textId="77777777" w:rsidTr="00E34637">
        <w:tc>
          <w:tcPr>
            <w:tcW w:w="670" w:type="dxa"/>
            <w:shd w:val="clear" w:color="auto" w:fill="auto"/>
          </w:tcPr>
          <w:p w14:paraId="3238A03C" w14:textId="77777777" w:rsidR="00A10F71" w:rsidRDefault="00A10F71" w:rsidP="00E34637">
            <w:pPr>
              <w:rPr>
                <w:rFonts w:ascii="標楷體" w:eastAsia="標楷體" w:hAnsi="標楷體"/>
              </w:rPr>
            </w:pPr>
            <w:r>
              <w:rPr>
                <w:rFonts w:ascii="標楷體" w:eastAsia="標楷體" w:hAnsi="標楷體" w:hint="eastAsia"/>
              </w:rPr>
              <w:t>2</w:t>
            </w:r>
          </w:p>
        </w:tc>
        <w:tc>
          <w:tcPr>
            <w:tcW w:w="944" w:type="dxa"/>
            <w:shd w:val="clear" w:color="auto" w:fill="auto"/>
          </w:tcPr>
          <w:p w14:paraId="4167E055" w14:textId="77777777" w:rsidR="00A10F71" w:rsidRDefault="00A10F71" w:rsidP="00E34637">
            <w:pPr>
              <w:rPr>
                <w:rFonts w:ascii="標楷體" w:eastAsia="標楷體" w:hAnsi="標楷體"/>
              </w:rPr>
            </w:pPr>
            <w:r>
              <w:rPr>
                <w:rFonts w:ascii="標楷體" w:eastAsia="標楷體" w:hAnsi="標楷體" w:hint="eastAsia"/>
              </w:rPr>
              <w:t>資料</w:t>
            </w:r>
          </w:p>
        </w:tc>
        <w:tc>
          <w:tcPr>
            <w:tcW w:w="1534" w:type="dxa"/>
            <w:shd w:val="clear" w:color="auto" w:fill="auto"/>
          </w:tcPr>
          <w:p w14:paraId="4916021B" w14:textId="77777777" w:rsidR="00A10F71" w:rsidRDefault="00A10F71" w:rsidP="00E34637">
            <w:pPr>
              <w:rPr>
                <w:rFonts w:ascii="標楷體" w:eastAsia="標楷體" w:hAnsi="標楷體"/>
              </w:rPr>
            </w:pPr>
            <w:r>
              <w:rPr>
                <w:rFonts w:ascii="標楷體" w:eastAsia="標楷體" w:hAnsi="標楷體" w:hint="eastAsia"/>
              </w:rPr>
              <w:t>法務費</w:t>
            </w:r>
          </w:p>
        </w:tc>
        <w:tc>
          <w:tcPr>
            <w:tcW w:w="3336" w:type="dxa"/>
            <w:shd w:val="clear" w:color="auto" w:fill="auto"/>
          </w:tcPr>
          <w:p w14:paraId="6C5BAEDB" w14:textId="77777777" w:rsidR="00A10F71"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5971C2">
              <w:rPr>
                <w:rFonts w:ascii="標楷體" w:eastAsia="標楷體" w:hAnsi="標楷體"/>
              </w:rPr>
              <w:t>Fee</w:t>
            </w:r>
          </w:p>
        </w:tc>
        <w:tc>
          <w:tcPr>
            <w:tcW w:w="3936" w:type="dxa"/>
            <w:shd w:val="clear" w:color="auto" w:fill="auto"/>
          </w:tcPr>
          <w:p w14:paraId="144FFABA"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轉催收</w:t>
            </w:r>
            <w:proofErr w:type="gramEnd"/>
            <w:r>
              <w:rPr>
                <w:rFonts w:ascii="標楷體" w:eastAsia="標楷體" w:hAnsi="標楷體" w:hint="eastAsia"/>
              </w:rPr>
              <w:t>日(</w:t>
            </w:r>
            <w:r w:rsidRPr="00D73010">
              <w:rPr>
                <w:rFonts w:ascii="標楷體" w:eastAsia="標楷體" w:hAnsi="標楷體"/>
                <w:lang w:eastAsia="zh-HK"/>
              </w:rPr>
              <w:t>OverdueDate</w:t>
            </w:r>
            <w:r>
              <w:rPr>
                <w:rFonts w:ascii="標楷體" w:eastAsia="標楷體" w:hAnsi="標楷體" w:hint="eastAsia"/>
              </w:rPr>
              <w:t>)]為0且[</w:t>
            </w:r>
            <w:r w:rsidRPr="005971C2">
              <w:rPr>
                <w:rFonts w:ascii="標楷體" w:eastAsia="標楷體" w:hAnsi="標楷體" w:hint="eastAsia"/>
              </w:rPr>
              <w:t>銷號日期</w:t>
            </w:r>
            <w:r>
              <w:rPr>
                <w:rFonts w:ascii="標楷體" w:eastAsia="標楷體" w:hAnsi="標楷體" w:hint="eastAsia"/>
              </w:rPr>
              <w:t>(</w:t>
            </w:r>
            <w:r w:rsidRPr="006039BD">
              <w:rPr>
                <w:rFonts w:ascii="標楷體" w:eastAsia="標楷體" w:hAnsi="標楷體"/>
              </w:rPr>
              <w:t>CloseDate</w:t>
            </w:r>
            <w:r>
              <w:rPr>
                <w:rFonts w:ascii="標楷體" w:eastAsia="標楷體" w:hAnsi="標楷體" w:hint="eastAsia"/>
              </w:rPr>
              <w:t>)]為0 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)](金額加千分位</w:t>
            </w:r>
            <w:r>
              <w:rPr>
                <w:rFonts w:ascii="標楷體" w:eastAsia="標楷體" w:hAnsi="標楷體"/>
              </w:rPr>
              <w:t>)</w:t>
            </w:r>
          </w:p>
        </w:tc>
      </w:tr>
      <w:tr w:rsidR="00A10F71" w:rsidRPr="007A1288" w14:paraId="266008B8" w14:textId="77777777" w:rsidTr="00E34637">
        <w:tc>
          <w:tcPr>
            <w:tcW w:w="670" w:type="dxa"/>
            <w:shd w:val="clear" w:color="auto" w:fill="auto"/>
          </w:tcPr>
          <w:p w14:paraId="040982E1" w14:textId="77777777" w:rsidR="00A10F71" w:rsidRDefault="00A10F71" w:rsidP="00E34637">
            <w:pPr>
              <w:rPr>
                <w:rFonts w:ascii="標楷體" w:eastAsia="標楷體" w:hAnsi="標楷體"/>
              </w:rPr>
            </w:pPr>
            <w:r>
              <w:rPr>
                <w:rFonts w:ascii="標楷體" w:eastAsia="標楷體" w:hAnsi="標楷體" w:hint="eastAsia"/>
              </w:rPr>
              <w:t>3</w:t>
            </w:r>
          </w:p>
        </w:tc>
        <w:tc>
          <w:tcPr>
            <w:tcW w:w="944" w:type="dxa"/>
            <w:shd w:val="clear" w:color="auto" w:fill="auto"/>
          </w:tcPr>
          <w:p w14:paraId="7BEEA104" w14:textId="77777777" w:rsidR="00A10F71" w:rsidRDefault="00A10F71" w:rsidP="00E34637">
            <w:pPr>
              <w:rPr>
                <w:rFonts w:ascii="標楷體" w:eastAsia="標楷體" w:hAnsi="標楷體"/>
              </w:rPr>
            </w:pPr>
            <w:r>
              <w:rPr>
                <w:rFonts w:ascii="標楷體" w:eastAsia="標楷體" w:hAnsi="標楷體" w:hint="eastAsia"/>
              </w:rPr>
              <w:t>資料</w:t>
            </w:r>
          </w:p>
        </w:tc>
        <w:tc>
          <w:tcPr>
            <w:tcW w:w="1534" w:type="dxa"/>
            <w:shd w:val="clear" w:color="auto" w:fill="auto"/>
          </w:tcPr>
          <w:p w14:paraId="0CA407E6" w14:textId="77777777" w:rsidR="00A10F71" w:rsidRDefault="00A10F71" w:rsidP="00E34637">
            <w:pPr>
              <w:rPr>
                <w:rFonts w:ascii="標楷體" w:eastAsia="標楷體" w:hAnsi="標楷體"/>
              </w:rPr>
            </w:pPr>
            <w:r w:rsidRPr="005971C2">
              <w:rPr>
                <w:rFonts w:ascii="標楷體" w:eastAsia="標楷體" w:hAnsi="標楷體" w:hint="eastAsia"/>
              </w:rPr>
              <w:t>催收法務費</w:t>
            </w:r>
          </w:p>
        </w:tc>
        <w:tc>
          <w:tcPr>
            <w:tcW w:w="3336" w:type="dxa"/>
            <w:shd w:val="clear" w:color="auto" w:fill="auto"/>
          </w:tcPr>
          <w:p w14:paraId="0BCFB655" w14:textId="77777777" w:rsidR="00A10F71"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5971C2">
              <w:rPr>
                <w:rFonts w:ascii="標楷體" w:eastAsia="標楷體" w:hAnsi="標楷體"/>
              </w:rPr>
              <w:t>Fee</w:t>
            </w:r>
          </w:p>
        </w:tc>
        <w:tc>
          <w:tcPr>
            <w:tcW w:w="3936" w:type="dxa"/>
            <w:shd w:val="clear" w:color="auto" w:fill="auto"/>
          </w:tcPr>
          <w:p w14:paraId="3A92A210" w14:textId="77777777" w:rsidR="00A10F71" w:rsidRDefault="00A10F71" w:rsidP="00E34637">
            <w:pPr>
              <w:rPr>
                <w:rFonts w:ascii="標楷體" w:eastAsia="標楷體" w:hAnsi="標楷體"/>
              </w:rPr>
            </w:pPr>
            <w:r>
              <w:rPr>
                <w:rFonts w:ascii="標楷體" w:eastAsia="標楷體" w:hAnsi="標楷體" w:hint="eastAsia"/>
              </w:rPr>
              <w:t>累計[</w:t>
            </w:r>
            <w:proofErr w:type="gramStart"/>
            <w:r>
              <w:rPr>
                <w:rFonts w:ascii="標楷體" w:eastAsia="標楷體" w:hAnsi="標楷體" w:hint="eastAsia"/>
              </w:rPr>
              <w:t>轉催收</w:t>
            </w:r>
            <w:proofErr w:type="gramEnd"/>
            <w:r>
              <w:rPr>
                <w:rFonts w:ascii="標楷體" w:eastAsia="標楷體" w:hAnsi="標楷體" w:hint="eastAsia"/>
              </w:rPr>
              <w:t>日(</w:t>
            </w:r>
            <w:r w:rsidRPr="00D73010">
              <w:rPr>
                <w:rFonts w:ascii="標楷體" w:eastAsia="標楷體" w:hAnsi="標楷體"/>
                <w:lang w:eastAsia="zh-HK"/>
              </w:rPr>
              <w:t>OverdueDate</w:t>
            </w:r>
            <w:r>
              <w:rPr>
                <w:rFonts w:ascii="標楷體" w:eastAsia="標楷體" w:hAnsi="標楷體" w:hint="eastAsia"/>
              </w:rPr>
              <w:t>)]不為0且[</w:t>
            </w:r>
            <w:r w:rsidRPr="005971C2">
              <w:rPr>
                <w:rFonts w:ascii="標楷體" w:eastAsia="標楷體" w:hAnsi="標楷體" w:hint="eastAsia"/>
              </w:rPr>
              <w:t>銷號日期</w:t>
            </w:r>
            <w:r>
              <w:rPr>
                <w:rFonts w:ascii="標楷體" w:eastAsia="標楷體" w:hAnsi="標楷體" w:hint="eastAsia"/>
              </w:rPr>
              <w:t>(</w:t>
            </w:r>
            <w:r w:rsidRPr="006039BD">
              <w:rPr>
                <w:rFonts w:ascii="標楷體" w:eastAsia="標楷體" w:hAnsi="標楷體"/>
              </w:rPr>
              <w:t>CloseDate</w:t>
            </w:r>
            <w:r>
              <w:rPr>
                <w:rFonts w:ascii="標楷體" w:eastAsia="標楷體" w:hAnsi="標楷體" w:hint="eastAsia"/>
              </w:rPr>
              <w:t>)]為0 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 (金額加千分位</w:t>
            </w:r>
            <w:r>
              <w:rPr>
                <w:rFonts w:ascii="標楷體" w:eastAsia="標楷體" w:hAnsi="標楷體"/>
              </w:rPr>
              <w:t>)</w:t>
            </w:r>
          </w:p>
        </w:tc>
      </w:tr>
      <w:tr w:rsidR="00A10F71" w:rsidRPr="007A1288" w14:paraId="1C0B6A95" w14:textId="77777777" w:rsidTr="00E34637">
        <w:tc>
          <w:tcPr>
            <w:tcW w:w="670" w:type="dxa"/>
            <w:shd w:val="clear" w:color="auto" w:fill="auto"/>
          </w:tcPr>
          <w:p w14:paraId="4D3B4A91" w14:textId="77777777" w:rsidR="00A10F71" w:rsidRDefault="00A10F71" w:rsidP="00E34637">
            <w:pPr>
              <w:rPr>
                <w:rFonts w:ascii="標楷體" w:eastAsia="標楷體" w:hAnsi="標楷體"/>
              </w:rPr>
            </w:pPr>
            <w:r>
              <w:rPr>
                <w:rFonts w:ascii="標楷體" w:eastAsia="標楷體" w:hAnsi="標楷體" w:hint="eastAsia"/>
              </w:rPr>
              <w:t>4</w:t>
            </w:r>
          </w:p>
        </w:tc>
        <w:tc>
          <w:tcPr>
            <w:tcW w:w="944" w:type="dxa"/>
            <w:shd w:val="clear" w:color="auto" w:fill="auto"/>
          </w:tcPr>
          <w:p w14:paraId="76A880B4" w14:textId="77777777" w:rsidR="00A10F71" w:rsidRDefault="00A10F71" w:rsidP="00E34637">
            <w:pPr>
              <w:rPr>
                <w:rFonts w:ascii="標楷體" w:eastAsia="標楷體" w:hAnsi="標楷體"/>
              </w:rPr>
            </w:pPr>
            <w:r>
              <w:rPr>
                <w:rFonts w:ascii="標楷體" w:eastAsia="標楷體" w:hAnsi="標楷體" w:hint="eastAsia"/>
              </w:rPr>
              <w:t>資料</w:t>
            </w:r>
          </w:p>
        </w:tc>
        <w:tc>
          <w:tcPr>
            <w:tcW w:w="1534" w:type="dxa"/>
            <w:shd w:val="clear" w:color="auto" w:fill="auto"/>
          </w:tcPr>
          <w:p w14:paraId="395E660A" w14:textId="77777777" w:rsidR="00A10F71" w:rsidRDefault="00A10F71" w:rsidP="00E34637">
            <w:pPr>
              <w:rPr>
                <w:rFonts w:ascii="標楷體" w:eastAsia="標楷體" w:hAnsi="標楷體"/>
              </w:rPr>
            </w:pPr>
            <w:r w:rsidRPr="005971C2">
              <w:rPr>
                <w:rFonts w:ascii="標楷體" w:eastAsia="標楷體" w:hAnsi="標楷體" w:hint="eastAsia"/>
              </w:rPr>
              <w:t>金額</w:t>
            </w:r>
          </w:p>
        </w:tc>
        <w:tc>
          <w:tcPr>
            <w:tcW w:w="3336" w:type="dxa"/>
            <w:shd w:val="clear" w:color="auto" w:fill="auto"/>
          </w:tcPr>
          <w:p w14:paraId="757D4FCB" w14:textId="77777777" w:rsidR="00A10F71" w:rsidRPr="005C243B"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5971C2">
              <w:rPr>
                <w:rFonts w:ascii="標楷體" w:eastAsia="標楷體" w:hAnsi="標楷體"/>
              </w:rPr>
              <w:t>Fee</w:t>
            </w:r>
          </w:p>
        </w:tc>
        <w:tc>
          <w:tcPr>
            <w:tcW w:w="3936" w:type="dxa"/>
            <w:shd w:val="clear" w:color="auto" w:fill="auto"/>
          </w:tcPr>
          <w:p w14:paraId="636B077E" w14:textId="77777777" w:rsidR="00A10F71" w:rsidRDefault="00A10F71" w:rsidP="00E34637">
            <w:pPr>
              <w:rPr>
                <w:rFonts w:ascii="標楷體" w:eastAsia="標楷體" w:hAnsi="標楷體"/>
              </w:rPr>
            </w:pPr>
            <w:r>
              <w:rPr>
                <w:rFonts w:ascii="標楷體" w:eastAsia="標楷體" w:hAnsi="標楷體" w:hint="eastAsia"/>
              </w:rPr>
              <w:t>累計[</w:t>
            </w:r>
            <w:r w:rsidRPr="005971C2">
              <w:rPr>
                <w:rFonts w:ascii="標楷體" w:eastAsia="標楷體" w:hAnsi="標楷體" w:hint="eastAsia"/>
              </w:rPr>
              <w:t>銷號日期</w:t>
            </w:r>
            <w:r>
              <w:rPr>
                <w:rFonts w:ascii="標楷體" w:eastAsia="標楷體" w:hAnsi="標楷體" w:hint="eastAsia"/>
              </w:rPr>
              <w:t>(</w:t>
            </w:r>
            <w:r w:rsidRPr="006039BD">
              <w:rPr>
                <w:rFonts w:ascii="標楷體" w:eastAsia="標楷體" w:hAnsi="標楷體"/>
              </w:rPr>
              <w:t>CloseDate</w:t>
            </w:r>
            <w:r>
              <w:rPr>
                <w:rFonts w:ascii="標楷體" w:eastAsia="標楷體" w:hAnsi="標楷體" w:hint="eastAsia"/>
              </w:rPr>
              <w:t>)]為0的[</w:t>
            </w:r>
            <w:proofErr w:type="gramStart"/>
            <w:r>
              <w:rPr>
                <w:rFonts w:ascii="標楷體" w:eastAsia="標楷體" w:hAnsi="標楷體" w:hint="eastAsia"/>
              </w:rPr>
              <w:t>法拍費</w:t>
            </w:r>
            <w:proofErr w:type="gramEnd"/>
            <w:r>
              <w:rPr>
                <w:rFonts w:ascii="標楷體" w:eastAsia="標楷體" w:hAnsi="標楷體" w:hint="eastAsia"/>
              </w:rPr>
              <w:t>(</w:t>
            </w:r>
            <w:r w:rsidRPr="00E71EDD">
              <w:rPr>
                <w:rFonts w:ascii="標楷體" w:eastAsia="標楷體" w:hAnsi="標楷體"/>
              </w:rPr>
              <w:t>Fee</w:t>
            </w:r>
            <w:r>
              <w:rPr>
                <w:rFonts w:ascii="標楷體" w:eastAsia="標楷體" w:hAnsi="標楷體" w:hint="eastAsia"/>
              </w:rPr>
              <w:t>)](金額加千分位</w:t>
            </w:r>
            <w:r>
              <w:rPr>
                <w:rFonts w:ascii="標楷體" w:eastAsia="標楷體" w:hAnsi="標楷體"/>
              </w:rPr>
              <w:t>)</w:t>
            </w:r>
          </w:p>
        </w:tc>
      </w:tr>
      <w:tr w:rsidR="00A10F71" w:rsidRPr="007A1288" w14:paraId="56A8D0DC" w14:textId="77777777" w:rsidTr="00E34637">
        <w:tc>
          <w:tcPr>
            <w:tcW w:w="3148" w:type="dxa"/>
            <w:gridSpan w:val="3"/>
            <w:shd w:val="clear" w:color="auto" w:fill="auto"/>
          </w:tcPr>
          <w:p w14:paraId="7D0488A1" w14:textId="77777777" w:rsidR="00A10F71" w:rsidRPr="00465AE0" w:rsidRDefault="00A10F71" w:rsidP="00E34637">
            <w:pPr>
              <w:rPr>
                <w:rFonts w:ascii="標楷體" w:eastAsia="標楷體" w:hAnsi="標楷體"/>
                <w:color w:val="FF0000"/>
              </w:rPr>
            </w:pPr>
            <w:r>
              <w:rPr>
                <w:rFonts w:ascii="標楷體" w:eastAsia="標楷體" w:hAnsi="標楷體" w:hint="eastAsia"/>
                <w:color w:val="FF0000"/>
              </w:rPr>
              <w:t>法拍費用</w:t>
            </w:r>
            <w:proofErr w:type="gramStart"/>
            <w:r>
              <w:rPr>
                <w:rFonts w:ascii="標楷體" w:eastAsia="標楷體" w:hAnsi="標楷體" w:hint="eastAsia"/>
                <w:color w:val="FF0000"/>
              </w:rPr>
              <w:t>未銷明</w:t>
            </w:r>
            <w:proofErr w:type="gramEnd"/>
            <w:r>
              <w:rPr>
                <w:rFonts w:ascii="標楷體" w:eastAsia="標楷體" w:hAnsi="標楷體" w:hint="eastAsia"/>
                <w:color w:val="FF0000"/>
              </w:rPr>
              <w:t>細</w:t>
            </w:r>
          </w:p>
        </w:tc>
        <w:tc>
          <w:tcPr>
            <w:tcW w:w="3336" w:type="dxa"/>
            <w:shd w:val="clear" w:color="auto" w:fill="auto"/>
          </w:tcPr>
          <w:p w14:paraId="31FA72AA" w14:textId="77777777" w:rsidR="00A10F71" w:rsidRDefault="00A10F71" w:rsidP="00E34637">
            <w:pPr>
              <w:rPr>
                <w:rFonts w:ascii="標楷體" w:eastAsia="標楷體" w:hAnsi="標楷體"/>
                <w:lang w:eastAsia="zh-HK"/>
              </w:rPr>
            </w:pPr>
          </w:p>
        </w:tc>
        <w:tc>
          <w:tcPr>
            <w:tcW w:w="3936" w:type="dxa"/>
            <w:shd w:val="clear" w:color="auto" w:fill="auto"/>
          </w:tcPr>
          <w:p w14:paraId="700DA611" w14:textId="77777777" w:rsidR="00A10F71" w:rsidRDefault="00A10F71" w:rsidP="00E34637">
            <w:pPr>
              <w:rPr>
                <w:rFonts w:ascii="標楷體" w:eastAsia="標楷體" w:hAnsi="標楷體"/>
              </w:rPr>
            </w:pPr>
          </w:p>
        </w:tc>
      </w:tr>
      <w:tr w:rsidR="00A10F71" w:rsidRPr="007A1288" w14:paraId="0DE73D22" w14:textId="77777777" w:rsidTr="00E34637">
        <w:tc>
          <w:tcPr>
            <w:tcW w:w="670" w:type="dxa"/>
            <w:shd w:val="clear" w:color="auto" w:fill="auto"/>
          </w:tcPr>
          <w:p w14:paraId="25617D56" w14:textId="77777777" w:rsidR="00A10F71" w:rsidRDefault="00A10F71" w:rsidP="00E34637">
            <w:pPr>
              <w:rPr>
                <w:rFonts w:ascii="標楷體" w:eastAsia="標楷體" w:hAnsi="標楷體"/>
              </w:rPr>
            </w:pPr>
            <w:r>
              <w:rPr>
                <w:rFonts w:ascii="標楷體" w:eastAsia="標楷體" w:hAnsi="標楷體" w:hint="eastAsia"/>
              </w:rPr>
              <w:t>1</w:t>
            </w:r>
          </w:p>
        </w:tc>
        <w:tc>
          <w:tcPr>
            <w:tcW w:w="944" w:type="dxa"/>
            <w:shd w:val="clear" w:color="auto" w:fill="auto"/>
          </w:tcPr>
          <w:p w14:paraId="281217EC"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592C7DBE" w14:textId="77777777" w:rsidR="00A10F71" w:rsidRDefault="00A10F71" w:rsidP="00E34637">
            <w:pPr>
              <w:rPr>
                <w:rFonts w:ascii="標楷體" w:eastAsia="標楷體" w:hAnsi="標楷體"/>
              </w:rPr>
            </w:pPr>
            <w:r>
              <w:rPr>
                <w:rFonts w:ascii="標楷體" w:eastAsia="標楷體" w:hAnsi="標楷體" w:hint="eastAsia"/>
              </w:rPr>
              <w:t>戶號</w:t>
            </w:r>
          </w:p>
        </w:tc>
        <w:tc>
          <w:tcPr>
            <w:tcW w:w="3336" w:type="dxa"/>
            <w:shd w:val="clear" w:color="auto" w:fill="auto"/>
          </w:tcPr>
          <w:p w14:paraId="1AE0C708"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465AE0">
              <w:rPr>
                <w:rFonts w:ascii="標楷體" w:eastAsia="標楷體" w:hAnsi="標楷體"/>
                <w:lang w:eastAsia="zh-HK"/>
              </w:rPr>
              <w:t>CustNo</w:t>
            </w:r>
          </w:p>
          <w:p w14:paraId="3C402BB0" w14:textId="77777777" w:rsidR="00A10F71" w:rsidRDefault="00A10F71" w:rsidP="00E34637">
            <w:pPr>
              <w:rPr>
                <w:rFonts w:ascii="標楷體" w:eastAsia="標楷體" w:hAnsi="標楷體"/>
                <w:lang w:eastAsia="zh-HK"/>
              </w:rPr>
            </w:pPr>
            <w:r>
              <w:rPr>
                <w:rFonts w:ascii="標楷體" w:eastAsia="標楷體" w:hAnsi="標楷體" w:hint="eastAsia"/>
              </w:rPr>
              <w:t>+</w:t>
            </w:r>
            <w:r>
              <w:rPr>
                <w:rFonts w:ascii="標楷體" w:eastAsia="標楷體" w:hAnsi="標楷體"/>
                <w:lang w:eastAsia="zh-HK"/>
              </w:rPr>
              <w:t xml:space="preserve"> ForeclosureFee.</w:t>
            </w:r>
            <w:r>
              <w:t xml:space="preserve"> </w:t>
            </w:r>
            <w:r w:rsidRPr="00345865">
              <w:rPr>
                <w:rFonts w:ascii="標楷體" w:eastAsia="標楷體" w:hAnsi="標楷體"/>
                <w:lang w:eastAsia="zh-HK"/>
              </w:rPr>
              <w:t>FacmNo</w:t>
            </w:r>
          </w:p>
        </w:tc>
        <w:tc>
          <w:tcPr>
            <w:tcW w:w="3936" w:type="dxa"/>
            <w:shd w:val="clear" w:color="auto" w:fill="auto"/>
          </w:tcPr>
          <w:p w14:paraId="04D8D81B" w14:textId="77777777" w:rsidR="00A10F71" w:rsidRDefault="00A10F71" w:rsidP="00E34637">
            <w:pPr>
              <w:rPr>
                <w:rFonts w:ascii="標楷體" w:eastAsia="標楷體" w:hAnsi="標楷體"/>
              </w:rPr>
            </w:pPr>
            <w:r>
              <w:rPr>
                <w:rFonts w:ascii="標楷體" w:eastAsia="標楷體" w:hAnsi="標楷體" w:hint="eastAsia"/>
              </w:rPr>
              <w:t>戶號+額度</w:t>
            </w:r>
          </w:p>
        </w:tc>
      </w:tr>
      <w:tr w:rsidR="00A10F71" w:rsidRPr="007A1288" w14:paraId="4CDE9AB3" w14:textId="77777777" w:rsidTr="00E34637">
        <w:tc>
          <w:tcPr>
            <w:tcW w:w="670" w:type="dxa"/>
            <w:shd w:val="clear" w:color="auto" w:fill="auto"/>
          </w:tcPr>
          <w:p w14:paraId="7B20F31A" w14:textId="77777777" w:rsidR="00A10F71" w:rsidRDefault="00A10F71" w:rsidP="00E34637">
            <w:pPr>
              <w:rPr>
                <w:rFonts w:ascii="標楷體" w:eastAsia="標楷體" w:hAnsi="標楷體"/>
              </w:rPr>
            </w:pPr>
            <w:r>
              <w:rPr>
                <w:rFonts w:ascii="標楷體" w:eastAsia="標楷體" w:hAnsi="標楷體" w:hint="eastAsia"/>
              </w:rPr>
              <w:t>2</w:t>
            </w:r>
          </w:p>
        </w:tc>
        <w:tc>
          <w:tcPr>
            <w:tcW w:w="944" w:type="dxa"/>
            <w:shd w:val="clear" w:color="auto" w:fill="auto"/>
          </w:tcPr>
          <w:p w14:paraId="3A1B1DAA"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3D4DC7EB" w14:textId="77777777" w:rsidR="00A10F71" w:rsidRPr="007A1288" w:rsidRDefault="00A10F71" w:rsidP="00E34637">
            <w:pPr>
              <w:rPr>
                <w:rFonts w:ascii="標楷體" w:eastAsia="標楷體" w:hAnsi="標楷體"/>
                <w:lang w:eastAsia="zh-HK"/>
              </w:rPr>
            </w:pPr>
            <w:r>
              <w:rPr>
                <w:rFonts w:ascii="標楷體" w:eastAsia="標楷體" w:hAnsi="標楷體" w:hint="eastAsia"/>
              </w:rPr>
              <w:t>戶名</w:t>
            </w:r>
          </w:p>
        </w:tc>
        <w:tc>
          <w:tcPr>
            <w:tcW w:w="3336" w:type="dxa"/>
            <w:shd w:val="clear" w:color="auto" w:fill="auto"/>
          </w:tcPr>
          <w:p w14:paraId="6BFB4EF2"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CustMain.</w:t>
            </w:r>
            <w:r w:rsidRPr="005C243B">
              <w:rPr>
                <w:rFonts w:ascii="標楷體" w:eastAsia="標楷體" w:hAnsi="標楷體"/>
                <w:lang w:eastAsia="zh-HK"/>
              </w:rPr>
              <w:t>CustName</w:t>
            </w:r>
          </w:p>
        </w:tc>
        <w:tc>
          <w:tcPr>
            <w:tcW w:w="3936" w:type="dxa"/>
            <w:shd w:val="clear" w:color="auto" w:fill="auto"/>
          </w:tcPr>
          <w:p w14:paraId="23108C2F" w14:textId="77777777" w:rsidR="00A10F71" w:rsidRPr="007A1288" w:rsidRDefault="00A10F71" w:rsidP="00E34637">
            <w:pPr>
              <w:rPr>
                <w:rFonts w:ascii="標楷體" w:eastAsia="標楷體" w:hAnsi="標楷體"/>
                <w:lang w:eastAsia="zh-HK"/>
              </w:rPr>
            </w:pPr>
            <w:r>
              <w:rPr>
                <w:rFonts w:ascii="標楷體" w:eastAsia="標楷體" w:hAnsi="標楷體" w:hint="eastAsia"/>
              </w:rPr>
              <w:t>戶名</w:t>
            </w:r>
          </w:p>
        </w:tc>
      </w:tr>
      <w:tr w:rsidR="00A10F71" w:rsidRPr="007A1288" w14:paraId="051A041C" w14:textId="77777777" w:rsidTr="00E34637">
        <w:tc>
          <w:tcPr>
            <w:tcW w:w="670" w:type="dxa"/>
            <w:shd w:val="clear" w:color="auto" w:fill="auto"/>
          </w:tcPr>
          <w:p w14:paraId="12E1A4A4" w14:textId="77777777" w:rsidR="00A10F71" w:rsidRDefault="00A10F71" w:rsidP="00E34637">
            <w:pPr>
              <w:rPr>
                <w:rFonts w:ascii="標楷體" w:eastAsia="標楷體" w:hAnsi="標楷體"/>
              </w:rPr>
            </w:pPr>
            <w:r>
              <w:rPr>
                <w:rFonts w:ascii="標楷體" w:eastAsia="標楷體" w:hAnsi="標楷體" w:hint="eastAsia"/>
              </w:rPr>
              <w:t>3</w:t>
            </w:r>
          </w:p>
        </w:tc>
        <w:tc>
          <w:tcPr>
            <w:tcW w:w="944" w:type="dxa"/>
            <w:shd w:val="clear" w:color="auto" w:fill="auto"/>
          </w:tcPr>
          <w:p w14:paraId="7575D25C"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441408C2"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p>
        </w:tc>
        <w:tc>
          <w:tcPr>
            <w:tcW w:w="3336" w:type="dxa"/>
            <w:shd w:val="clear" w:color="auto" w:fill="auto"/>
          </w:tcPr>
          <w:p w14:paraId="4FA0E5B3"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3845A5">
              <w:rPr>
                <w:rFonts w:ascii="標楷體" w:eastAsia="標楷體" w:hAnsi="標楷體"/>
                <w:lang w:eastAsia="zh-HK"/>
              </w:rPr>
              <w:t>ReceiveDate</w:t>
            </w:r>
          </w:p>
        </w:tc>
        <w:tc>
          <w:tcPr>
            <w:tcW w:w="3936" w:type="dxa"/>
            <w:shd w:val="clear" w:color="auto" w:fill="auto"/>
          </w:tcPr>
          <w:p w14:paraId="6A98DB17" w14:textId="77777777" w:rsidR="00A10F71" w:rsidRPr="007A1288" w:rsidRDefault="00A10F71" w:rsidP="00E34637">
            <w:pPr>
              <w:rPr>
                <w:rFonts w:ascii="標楷體" w:eastAsia="標楷體" w:hAnsi="標楷體"/>
                <w:lang w:eastAsia="zh-HK"/>
              </w:rPr>
            </w:pPr>
            <w:r>
              <w:rPr>
                <w:rFonts w:ascii="標楷體" w:eastAsia="標楷體" w:hAnsi="標楷體" w:hint="eastAsia"/>
              </w:rPr>
              <w:t>收件日(</w:t>
            </w:r>
            <w:r>
              <w:rPr>
                <w:rFonts w:ascii="標楷體" w:eastAsia="標楷體" w:hAnsi="標楷體"/>
              </w:rPr>
              <w:t>YYY/MM/DD)</w:t>
            </w:r>
          </w:p>
        </w:tc>
      </w:tr>
      <w:tr w:rsidR="00A10F71" w:rsidRPr="007A1288" w14:paraId="68ADE476" w14:textId="77777777" w:rsidTr="00E34637">
        <w:tc>
          <w:tcPr>
            <w:tcW w:w="670" w:type="dxa"/>
            <w:shd w:val="clear" w:color="auto" w:fill="auto"/>
          </w:tcPr>
          <w:p w14:paraId="521C5839" w14:textId="77777777" w:rsidR="00A10F71" w:rsidRDefault="00A10F71" w:rsidP="00E34637">
            <w:pPr>
              <w:rPr>
                <w:rFonts w:ascii="標楷體" w:eastAsia="標楷體" w:hAnsi="標楷體"/>
              </w:rPr>
            </w:pPr>
            <w:r>
              <w:rPr>
                <w:rFonts w:ascii="標楷體" w:eastAsia="標楷體" w:hAnsi="標楷體" w:hint="eastAsia"/>
              </w:rPr>
              <w:t>4</w:t>
            </w:r>
          </w:p>
        </w:tc>
        <w:tc>
          <w:tcPr>
            <w:tcW w:w="944" w:type="dxa"/>
            <w:shd w:val="clear" w:color="auto" w:fill="auto"/>
          </w:tcPr>
          <w:p w14:paraId="24716970" w14:textId="77777777" w:rsidR="00A10F71" w:rsidRDefault="00A10F71" w:rsidP="00E34637">
            <w:pPr>
              <w:rPr>
                <w:rFonts w:ascii="標楷體" w:eastAsia="標楷體" w:hAnsi="標楷體"/>
              </w:rPr>
            </w:pPr>
            <w:r>
              <w:rPr>
                <w:rFonts w:ascii="標楷體" w:eastAsia="標楷體" w:hAnsi="標楷體" w:hint="eastAsia"/>
              </w:rPr>
              <w:t>資料</w:t>
            </w:r>
          </w:p>
        </w:tc>
        <w:tc>
          <w:tcPr>
            <w:tcW w:w="1534" w:type="dxa"/>
            <w:shd w:val="clear" w:color="auto" w:fill="auto"/>
          </w:tcPr>
          <w:p w14:paraId="2DE6A24A" w14:textId="77777777" w:rsidR="00A10F71" w:rsidRDefault="00A10F71" w:rsidP="00E34637">
            <w:pPr>
              <w:rPr>
                <w:rFonts w:ascii="標楷體" w:eastAsia="標楷體" w:hAnsi="標楷體"/>
              </w:rPr>
            </w:pPr>
            <w:proofErr w:type="gramStart"/>
            <w:r>
              <w:rPr>
                <w:rFonts w:ascii="標楷體" w:eastAsia="標楷體" w:hAnsi="標楷體" w:hint="eastAsia"/>
              </w:rPr>
              <w:t>法拍費</w:t>
            </w:r>
            <w:proofErr w:type="gramEnd"/>
          </w:p>
        </w:tc>
        <w:tc>
          <w:tcPr>
            <w:tcW w:w="3336" w:type="dxa"/>
            <w:shd w:val="clear" w:color="auto" w:fill="auto"/>
          </w:tcPr>
          <w:p w14:paraId="03ECB7FE" w14:textId="77777777" w:rsidR="00A10F71" w:rsidRDefault="00A10F71" w:rsidP="00E34637">
            <w:pPr>
              <w:rPr>
                <w:rFonts w:ascii="標楷體" w:eastAsia="標楷體" w:hAnsi="標楷體"/>
                <w:lang w:eastAsia="zh-HK"/>
              </w:rPr>
            </w:pPr>
            <w:r>
              <w:rPr>
                <w:rFonts w:ascii="標楷體" w:eastAsia="標楷體" w:hAnsi="標楷體"/>
                <w:lang w:eastAsia="zh-HK"/>
              </w:rPr>
              <w:t xml:space="preserve">ForeclosureFee.Fee </w:t>
            </w:r>
          </w:p>
        </w:tc>
        <w:tc>
          <w:tcPr>
            <w:tcW w:w="3936" w:type="dxa"/>
            <w:shd w:val="clear" w:color="auto" w:fill="auto"/>
          </w:tcPr>
          <w:p w14:paraId="2B5B4D36" w14:textId="77777777" w:rsidR="00A10F71" w:rsidRDefault="00A10F71" w:rsidP="00E34637">
            <w:pPr>
              <w:rPr>
                <w:rFonts w:ascii="標楷體" w:eastAsia="標楷體" w:hAnsi="標楷體"/>
              </w:rPr>
            </w:pPr>
            <w:r>
              <w:rPr>
                <w:rFonts w:ascii="標楷體" w:eastAsia="標楷體" w:hAnsi="標楷體" w:hint="eastAsia"/>
              </w:rPr>
              <w:t>法務費依據[</w:t>
            </w:r>
            <w:proofErr w:type="gramStart"/>
            <w:r w:rsidRPr="005971C2">
              <w:rPr>
                <w:rFonts w:ascii="標楷體" w:eastAsia="標楷體" w:hAnsi="標楷體" w:hint="eastAsia"/>
              </w:rPr>
              <w:t>轉催收</w:t>
            </w:r>
            <w:proofErr w:type="gramEnd"/>
            <w:r w:rsidRPr="005971C2">
              <w:rPr>
                <w:rFonts w:ascii="標楷體" w:eastAsia="標楷體" w:hAnsi="標楷體" w:hint="eastAsia"/>
              </w:rPr>
              <w:t>日</w:t>
            </w:r>
            <w:r>
              <w:rPr>
                <w:rFonts w:ascii="標楷體" w:eastAsia="標楷體" w:hAnsi="標楷體" w:hint="eastAsia"/>
              </w:rPr>
              <w:t>]為0的</w:t>
            </w:r>
            <w:proofErr w:type="gramStart"/>
            <w:r>
              <w:rPr>
                <w:rFonts w:ascii="標楷體" w:eastAsia="標楷體" w:hAnsi="標楷體" w:hint="eastAsia"/>
              </w:rPr>
              <w:t>法拍費</w:t>
            </w:r>
            <w:proofErr w:type="gramEnd"/>
            <w:r>
              <w:rPr>
                <w:rFonts w:ascii="標楷體" w:eastAsia="標楷體" w:hAnsi="標楷體" w:hint="eastAsia"/>
              </w:rPr>
              <w:t>(金額加千分位</w:t>
            </w:r>
            <w:r>
              <w:rPr>
                <w:rFonts w:ascii="標楷體" w:eastAsia="標楷體" w:hAnsi="標楷體"/>
              </w:rPr>
              <w:t>)</w:t>
            </w:r>
          </w:p>
        </w:tc>
      </w:tr>
      <w:tr w:rsidR="00A10F71" w:rsidRPr="007A1288" w14:paraId="4AE74198" w14:textId="77777777" w:rsidTr="00E34637">
        <w:tc>
          <w:tcPr>
            <w:tcW w:w="670" w:type="dxa"/>
            <w:shd w:val="clear" w:color="auto" w:fill="auto"/>
          </w:tcPr>
          <w:p w14:paraId="72226685" w14:textId="77777777" w:rsidR="00A10F71" w:rsidRDefault="00A10F71" w:rsidP="00E34637">
            <w:pPr>
              <w:rPr>
                <w:rFonts w:ascii="標楷體" w:eastAsia="標楷體" w:hAnsi="標楷體"/>
              </w:rPr>
            </w:pPr>
            <w:r>
              <w:rPr>
                <w:rFonts w:ascii="標楷體" w:eastAsia="標楷體" w:hAnsi="標楷體" w:hint="eastAsia"/>
              </w:rPr>
              <w:t>5</w:t>
            </w:r>
          </w:p>
        </w:tc>
        <w:tc>
          <w:tcPr>
            <w:tcW w:w="944" w:type="dxa"/>
            <w:shd w:val="clear" w:color="auto" w:fill="auto"/>
          </w:tcPr>
          <w:p w14:paraId="2CC3EC7C"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735427BC" w14:textId="77777777" w:rsidR="00A10F71" w:rsidRPr="007A1288" w:rsidRDefault="00A10F71" w:rsidP="00E34637">
            <w:pPr>
              <w:rPr>
                <w:rFonts w:ascii="標楷體" w:eastAsia="標楷體" w:hAnsi="標楷體"/>
                <w:lang w:eastAsia="zh-HK"/>
              </w:rPr>
            </w:pPr>
            <w:r>
              <w:rPr>
                <w:rFonts w:ascii="標楷體" w:eastAsia="標楷體" w:hAnsi="標楷體" w:hint="eastAsia"/>
              </w:rPr>
              <w:t>催</w:t>
            </w:r>
            <w:proofErr w:type="gramStart"/>
            <w:r>
              <w:rPr>
                <w:rFonts w:ascii="標楷體" w:eastAsia="標楷體" w:hAnsi="標楷體" w:hint="eastAsia"/>
              </w:rPr>
              <w:t>收法拍費</w:t>
            </w:r>
            <w:proofErr w:type="gramEnd"/>
          </w:p>
        </w:tc>
        <w:tc>
          <w:tcPr>
            <w:tcW w:w="3336" w:type="dxa"/>
            <w:shd w:val="clear" w:color="auto" w:fill="auto"/>
          </w:tcPr>
          <w:p w14:paraId="7E855D91" w14:textId="77777777" w:rsidR="00A10F71"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5971C2">
              <w:rPr>
                <w:rFonts w:ascii="標楷體" w:eastAsia="標楷體" w:hAnsi="標楷體"/>
              </w:rPr>
              <w:t>Fee</w:t>
            </w:r>
          </w:p>
        </w:tc>
        <w:tc>
          <w:tcPr>
            <w:tcW w:w="3936" w:type="dxa"/>
            <w:shd w:val="clear" w:color="auto" w:fill="auto"/>
          </w:tcPr>
          <w:p w14:paraId="5D6370B2" w14:textId="77777777" w:rsidR="00A10F71" w:rsidRDefault="00A10F71" w:rsidP="00E34637">
            <w:pPr>
              <w:rPr>
                <w:rFonts w:ascii="標楷體" w:eastAsia="標楷體" w:hAnsi="標楷體"/>
              </w:rPr>
            </w:pPr>
            <w:r>
              <w:rPr>
                <w:rFonts w:ascii="標楷體" w:eastAsia="標楷體" w:hAnsi="標楷體" w:hint="eastAsia"/>
              </w:rPr>
              <w:t>法務費依據[</w:t>
            </w:r>
            <w:proofErr w:type="gramStart"/>
            <w:r w:rsidRPr="005971C2">
              <w:rPr>
                <w:rFonts w:ascii="標楷體" w:eastAsia="標楷體" w:hAnsi="標楷體" w:hint="eastAsia"/>
              </w:rPr>
              <w:t>轉催收</w:t>
            </w:r>
            <w:proofErr w:type="gramEnd"/>
            <w:r w:rsidRPr="005971C2">
              <w:rPr>
                <w:rFonts w:ascii="標楷體" w:eastAsia="標楷體" w:hAnsi="標楷體" w:hint="eastAsia"/>
              </w:rPr>
              <w:t>日</w:t>
            </w:r>
            <w:r>
              <w:rPr>
                <w:rFonts w:ascii="標楷體" w:eastAsia="標楷體" w:hAnsi="標楷體" w:hint="eastAsia"/>
              </w:rPr>
              <w:t>]大於0的</w:t>
            </w:r>
            <w:proofErr w:type="gramStart"/>
            <w:r>
              <w:rPr>
                <w:rFonts w:ascii="標楷體" w:eastAsia="標楷體" w:hAnsi="標楷體" w:hint="eastAsia"/>
              </w:rPr>
              <w:t>法拍費</w:t>
            </w:r>
            <w:proofErr w:type="gramEnd"/>
            <w:r>
              <w:rPr>
                <w:rFonts w:ascii="標楷體" w:eastAsia="標楷體" w:hAnsi="標楷體" w:hint="eastAsia"/>
              </w:rPr>
              <w:t>(金額加千分位</w:t>
            </w:r>
            <w:r>
              <w:rPr>
                <w:rFonts w:ascii="標楷體" w:eastAsia="標楷體" w:hAnsi="標楷體"/>
              </w:rPr>
              <w:t>)</w:t>
            </w:r>
          </w:p>
        </w:tc>
      </w:tr>
      <w:tr w:rsidR="00A10F71" w:rsidRPr="007A1288" w14:paraId="1DB441B5" w14:textId="77777777" w:rsidTr="00E34637">
        <w:tc>
          <w:tcPr>
            <w:tcW w:w="670" w:type="dxa"/>
            <w:shd w:val="clear" w:color="auto" w:fill="auto"/>
          </w:tcPr>
          <w:p w14:paraId="24CC3166" w14:textId="77777777" w:rsidR="00A10F71" w:rsidRDefault="00A10F71" w:rsidP="00E34637">
            <w:pPr>
              <w:rPr>
                <w:rFonts w:ascii="標楷體" w:eastAsia="標楷體" w:hAnsi="標楷體"/>
              </w:rPr>
            </w:pPr>
            <w:r>
              <w:rPr>
                <w:rFonts w:ascii="標楷體" w:eastAsia="標楷體" w:hAnsi="標楷體" w:hint="eastAsia"/>
              </w:rPr>
              <w:t>6</w:t>
            </w:r>
          </w:p>
        </w:tc>
        <w:tc>
          <w:tcPr>
            <w:tcW w:w="944" w:type="dxa"/>
            <w:shd w:val="clear" w:color="auto" w:fill="auto"/>
          </w:tcPr>
          <w:p w14:paraId="488FCCFA"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4FB77221" w14:textId="77777777" w:rsidR="00A10F71" w:rsidRDefault="00A10F71" w:rsidP="00E34637">
            <w:pPr>
              <w:rPr>
                <w:rFonts w:ascii="標楷體" w:eastAsia="標楷體" w:hAnsi="標楷體"/>
              </w:rPr>
            </w:pPr>
            <w:proofErr w:type="gramStart"/>
            <w:r>
              <w:rPr>
                <w:rFonts w:ascii="標楷體" w:eastAsia="標楷體" w:hAnsi="標楷體" w:hint="eastAsia"/>
              </w:rPr>
              <w:t>法拍費合計</w:t>
            </w:r>
            <w:proofErr w:type="gramEnd"/>
          </w:p>
        </w:tc>
        <w:tc>
          <w:tcPr>
            <w:tcW w:w="3336" w:type="dxa"/>
            <w:shd w:val="clear" w:color="auto" w:fill="auto"/>
          </w:tcPr>
          <w:p w14:paraId="4BA237A0" w14:textId="77777777" w:rsidR="00A10F71"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5971C2">
              <w:rPr>
                <w:rFonts w:ascii="標楷體" w:eastAsia="標楷體" w:hAnsi="標楷體"/>
              </w:rPr>
              <w:t>Fee</w:t>
            </w:r>
          </w:p>
        </w:tc>
        <w:tc>
          <w:tcPr>
            <w:tcW w:w="3936" w:type="dxa"/>
            <w:shd w:val="clear" w:color="auto" w:fill="auto"/>
          </w:tcPr>
          <w:p w14:paraId="293CD496" w14:textId="77777777" w:rsidR="00A10F71" w:rsidRDefault="00A10F71" w:rsidP="00E34637">
            <w:pPr>
              <w:rPr>
                <w:rFonts w:ascii="標楷體" w:eastAsia="標楷體" w:hAnsi="標楷體"/>
              </w:rPr>
            </w:pPr>
            <w:proofErr w:type="gramStart"/>
            <w:r>
              <w:rPr>
                <w:rFonts w:ascii="標楷體" w:eastAsia="標楷體" w:hAnsi="標楷體" w:hint="eastAsia"/>
              </w:rPr>
              <w:t>法拍費合計</w:t>
            </w:r>
            <w:proofErr w:type="gramEnd"/>
            <w:r>
              <w:rPr>
                <w:rFonts w:ascii="標楷體" w:eastAsia="標楷體" w:hAnsi="標楷體" w:hint="eastAsia"/>
              </w:rPr>
              <w:t>(金額加千分位</w:t>
            </w:r>
            <w:r>
              <w:rPr>
                <w:rFonts w:ascii="標楷體" w:eastAsia="標楷體" w:hAnsi="標楷體"/>
              </w:rPr>
              <w:t>)</w:t>
            </w:r>
          </w:p>
        </w:tc>
      </w:tr>
      <w:tr w:rsidR="00A10F71" w:rsidRPr="007A1288" w14:paraId="2BFFA89A" w14:textId="77777777" w:rsidTr="00E34637">
        <w:tc>
          <w:tcPr>
            <w:tcW w:w="670" w:type="dxa"/>
            <w:shd w:val="clear" w:color="auto" w:fill="auto"/>
          </w:tcPr>
          <w:p w14:paraId="27496D9C" w14:textId="77777777" w:rsidR="00A10F71" w:rsidRDefault="00A10F71" w:rsidP="00E34637">
            <w:pPr>
              <w:rPr>
                <w:rFonts w:ascii="標楷體" w:eastAsia="標楷體" w:hAnsi="標楷體"/>
              </w:rPr>
            </w:pPr>
            <w:r>
              <w:rPr>
                <w:rFonts w:ascii="標楷體" w:eastAsia="標楷體" w:hAnsi="標楷體" w:hint="eastAsia"/>
              </w:rPr>
              <w:t>7</w:t>
            </w:r>
          </w:p>
        </w:tc>
        <w:tc>
          <w:tcPr>
            <w:tcW w:w="944" w:type="dxa"/>
            <w:shd w:val="clear" w:color="auto" w:fill="auto"/>
          </w:tcPr>
          <w:p w14:paraId="46FEBDA2" w14:textId="77777777" w:rsidR="00A10F71" w:rsidRPr="000A2653" w:rsidRDefault="00A10F71" w:rsidP="00E34637">
            <w:pPr>
              <w:rPr>
                <w:rFonts w:ascii="標楷體" w:eastAsia="標楷體" w:hAnsi="標楷體"/>
                <w:lang w:eastAsia="zh-HK"/>
              </w:rPr>
            </w:pPr>
            <w:r w:rsidRPr="000A2653">
              <w:rPr>
                <w:rFonts w:ascii="標楷體" w:eastAsia="標楷體" w:hAnsi="標楷體" w:hint="eastAsia"/>
                <w:lang w:eastAsia="zh-HK"/>
              </w:rPr>
              <w:t>資料</w:t>
            </w:r>
          </w:p>
        </w:tc>
        <w:tc>
          <w:tcPr>
            <w:tcW w:w="1534" w:type="dxa"/>
            <w:shd w:val="clear" w:color="auto" w:fill="auto"/>
          </w:tcPr>
          <w:p w14:paraId="35BDC007" w14:textId="77777777" w:rsidR="00A10F71" w:rsidRDefault="00A10F71" w:rsidP="00E34637">
            <w:pPr>
              <w:rPr>
                <w:rFonts w:ascii="標楷體" w:eastAsia="標楷體" w:hAnsi="標楷體"/>
              </w:rPr>
            </w:pPr>
            <w:proofErr w:type="gramStart"/>
            <w:r>
              <w:rPr>
                <w:rFonts w:ascii="標楷體" w:eastAsia="標楷體" w:hAnsi="標楷體" w:hint="eastAsia"/>
              </w:rPr>
              <w:t>本戶累溢短</w:t>
            </w:r>
            <w:proofErr w:type="gramEnd"/>
          </w:p>
        </w:tc>
        <w:tc>
          <w:tcPr>
            <w:tcW w:w="3336" w:type="dxa"/>
            <w:shd w:val="clear" w:color="auto" w:fill="auto"/>
          </w:tcPr>
          <w:p w14:paraId="4B7C8DA8" w14:textId="77777777" w:rsidR="00A10F71" w:rsidRDefault="00A10F71" w:rsidP="00E34637">
            <w:pPr>
              <w:rPr>
                <w:rFonts w:ascii="標楷體" w:eastAsia="標楷體" w:hAnsi="標楷體"/>
                <w:lang w:eastAsia="zh-HK"/>
              </w:rPr>
            </w:pPr>
            <w:r>
              <w:rPr>
                <w:rFonts w:ascii="標楷體" w:eastAsia="標楷體" w:hAnsi="標楷體"/>
                <w:lang w:eastAsia="zh-HK"/>
              </w:rPr>
              <w:t>LoanBorTx.</w:t>
            </w:r>
            <w:r w:rsidRPr="00BC2EEB">
              <w:rPr>
                <w:rFonts w:ascii="標楷體" w:eastAsia="標楷體" w:hAnsi="標楷體"/>
                <w:lang w:eastAsia="zh-HK"/>
              </w:rPr>
              <w:t>Overflow</w:t>
            </w:r>
          </w:p>
          <w:p w14:paraId="045339F4" w14:textId="77777777" w:rsidR="00A10F71" w:rsidRPr="00D73010" w:rsidRDefault="00A10F71" w:rsidP="00E34637">
            <w:pPr>
              <w:rPr>
                <w:rFonts w:ascii="標楷體" w:eastAsia="標楷體" w:hAnsi="標楷體"/>
                <w:lang w:eastAsia="zh-HK"/>
              </w:rPr>
            </w:pPr>
            <w:r>
              <w:rPr>
                <w:rFonts w:ascii="標楷體" w:eastAsia="標楷體" w:hAnsi="標楷體" w:hint="eastAsia"/>
              </w:rPr>
              <w:t>-</w:t>
            </w:r>
            <w:r>
              <w:rPr>
                <w:rFonts w:ascii="標楷體" w:eastAsia="標楷體" w:hAnsi="標楷體"/>
              </w:rPr>
              <w:t>LoanBorTx.</w:t>
            </w:r>
            <w:r w:rsidRPr="00BC2EEB">
              <w:rPr>
                <w:rFonts w:ascii="標楷體" w:eastAsia="標楷體" w:hAnsi="標楷體"/>
              </w:rPr>
              <w:t>Shortfall</w:t>
            </w:r>
          </w:p>
        </w:tc>
        <w:tc>
          <w:tcPr>
            <w:tcW w:w="3936" w:type="dxa"/>
            <w:shd w:val="clear" w:color="auto" w:fill="auto"/>
          </w:tcPr>
          <w:p w14:paraId="07E309E7" w14:textId="77777777" w:rsidR="00A10F71" w:rsidRDefault="00A10F71" w:rsidP="00E34637">
            <w:pPr>
              <w:rPr>
                <w:rFonts w:ascii="標楷體" w:eastAsia="標楷體" w:hAnsi="標楷體"/>
              </w:rPr>
            </w:pPr>
            <w:r>
              <w:rPr>
                <w:rFonts w:ascii="標楷體" w:eastAsia="標楷體" w:hAnsi="標楷體" w:hint="eastAsia"/>
                <w:lang w:eastAsia="zh-HK"/>
              </w:rPr>
              <w:t>[</w:t>
            </w:r>
            <w:r w:rsidRPr="00553C37">
              <w:rPr>
                <w:rFonts w:ascii="標楷體" w:eastAsia="標楷體" w:hAnsi="標楷體" w:hint="eastAsia"/>
                <w:lang w:eastAsia="zh-HK"/>
              </w:rPr>
              <w:t>放款交易內容檔</w:t>
            </w:r>
            <w:r>
              <w:rPr>
                <w:rFonts w:ascii="標楷體" w:eastAsia="標楷體" w:hAnsi="標楷體" w:hint="eastAsia"/>
                <w:lang w:eastAsia="zh-HK"/>
              </w:rPr>
              <w:t>(</w:t>
            </w:r>
            <w:r>
              <w:rPr>
                <w:rFonts w:ascii="標楷體" w:eastAsia="標楷體" w:hAnsi="標楷體"/>
                <w:lang w:eastAsia="zh-HK"/>
              </w:rPr>
              <w:t>LoanBorTx)</w:t>
            </w:r>
            <w:r>
              <w:rPr>
                <w:rFonts w:ascii="標楷體" w:eastAsia="標楷體" w:hAnsi="標楷體" w:hint="eastAsia"/>
                <w:lang w:eastAsia="zh-HK"/>
              </w:rPr>
              <w:t>]的[</w:t>
            </w:r>
            <w:r w:rsidRPr="00BC2EEB">
              <w:rPr>
                <w:rFonts w:ascii="標楷體" w:eastAsia="標楷體" w:hAnsi="標楷體" w:hint="eastAsia"/>
              </w:rPr>
              <w:t>溢收金額</w:t>
            </w:r>
            <w:r>
              <w:rPr>
                <w:rFonts w:ascii="標楷體" w:eastAsia="標楷體" w:hAnsi="標楷體" w:hint="eastAsia"/>
              </w:rPr>
              <w:t>(</w:t>
            </w:r>
            <w:r w:rsidRPr="00BC2EEB">
              <w:rPr>
                <w:rFonts w:ascii="標楷體" w:eastAsia="標楷體" w:hAnsi="標楷體"/>
                <w:lang w:eastAsia="zh-HK"/>
              </w:rPr>
              <w:t>Overflow</w:t>
            </w:r>
            <w:r>
              <w:rPr>
                <w:rFonts w:ascii="標楷體" w:eastAsia="標楷體" w:hAnsi="標楷體"/>
              </w:rPr>
              <w:t>)</w:t>
            </w:r>
            <w:r>
              <w:rPr>
                <w:rFonts w:ascii="標楷體" w:eastAsia="標楷體" w:hAnsi="標楷體" w:hint="eastAsia"/>
              </w:rPr>
              <w:t>]-</w:t>
            </w:r>
            <w:r>
              <w:rPr>
                <w:rFonts w:ascii="標楷體" w:eastAsia="標楷體" w:hAnsi="標楷體"/>
              </w:rPr>
              <w:t>[</w:t>
            </w:r>
            <w:r w:rsidRPr="00BC2EEB">
              <w:rPr>
                <w:rFonts w:ascii="標楷體" w:eastAsia="標楷體" w:hAnsi="標楷體" w:hint="eastAsia"/>
              </w:rPr>
              <w:t>短收金額</w:t>
            </w:r>
            <w:r>
              <w:rPr>
                <w:rFonts w:ascii="標楷體" w:eastAsia="標楷體" w:hAnsi="標楷體" w:hint="eastAsia"/>
              </w:rPr>
              <w:t>(</w:t>
            </w:r>
            <w:r w:rsidRPr="00BC2EEB">
              <w:rPr>
                <w:rFonts w:ascii="標楷體" w:eastAsia="標楷體" w:hAnsi="標楷體"/>
              </w:rPr>
              <w:t>Shortfall</w:t>
            </w:r>
            <w:r>
              <w:rPr>
                <w:rFonts w:ascii="標楷體" w:eastAsia="標楷體" w:hAnsi="標楷體"/>
              </w:rPr>
              <w:t>)</w:t>
            </w:r>
            <w:r>
              <w:rPr>
                <w:rFonts w:ascii="標楷體" w:eastAsia="標楷體" w:hAnsi="標楷體" w:hint="eastAsia"/>
              </w:rPr>
              <w:t>]</w:t>
            </w:r>
          </w:p>
        </w:tc>
      </w:tr>
      <w:tr w:rsidR="00A10F71" w:rsidRPr="007A1288" w14:paraId="036C9789" w14:textId="77777777" w:rsidTr="00E34637">
        <w:tc>
          <w:tcPr>
            <w:tcW w:w="670" w:type="dxa"/>
            <w:shd w:val="clear" w:color="auto" w:fill="auto"/>
          </w:tcPr>
          <w:p w14:paraId="09F3F2F1" w14:textId="77777777" w:rsidR="00A10F71" w:rsidRDefault="00A10F71" w:rsidP="00E34637">
            <w:pPr>
              <w:rPr>
                <w:rFonts w:ascii="標楷體" w:eastAsia="標楷體" w:hAnsi="標楷體"/>
              </w:rPr>
            </w:pPr>
            <w:r>
              <w:rPr>
                <w:rFonts w:ascii="標楷體" w:eastAsia="標楷體" w:hAnsi="標楷體" w:hint="eastAsia"/>
              </w:rPr>
              <w:t>8</w:t>
            </w:r>
          </w:p>
        </w:tc>
        <w:tc>
          <w:tcPr>
            <w:tcW w:w="944" w:type="dxa"/>
            <w:shd w:val="clear" w:color="auto" w:fill="auto"/>
          </w:tcPr>
          <w:p w14:paraId="6EBBB69A"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325934D9" w14:textId="77777777" w:rsidR="00A10F71" w:rsidRDefault="00A10F71" w:rsidP="00E34637">
            <w:pPr>
              <w:rPr>
                <w:rFonts w:ascii="標楷體" w:eastAsia="標楷體" w:hAnsi="標楷體"/>
              </w:rPr>
            </w:pPr>
            <w:r>
              <w:rPr>
                <w:rFonts w:ascii="標楷體" w:eastAsia="標楷體" w:hAnsi="標楷體" w:hint="eastAsia"/>
              </w:rPr>
              <w:t>地區別</w:t>
            </w:r>
          </w:p>
        </w:tc>
        <w:tc>
          <w:tcPr>
            <w:tcW w:w="3336" w:type="dxa"/>
            <w:shd w:val="clear" w:color="auto" w:fill="auto"/>
          </w:tcPr>
          <w:p w14:paraId="234D28E6"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ClMain.</w:t>
            </w:r>
            <w:r w:rsidRPr="00BC2EEB">
              <w:rPr>
                <w:rFonts w:ascii="標楷體" w:eastAsia="標楷體" w:hAnsi="標楷體"/>
                <w:lang w:eastAsia="zh-HK"/>
              </w:rPr>
              <w:t>CityCode</w:t>
            </w:r>
          </w:p>
        </w:tc>
        <w:tc>
          <w:tcPr>
            <w:tcW w:w="3936" w:type="dxa"/>
            <w:shd w:val="clear" w:color="auto" w:fill="auto"/>
          </w:tcPr>
          <w:p w14:paraId="6226BEA4" w14:textId="77777777" w:rsidR="00A10F71" w:rsidRDefault="00A10F71" w:rsidP="00E34637">
            <w:pPr>
              <w:rPr>
                <w:rFonts w:ascii="標楷體" w:eastAsia="標楷體" w:hAnsi="標楷體"/>
              </w:rPr>
            </w:pPr>
            <w:r>
              <w:rPr>
                <w:rFonts w:ascii="標楷體" w:eastAsia="標楷體" w:hAnsi="標楷體" w:hint="eastAsia"/>
              </w:rPr>
              <w:t>地區別</w:t>
            </w:r>
          </w:p>
        </w:tc>
      </w:tr>
      <w:tr w:rsidR="00A10F71" w:rsidRPr="007A1288" w14:paraId="086FA21C" w14:textId="77777777" w:rsidTr="00E34637">
        <w:tc>
          <w:tcPr>
            <w:tcW w:w="670" w:type="dxa"/>
            <w:shd w:val="clear" w:color="auto" w:fill="auto"/>
          </w:tcPr>
          <w:p w14:paraId="77FE2334" w14:textId="77777777" w:rsidR="00A10F71" w:rsidRDefault="00A10F71" w:rsidP="00E34637">
            <w:pPr>
              <w:rPr>
                <w:rFonts w:ascii="標楷體" w:eastAsia="標楷體" w:hAnsi="標楷體"/>
              </w:rPr>
            </w:pPr>
            <w:r>
              <w:rPr>
                <w:rFonts w:ascii="標楷體" w:eastAsia="標楷體" w:hAnsi="標楷體" w:hint="eastAsia"/>
              </w:rPr>
              <w:t>9</w:t>
            </w:r>
          </w:p>
        </w:tc>
        <w:tc>
          <w:tcPr>
            <w:tcW w:w="944" w:type="dxa"/>
            <w:shd w:val="clear" w:color="auto" w:fill="auto"/>
          </w:tcPr>
          <w:p w14:paraId="6B998A2F"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7C57167F" w14:textId="77777777" w:rsidR="00A10F71" w:rsidRDefault="00A10F71" w:rsidP="00E34637">
            <w:pPr>
              <w:rPr>
                <w:rFonts w:ascii="標楷體" w:eastAsia="標楷體" w:hAnsi="標楷體"/>
              </w:rPr>
            </w:pPr>
            <w:r>
              <w:rPr>
                <w:rFonts w:ascii="標楷體" w:eastAsia="標楷體" w:hAnsi="標楷體" w:hint="eastAsia"/>
              </w:rPr>
              <w:t>地區別名稱</w:t>
            </w:r>
          </w:p>
        </w:tc>
        <w:tc>
          <w:tcPr>
            <w:tcW w:w="3336" w:type="dxa"/>
            <w:shd w:val="clear" w:color="auto" w:fill="auto"/>
          </w:tcPr>
          <w:p w14:paraId="3406F5DB"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CdCity.</w:t>
            </w:r>
            <w:r w:rsidRPr="00BC2EEB">
              <w:rPr>
                <w:rFonts w:ascii="標楷體" w:eastAsia="標楷體" w:hAnsi="標楷體"/>
                <w:lang w:eastAsia="zh-HK"/>
              </w:rPr>
              <w:t>CityItem</w:t>
            </w:r>
          </w:p>
        </w:tc>
        <w:tc>
          <w:tcPr>
            <w:tcW w:w="3936" w:type="dxa"/>
            <w:shd w:val="clear" w:color="auto" w:fill="auto"/>
          </w:tcPr>
          <w:p w14:paraId="0A12A5CF" w14:textId="77777777" w:rsidR="00A10F71" w:rsidRDefault="00A10F71" w:rsidP="00E34637">
            <w:pPr>
              <w:rPr>
                <w:rFonts w:ascii="標楷體" w:eastAsia="標楷體" w:hAnsi="標楷體"/>
              </w:rPr>
            </w:pPr>
            <w:r>
              <w:rPr>
                <w:rFonts w:ascii="標楷體" w:eastAsia="標楷體" w:hAnsi="標楷體" w:hint="eastAsia"/>
              </w:rPr>
              <w:t>依地區別檢核[</w:t>
            </w:r>
            <w:r w:rsidRPr="00E421BB">
              <w:rPr>
                <w:rFonts w:ascii="標楷體" w:eastAsia="標楷體" w:hAnsi="標楷體" w:hint="eastAsia"/>
              </w:rPr>
              <w:t>地區別代碼檔</w:t>
            </w:r>
            <w:r>
              <w:rPr>
                <w:rFonts w:ascii="標楷體" w:eastAsia="標楷體" w:hAnsi="標楷體" w:hint="eastAsia"/>
              </w:rPr>
              <w:t>(</w:t>
            </w:r>
            <w:r w:rsidRPr="0050679B">
              <w:rPr>
                <w:rFonts w:ascii="標楷體" w:eastAsia="標楷體" w:hAnsi="標楷體"/>
              </w:rPr>
              <w:t>CdCity</w:t>
            </w:r>
            <w:r>
              <w:rPr>
                <w:rFonts w:ascii="標楷體" w:eastAsia="標楷體" w:hAnsi="標楷體" w:hint="eastAsia"/>
              </w:rPr>
              <w:t>)]並帶回地區別名稱</w:t>
            </w:r>
          </w:p>
        </w:tc>
      </w:tr>
      <w:tr w:rsidR="00A10F71" w:rsidRPr="007A1288" w14:paraId="2C485A8B" w14:textId="77777777" w:rsidTr="00E34637">
        <w:tc>
          <w:tcPr>
            <w:tcW w:w="670" w:type="dxa"/>
            <w:shd w:val="clear" w:color="auto" w:fill="auto"/>
          </w:tcPr>
          <w:p w14:paraId="3DAAD095" w14:textId="77777777" w:rsidR="00A10F71" w:rsidRDefault="00A10F71" w:rsidP="00E34637">
            <w:pPr>
              <w:rPr>
                <w:rFonts w:ascii="標楷體" w:eastAsia="標楷體" w:hAnsi="標楷體"/>
              </w:rPr>
            </w:pPr>
            <w:r>
              <w:rPr>
                <w:rFonts w:ascii="標楷體" w:eastAsia="標楷體" w:hAnsi="標楷體" w:hint="eastAsia"/>
              </w:rPr>
              <w:t>10</w:t>
            </w:r>
          </w:p>
        </w:tc>
        <w:tc>
          <w:tcPr>
            <w:tcW w:w="944" w:type="dxa"/>
            <w:shd w:val="clear" w:color="auto" w:fill="auto"/>
          </w:tcPr>
          <w:p w14:paraId="5D10B7BF"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65660F7F" w14:textId="77777777" w:rsidR="00A10F71" w:rsidRDefault="00A10F71" w:rsidP="00E34637">
            <w:pPr>
              <w:rPr>
                <w:rFonts w:ascii="標楷體" w:eastAsia="標楷體" w:hAnsi="標楷體"/>
              </w:rPr>
            </w:pPr>
            <w:r>
              <w:rPr>
                <w:rFonts w:ascii="標楷體" w:eastAsia="標楷體" w:hAnsi="標楷體" w:hint="eastAsia"/>
              </w:rPr>
              <w:t>戶</w:t>
            </w:r>
            <w:proofErr w:type="gramStart"/>
            <w:r>
              <w:rPr>
                <w:rFonts w:ascii="標楷體" w:eastAsia="標楷體" w:hAnsi="標楷體" w:hint="eastAsia"/>
              </w:rPr>
              <w:t>況</w:t>
            </w:r>
            <w:proofErr w:type="gramEnd"/>
          </w:p>
        </w:tc>
        <w:tc>
          <w:tcPr>
            <w:tcW w:w="3336" w:type="dxa"/>
            <w:shd w:val="clear" w:color="auto" w:fill="auto"/>
          </w:tcPr>
          <w:p w14:paraId="176D77AC"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LoanBorMain.</w:t>
            </w:r>
            <w:r w:rsidRPr="00BC2EEB">
              <w:rPr>
                <w:rFonts w:ascii="標楷體" w:eastAsia="標楷體" w:hAnsi="標楷體"/>
                <w:lang w:eastAsia="zh-HK"/>
              </w:rPr>
              <w:t>Status</w:t>
            </w:r>
          </w:p>
        </w:tc>
        <w:tc>
          <w:tcPr>
            <w:tcW w:w="3936" w:type="dxa"/>
            <w:shd w:val="clear" w:color="auto" w:fill="auto"/>
          </w:tcPr>
          <w:p w14:paraId="5D94B09D" w14:textId="77777777" w:rsidR="00A10F71" w:rsidRDefault="00A10F71" w:rsidP="00E34637">
            <w:pPr>
              <w:rPr>
                <w:rFonts w:ascii="標楷體" w:eastAsia="標楷體" w:hAnsi="標楷體"/>
              </w:rPr>
            </w:pPr>
            <w:r w:rsidRPr="00B83D4A">
              <w:rPr>
                <w:rFonts w:ascii="標楷體" w:eastAsia="標楷體" w:hAnsi="標楷體" w:hint="eastAsia"/>
              </w:rPr>
              <w:t>依據</w:t>
            </w:r>
            <w:r>
              <w:rPr>
                <w:rFonts w:ascii="標楷體" w:eastAsia="標楷體" w:hAnsi="標楷體" w:hint="eastAsia"/>
              </w:rPr>
              <w:t>[</w:t>
            </w:r>
            <w:r>
              <w:rPr>
                <w:rFonts w:ascii="標楷體" w:eastAsia="標楷體" w:hAnsi="標楷體"/>
                <w:lang w:eastAsia="zh-HK"/>
              </w:rPr>
              <w:t>LoanBorMai</w:t>
            </w:r>
            <w:r>
              <w:rPr>
                <w:rFonts w:ascii="標楷體" w:eastAsia="標楷體" w:hAnsi="標楷體" w:hint="eastAsia"/>
              </w:rPr>
              <w:t>(放款主檔)]的[</w:t>
            </w:r>
            <w:r w:rsidRPr="009250DB">
              <w:rPr>
                <w:rFonts w:ascii="標楷體" w:eastAsia="標楷體" w:hAnsi="標楷體" w:hint="eastAsia"/>
              </w:rPr>
              <w:t>戶</w:t>
            </w:r>
            <w:proofErr w:type="gramStart"/>
            <w:r w:rsidRPr="009250DB">
              <w:rPr>
                <w:rFonts w:ascii="標楷體" w:eastAsia="標楷體" w:hAnsi="標楷體" w:hint="eastAsia"/>
              </w:rPr>
              <w:t>況</w:t>
            </w:r>
            <w:proofErr w:type="gramEnd"/>
            <w:r>
              <w:rPr>
                <w:rFonts w:ascii="標楷體" w:eastAsia="標楷體" w:hAnsi="標楷體" w:hint="eastAsia"/>
              </w:rPr>
              <w:t>(</w:t>
            </w:r>
            <w:r w:rsidRPr="00BC2EEB">
              <w:rPr>
                <w:rFonts w:ascii="標楷體" w:eastAsia="標楷體" w:hAnsi="標楷體"/>
                <w:lang w:eastAsia="zh-HK"/>
              </w:rPr>
              <w:t>Status</w:t>
            </w:r>
            <w:r>
              <w:rPr>
                <w:rFonts w:ascii="標楷體" w:eastAsia="標楷體" w:hAnsi="標楷體" w:hint="eastAsia"/>
              </w:rPr>
              <w:t>)]</w:t>
            </w:r>
            <w:r w:rsidRPr="00B83D4A">
              <w:rPr>
                <w:rFonts w:ascii="標楷體" w:eastAsia="標楷體" w:hAnsi="標楷體" w:hint="eastAsia"/>
                <w:lang w:eastAsia="zh-HK"/>
              </w:rPr>
              <w:t>對應</w:t>
            </w:r>
            <w:r>
              <w:rPr>
                <w:rFonts w:ascii="標楷體" w:eastAsia="標楷體" w:hAnsi="標楷體" w:hint="eastAsia"/>
              </w:rPr>
              <w:t>[</w:t>
            </w:r>
            <w:r w:rsidRPr="00B83D4A">
              <w:rPr>
                <w:rFonts w:ascii="標楷體" w:eastAsia="標楷體" w:hAnsi="標楷體" w:hint="eastAsia"/>
              </w:rPr>
              <w:t>共用代碼檔(</w:t>
            </w:r>
            <w:r w:rsidRPr="00B83D4A">
              <w:rPr>
                <w:rFonts w:ascii="標楷體" w:eastAsia="標楷體" w:hAnsi="標楷體"/>
              </w:rPr>
              <w:t>CdCode</w:t>
            </w:r>
            <w:r w:rsidRPr="00B83D4A">
              <w:rPr>
                <w:rFonts w:ascii="標楷體" w:eastAsia="標楷體" w:hAnsi="標楷體" w:hint="eastAsia"/>
              </w:rPr>
              <w:t>)</w:t>
            </w:r>
            <w:r>
              <w:rPr>
                <w:rFonts w:ascii="標楷體" w:eastAsia="標楷體" w:hAnsi="標楷體" w:hint="eastAsia"/>
              </w:rPr>
              <w:t>]</w:t>
            </w:r>
            <w:r w:rsidRPr="00B83D4A">
              <w:rPr>
                <w:rFonts w:ascii="標楷體" w:eastAsia="標楷體" w:hAnsi="標楷體" w:hint="eastAsia"/>
              </w:rPr>
              <w:t>代號為</w:t>
            </w:r>
            <w:r w:rsidRPr="00C32E47">
              <w:rPr>
                <w:rFonts w:ascii="標楷體" w:eastAsia="標楷體" w:hAnsi="標楷體"/>
              </w:rPr>
              <w:t>Status</w:t>
            </w:r>
            <w:r>
              <w:rPr>
                <w:rFonts w:ascii="標楷體" w:eastAsia="標楷體" w:hAnsi="標楷體" w:hint="eastAsia"/>
              </w:rPr>
              <w:t>的戶</w:t>
            </w:r>
            <w:proofErr w:type="gramStart"/>
            <w:r>
              <w:rPr>
                <w:rFonts w:ascii="標楷體" w:eastAsia="標楷體" w:hAnsi="標楷體" w:hint="eastAsia"/>
              </w:rPr>
              <w:t>況</w:t>
            </w:r>
            <w:proofErr w:type="gramEnd"/>
          </w:p>
        </w:tc>
      </w:tr>
      <w:tr w:rsidR="00A10F71" w:rsidRPr="007A1288" w14:paraId="613EF308" w14:textId="77777777" w:rsidTr="00E34637">
        <w:tc>
          <w:tcPr>
            <w:tcW w:w="670" w:type="dxa"/>
            <w:shd w:val="clear" w:color="auto" w:fill="auto"/>
          </w:tcPr>
          <w:p w14:paraId="6EC6425C" w14:textId="77777777" w:rsidR="00A10F71" w:rsidRDefault="00A10F71" w:rsidP="00E34637">
            <w:pPr>
              <w:rPr>
                <w:rFonts w:ascii="標楷體" w:eastAsia="標楷體" w:hAnsi="標楷體"/>
              </w:rPr>
            </w:pPr>
            <w:r>
              <w:rPr>
                <w:rFonts w:ascii="標楷體" w:eastAsia="標楷體" w:hAnsi="標楷體" w:hint="eastAsia"/>
              </w:rPr>
              <w:t>11</w:t>
            </w:r>
          </w:p>
        </w:tc>
        <w:tc>
          <w:tcPr>
            <w:tcW w:w="944" w:type="dxa"/>
            <w:shd w:val="clear" w:color="auto" w:fill="auto"/>
          </w:tcPr>
          <w:p w14:paraId="46ECC8A5"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04DA3A49" w14:textId="77777777" w:rsidR="00A10F71" w:rsidRDefault="00A10F71" w:rsidP="00E34637">
            <w:pPr>
              <w:rPr>
                <w:rFonts w:ascii="標楷體" w:eastAsia="標楷體" w:hAnsi="標楷體"/>
              </w:rPr>
            </w:pPr>
            <w:proofErr w:type="gramStart"/>
            <w:r>
              <w:rPr>
                <w:rFonts w:ascii="標楷體" w:eastAsia="標楷體" w:hAnsi="標楷體" w:hint="eastAsia"/>
              </w:rPr>
              <w:t>繳息迄日</w:t>
            </w:r>
            <w:proofErr w:type="gramEnd"/>
          </w:p>
        </w:tc>
        <w:tc>
          <w:tcPr>
            <w:tcW w:w="3336" w:type="dxa"/>
            <w:shd w:val="clear" w:color="auto" w:fill="auto"/>
          </w:tcPr>
          <w:p w14:paraId="42FABBEA" w14:textId="77777777" w:rsidR="00A10F71" w:rsidRDefault="00A10F71" w:rsidP="00E34637">
            <w:pPr>
              <w:rPr>
                <w:rFonts w:ascii="標楷體" w:eastAsia="標楷體" w:hAnsi="標楷體"/>
                <w:lang w:eastAsia="zh-HK"/>
              </w:rPr>
            </w:pPr>
            <w:r>
              <w:rPr>
                <w:rFonts w:ascii="標楷體" w:eastAsia="標楷體" w:hAnsi="標楷體"/>
                <w:lang w:eastAsia="zh-HK"/>
              </w:rPr>
              <w:t>LoanBorMain.</w:t>
            </w:r>
            <w:r w:rsidRPr="00BC2EEB">
              <w:rPr>
                <w:rFonts w:ascii="標楷體" w:eastAsia="標楷體" w:hAnsi="標楷體"/>
                <w:lang w:eastAsia="zh-HK"/>
              </w:rPr>
              <w:t>DrawdownDate</w:t>
            </w:r>
            <w:r>
              <w:rPr>
                <w:rFonts w:ascii="標楷體" w:eastAsia="標楷體" w:hAnsi="標楷體" w:hint="eastAsia"/>
              </w:rPr>
              <w:t>或</w:t>
            </w:r>
          </w:p>
          <w:p w14:paraId="2807DF18"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LoanBorMain.</w:t>
            </w:r>
            <w:r w:rsidRPr="00BC2EEB">
              <w:rPr>
                <w:rFonts w:ascii="標楷體" w:eastAsia="標楷體" w:hAnsi="標楷體"/>
                <w:lang w:eastAsia="zh-HK"/>
              </w:rPr>
              <w:t>PrevPayIntDate</w:t>
            </w:r>
          </w:p>
        </w:tc>
        <w:tc>
          <w:tcPr>
            <w:tcW w:w="3936" w:type="dxa"/>
            <w:shd w:val="clear" w:color="auto" w:fill="auto"/>
          </w:tcPr>
          <w:p w14:paraId="51066273" w14:textId="77777777" w:rsidR="00A10F71" w:rsidRDefault="00A10F71" w:rsidP="00E34637">
            <w:pPr>
              <w:rPr>
                <w:rFonts w:ascii="標楷體" w:eastAsia="標楷體" w:hAnsi="標楷體"/>
              </w:rPr>
            </w:pPr>
            <w:proofErr w:type="gramStart"/>
            <w:r>
              <w:rPr>
                <w:rFonts w:ascii="標楷體" w:eastAsia="標楷體" w:hAnsi="標楷體" w:hint="eastAsia"/>
              </w:rPr>
              <w:t>繳息迄日</w:t>
            </w:r>
            <w:proofErr w:type="gramEnd"/>
            <w:r>
              <w:rPr>
                <w:rFonts w:ascii="標楷體" w:eastAsia="標楷體" w:hAnsi="標楷體" w:hint="eastAsia"/>
              </w:rPr>
              <w:t>依據1.</w:t>
            </w:r>
            <w:r>
              <w:rPr>
                <w:rFonts w:ascii="標楷體" w:eastAsia="標楷體" w:hAnsi="標楷體"/>
              </w:rPr>
              <w:t>LoanBorMain.</w:t>
            </w:r>
            <w:r w:rsidRPr="00BC2EEB">
              <w:rPr>
                <w:rFonts w:ascii="標楷體" w:eastAsia="標楷體" w:hAnsi="標楷體"/>
              </w:rPr>
              <w:t>PrevPayIntDate</w:t>
            </w:r>
            <w:r>
              <w:rPr>
                <w:rFonts w:ascii="標楷體" w:eastAsia="標楷體" w:hAnsi="標楷體" w:hint="eastAsia"/>
              </w:rPr>
              <w:t>(</w:t>
            </w:r>
            <w:r w:rsidRPr="00BC2EEB">
              <w:rPr>
                <w:rFonts w:ascii="標楷體" w:eastAsia="標楷體" w:hAnsi="標楷體" w:hint="eastAsia"/>
              </w:rPr>
              <w:t>上次繳息日,</w:t>
            </w:r>
            <w:proofErr w:type="gramStart"/>
            <w:r w:rsidRPr="00BC2EEB">
              <w:rPr>
                <w:rFonts w:ascii="標楷體" w:eastAsia="標楷體" w:hAnsi="標楷體" w:hint="eastAsia"/>
              </w:rPr>
              <w:t>繳息迄日</w:t>
            </w:r>
            <w:proofErr w:type="gramEnd"/>
            <w:r>
              <w:rPr>
                <w:rFonts w:ascii="標楷體" w:eastAsia="標楷體" w:hAnsi="標楷體" w:hint="eastAsia"/>
              </w:rPr>
              <w:t>)為0抓</w:t>
            </w:r>
            <w:r>
              <w:rPr>
                <w:rFonts w:ascii="標楷體" w:eastAsia="標楷體" w:hAnsi="標楷體"/>
                <w:lang w:eastAsia="zh-HK"/>
              </w:rPr>
              <w:t>LoanBorMain.</w:t>
            </w:r>
            <w:r w:rsidRPr="00BC2EEB">
              <w:rPr>
                <w:rFonts w:ascii="標楷體" w:eastAsia="標楷體" w:hAnsi="標楷體"/>
                <w:lang w:eastAsia="zh-HK"/>
              </w:rPr>
              <w:t>DrawdownDate</w:t>
            </w:r>
            <w:r>
              <w:rPr>
                <w:rFonts w:ascii="標楷體" w:eastAsia="標楷體" w:hAnsi="標楷體" w:hint="eastAsia"/>
              </w:rPr>
              <w:t>(</w:t>
            </w:r>
            <w:r w:rsidRPr="00B66BDD">
              <w:rPr>
                <w:rFonts w:ascii="標楷體" w:eastAsia="標楷體" w:hAnsi="標楷體" w:hint="eastAsia"/>
              </w:rPr>
              <w:t>撥款日期, 預約日期</w:t>
            </w:r>
            <w:r>
              <w:rPr>
                <w:rFonts w:ascii="標楷體" w:eastAsia="標楷體" w:hAnsi="標楷體" w:hint="eastAsia"/>
              </w:rPr>
              <w:t>)</w:t>
            </w:r>
          </w:p>
          <w:p w14:paraId="7CFBC199" w14:textId="77777777" w:rsidR="00A10F71" w:rsidRDefault="00A10F71" w:rsidP="00E34637">
            <w:pPr>
              <w:rPr>
                <w:rFonts w:ascii="標楷體" w:eastAsia="標楷體" w:hAnsi="標楷體"/>
              </w:rPr>
            </w:pPr>
            <w:r>
              <w:rPr>
                <w:rFonts w:ascii="標楷體" w:eastAsia="標楷體" w:hAnsi="標楷體" w:hint="eastAsia"/>
              </w:rPr>
              <w:t>2.</w:t>
            </w:r>
            <w:r>
              <w:rPr>
                <w:rFonts w:ascii="標楷體" w:eastAsia="標楷體" w:hAnsi="標楷體"/>
              </w:rPr>
              <w:t>LoanBorMain.</w:t>
            </w:r>
            <w:r w:rsidRPr="00BC2EEB">
              <w:rPr>
                <w:rFonts w:ascii="標楷體" w:eastAsia="標楷體" w:hAnsi="標楷體"/>
              </w:rPr>
              <w:t>PrevPayIntDate</w:t>
            </w:r>
            <w:r>
              <w:rPr>
                <w:rFonts w:ascii="標楷體" w:eastAsia="標楷體" w:hAnsi="標楷體" w:hint="eastAsia"/>
              </w:rPr>
              <w:t>(</w:t>
            </w:r>
            <w:r w:rsidRPr="00BC2EEB">
              <w:rPr>
                <w:rFonts w:ascii="標楷體" w:eastAsia="標楷體" w:hAnsi="標楷體" w:hint="eastAsia"/>
              </w:rPr>
              <w:t>上次繳息日,</w:t>
            </w:r>
            <w:proofErr w:type="gramStart"/>
            <w:r w:rsidRPr="00BC2EEB">
              <w:rPr>
                <w:rFonts w:ascii="標楷體" w:eastAsia="標楷體" w:hAnsi="標楷體" w:hint="eastAsia"/>
              </w:rPr>
              <w:t>繳息迄日</w:t>
            </w:r>
            <w:proofErr w:type="gramEnd"/>
            <w:r>
              <w:rPr>
                <w:rFonts w:ascii="標楷體" w:eastAsia="標楷體" w:hAnsi="標楷體" w:hint="eastAsia"/>
              </w:rPr>
              <w:t>)</w:t>
            </w:r>
          </w:p>
        </w:tc>
      </w:tr>
      <w:tr w:rsidR="00A10F71" w:rsidRPr="007A1288" w14:paraId="5245FAB9" w14:textId="77777777" w:rsidTr="00E34637">
        <w:tc>
          <w:tcPr>
            <w:tcW w:w="670" w:type="dxa"/>
            <w:shd w:val="clear" w:color="auto" w:fill="auto"/>
          </w:tcPr>
          <w:p w14:paraId="46FE5BD6" w14:textId="77777777" w:rsidR="00A10F71" w:rsidRDefault="00A10F71" w:rsidP="00E34637">
            <w:pPr>
              <w:rPr>
                <w:rFonts w:ascii="標楷體" w:eastAsia="標楷體" w:hAnsi="標楷體"/>
              </w:rPr>
            </w:pPr>
            <w:r>
              <w:rPr>
                <w:rFonts w:ascii="標楷體" w:eastAsia="標楷體" w:hAnsi="標楷體" w:hint="eastAsia"/>
              </w:rPr>
              <w:t>12</w:t>
            </w:r>
          </w:p>
        </w:tc>
        <w:tc>
          <w:tcPr>
            <w:tcW w:w="944" w:type="dxa"/>
            <w:shd w:val="clear" w:color="auto" w:fill="auto"/>
          </w:tcPr>
          <w:p w14:paraId="27160A18"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138DFD09" w14:textId="77777777" w:rsidR="00A10F71" w:rsidRDefault="00A10F71" w:rsidP="00E34637">
            <w:pPr>
              <w:rPr>
                <w:rFonts w:ascii="標楷體" w:eastAsia="標楷體" w:hAnsi="標楷體"/>
              </w:rPr>
            </w:pPr>
            <w:r>
              <w:rPr>
                <w:rFonts w:ascii="標楷體" w:eastAsia="標楷體" w:hAnsi="標楷體" w:hint="eastAsia"/>
              </w:rPr>
              <w:t>催收人員</w:t>
            </w:r>
          </w:p>
        </w:tc>
        <w:tc>
          <w:tcPr>
            <w:tcW w:w="3336" w:type="dxa"/>
            <w:shd w:val="clear" w:color="auto" w:fill="auto"/>
          </w:tcPr>
          <w:p w14:paraId="4930EC3B"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CollList.</w:t>
            </w:r>
            <w:r w:rsidRPr="00B66BDD">
              <w:rPr>
                <w:rFonts w:ascii="標楷體" w:eastAsia="標楷體" w:hAnsi="標楷體"/>
                <w:lang w:eastAsia="zh-HK"/>
              </w:rPr>
              <w:t>AccCollPsn</w:t>
            </w:r>
          </w:p>
        </w:tc>
        <w:tc>
          <w:tcPr>
            <w:tcW w:w="3936" w:type="dxa"/>
            <w:shd w:val="clear" w:color="auto" w:fill="auto"/>
          </w:tcPr>
          <w:p w14:paraId="74E3627B" w14:textId="77777777" w:rsidR="00A10F71" w:rsidRDefault="00A10F71" w:rsidP="00E34637">
            <w:pPr>
              <w:rPr>
                <w:rFonts w:ascii="標楷體" w:eastAsia="標楷體" w:hAnsi="標楷體"/>
              </w:rPr>
            </w:pPr>
            <w:r>
              <w:rPr>
                <w:rFonts w:ascii="標楷體" w:eastAsia="標楷體" w:hAnsi="標楷體" w:hint="eastAsia"/>
              </w:rPr>
              <w:t>催收人員</w:t>
            </w:r>
          </w:p>
        </w:tc>
      </w:tr>
      <w:tr w:rsidR="00A10F71" w:rsidRPr="007A1288" w14:paraId="504BFF1C" w14:textId="77777777" w:rsidTr="00E34637">
        <w:tc>
          <w:tcPr>
            <w:tcW w:w="670" w:type="dxa"/>
            <w:shd w:val="clear" w:color="auto" w:fill="auto"/>
          </w:tcPr>
          <w:p w14:paraId="61B076BA" w14:textId="77777777" w:rsidR="00A10F71" w:rsidRDefault="00A10F71" w:rsidP="00E34637">
            <w:pPr>
              <w:rPr>
                <w:rFonts w:ascii="標楷體" w:eastAsia="標楷體" w:hAnsi="標楷體"/>
              </w:rPr>
            </w:pPr>
            <w:r>
              <w:rPr>
                <w:rFonts w:ascii="標楷體" w:eastAsia="標楷體" w:hAnsi="標楷體" w:hint="eastAsia"/>
              </w:rPr>
              <w:t>13</w:t>
            </w:r>
          </w:p>
        </w:tc>
        <w:tc>
          <w:tcPr>
            <w:tcW w:w="944" w:type="dxa"/>
            <w:shd w:val="clear" w:color="auto" w:fill="auto"/>
          </w:tcPr>
          <w:p w14:paraId="49C7B083"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0CCB5D7F" w14:textId="77777777" w:rsidR="00A10F71" w:rsidRDefault="00A10F71" w:rsidP="00E34637">
            <w:pPr>
              <w:rPr>
                <w:rFonts w:ascii="標楷體" w:eastAsia="標楷體" w:hAnsi="標楷體"/>
              </w:rPr>
            </w:pPr>
            <w:proofErr w:type="gramStart"/>
            <w:r>
              <w:rPr>
                <w:rFonts w:ascii="標楷體" w:eastAsia="標楷體" w:hAnsi="標楷體" w:hint="eastAsia"/>
              </w:rPr>
              <w:t>轉催收</w:t>
            </w:r>
            <w:proofErr w:type="gramEnd"/>
            <w:r>
              <w:rPr>
                <w:rFonts w:ascii="標楷體" w:eastAsia="標楷體" w:hAnsi="標楷體" w:hint="eastAsia"/>
              </w:rPr>
              <w:t>註記</w:t>
            </w:r>
          </w:p>
        </w:tc>
        <w:tc>
          <w:tcPr>
            <w:tcW w:w="3336" w:type="dxa"/>
            <w:shd w:val="clear" w:color="auto" w:fill="auto"/>
          </w:tcPr>
          <w:p w14:paraId="70CE84AF" w14:textId="77777777" w:rsidR="00A10F71" w:rsidRPr="007A1288" w:rsidRDefault="00A10F71" w:rsidP="00E34637">
            <w:pPr>
              <w:rPr>
                <w:rFonts w:ascii="標楷體" w:eastAsia="標楷體" w:hAnsi="標楷體"/>
                <w:lang w:eastAsia="zh-HK"/>
              </w:rPr>
            </w:pPr>
            <w:r w:rsidRPr="005971C2">
              <w:rPr>
                <w:rFonts w:ascii="標楷體" w:eastAsia="標楷體" w:hAnsi="標楷體"/>
                <w:lang w:eastAsia="zh-HK"/>
              </w:rPr>
              <w:t>ForeclosureFee</w:t>
            </w:r>
            <w:r>
              <w:rPr>
                <w:rFonts w:ascii="標楷體" w:eastAsia="標楷體" w:hAnsi="標楷體" w:hint="eastAsia"/>
              </w:rPr>
              <w:t>.</w:t>
            </w:r>
            <w:r w:rsidRPr="00B66BDD">
              <w:rPr>
                <w:rFonts w:ascii="標楷體" w:eastAsia="標楷體" w:hAnsi="標楷體"/>
                <w:lang w:eastAsia="zh-HK"/>
              </w:rPr>
              <w:t>OverdueDate</w:t>
            </w:r>
          </w:p>
        </w:tc>
        <w:tc>
          <w:tcPr>
            <w:tcW w:w="3936" w:type="dxa"/>
            <w:shd w:val="clear" w:color="auto" w:fill="auto"/>
          </w:tcPr>
          <w:p w14:paraId="3DC52C94" w14:textId="77777777" w:rsidR="00A10F71" w:rsidRDefault="00A10F71" w:rsidP="00E34637">
            <w:pPr>
              <w:rPr>
                <w:rFonts w:ascii="標楷體" w:eastAsia="標楷體" w:hAnsi="標楷體"/>
              </w:rPr>
            </w:pPr>
            <w:proofErr w:type="gramStart"/>
            <w:r>
              <w:rPr>
                <w:rFonts w:ascii="標楷體" w:eastAsia="標楷體" w:hAnsi="標楷體" w:hint="eastAsia"/>
              </w:rPr>
              <w:t>轉催收</w:t>
            </w:r>
            <w:proofErr w:type="gramEnd"/>
            <w:r>
              <w:rPr>
                <w:rFonts w:ascii="標楷體" w:eastAsia="標楷體" w:hAnsi="標楷體" w:hint="eastAsia"/>
              </w:rPr>
              <w:t>註記依據[</w:t>
            </w:r>
            <w:proofErr w:type="gramStart"/>
            <w:r w:rsidRPr="00B66BDD">
              <w:rPr>
                <w:rFonts w:ascii="標楷體" w:eastAsia="標楷體" w:hAnsi="標楷體" w:hint="eastAsia"/>
              </w:rPr>
              <w:t>轉催收</w:t>
            </w:r>
            <w:proofErr w:type="gramEnd"/>
            <w:r w:rsidRPr="00B66BDD">
              <w:rPr>
                <w:rFonts w:ascii="標楷體" w:eastAsia="標楷體" w:hAnsi="標楷體" w:hint="eastAsia"/>
              </w:rPr>
              <w:t>日</w:t>
            </w:r>
            <w:r>
              <w:rPr>
                <w:rFonts w:ascii="標楷體" w:eastAsia="標楷體" w:hAnsi="標楷體" w:hint="eastAsia"/>
              </w:rPr>
              <w:t>(</w:t>
            </w:r>
            <w:r w:rsidRPr="00B66BDD">
              <w:rPr>
                <w:rFonts w:ascii="標楷體" w:eastAsia="標楷體" w:hAnsi="標楷體"/>
                <w:lang w:eastAsia="zh-HK"/>
              </w:rPr>
              <w:t>OverdueDate</w:t>
            </w:r>
            <w:r>
              <w:rPr>
                <w:rFonts w:ascii="標楷體" w:eastAsia="標楷體" w:hAnsi="標楷體" w:hint="eastAsia"/>
              </w:rPr>
              <w:t>)]不為0顯示Y，否則為空白</w:t>
            </w:r>
          </w:p>
        </w:tc>
      </w:tr>
    </w:tbl>
    <w:p w14:paraId="0E86AABE" w14:textId="77777777" w:rsidR="00A10F71" w:rsidRDefault="00A10F71" w:rsidP="00A10F71"/>
    <w:p w14:paraId="5F50FF22" w14:textId="77777777" w:rsidR="00A10F71" w:rsidRPr="00291505" w:rsidRDefault="00A10F71" w:rsidP="00A10F71">
      <w:pPr>
        <w:rPr>
          <w:rFonts w:ascii="標楷體" w:eastAsia="標楷體" w:hAnsi="標楷體"/>
        </w:rPr>
      </w:pPr>
    </w:p>
    <w:p w14:paraId="34E9A230" w14:textId="77777777" w:rsidR="00A10F71" w:rsidRPr="00291505" w:rsidRDefault="00E55D0A" w:rsidP="00A10F71">
      <w:pPr>
        <w:pStyle w:val="60"/>
        <w:pageBreakBefore/>
        <w:numPr>
          <w:ilvl w:val="5"/>
          <w:numId w:val="137"/>
        </w:numPr>
        <w:tabs>
          <w:tab w:val="clear" w:pos="1200"/>
        </w:tabs>
        <w:ind w:left="480"/>
        <w:rPr>
          <w:rFonts w:ascii="標楷體" w:hAnsi="標楷體"/>
        </w:rPr>
      </w:pPr>
      <w:hyperlink w:anchor="_法拍費用流程" w:history="1">
        <w:r w:rsidR="00A10F71" w:rsidRPr="007C2BF5">
          <w:rPr>
            <w:rStyle w:val="a7"/>
            <w:rFonts w:hint="eastAsia"/>
          </w:rPr>
          <w:t>L2613</w:t>
        </w:r>
        <w:r w:rsidR="00A10F71" w:rsidRPr="00291505">
          <w:rPr>
            <w:rStyle w:val="a7"/>
            <w:rFonts w:ascii="標楷體" w:hAnsi="標楷體" w:hint="eastAsia"/>
          </w:rPr>
          <w:t>法務</w:t>
        </w:r>
        <w:proofErr w:type="gramStart"/>
        <w:r w:rsidR="00A10F71" w:rsidRPr="00291505">
          <w:rPr>
            <w:rStyle w:val="a7"/>
            <w:rFonts w:ascii="標楷體" w:hAnsi="標楷體" w:hint="eastAsia"/>
          </w:rPr>
          <w:t>費轉催收明</w:t>
        </w:r>
        <w:proofErr w:type="gramEnd"/>
        <w:r w:rsidR="00A10F71" w:rsidRPr="00291505">
          <w:rPr>
            <w:rStyle w:val="a7"/>
            <w:rFonts w:ascii="標楷體" w:hAnsi="標楷體" w:hint="eastAsia"/>
          </w:rPr>
          <w:t>細表</w:t>
        </w:r>
      </w:hyperlink>
    </w:p>
    <w:p w14:paraId="01FFD5EC"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74B50B6B"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4EBE60FA" w14:textId="77777777" w:rsidR="00A10F71" w:rsidRPr="00291505" w:rsidRDefault="00A10F71" w:rsidP="00E34637">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789B3108" w14:textId="77777777" w:rsidR="00A10F71" w:rsidRPr="00291505" w:rsidRDefault="00A10F71" w:rsidP="00E34637">
            <w:pPr>
              <w:rPr>
                <w:rFonts w:ascii="標楷體" w:eastAsia="標楷體" w:hAnsi="標楷體"/>
              </w:rPr>
            </w:pPr>
            <w:r w:rsidRPr="00291505">
              <w:rPr>
                <w:rFonts w:ascii="標楷體" w:eastAsia="標楷體" w:hAnsi="標楷體" w:hint="eastAsia"/>
              </w:rPr>
              <w:t>法務</w:t>
            </w:r>
            <w:proofErr w:type="gramStart"/>
            <w:r w:rsidRPr="00291505">
              <w:rPr>
                <w:rFonts w:ascii="標楷體" w:eastAsia="標楷體" w:hAnsi="標楷體" w:hint="eastAsia"/>
              </w:rPr>
              <w:t>費轉催收明</w:t>
            </w:r>
            <w:proofErr w:type="gramEnd"/>
            <w:r w:rsidRPr="00291505">
              <w:rPr>
                <w:rFonts w:ascii="標楷體" w:eastAsia="標楷體" w:hAnsi="標楷體" w:hint="eastAsia"/>
              </w:rPr>
              <w:t>細表</w:t>
            </w:r>
          </w:p>
        </w:tc>
      </w:tr>
      <w:tr w:rsidR="00A10F71" w:rsidRPr="00291505" w14:paraId="3B731E6B"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60841077" w14:textId="77777777" w:rsidR="00A10F71" w:rsidRPr="00291505" w:rsidRDefault="00A10F71" w:rsidP="00E34637">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578842A" w14:textId="77777777" w:rsidR="00A10F71" w:rsidRPr="00FA650C"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rPr>
              <w:t>.</w:t>
            </w:r>
            <w:r>
              <w:rPr>
                <w:rFonts w:ascii="標楷體" w:eastAsia="標楷體" w:hAnsi="標楷體" w:hint="eastAsia"/>
              </w:rPr>
              <w:t>查詢</w:t>
            </w:r>
            <w:r w:rsidRPr="00291505">
              <w:rPr>
                <w:rFonts w:ascii="標楷體" w:eastAsia="標楷體" w:hAnsi="標楷體" w:hint="eastAsia"/>
              </w:rPr>
              <w:t>法務</w:t>
            </w:r>
            <w:proofErr w:type="gramStart"/>
            <w:r w:rsidRPr="00291505">
              <w:rPr>
                <w:rFonts w:ascii="標楷體" w:eastAsia="標楷體" w:hAnsi="標楷體" w:hint="eastAsia"/>
              </w:rPr>
              <w:t>費轉催收明</w:t>
            </w:r>
            <w:proofErr w:type="gramEnd"/>
            <w:r w:rsidRPr="00291505">
              <w:rPr>
                <w:rFonts w:ascii="標楷體" w:eastAsia="標楷體" w:hAnsi="標楷體" w:hint="eastAsia"/>
              </w:rPr>
              <w:t>細表</w:t>
            </w:r>
          </w:p>
        </w:tc>
      </w:tr>
      <w:tr w:rsidR="00A10F71" w:rsidRPr="00291505" w14:paraId="1B40EC70"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4A62BC92"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8E914BD" w14:textId="77777777" w:rsidR="00A10F71" w:rsidRPr="00FA650C" w:rsidRDefault="00A10F71" w:rsidP="00E34637">
            <w:pPr>
              <w:pStyle w:val="60"/>
              <w:pageBreakBefore/>
              <w:tabs>
                <w:tab w:val="clear" w:pos="1200"/>
                <w:tab w:val="num" w:pos="1047"/>
              </w:tabs>
              <w:rPr>
                <w:rFonts w:ascii="標楷體" w:hAnsi="標楷體"/>
              </w:rPr>
            </w:pPr>
            <w:r w:rsidRPr="00FA650C">
              <w:rPr>
                <w:rFonts w:ascii="標楷體" w:hAnsi="標楷體" w:hint="eastAsia"/>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FA650C">
              <w:rPr>
                <w:rFonts w:ascii="標楷體" w:hAnsi="標楷體" w:hint="eastAsia"/>
                <w:lang w:eastAsia="zh-HK"/>
              </w:rPr>
              <w:t>」</w:t>
            </w:r>
            <w:r w:rsidRPr="00FA650C">
              <w:rPr>
                <w:rFonts w:ascii="標楷體" w:hAnsi="標楷體" w:hint="eastAsia"/>
              </w:rPr>
              <w:t>流程</w:t>
            </w:r>
          </w:p>
          <w:p w14:paraId="30CD7F7C" w14:textId="77777777" w:rsidR="00A10F71" w:rsidRPr="00FA650C" w:rsidRDefault="00A10F71" w:rsidP="00E34637">
            <w:pPr>
              <w:rPr>
                <w:rFonts w:ascii="標楷體" w:eastAsia="標楷體" w:hAnsi="標楷體"/>
              </w:rPr>
            </w:pPr>
            <w:r w:rsidRPr="00FA650C">
              <w:rPr>
                <w:rFonts w:ascii="標楷體" w:eastAsia="標楷體" w:hAnsi="標楷體" w:hint="eastAsia"/>
              </w:rPr>
              <w:t>2.</w:t>
            </w:r>
            <w:r w:rsidRPr="00FA650C">
              <w:rPr>
                <w:rFonts w:ascii="標楷體" w:eastAsia="標楷體" w:hAnsi="標楷體" w:hint="eastAsia"/>
                <w:lang w:eastAsia="zh-HK"/>
              </w:rPr>
              <w:t>查詢</w:t>
            </w:r>
            <w:r>
              <w:rPr>
                <w:rFonts w:ascii="標楷體" w:eastAsia="標楷體" w:hAnsi="標楷體" w:hint="eastAsia"/>
              </w:rPr>
              <w:t>[</w:t>
            </w:r>
            <w:r w:rsidRPr="00FA650C">
              <w:rPr>
                <w:rFonts w:ascii="標楷體" w:eastAsia="標楷體" w:hAnsi="標楷體" w:hint="eastAsia"/>
              </w:rPr>
              <w:t>法拍費用檔(</w:t>
            </w:r>
            <w:r w:rsidRPr="00FA650C">
              <w:rPr>
                <w:rFonts w:ascii="標楷體" w:eastAsia="標楷體" w:hAnsi="標楷體"/>
              </w:rPr>
              <w:t>ForeclosureFee)</w:t>
            </w:r>
            <w:r>
              <w:rPr>
                <w:rFonts w:ascii="標楷體" w:eastAsia="標楷體" w:hAnsi="標楷體" w:hint="eastAsia"/>
              </w:rPr>
              <w:t>]</w:t>
            </w:r>
          </w:p>
          <w:p w14:paraId="56A0964E" w14:textId="77777777" w:rsidR="00A10F71" w:rsidRPr="008562D7" w:rsidRDefault="00A10F71" w:rsidP="00E34637">
            <w:pPr>
              <w:rPr>
                <w:rFonts w:ascii="標楷體" w:eastAsia="標楷體" w:hAnsi="標楷體"/>
                <w:lang w:eastAsia="zh-HK"/>
              </w:rPr>
            </w:pPr>
            <w:r w:rsidRPr="00FA650C">
              <w:rPr>
                <w:rFonts w:ascii="標楷體" w:eastAsia="標楷體" w:hAnsi="標楷體" w:hint="eastAsia"/>
              </w:rPr>
              <w:t>3</w:t>
            </w:r>
            <w:r w:rsidRPr="00FA650C">
              <w:rPr>
                <w:rFonts w:ascii="標楷體" w:eastAsia="標楷體" w:hAnsi="標楷體"/>
              </w:rPr>
              <w:t>.</w:t>
            </w:r>
            <w:r w:rsidRPr="008562D7">
              <w:rPr>
                <w:rFonts w:ascii="標楷體" w:eastAsia="標楷體" w:hAnsi="標楷體" w:hint="eastAsia"/>
                <w:lang w:eastAsia="zh-HK"/>
              </w:rPr>
              <w:t>依據輸入查詢條件</w:t>
            </w:r>
            <w:r w:rsidRPr="008562D7">
              <w:rPr>
                <w:rFonts w:ascii="標楷體" w:eastAsia="標楷體" w:hAnsi="標楷體" w:hint="eastAsia"/>
              </w:rPr>
              <w:t>,</w:t>
            </w:r>
            <w:r w:rsidRPr="008562D7">
              <w:rPr>
                <w:rFonts w:ascii="標楷體" w:eastAsia="標楷體" w:hAnsi="標楷體" w:hint="eastAsia"/>
                <w:lang w:eastAsia="zh-HK"/>
              </w:rPr>
              <w:t>輸出查詢資料</w:t>
            </w:r>
          </w:p>
          <w:p w14:paraId="69B31B81" w14:textId="77777777" w:rsidR="00A10F71" w:rsidRDefault="00A10F71" w:rsidP="00E34637">
            <w:pPr>
              <w:rPr>
                <w:rFonts w:ascii="標楷體" w:eastAsia="標楷體" w:hAnsi="標楷體"/>
                <w:color w:val="000000"/>
                <w:spacing w:val="6"/>
                <w:shd w:val="clear" w:color="auto" w:fill="FFFFFF"/>
              </w:rPr>
            </w:pPr>
            <w:r w:rsidRPr="008562D7">
              <w:rPr>
                <w:rFonts w:ascii="標楷體" w:eastAsia="標楷體" w:hAnsi="標楷體" w:hint="eastAsia"/>
              </w:rPr>
              <w:t xml:space="preserve">  (</w:t>
            </w:r>
            <w:r w:rsidRPr="008562D7">
              <w:rPr>
                <w:rFonts w:ascii="標楷體" w:eastAsia="標楷體" w:hAnsi="標楷體"/>
              </w:rPr>
              <w:t>1</w:t>
            </w:r>
            <w:proofErr w:type="gramStart"/>
            <w:r w:rsidRPr="008562D7">
              <w:rPr>
                <w:rFonts w:ascii="標楷體" w:eastAsia="標楷體" w:hAnsi="標楷體"/>
              </w:rPr>
              <w:t>).</w:t>
            </w:r>
            <w:r w:rsidRPr="008562D7">
              <w:rPr>
                <w:rFonts w:ascii="標楷體" w:eastAsia="標楷體" w:hAnsi="標楷體" w:hint="eastAsia"/>
              </w:rPr>
              <w:t>[</w:t>
            </w:r>
            <w:proofErr w:type="gramEnd"/>
            <w:r w:rsidRPr="008562D7">
              <w:rPr>
                <w:rFonts w:ascii="標楷體" w:eastAsia="標楷體" w:hAnsi="標楷體" w:hint="eastAsia"/>
              </w:rPr>
              <w:t>轉催收日(</w:t>
            </w:r>
            <w:r w:rsidRPr="008562D7">
              <w:rPr>
                <w:rFonts w:ascii="標楷體" w:eastAsia="標楷體" w:hAnsi="標楷體"/>
              </w:rPr>
              <w:t>OverdueDate)</w:t>
            </w:r>
            <w:r w:rsidRPr="008562D7">
              <w:rPr>
                <w:rFonts w:ascii="標楷體" w:eastAsia="標楷體" w:hAnsi="標楷體" w:hint="eastAsia"/>
              </w:rPr>
              <w:t>]</w:t>
            </w:r>
            <w:r w:rsidRPr="008562D7">
              <w:rPr>
                <w:rFonts w:ascii="標楷體" w:eastAsia="標楷體" w:hAnsi="標楷體"/>
              </w:rPr>
              <w:t xml:space="preserve"> = </w:t>
            </w:r>
            <w:r w:rsidRPr="008562D7">
              <w:rPr>
                <w:rFonts w:ascii="標楷體" w:eastAsia="標楷體" w:hAnsi="標楷體" w:hint="eastAsia"/>
                <w:lang w:eastAsia="zh-HK"/>
              </w:rPr>
              <w:t>輸入條件</w:t>
            </w:r>
            <w:r>
              <w:rPr>
                <w:rFonts w:ascii="標楷體" w:eastAsia="標楷體" w:hAnsi="標楷體" w:hint="eastAsia"/>
              </w:rPr>
              <w:t>介於</w:t>
            </w:r>
            <w:r w:rsidRPr="008562D7">
              <w:rPr>
                <w:rFonts w:ascii="標楷體" w:eastAsia="標楷體" w:hAnsi="標楷體" w:hint="eastAsia"/>
                <w:lang w:eastAsia="zh-HK"/>
              </w:rPr>
              <w:t>「</w:t>
            </w:r>
            <w:r w:rsidRPr="008562D7">
              <w:rPr>
                <w:rFonts w:ascii="標楷體" w:eastAsia="標楷體" w:hAnsi="標楷體" w:hint="eastAsia"/>
                <w:color w:val="000000"/>
                <w:spacing w:val="6"/>
                <w:shd w:val="clear" w:color="auto" w:fill="FFFFFF"/>
              </w:rPr>
              <w:t>轉催</w:t>
            </w:r>
          </w:p>
          <w:p w14:paraId="173316A8" w14:textId="77777777" w:rsidR="00A10F71" w:rsidRPr="008562D7" w:rsidRDefault="00A10F71" w:rsidP="00E34637">
            <w:pPr>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 xml:space="preserve">     </w:t>
            </w:r>
            <w:r w:rsidRPr="008562D7">
              <w:rPr>
                <w:rFonts w:ascii="標楷體" w:eastAsia="標楷體" w:hAnsi="標楷體" w:hint="eastAsia"/>
                <w:color w:val="000000"/>
                <w:spacing w:val="6"/>
                <w:shd w:val="clear" w:color="auto" w:fill="FFFFFF"/>
              </w:rPr>
              <w:t>收日期</w:t>
            </w:r>
            <w:r w:rsidRPr="008562D7">
              <w:rPr>
                <w:rFonts w:ascii="標楷體" w:eastAsia="標楷體" w:hAnsi="標楷體" w:hint="eastAsia"/>
                <w:lang w:eastAsia="zh-HK"/>
              </w:rPr>
              <w:t>」</w:t>
            </w:r>
          </w:p>
          <w:p w14:paraId="1DF8E900" w14:textId="77777777" w:rsidR="00A10F71" w:rsidRPr="008562D7" w:rsidRDefault="00A10F71" w:rsidP="00E34637">
            <w:pPr>
              <w:rPr>
                <w:rFonts w:ascii="標楷體" w:eastAsia="標楷體" w:hAnsi="標楷體"/>
                <w:szCs w:val="20"/>
                <w:lang w:val="x-none"/>
              </w:rPr>
            </w:pPr>
            <w:r w:rsidRPr="008562D7">
              <w:rPr>
                <w:rFonts w:ascii="標楷體" w:eastAsia="標楷體" w:hAnsi="標楷體" w:hint="eastAsia"/>
                <w:szCs w:val="20"/>
                <w:lang w:val="x-none"/>
              </w:rPr>
              <w:t>4.資料排序:</w:t>
            </w:r>
            <w:r>
              <w:t xml:space="preserve"> </w:t>
            </w:r>
          </w:p>
          <w:p w14:paraId="710F60CA" w14:textId="77777777" w:rsidR="00A10F71" w:rsidRPr="008562D7" w:rsidRDefault="00A10F71" w:rsidP="00E34637">
            <w:pPr>
              <w:rPr>
                <w:rFonts w:ascii="標楷體" w:eastAsia="標楷體" w:hAnsi="標楷體"/>
                <w:color w:val="000000"/>
                <w:szCs w:val="20"/>
                <w:lang w:val="x-none"/>
              </w:rPr>
            </w:pPr>
            <w:r w:rsidRPr="008562D7">
              <w:rPr>
                <w:rFonts w:ascii="標楷體" w:eastAsia="標楷體" w:hAnsi="標楷體" w:hint="eastAsia"/>
                <w:szCs w:val="20"/>
                <w:lang w:val="x-none"/>
              </w:rPr>
              <w:t>(1).</w:t>
            </w:r>
            <w:r w:rsidRPr="008562D7">
              <w:rPr>
                <w:rFonts w:ascii="標楷體" w:eastAsia="標楷體" w:hAnsi="標楷體" w:hint="eastAsia"/>
              </w:rPr>
              <w:t>[</w:t>
            </w:r>
            <w:proofErr w:type="gramStart"/>
            <w:r w:rsidRPr="00205D85">
              <w:rPr>
                <w:rFonts w:ascii="標楷體" w:eastAsia="標楷體" w:hAnsi="標楷體" w:hint="eastAsia"/>
              </w:rPr>
              <w:t>登放日期</w:t>
            </w:r>
            <w:proofErr w:type="gramEnd"/>
            <w:r w:rsidRPr="008562D7">
              <w:rPr>
                <w:rFonts w:ascii="標楷體" w:eastAsia="標楷體" w:hAnsi="標楷體" w:hint="eastAsia"/>
              </w:rPr>
              <w:t>(</w:t>
            </w:r>
            <w:r w:rsidRPr="00205D85">
              <w:rPr>
                <w:rFonts w:ascii="標楷體" w:eastAsia="標楷體" w:hAnsi="標楷體"/>
                <w:szCs w:val="20"/>
                <w:lang w:val="x-none"/>
              </w:rPr>
              <w:t>RelDy</w:t>
            </w:r>
            <w:r w:rsidRPr="008562D7">
              <w:rPr>
                <w:rFonts w:ascii="標楷體" w:eastAsia="標楷體" w:hAnsi="標楷體"/>
              </w:rPr>
              <w:t>)</w:t>
            </w:r>
            <w:r w:rsidRPr="008562D7">
              <w:rPr>
                <w:rFonts w:ascii="標楷體" w:eastAsia="標楷體" w:hAnsi="標楷體" w:hint="eastAsia"/>
              </w:rPr>
              <w:t>](由小到大</w:t>
            </w:r>
            <w:r w:rsidRPr="008562D7">
              <w:rPr>
                <w:rFonts w:ascii="標楷體" w:eastAsia="標楷體" w:hAnsi="標楷體" w:hint="eastAsia"/>
                <w:color w:val="000000"/>
                <w:szCs w:val="20"/>
                <w:lang w:val="x-none"/>
              </w:rPr>
              <w:t>排序)</w:t>
            </w:r>
          </w:p>
          <w:p w14:paraId="760123A2" w14:textId="77777777" w:rsidR="00A10F71" w:rsidRDefault="00A10F71" w:rsidP="00E34637">
            <w:pPr>
              <w:rPr>
                <w:rFonts w:ascii="標楷體" w:eastAsia="標楷體" w:hAnsi="標楷體"/>
                <w:color w:val="000000"/>
                <w:szCs w:val="20"/>
                <w:lang w:val="x-none"/>
              </w:rPr>
            </w:pPr>
            <w:r w:rsidRPr="008562D7">
              <w:rPr>
                <w:rFonts w:ascii="標楷體" w:eastAsia="標楷體" w:hAnsi="標楷體" w:hint="eastAsia"/>
                <w:color w:val="000000"/>
                <w:szCs w:val="20"/>
                <w:lang w:val="x-none"/>
              </w:rPr>
              <w:t>(2).</w:t>
            </w:r>
            <w:r w:rsidRPr="008562D7">
              <w:rPr>
                <w:rFonts w:ascii="標楷體" w:eastAsia="標楷體" w:hAnsi="標楷體" w:hint="eastAsia"/>
              </w:rPr>
              <w:t>[</w:t>
            </w:r>
            <w:proofErr w:type="gramStart"/>
            <w:r w:rsidRPr="00205D85">
              <w:rPr>
                <w:rFonts w:ascii="標楷體" w:eastAsia="標楷體" w:hAnsi="標楷體" w:hint="eastAsia"/>
              </w:rPr>
              <w:t>登放序號</w:t>
            </w:r>
            <w:proofErr w:type="gramEnd"/>
            <w:r w:rsidRPr="008562D7">
              <w:rPr>
                <w:rFonts w:ascii="標楷體" w:eastAsia="標楷體" w:hAnsi="標楷體" w:hint="eastAsia"/>
              </w:rPr>
              <w:t>(</w:t>
            </w:r>
            <w:r w:rsidRPr="00205D85">
              <w:rPr>
                <w:rFonts w:ascii="標楷體" w:eastAsia="標楷體" w:hAnsi="標楷體"/>
                <w:szCs w:val="20"/>
                <w:lang w:val="x-none"/>
              </w:rPr>
              <w:t>RelTxseq</w:t>
            </w:r>
            <w:r w:rsidRPr="008562D7">
              <w:rPr>
                <w:rFonts w:ascii="標楷體" w:eastAsia="標楷體" w:hAnsi="標楷體"/>
              </w:rPr>
              <w:t>)</w:t>
            </w:r>
            <w:r w:rsidRPr="008562D7">
              <w:rPr>
                <w:rFonts w:ascii="標楷體" w:eastAsia="標楷體" w:hAnsi="標楷體" w:hint="eastAsia"/>
              </w:rPr>
              <w:t>](由小到大</w:t>
            </w:r>
            <w:r w:rsidRPr="008562D7">
              <w:rPr>
                <w:rFonts w:ascii="標楷體" w:eastAsia="標楷體" w:hAnsi="標楷體" w:hint="eastAsia"/>
                <w:color w:val="000000"/>
                <w:szCs w:val="20"/>
                <w:lang w:val="x-none"/>
              </w:rPr>
              <w:t>排序)</w:t>
            </w:r>
          </w:p>
          <w:p w14:paraId="24C1009A" w14:textId="77777777" w:rsidR="00A10F71" w:rsidRPr="00FA650C" w:rsidRDefault="00A10F71" w:rsidP="00E34637">
            <w:pPr>
              <w:rPr>
                <w:rFonts w:ascii="標楷體" w:eastAsia="標楷體" w:hAnsi="標楷體"/>
                <w:lang w:eastAsia="zh-HK"/>
              </w:rPr>
            </w:pPr>
            <w:r>
              <w:rPr>
                <w:rFonts w:ascii="標楷體" w:eastAsia="標楷體" w:hAnsi="標楷體" w:hint="eastAsia"/>
                <w:color w:val="000000"/>
                <w:szCs w:val="20"/>
                <w:lang w:val="x-none"/>
              </w:rPr>
              <w:t>(3</w:t>
            </w:r>
            <w:r w:rsidRPr="008562D7">
              <w:rPr>
                <w:rFonts w:ascii="標楷體" w:eastAsia="標楷體" w:hAnsi="標楷體" w:hint="eastAsia"/>
                <w:color w:val="000000"/>
                <w:szCs w:val="20"/>
                <w:lang w:val="x-none"/>
              </w:rPr>
              <w:t>).</w:t>
            </w:r>
            <w:r w:rsidRPr="008562D7">
              <w:rPr>
                <w:rFonts w:ascii="標楷體" w:eastAsia="標楷體" w:hAnsi="標楷體" w:hint="eastAsia"/>
              </w:rPr>
              <w:t>[</w:t>
            </w:r>
            <w:r w:rsidRPr="00205D85">
              <w:rPr>
                <w:rFonts w:ascii="標楷體" w:eastAsia="標楷體" w:hAnsi="標楷體" w:hint="eastAsia"/>
              </w:rPr>
              <w:t>分錄序號</w:t>
            </w:r>
            <w:r w:rsidRPr="008562D7">
              <w:rPr>
                <w:rFonts w:ascii="標楷體" w:eastAsia="標楷體" w:hAnsi="標楷體" w:hint="eastAsia"/>
              </w:rPr>
              <w:t>(</w:t>
            </w:r>
            <w:r w:rsidRPr="00205D85">
              <w:rPr>
                <w:rFonts w:ascii="標楷體" w:eastAsia="標楷體" w:hAnsi="標楷體"/>
                <w:szCs w:val="20"/>
                <w:lang w:val="x-none"/>
              </w:rPr>
              <w:t>AcSeq</w:t>
            </w:r>
            <w:r w:rsidRPr="008562D7">
              <w:rPr>
                <w:rFonts w:ascii="標楷體" w:eastAsia="標楷體" w:hAnsi="標楷體"/>
              </w:rPr>
              <w:t>)</w:t>
            </w:r>
            <w:r w:rsidRPr="008562D7">
              <w:rPr>
                <w:rFonts w:ascii="標楷體" w:eastAsia="標楷體" w:hAnsi="標楷體" w:hint="eastAsia"/>
              </w:rPr>
              <w:t>](由小到大</w:t>
            </w:r>
            <w:r w:rsidRPr="008562D7">
              <w:rPr>
                <w:rFonts w:ascii="標楷體" w:eastAsia="標楷體" w:hAnsi="標楷體" w:hint="eastAsia"/>
                <w:color w:val="000000"/>
                <w:szCs w:val="20"/>
                <w:lang w:val="x-none"/>
              </w:rPr>
              <w:t>排序)</w:t>
            </w:r>
          </w:p>
        </w:tc>
      </w:tr>
      <w:tr w:rsidR="00A10F71" w:rsidRPr="00291505" w14:paraId="458444E0"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24BB4C05"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06032A9" w14:textId="77777777" w:rsidR="00A10F71" w:rsidRPr="00291505" w:rsidRDefault="00A10F71" w:rsidP="00E34637">
            <w:pPr>
              <w:rPr>
                <w:rFonts w:ascii="標楷體" w:eastAsia="標楷體" w:hAnsi="標楷體"/>
              </w:rPr>
            </w:pPr>
          </w:p>
        </w:tc>
      </w:tr>
      <w:tr w:rsidR="00A10F71" w:rsidRPr="00291505" w14:paraId="6E0A8D47"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7E532A26"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784FFC5" w14:textId="77777777" w:rsidR="00A10F71" w:rsidRPr="00291505" w:rsidRDefault="00A10F71" w:rsidP="00E34637">
            <w:pPr>
              <w:rPr>
                <w:rFonts w:ascii="標楷體" w:eastAsia="標楷體" w:hAnsi="標楷體"/>
              </w:rPr>
            </w:pPr>
          </w:p>
          <w:p w14:paraId="24550E19" w14:textId="77777777" w:rsidR="00A10F71" w:rsidRPr="00291505" w:rsidRDefault="00A10F71" w:rsidP="00E34637">
            <w:pPr>
              <w:tabs>
                <w:tab w:val="left" w:pos="767"/>
              </w:tabs>
              <w:rPr>
                <w:rFonts w:ascii="標楷體" w:eastAsia="標楷體" w:hAnsi="標楷體"/>
              </w:rPr>
            </w:pPr>
            <w:r w:rsidRPr="00291505">
              <w:rPr>
                <w:rFonts w:ascii="標楷體" w:eastAsia="標楷體" w:hAnsi="標楷體"/>
              </w:rPr>
              <w:tab/>
            </w:r>
          </w:p>
        </w:tc>
      </w:tr>
      <w:tr w:rsidR="00A10F71" w:rsidRPr="00291505" w14:paraId="48B93B0A"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25DABF7A"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3F06756" w14:textId="77777777" w:rsidR="00A10F71" w:rsidRPr="00291505"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hint="eastAsia"/>
                <w:lang w:eastAsia="zh-HK"/>
              </w:rPr>
              <w:t>提供資料查詢輸出</w:t>
            </w:r>
          </w:p>
        </w:tc>
      </w:tr>
      <w:tr w:rsidR="00A10F71" w:rsidRPr="00291505" w14:paraId="30D5AF50"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051ABE96"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E0E2CB3" w14:textId="77777777" w:rsidR="00A10F71" w:rsidRPr="00291505" w:rsidRDefault="00A10F71" w:rsidP="00E34637">
            <w:pPr>
              <w:rPr>
                <w:rFonts w:ascii="標楷體" w:eastAsia="標楷體" w:hAnsi="標楷體"/>
              </w:rPr>
            </w:pPr>
          </w:p>
        </w:tc>
      </w:tr>
      <w:tr w:rsidR="00A10F71" w:rsidRPr="00291505" w14:paraId="572A5343"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10B35347"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A8E7BA5" w14:textId="77777777" w:rsidR="00A10F71" w:rsidRPr="00291505" w:rsidRDefault="00A10F71" w:rsidP="00E34637">
            <w:pPr>
              <w:rPr>
                <w:rFonts w:ascii="標楷體" w:eastAsia="標楷體" w:hAnsi="標楷體"/>
              </w:rPr>
            </w:pPr>
          </w:p>
        </w:tc>
      </w:tr>
    </w:tbl>
    <w:p w14:paraId="0DC927E1" w14:textId="77777777" w:rsidR="00A10F71" w:rsidRDefault="00A10F71" w:rsidP="00A10F71">
      <w:pPr>
        <w:rPr>
          <w:rFonts w:ascii="標楷體" w:eastAsia="標楷體" w:hAnsi="標楷體"/>
        </w:rPr>
      </w:pPr>
    </w:p>
    <w:p w14:paraId="790BA3D9" w14:textId="77777777" w:rsidR="00A10F71" w:rsidRDefault="00A10F71" w:rsidP="00A10F71">
      <w:pPr>
        <w:rPr>
          <w:rFonts w:ascii="標楷體" w:eastAsia="標楷體" w:hAnsi="標楷體"/>
        </w:rPr>
      </w:pPr>
    </w:p>
    <w:p w14:paraId="4E99B61D"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7881BAB5" w14:textId="77777777" w:rsidTr="00E34637">
        <w:tc>
          <w:tcPr>
            <w:tcW w:w="851" w:type="dxa"/>
            <w:shd w:val="clear" w:color="auto" w:fill="D9D9D9"/>
          </w:tcPr>
          <w:p w14:paraId="79EC6128"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7C582793"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5CF32FE8"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78D1E504" w14:textId="77777777" w:rsidTr="00E34637">
        <w:tc>
          <w:tcPr>
            <w:tcW w:w="851" w:type="dxa"/>
            <w:shd w:val="clear" w:color="auto" w:fill="auto"/>
          </w:tcPr>
          <w:p w14:paraId="23E4B362"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17C2735F"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19D0C2E7"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1E70B75B" w14:textId="77777777" w:rsidTr="00E34637">
        <w:tc>
          <w:tcPr>
            <w:tcW w:w="851" w:type="dxa"/>
            <w:shd w:val="clear" w:color="auto" w:fill="auto"/>
          </w:tcPr>
          <w:p w14:paraId="274BC723"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212346C9" w14:textId="77777777" w:rsidR="00A10F71" w:rsidRPr="002E356F" w:rsidRDefault="00A10F71" w:rsidP="00E34637">
            <w:pPr>
              <w:rPr>
                <w:rFonts w:ascii="標楷體" w:eastAsia="標楷體" w:hAnsi="標楷體"/>
              </w:rPr>
            </w:pPr>
            <w:r w:rsidRPr="00FA650C">
              <w:rPr>
                <w:rFonts w:ascii="標楷體" w:eastAsia="標楷體" w:hAnsi="標楷體"/>
              </w:rPr>
              <w:t>CustMain</w:t>
            </w:r>
          </w:p>
        </w:tc>
        <w:tc>
          <w:tcPr>
            <w:tcW w:w="3828" w:type="dxa"/>
            <w:shd w:val="clear" w:color="auto" w:fill="auto"/>
          </w:tcPr>
          <w:p w14:paraId="615F41EB" w14:textId="77777777" w:rsidR="00A10F71" w:rsidRPr="002E356F" w:rsidRDefault="00A10F71" w:rsidP="00E34637">
            <w:pPr>
              <w:rPr>
                <w:rFonts w:ascii="標楷體" w:eastAsia="標楷體" w:hAnsi="標楷體"/>
              </w:rPr>
            </w:pPr>
            <w:r>
              <w:rPr>
                <w:rFonts w:ascii="標楷體" w:eastAsia="標楷體" w:hAnsi="標楷體" w:hint="eastAsia"/>
              </w:rPr>
              <w:t>客戶資料主檔</w:t>
            </w:r>
          </w:p>
        </w:tc>
      </w:tr>
      <w:tr w:rsidR="00A10F71" w:rsidRPr="0022279A" w14:paraId="6AD0E5CD" w14:textId="77777777" w:rsidTr="00E34637">
        <w:tc>
          <w:tcPr>
            <w:tcW w:w="851" w:type="dxa"/>
            <w:shd w:val="clear" w:color="auto" w:fill="auto"/>
          </w:tcPr>
          <w:p w14:paraId="6536CF82" w14:textId="77777777" w:rsidR="00A10F71" w:rsidRDefault="00A10F71" w:rsidP="00E34637">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02C3A9F0" w14:textId="77777777" w:rsidR="00A10F71" w:rsidRPr="00FA650C" w:rsidRDefault="00A10F71" w:rsidP="00E34637">
            <w:pPr>
              <w:rPr>
                <w:rFonts w:ascii="標楷體" w:eastAsia="標楷體" w:hAnsi="標楷體"/>
              </w:rPr>
            </w:pPr>
            <w:r w:rsidRPr="00375E16">
              <w:rPr>
                <w:rFonts w:ascii="標楷體" w:eastAsia="標楷體" w:hAnsi="標楷體"/>
              </w:rPr>
              <w:t>AcDetail</w:t>
            </w:r>
          </w:p>
        </w:tc>
        <w:tc>
          <w:tcPr>
            <w:tcW w:w="3828" w:type="dxa"/>
            <w:shd w:val="clear" w:color="auto" w:fill="auto"/>
          </w:tcPr>
          <w:p w14:paraId="275B0B65" w14:textId="77777777" w:rsidR="00A10F71" w:rsidRDefault="00A10F71" w:rsidP="00E34637">
            <w:pPr>
              <w:rPr>
                <w:rFonts w:ascii="標楷體" w:eastAsia="標楷體" w:hAnsi="標楷體"/>
              </w:rPr>
            </w:pPr>
            <w:r w:rsidRPr="00375E16">
              <w:rPr>
                <w:rFonts w:ascii="標楷體" w:eastAsia="標楷體" w:hAnsi="標楷體" w:hint="eastAsia"/>
              </w:rPr>
              <w:t>會計帳</w:t>
            </w:r>
            <w:proofErr w:type="gramStart"/>
            <w:r w:rsidRPr="00375E16">
              <w:rPr>
                <w:rFonts w:ascii="標楷體" w:eastAsia="標楷體" w:hAnsi="標楷體" w:hint="eastAsia"/>
              </w:rPr>
              <w:t>務明細檔</w:t>
            </w:r>
            <w:proofErr w:type="gramEnd"/>
          </w:p>
        </w:tc>
      </w:tr>
      <w:tr w:rsidR="00A10F71" w:rsidRPr="0022279A" w14:paraId="3FBEDFBB" w14:textId="77777777" w:rsidTr="00E34637">
        <w:tc>
          <w:tcPr>
            <w:tcW w:w="851" w:type="dxa"/>
            <w:shd w:val="clear" w:color="auto" w:fill="auto"/>
          </w:tcPr>
          <w:p w14:paraId="6B0CDE95" w14:textId="77777777" w:rsidR="00A10F71" w:rsidRDefault="00A10F71" w:rsidP="00E34637">
            <w:pPr>
              <w:jc w:val="center"/>
              <w:rPr>
                <w:rFonts w:ascii="標楷體" w:eastAsia="標楷體" w:hAnsi="標楷體"/>
              </w:rPr>
            </w:pPr>
            <w:r>
              <w:rPr>
                <w:rFonts w:ascii="標楷體" w:eastAsia="標楷體" w:hAnsi="標楷體" w:hint="eastAsia"/>
              </w:rPr>
              <w:t>4</w:t>
            </w:r>
          </w:p>
        </w:tc>
        <w:tc>
          <w:tcPr>
            <w:tcW w:w="3118" w:type="dxa"/>
            <w:shd w:val="clear" w:color="auto" w:fill="auto"/>
          </w:tcPr>
          <w:p w14:paraId="67C3F6BC" w14:textId="77777777" w:rsidR="00A10F71" w:rsidRPr="002E356F" w:rsidRDefault="00A10F71" w:rsidP="00E34637">
            <w:pPr>
              <w:rPr>
                <w:rFonts w:ascii="標楷體" w:eastAsia="標楷體" w:hAnsi="標楷體"/>
              </w:rPr>
            </w:pPr>
            <w:r w:rsidRPr="008D7A6B">
              <w:rPr>
                <w:rFonts w:ascii="標楷體" w:eastAsia="標楷體" w:hAnsi="標楷體"/>
              </w:rPr>
              <w:t>CdCode</w:t>
            </w:r>
          </w:p>
        </w:tc>
        <w:tc>
          <w:tcPr>
            <w:tcW w:w="3828" w:type="dxa"/>
            <w:shd w:val="clear" w:color="auto" w:fill="auto"/>
          </w:tcPr>
          <w:p w14:paraId="63DD66D5" w14:textId="77777777" w:rsidR="00A10F71" w:rsidRPr="002E356F" w:rsidRDefault="00A10F71" w:rsidP="00E34637">
            <w:pPr>
              <w:rPr>
                <w:rFonts w:ascii="標楷體" w:eastAsia="標楷體" w:hAnsi="標楷體"/>
              </w:rPr>
            </w:pPr>
            <w:r w:rsidRPr="00B83D4A">
              <w:rPr>
                <w:rFonts w:ascii="標楷體" w:eastAsia="標楷體" w:hAnsi="標楷體" w:hint="eastAsia"/>
              </w:rPr>
              <w:t>共用代碼檔</w:t>
            </w:r>
          </w:p>
        </w:tc>
      </w:tr>
    </w:tbl>
    <w:p w14:paraId="1899E76C" w14:textId="77777777" w:rsidR="00A10F71" w:rsidRPr="005E273A" w:rsidRDefault="00A10F71" w:rsidP="00A10F71">
      <w:pPr>
        <w:rPr>
          <w:rFonts w:ascii="標楷體" w:eastAsia="標楷體" w:hAnsi="標楷體"/>
        </w:rPr>
      </w:pPr>
    </w:p>
    <w:p w14:paraId="634FCF95" w14:textId="77777777" w:rsidR="00A10F71" w:rsidRPr="00291505" w:rsidRDefault="00A10F71" w:rsidP="00A10F71">
      <w:pPr>
        <w:rPr>
          <w:rFonts w:ascii="標楷體" w:eastAsia="標楷體" w:hAnsi="標楷體"/>
        </w:rPr>
      </w:pPr>
    </w:p>
    <w:p w14:paraId="07DB6D8F" w14:textId="77777777" w:rsidR="00A10F71" w:rsidRPr="00291505" w:rsidRDefault="00A10F71" w:rsidP="00A10F71">
      <w:pPr>
        <w:pStyle w:val="a"/>
        <w:tabs>
          <w:tab w:val="num" w:pos="1559"/>
        </w:tabs>
        <w:spacing w:before="120"/>
        <w:ind w:left="1559" w:hanging="425"/>
      </w:pPr>
      <w:r w:rsidRPr="00291505">
        <w:t>UI畫面</w:t>
      </w:r>
    </w:p>
    <w:p w14:paraId="0806C60B" w14:textId="77777777" w:rsidR="00A10F71" w:rsidRDefault="00A10F71" w:rsidP="00A10F71">
      <w:pPr>
        <w:pStyle w:val="42"/>
        <w:spacing w:after="72"/>
        <w:ind w:left="1133"/>
        <w:rPr>
          <w:rFonts w:ascii="標楷體" w:hAnsi="標楷體"/>
        </w:rPr>
      </w:pPr>
      <w:r w:rsidRPr="00291505">
        <w:rPr>
          <w:rFonts w:ascii="標楷體" w:hAnsi="標楷體" w:hint="eastAsia"/>
        </w:rPr>
        <w:t>輸入畫面：</w:t>
      </w:r>
    </w:p>
    <w:p w14:paraId="06E8453A" w14:textId="4E0355B8" w:rsidR="00A10F71" w:rsidRDefault="00A10F71" w:rsidP="00A10F71">
      <w:pPr>
        <w:pStyle w:val="42"/>
        <w:spacing w:after="72"/>
        <w:ind w:leftChars="196" w:left="470"/>
        <w:rPr>
          <w:rFonts w:ascii="標楷體" w:hAnsi="標楷體"/>
          <w:noProof/>
        </w:rPr>
      </w:pPr>
      <w:r w:rsidRPr="00004A4C">
        <w:rPr>
          <w:rFonts w:ascii="標楷體" w:hAnsi="標楷體"/>
          <w:noProof/>
        </w:rPr>
        <w:drawing>
          <wp:inline distT="0" distB="0" distL="0" distR="0" wp14:anchorId="774B31B7" wp14:editId="5B43AAFB">
            <wp:extent cx="6477000" cy="10318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1031875"/>
                    </a:xfrm>
                    <a:prstGeom prst="rect">
                      <a:avLst/>
                    </a:prstGeom>
                    <a:noFill/>
                    <a:ln>
                      <a:noFill/>
                    </a:ln>
                  </pic:spPr>
                </pic:pic>
              </a:graphicData>
            </a:graphic>
          </wp:inline>
        </w:drawing>
      </w:r>
    </w:p>
    <w:p w14:paraId="17B48283" w14:textId="77777777" w:rsidR="00A10F71" w:rsidRDefault="00A10F71" w:rsidP="00A10F71">
      <w:pPr>
        <w:pStyle w:val="42"/>
        <w:spacing w:after="72"/>
        <w:ind w:leftChars="196" w:left="470"/>
        <w:rPr>
          <w:rFonts w:ascii="標楷體" w:hAnsi="標楷體"/>
          <w:noProof/>
        </w:rPr>
      </w:pPr>
    </w:p>
    <w:p w14:paraId="02FF9729" w14:textId="77777777" w:rsidR="00A10F71" w:rsidRDefault="00A10F71" w:rsidP="00A10F71">
      <w:pPr>
        <w:pStyle w:val="42"/>
        <w:spacing w:after="72"/>
        <w:ind w:leftChars="196" w:left="470"/>
        <w:rPr>
          <w:rFonts w:ascii="標楷體" w:hAnsi="標楷體"/>
          <w:noProof/>
        </w:rPr>
      </w:pPr>
    </w:p>
    <w:p w14:paraId="2256C2E2" w14:textId="77777777" w:rsidR="00A10F71" w:rsidRPr="00291505" w:rsidRDefault="00A10F71" w:rsidP="00A10F71">
      <w:pPr>
        <w:rPr>
          <w:rFonts w:ascii="標楷體" w:eastAsia="標楷體" w:hAnsi="標楷體"/>
        </w:rPr>
      </w:pPr>
    </w:p>
    <w:p w14:paraId="757F1A6A" w14:textId="77777777" w:rsidR="00A10F71" w:rsidRDefault="00A10F71" w:rsidP="00A10F71">
      <w:pPr>
        <w:pStyle w:val="a"/>
        <w:numPr>
          <w:ilvl w:val="0"/>
          <w:numId w:val="136"/>
        </w:numPr>
        <w:spacing w:before="120"/>
      </w:pPr>
      <w:r>
        <w:t>輸入畫面</w:t>
      </w:r>
      <w:r>
        <w:rPr>
          <w:rFonts w:hint="eastAsia"/>
        </w:rPr>
        <w:t>按鈕</w:t>
      </w:r>
      <w:r>
        <w:t>說明</w:t>
      </w:r>
    </w:p>
    <w:p w14:paraId="28253BD6"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5858B2FB" w14:textId="77777777" w:rsidTr="00E34637">
        <w:tc>
          <w:tcPr>
            <w:tcW w:w="851" w:type="dxa"/>
            <w:shd w:val="clear" w:color="auto" w:fill="D9D9D9"/>
          </w:tcPr>
          <w:p w14:paraId="377546CD"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2929F9F2"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A6679BA"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789CCE33" w14:textId="77777777" w:rsidTr="00E34637">
        <w:tc>
          <w:tcPr>
            <w:tcW w:w="851" w:type="dxa"/>
            <w:shd w:val="clear" w:color="auto" w:fill="auto"/>
          </w:tcPr>
          <w:p w14:paraId="5DD71BED"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20573DA6"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4DE4C805"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5CDA42EE"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C467981" w14:textId="77777777" w:rsidR="00A10F71" w:rsidRDefault="00A10F71" w:rsidP="00E34637">
            <w:pPr>
              <w:ind w:left="240" w:hangingChars="100" w:hanging="240"/>
              <w:rPr>
                <w:rFonts w:ascii="標楷體" w:eastAsia="標楷體" w:hAnsi="標楷體"/>
                <w:lang w:eastAsia="zh-HK"/>
              </w:rPr>
            </w:pPr>
            <w:r>
              <w:rPr>
                <w:rFonts w:ascii="標楷體" w:eastAsia="標楷體" w:hAnsi="標楷體"/>
              </w:rPr>
              <w:t>2.</w:t>
            </w:r>
            <w:r>
              <w:rPr>
                <w:rFonts w:ascii="標楷體" w:eastAsia="標楷體" w:hAnsi="標楷體" w:hint="eastAsia"/>
              </w:rPr>
              <w:t>檢核[</w:t>
            </w:r>
            <w:proofErr w:type="gramStart"/>
            <w:r w:rsidRPr="008562D7">
              <w:rPr>
                <w:rFonts w:ascii="標楷體" w:eastAsia="標楷體" w:hAnsi="標楷體" w:hint="eastAsia"/>
              </w:rPr>
              <w:t>轉催收</w:t>
            </w:r>
            <w:proofErr w:type="gramEnd"/>
            <w:r w:rsidRPr="008562D7">
              <w:rPr>
                <w:rFonts w:ascii="標楷體" w:eastAsia="標楷體" w:hAnsi="標楷體" w:hint="eastAsia"/>
              </w:rPr>
              <w:t>日(</w:t>
            </w:r>
            <w:r w:rsidRPr="008562D7">
              <w:rPr>
                <w:rFonts w:ascii="標楷體" w:eastAsia="標楷體" w:hAnsi="標楷體"/>
              </w:rPr>
              <w:t>OverdueDate)</w:t>
            </w:r>
            <w:r>
              <w:rPr>
                <w:rFonts w:ascii="標楷體" w:eastAsia="標楷體" w:hAnsi="標楷體"/>
              </w:rPr>
              <w:t>]</w:t>
            </w:r>
            <w:r>
              <w:rPr>
                <w:rFonts w:ascii="標楷體" w:eastAsia="標楷體" w:hAnsi="標楷體" w:hint="eastAsia"/>
              </w:rPr>
              <w:t>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0001:</w:t>
            </w:r>
            <w:r w:rsidRPr="00966335">
              <w:rPr>
                <w:rFonts w:ascii="標楷體" w:eastAsia="標楷體" w:hAnsi="標楷體" w:hint="eastAsia"/>
              </w:rPr>
              <w:t>查詢資料不存在</w:t>
            </w:r>
            <w:r w:rsidRPr="00C5543E">
              <w:rPr>
                <w:rFonts w:ascii="標楷體" w:eastAsia="標楷體" w:hAnsi="標楷體" w:hint="eastAsia"/>
                <w:lang w:eastAsia="zh-HK"/>
              </w:rPr>
              <w:t>"</w:t>
            </w:r>
          </w:p>
          <w:p w14:paraId="76B029EB"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F451754"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F5236F" w14:paraId="4AE7E903" w14:textId="77777777" w:rsidTr="00E34637">
        <w:tc>
          <w:tcPr>
            <w:tcW w:w="851" w:type="dxa"/>
            <w:shd w:val="clear" w:color="auto" w:fill="auto"/>
          </w:tcPr>
          <w:p w14:paraId="329F6ED1" w14:textId="77777777" w:rsidR="00A10F71" w:rsidRPr="004E0A3F" w:rsidRDefault="00A10F71" w:rsidP="00E34637">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296B1E2C" w14:textId="77777777" w:rsidR="00A10F71" w:rsidRPr="004E0A3F" w:rsidRDefault="00A10F71" w:rsidP="00E34637">
            <w:pPr>
              <w:rPr>
                <w:rFonts w:ascii="標楷體" w:eastAsia="標楷體" w:hAnsi="標楷體"/>
                <w:lang w:eastAsia="zh-HK"/>
              </w:rPr>
            </w:pPr>
            <w:r>
              <w:rPr>
                <w:rFonts w:ascii="標楷體" w:eastAsia="標楷體" w:hAnsi="標楷體" w:hint="eastAsia"/>
                <w:lang w:eastAsia="zh-HK"/>
              </w:rPr>
              <w:t>暫存</w:t>
            </w:r>
          </w:p>
        </w:tc>
        <w:tc>
          <w:tcPr>
            <w:tcW w:w="7033" w:type="dxa"/>
            <w:shd w:val="clear" w:color="auto" w:fill="auto"/>
          </w:tcPr>
          <w:p w14:paraId="0D713416" w14:textId="77777777" w:rsidR="00A10F71" w:rsidRDefault="00A10F71" w:rsidP="00E34637">
            <w:pPr>
              <w:rPr>
                <w:rFonts w:ascii="標楷體" w:eastAsia="標楷體" w:hAnsi="標楷體"/>
              </w:rPr>
            </w:pPr>
            <w:r w:rsidRPr="007A1288">
              <w:rPr>
                <w:rFonts w:ascii="標楷體" w:eastAsia="標楷體" w:hAnsi="標楷體" w:hint="eastAsia"/>
                <w:color w:val="000000"/>
                <w:szCs w:val="20"/>
                <w:lang w:val="x-none"/>
              </w:rPr>
              <w:t>1.查詢成功時顯示，</w:t>
            </w:r>
            <w:proofErr w:type="gramStart"/>
            <w:r w:rsidRPr="007A1288">
              <w:rPr>
                <w:rFonts w:ascii="標楷體" w:eastAsia="標楷體" w:hAnsi="標楷體" w:hint="eastAsia"/>
                <w:color w:val="000000"/>
                <w:szCs w:val="20"/>
                <w:lang w:val="x-none"/>
              </w:rPr>
              <w:t>供</w:t>
            </w:r>
            <w:r>
              <w:rPr>
                <w:rFonts w:ascii="標楷體" w:eastAsia="標楷體" w:hAnsi="標楷體" w:hint="eastAsia"/>
                <w:lang w:eastAsia="zh-HK"/>
              </w:rPr>
              <w:t>暫存</w:t>
            </w:r>
            <w:proofErr w:type="gramEnd"/>
            <w:r>
              <w:rPr>
                <w:rFonts w:ascii="標楷體" w:eastAsia="標楷體" w:hAnsi="標楷體" w:hint="eastAsia"/>
              </w:rPr>
              <w:t>資料</w:t>
            </w:r>
          </w:p>
        </w:tc>
      </w:tr>
      <w:tr w:rsidR="00A10F71" w:rsidRPr="007A1288" w14:paraId="69A88CF8" w14:textId="77777777" w:rsidTr="00E34637">
        <w:tc>
          <w:tcPr>
            <w:tcW w:w="851" w:type="dxa"/>
            <w:shd w:val="clear" w:color="auto" w:fill="auto"/>
          </w:tcPr>
          <w:p w14:paraId="3DE2FAB2" w14:textId="77777777" w:rsidR="00A10F71" w:rsidRPr="007A1288" w:rsidRDefault="00A10F71" w:rsidP="00E34637">
            <w:pPr>
              <w:jc w:val="center"/>
              <w:rPr>
                <w:rFonts w:ascii="標楷體" w:eastAsia="標楷體" w:hAnsi="標楷體"/>
              </w:rPr>
            </w:pPr>
            <w:r>
              <w:rPr>
                <w:rFonts w:ascii="標楷體" w:eastAsia="標楷體" w:hAnsi="標楷體"/>
              </w:rPr>
              <w:t>3</w:t>
            </w:r>
          </w:p>
        </w:tc>
        <w:tc>
          <w:tcPr>
            <w:tcW w:w="2126" w:type="dxa"/>
            <w:shd w:val="clear" w:color="auto" w:fill="auto"/>
          </w:tcPr>
          <w:p w14:paraId="47B85A00"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06619BF4"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596096EF" w14:textId="77777777" w:rsidTr="00E34637">
        <w:tc>
          <w:tcPr>
            <w:tcW w:w="851" w:type="dxa"/>
            <w:shd w:val="clear" w:color="auto" w:fill="auto"/>
          </w:tcPr>
          <w:p w14:paraId="0235022E"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46A14A65"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34AFDA90"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bl>
    <w:p w14:paraId="698B39BF" w14:textId="77777777" w:rsidR="00A10F71" w:rsidRDefault="00A10F71" w:rsidP="00A10F71"/>
    <w:p w14:paraId="1D3335F2" w14:textId="77777777" w:rsidR="00A10F71" w:rsidRPr="00583AF3" w:rsidRDefault="00A10F71" w:rsidP="00A10F71"/>
    <w:p w14:paraId="50A94B6C" w14:textId="77777777" w:rsidR="00A10F71" w:rsidRPr="00291505" w:rsidRDefault="00A10F71" w:rsidP="00A10F71">
      <w:pPr>
        <w:rPr>
          <w:rFonts w:ascii="標楷體" w:eastAsia="標楷體" w:hAnsi="標楷體"/>
        </w:rPr>
      </w:pPr>
    </w:p>
    <w:p w14:paraId="09BF4528" w14:textId="77777777" w:rsidR="00A10F71" w:rsidRPr="00291505" w:rsidRDefault="00A10F71" w:rsidP="00A10F71">
      <w:pPr>
        <w:rPr>
          <w:rFonts w:ascii="標楷體" w:eastAsia="標楷體" w:hAnsi="標楷體"/>
        </w:rPr>
      </w:pPr>
    </w:p>
    <w:p w14:paraId="09CCB79F" w14:textId="77777777" w:rsidR="00A10F71" w:rsidRPr="00583AF3" w:rsidRDefault="00A10F71" w:rsidP="00A10F71"/>
    <w:p w14:paraId="0DAD090F" w14:textId="77777777" w:rsidR="00A10F71" w:rsidRDefault="00A10F71" w:rsidP="00A10F71">
      <w:pPr>
        <w:pStyle w:val="a"/>
        <w:numPr>
          <w:ilvl w:val="0"/>
          <w:numId w:val="136"/>
        </w:numPr>
        <w:spacing w:before="120"/>
      </w:pPr>
      <w:r>
        <w:t>輸入畫面資料說明</w:t>
      </w:r>
    </w:p>
    <w:p w14:paraId="42414410"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199B1E43" w14:textId="77777777" w:rsidTr="00E34637">
        <w:trPr>
          <w:trHeight w:val="388"/>
          <w:jc w:val="center"/>
        </w:trPr>
        <w:tc>
          <w:tcPr>
            <w:tcW w:w="696" w:type="dxa"/>
            <w:vMerge w:val="restart"/>
            <w:shd w:val="clear" w:color="auto" w:fill="D9D9D9"/>
          </w:tcPr>
          <w:p w14:paraId="5CDCFBD1"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24B5713F"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5FC63C13"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52FB9BF6"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604E9957" w14:textId="77777777" w:rsidTr="00E34637">
        <w:trPr>
          <w:trHeight w:val="244"/>
          <w:jc w:val="center"/>
        </w:trPr>
        <w:tc>
          <w:tcPr>
            <w:tcW w:w="696" w:type="dxa"/>
            <w:vMerge/>
            <w:shd w:val="clear" w:color="auto" w:fill="D9D9D9"/>
          </w:tcPr>
          <w:p w14:paraId="6EE4A769" w14:textId="77777777" w:rsidR="00A10F71" w:rsidRPr="00362205" w:rsidRDefault="00A10F71" w:rsidP="00E34637">
            <w:pPr>
              <w:rPr>
                <w:rFonts w:ascii="標楷體" w:eastAsia="標楷體" w:hAnsi="標楷體"/>
              </w:rPr>
            </w:pPr>
          </w:p>
        </w:tc>
        <w:tc>
          <w:tcPr>
            <w:tcW w:w="1551" w:type="dxa"/>
            <w:vMerge/>
            <w:shd w:val="clear" w:color="auto" w:fill="D9D9D9"/>
          </w:tcPr>
          <w:p w14:paraId="54F75464" w14:textId="77777777" w:rsidR="00A10F71" w:rsidRPr="00362205" w:rsidRDefault="00A10F71" w:rsidP="00E34637">
            <w:pPr>
              <w:rPr>
                <w:rFonts w:ascii="標楷體" w:eastAsia="標楷體" w:hAnsi="標楷體"/>
              </w:rPr>
            </w:pPr>
          </w:p>
        </w:tc>
        <w:tc>
          <w:tcPr>
            <w:tcW w:w="696" w:type="dxa"/>
            <w:shd w:val="clear" w:color="auto" w:fill="D9D9D9"/>
          </w:tcPr>
          <w:p w14:paraId="2F6D53E0"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10378029"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3C3C58D2"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72284568"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0DFB8DD0"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067C0EC0" w14:textId="77777777" w:rsidR="00A10F71" w:rsidRPr="00362205" w:rsidRDefault="00A10F71" w:rsidP="00E34637">
            <w:pPr>
              <w:rPr>
                <w:rFonts w:ascii="標楷體" w:eastAsia="標楷體" w:hAnsi="標楷體"/>
              </w:rPr>
            </w:pPr>
          </w:p>
        </w:tc>
      </w:tr>
      <w:tr w:rsidR="00A10F71" w:rsidRPr="00362205" w14:paraId="239DD36C" w14:textId="77777777" w:rsidTr="00E34637">
        <w:trPr>
          <w:trHeight w:val="244"/>
          <w:jc w:val="center"/>
        </w:trPr>
        <w:tc>
          <w:tcPr>
            <w:tcW w:w="696" w:type="dxa"/>
          </w:tcPr>
          <w:p w14:paraId="425D8449" w14:textId="77777777" w:rsidR="00A10F71" w:rsidRPr="00DC1A3C" w:rsidRDefault="00A10F71" w:rsidP="00E34637">
            <w:pPr>
              <w:rPr>
                <w:rFonts w:ascii="標楷體" w:eastAsia="標楷體" w:hAnsi="標楷體"/>
              </w:rPr>
            </w:pPr>
            <w:r w:rsidRPr="00DC1A3C">
              <w:rPr>
                <w:rFonts w:ascii="標楷體" w:eastAsia="標楷體" w:hAnsi="標楷體" w:hint="eastAsia"/>
              </w:rPr>
              <w:t>1</w:t>
            </w:r>
          </w:p>
        </w:tc>
        <w:tc>
          <w:tcPr>
            <w:tcW w:w="1551" w:type="dxa"/>
          </w:tcPr>
          <w:p w14:paraId="18A8AAA8" w14:textId="77777777" w:rsidR="00A10F71" w:rsidRPr="00DC1A3C" w:rsidRDefault="00A10F71" w:rsidP="00E34637">
            <w:pPr>
              <w:rPr>
                <w:rFonts w:ascii="標楷體" w:eastAsia="標楷體" w:hAnsi="標楷體"/>
              </w:rPr>
            </w:pPr>
            <w:proofErr w:type="gramStart"/>
            <w:r w:rsidRPr="00291505">
              <w:rPr>
                <w:rFonts w:ascii="標楷體" w:eastAsia="標楷體" w:hAnsi="標楷體" w:hint="eastAsia"/>
              </w:rPr>
              <w:t>轉</w:t>
            </w:r>
            <w:r>
              <w:rPr>
                <w:rFonts w:ascii="標楷體" w:eastAsia="標楷體" w:hAnsi="標楷體" w:hint="eastAsia"/>
              </w:rPr>
              <w:t>催收</w:t>
            </w:r>
            <w:proofErr w:type="gramEnd"/>
            <w:r w:rsidRPr="00291505">
              <w:rPr>
                <w:rFonts w:ascii="標楷體" w:eastAsia="標楷體" w:hAnsi="標楷體" w:hint="eastAsia"/>
              </w:rPr>
              <w:t>日期起日</w:t>
            </w:r>
          </w:p>
        </w:tc>
        <w:tc>
          <w:tcPr>
            <w:tcW w:w="696" w:type="dxa"/>
          </w:tcPr>
          <w:p w14:paraId="19A7A31C" w14:textId="77777777" w:rsidR="00A10F71" w:rsidRPr="00DC1A3C" w:rsidRDefault="00A10F71" w:rsidP="00E34637">
            <w:pPr>
              <w:rPr>
                <w:rFonts w:ascii="標楷體" w:eastAsia="標楷體" w:hAnsi="標楷體"/>
              </w:rPr>
            </w:pPr>
            <w:r w:rsidRPr="00DC1A3C">
              <w:rPr>
                <w:rFonts w:ascii="標楷體" w:eastAsia="標楷體" w:hAnsi="標楷體" w:hint="eastAsia"/>
              </w:rPr>
              <w:t>7</w:t>
            </w:r>
          </w:p>
        </w:tc>
        <w:tc>
          <w:tcPr>
            <w:tcW w:w="1187" w:type="dxa"/>
          </w:tcPr>
          <w:p w14:paraId="4F2925DD" w14:textId="77777777" w:rsidR="00A10F71" w:rsidRPr="00DC1A3C" w:rsidRDefault="00A10F71" w:rsidP="00E34637">
            <w:pPr>
              <w:rPr>
                <w:rFonts w:ascii="標楷體" w:eastAsia="標楷體" w:hAnsi="標楷體"/>
              </w:rPr>
            </w:pPr>
            <w:r>
              <w:rPr>
                <w:rFonts w:ascii="標楷體" w:eastAsia="標楷體" w:hAnsi="標楷體" w:hint="eastAsia"/>
              </w:rPr>
              <w:t>系統會計日</w:t>
            </w:r>
          </w:p>
        </w:tc>
        <w:tc>
          <w:tcPr>
            <w:tcW w:w="1083" w:type="dxa"/>
          </w:tcPr>
          <w:p w14:paraId="789E6E11" w14:textId="77777777" w:rsidR="00A10F71" w:rsidRPr="00DC1A3C" w:rsidRDefault="00A10F71" w:rsidP="00E34637">
            <w:pPr>
              <w:rPr>
                <w:rFonts w:ascii="標楷體" w:eastAsia="標楷體" w:hAnsi="標楷體"/>
              </w:rPr>
            </w:pPr>
            <w:r>
              <w:rPr>
                <w:rFonts w:ascii="標楷體" w:eastAsia="標楷體" w:hAnsi="標楷體" w:hint="eastAsia"/>
              </w:rPr>
              <w:t>日期選單</w:t>
            </w:r>
          </w:p>
        </w:tc>
        <w:tc>
          <w:tcPr>
            <w:tcW w:w="675" w:type="dxa"/>
          </w:tcPr>
          <w:p w14:paraId="70F179C2" w14:textId="77777777" w:rsidR="00A10F71" w:rsidRPr="00DC1A3C" w:rsidRDefault="00A10F71" w:rsidP="00E34637">
            <w:pPr>
              <w:rPr>
                <w:rFonts w:ascii="標楷體" w:eastAsia="標楷體" w:hAnsi="標楷體"/>
              </w:rPr>
            </w:pPr>
            <w:r w:rsidRPr="00DC1A3C">
              <w:rPr>
                <w:rFonts w:ascii="標楷體" w:eastAsia="標楷體" w:hAnsi="標楷體" w:hint="eastAsia"/>
              </w:rPr>
              <w:t>V</w:t>
            </w:r>
          </w:p>
        </w:tc>
        <w:tc>
          <w:tcPr>
            <w:tcW w:w="696" w:type="dxa"/>
          </w:tcPr>
          <w:p w14:paraId="7AD903C8" w14:textId="77777777" w:rsidR="00A10F71" w:rsidRPr="00DC1A3C" w:rsidRDefault="00A10F71" w:rsidP="00E34637">
            <w:pPr>
              <w:rPr>
                <w:rFonts w:ascii="標楷體" w:eastAsia="標楷體" w:hAnsi="標楷體"/>
              </w:rPr>
            </w:pPr>
            <w:r w:rsidRPr="00DC1A3C">
              <w:rPr>
                <w:rFonts w:ascii="標楷體" w:eastAsia="標楷體" w:hAnsi="標楷體" w:hint="eastAsia"/>
              </w:rPr>
              <w:t>W</w:t>
            </w:r>
          </w:p>
        </w:tc>
        <w:tc>
          <w:tcPr>
            <w:tcW w:w="3529" w:type="dxa"/>
          </w:tcPr>
          <w:p w14:paraId="7272F6AE"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1.限輸入日期</w:t>
            </w:r>
            <w:r w:rsidRPr="0078668E">
              <w:rPr>
                <w:rFonts w:ascii="標楷體" w:eastAsia="標楷體" w:hAnsi="標楷體" w:hint="eastAsia"/>
              </w:rPr>
              <w:t>, 檢核條件：</w:t>
            </w:r>
          </w:p>
          <w:p w14:paraId="3F6E681F" w14:textId="77777777" w:rsidR="00A10F71" w:rsidRDefault="00A10F71" w:rsidP="00E34637">
            <w:pPr>
              <w:rPr>
                <w:rFonts w:ascii="標楷體" w:eastAsia="標楷體" w:hAnsi="標楷體"/>
              </w:rPr>
            </w:pPr>
            <w:r>
              <w:rPr>
                <w:rFonts w:ascii="標楷體" w:eastAsia="標楷體" w:hAnsi="標楷體" w:hint="eastAsia"/>
              </w:rPr>
              <w:t>(1).</w:t>
            </w:r>
            <w:r w:rsidRPr="0078668E">
              <w:rPr>
                <w:rFonts w:ascii="標楷體" w:eastAsia="標楷體" w:hAnsi="標楷體" w:hint="eastAsia"/>
                <w:lang w:eastAsia="zh-HK"/>
              </w:rPr>
              <w:t>日期格式/</w:t>
            </w:r>
            <w:r>
              <w:rPr>
                <w:rFonts w:ascii="標楷體" w:eastAsia="標楷體" w:hAnsi="標楷體"/>
              </w:rPr>
              <w:t>A(DATE,0)</w:t>
            </w:r>
          </w:p>
          <w:p w14:paraId="099D514B" w14:textId="77777777" w:rsidR="00A10F71" w:rsidRDefault="00A10F71" w:rsidP="00E34637">
            <w:pPr>
              <w:rPr>
                <w:rFonts w:ascii="標楷體" w:eastAsia="標楷體" w:hAnsi="標楷體"/>
              </w:rPr>
            </w:pPr>
            <w:r>
              <w:rPr>
                <w:rFonts w:ascii="標楷體" w:eastAsia="標楷體" w:hAnsi="標楷體" w:hint="eastAsia"/>
              </w:rPr>
              <w:t>(2).不可為0/</w:t>
            </w:r>
            <w:r>
              <w:rPr>
                <w:rFonts w:ascii="標楷體" w:eastAsia="標楷體" w:hAnsi="標楷體"/>
              </w:rPr>
              <w:t>V</w:t>
            </w:r>
            <w:r>
              <w:rPr>
                <w:rFonts w:ascii="標楷體" w:eastAsia="標楷體" w:hAnsi="標楷體" w:hint="eastAsia"/>
              </w:rPr>
              <w:t>(</w:t>
            </w:r>
            <w:r>
              <w:rPr>
                <w:rFonts w:ascii="標楷體" w:eastAsia="標楷體" w:hAnsi="標楷體"/>
              </w:rPr>
              <w:t>2</w:t>
            </w:r>
            <w:r>
              <w:rPr>
                <w:rFonts w:ascii="標楷體" w:eastAsia="標楷體" w:hAnsi="標楷體" w:hint="eastAsia"/>
              </w:rPr>
              <w:t>)</w:t>
            </w:r>
          </w:p>
          <w:p w14:paraId="73447087" w14:textId="77777777" w:rsidR="00A10F71" w:rsidRPr="00DC1A3C"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不可空白/</w:t>
            </w:r>
            <w:r>
              <w:rPr>
                <w:rFonts w:ascii="標楷體" w:eastAsia="標楷體" w:hAnsi="標楷體"/>
              </w:rPr>
              <w:t>V(7)</w:t>
            </w:r>
          </w:p>
        </w:tc>
      </w:tr>
      <w:tr w:rsidR="00A10F71" w:rsidRPr="00362205" w14:paraId="2A5507BD" w14:textId="77777777" w:rsidTr="00E34637">
        <w:trPr>
          <w:trHeight w:val="244"/>
          <w:jc w:val="center"/>
        </w:trPr>
        <w:tc>
          <w:tcPr>
            <w:tcW w:w="696" w:type="dxa"/>
          </w:tcPr>
          <w:p w14:paraId="78C48AC2" w14:textId="77777777" w:rsidR="00A10F71" w:rsidRPr="00DC1A3C" w:rsidRDefault="00A10F71" w:rsidP="00E34637">
            <w:pPr>
              <w:rPr>
                <w:rFonts w:ascii="標楷體" w:eastAsia="標楷體" w:hAnsi="標楷體"/>
              </w:rPr>
            </w:pPr>
            <w:r>
              <w:rPr>
                <w:rFonts w:ascii="標楷體" w:eastAsia="標楷體" w:hAnsi="標楷體" w:hint="eastAsia"/>
              </w:rPr>
              <w:t>1-1</w:t>
            </w:r>
          </w:p>
        </w:tc>
        <w:tc>
          <w:tcPr>
            <w:tcW w:w="1551" w:type="dxa"/>
          </w:tcPr>
          <w:p w14:paraId="270C1AFB" w14:textId="77777777" w:rsidR="00A10F71" w:rsidRPr="00DC1A3C" w:rsidRDefault="00A10F71" w:rsidP="00E34637">
            <w:pPr>
              <w:rPr>
                <w:rFonts w:ascii="標楷體" w:eastAsia="標楷體" w:hAnsi="標楷體"/>
                <w:color w:val="000000"/>
                <w:spacing w:val="6"/>
                <w:shd w:val="clear" w:color="auto" w:fill="FFFFFF"/>
              </w:rPr>
            </w:pPr>
            <w:proofErr w:type="gramStart"/>
            <w:r w:rsidRPr="00291505">
              <w:rPr>
                <w:rFonts w:ascii="標楷體" w:eastAsia="標楷體" w:hAnsi="標楷體" w:hint="eastAsia"/>
              </w:rPr>
              <w:t>轉</w:t>
            </w:r>
            <w:r>
              <w:rPr>
                <w:rFonts w:ascii="標楷體" w:eastAsia="標楷體" w:hAnsi="標楷體" w:hint="eastAsia"/>
              </w:rPr>
              <w:t>催收</w:t>
            </w:r>
            <w:proofErr w:type="gramEnd"/>
            <w:r w:rsidRPr="00291505">
              <w:rPr>
                <w:rFonts w:ascii="標楷體" w:eastAsia="標楷體" w:hAnsi="標楷體" w:hint="eastAsia"/>
              </w:rPr>
              <w:t>日期迄日</w:t>
            </w:r>
          </w:p>
        </w:tc>
        <w:tc>
          <w:tcPr>
            <w:tcW w:w="696" w:type="dxa"/>
          </w:tcPr>
          <w:p w14:paraId="1673D53F" w14:textId="77777777" w:rsidR="00A10F71" w:rsidRPr="00DC1A3C" w:rsidRDefault="00A10F71" w:rsidP="00E34637">
            <w:pPr>
              <w:rPr>
                <w:rFonts w:ascii="標楷體" w:eastAsia="標楷體" w:hAnsi="標楷體"/>
              </w:rPr>
            </w:pPr>
            <w:r>
              <w:rPr>
                <w:rFonts w:ascii="標楷體" w:eastAsia="標楷體" w:hAnsi="標楷體" w:hint="eastAsia"/>
              </w:rPr>
              <w:t>7</w:t>
            </w:r>
          </w:p>
        </w:tc>
        <w:tc>
          <w:tcPr>
            <w:tcW w:w="1187" w:type="dxa"/>
          </w:tcPr>
          <w:p w14:paraId="74C87EFE" w14:textId="77777777" w:rsidR="00A10F71" w:rsidRDefault="00A10F71" w:rsidP="00E34637">
            <w:pPr>
              <w:rPr>
                <w:rFonts w:ascii="標楷體" w:eastAsia="標楷體" w:hAnsi="標楷體"/>
              </w:rPr>
            </w:pPr>
            <w:r>
              <w:rPr>
                <w:rFonts w:ascii="標楷體" w:eastAsia="標楷體" w:hAnsi="標楷體" w:hint="eastAsia"/>
              </w:rPr>
              <w:t>系統會計日</w:t>
            </w:r>
          </w:p>
        </w:tc>
        <w:tc>
          <w:tcPr>
            <w:tcW w:w="1083" w:type="dxa"/>
          </w:tcPr>
          <w:p w14:paraId="4ABCBD73" w14:textId="77777777" w:rsidR="00A10F71" w:rsidRPr="00DC1A3C" w:rsidRDefault="00A10F71" w:rsidP="00E34637">
            <w:pPr>
              <w:rPr>
                <w:rFonts w:ascii="標楷體" w:eastAsia="標楷體" w:hAnsi="標楷體"/>
              </w:rPr>
            </w:pPr>
            <w:r>
              <w:rPr>
                <w:rFonts w:ascii="標楷體" w:eastAsia="標楷體" w:hAnsi="標楷體" w:hint="eastAsia"/>
              </w:rPr>
              <w:t>日期選單</w:t>
            </w:r>
          </w:p>
        </w:tc>
        <w:tc>
          <w:tcPr>
            <w:tcW w:w="675" w:type="dxa"/>
          </w:tcPr>
          <w:p w14:paraId="45BCC343" w14:textId="77777777" w:rsidR="00A10F71" w:rsidRPr="00DC1A3C" w:rsidRDefault="00A10F71" w:rsidP="00E34637">
            <w:pPr>
              <w:rPr>
                <w:rFonts w:ascii="標楷體" w:eastAsia="標楷體" w:hAnsi="標楷體"/>
              </w:rPr>
            </w:pPr>
            <w:r w:rsidRPr="00DC1A3C">
              <w:rPr>
                <w:rFonts w:ascii="標楷體" w:eastAsia="標楷體" w:hAnsi="標楷體" w:hint="eastAsia"/>
              </w:rPr>
              <w:t>V</w:t>
            </w:r>
          </w:p>
        </w:tc>
        <w:tc>
          <w:tcPr>
            <w:tcW w:w="696" w:type="dxa"/>
          </w:tcPr>
          <w:p w14:paraId="759BBD0D" w14:textId="77777777" w:rsidR="00A10F71" w:rsidRPr="00DC1A3C" w:rsidRDefault="00A10F71" w:rsidP="00E34637">
            <w:pPr>
              <w:rPr>
                <w:rFonts w:ascii="標楷體" w:eastAsia="標楷體" w:hAnsi="標楷體"/>
              </w:rPr>
            </w:pPr>
            <w:r w:rsidRPr="00DC1A3C">
              <w:rPr>
                <w:rFonts w:ascii="標楷體" w:eastAsia="標楷體" w:hAnsi="標楷體" w:hint="eastAsia"/>
              </w:rPr>
              <w:t>W</w:t>
            </w:r>
          </w:p>
        </w:tc>
        <w:tc>
          <w:tcPr>
            <w:tcW w:w="3529" w:type="dxa"/>
          </w:tcPr>
          <w:p w14:paraId="72B08226" w14:textId="77777777" w:rsidR="00A10F71" w:rsidRPr="0078668E" w:rsidRDefault="00A10F71" w:rsidP="00E34637">
            <w:pPr>
              <w:ind w:left="204" w:hangingChars="85" w:hanging="204"/>
              <w:rPr>
                <w:rFonts w:ascii="標楷體" w:eastAsia="標楷體" w:hAnsi="標楷體"/>
              </w:rPr>
            </w:pPr>
            <w:r>
              <w:rPr>
                <w:rFonts w:ascii="標楷體" w:eastAsia="標楷體" w:hAnsi="標楷體" w:hint="eastAsia"/>
              </w:rPr>
              <w:t>1.限輸入日期</w:t>
            </w:r>
            <w:r w:rsidRPr="0078668E">
              <w:rPr>
                <w:rFonts w:ascii="標楷體" w:eastAsia="標楷體" w:hAnsi="標楷體" w:hint="eastAsia"/>
              </w:rPr>
              <w:t>, 檢核條件：</w:t>
            </w:r>
          </w:p>
          <w:p w14:paraId="787DD154" w14:textId="77777777" w:rsidR="00A10F71" w:rsidRDefault="00A10F71" w:rsidP="00E34637">
            <w:pPr>
              <w:rPr>
                <w:rFonts w:ascii="標楷體" w:eastAsia="標楷體" w:hAnsi="標楷體"/>
              </w:rPr>
            </w:pPr>
            <w:r>
              <w:rPr>
                <w:rFonts w:ascii="標楷體" w:eastAsia="標楷體" w:hAnsi="標楷體" w:hint="eastAsia"/>
              </w:rPr>
              <w:t>(1).</w:t>
            </w:r>
            <w:r w:rsidRPr="0078668E">
              <w:rPr>
                <w:rFonts w:ascii="標楷體" w:eastAsia="標楷體" w:hAnsi="標楷體" w:hint="eastAsia"/>
                <w:lang w:eastAsia="zh-HK"/>
              </w:rPr>
              <w:t>日期格式/</w:t>
            </w:r>
            <w:r>
              <w:rPr>
                <w:rFonts w:ascii="標楷體" w:eastAsia="標楷體" w:hAnsi="標楷體"/>
              </w:rPr>
              <w:t>A(DATE,0)</w:t>
            </w:r>
          </w:p>
          <w:p w14:paraId="0DD48884" w14:textId="77777777" w:rsidR="00A10F71" w:rsidRDefault="00A10F71" w:rsidP="00E34637">
            <w:pPr>
              <w:rPr>
                <w:rFonts w:ascii="標楷體" w:eastAsia="標楷體" w:hAnsi="標楷體"/>
              </w:rPr>
            </w:pPr>
            <w:r>
              <w:rPr>
                <w:rFonts w:ascii="標楷體" w:eastAsia="標楷體" w:hAnsi="標楷體" w:hint="eastAsia"/>
              </w:rPr>
              <w:t>(2).不可為0/</w:t>
            </w:r>
            <w:r>
              <w:rPr>
                <w:rFonts w:ascii="標楷體" w:eastAsia="標楷體" w:hAnsi="標楷體"/>
              </w:rPr>
              <w:t>V</w:t>
            </w:r>
            <w:r>
              <w:rPr>
                <w:rFonts w:ascii="標楷體" w:eastAsia="標楷體" w:hAnsi="標楷體" w:hint="eastAsia"/>
              </w:rPr>
              <w:t>(</w:t>
            </w:r>
            <w:r>
              <w:rPr>
                <w:rFonts w:ascii="標楷體" w:eastAsia="標楷體" w:hAnsi="標楷體"/>
              </w:rPr>
              <w:t>2</w:t>
            </w:r>
            <w:r>
              <w:rPr>
                <w:rFonts w:ascii="標楷體" w:eastAsia="標楷體" w:hAnsi="標楷體" w:hint="eastAsia"/>
              </w:rPr>
              <w:t>)</w:t>
            </w:r>
          </w:p>
          <w:p w14:paraId="2D85F351" w14:textId="77777777" w:rsidR="00A10F71" w:rsidRDefault="00A10F71" w:rsidP="00E34637">
            <w:pPr>
              <w:rPr>
                <w:rFonts w:ascii="標楷體" w:eastAsia="標楷體" w:hAnsi="標楷體"/>
              </w:rPr>
            </w:pPr>
            <w:r>
              <w:rPr>
                <w:rFonts w:ascii="標楷體" w:eastAsia="標楷體" w:hAnsi="標楷體"/>
              </w:rPr>
              <w:t>(3).</w:t>
            </w:r>
            <w:r>
              <w:rPr>
                <w:rFonts w:ascii="標楷體" w:eastAsia="標楷體" w:hAnsi="標楷體" w:hint="eastAsia"/>
              </w:rPr>
              <w:t>不可空白/</w:t>
            </w:r>
            <w:r>
              <w:rPr>
                <w:rFonts w:ascii="標楷體" w:eastAsia="標楷體" w:hAnsi="標楷體"/>
              </w:rPr>
              <w:t>V(7)</w:t>
            </w:r>
          </w:p>
          <w:p w14:paraId="06D42938" w14:textId="77777777" w:rsidR="00A10F71" w:rsidRDefault="00A10F71" w:rsidP="00E34637">
            <w:pPr>
              <w:rPr>
                <w:rFonts w:ascii="標楷體" w:eastAsia="標楷體" w:hAnsi="標楷體"/>
                <w:lang w:eastAsia="zh-HK"/>
              </w:rPr>
            </w:pPr>
            <w:r>
              <w:rPr>
                <w:rFonts w:ascii="標楷體" w:eastAsia="標楷體" w:hAnsi="標楷體" w:hint="eastAsia"/>
              </w:rPr>
              <w:t>(</w:t>
            </w:r>
            <w:r>
              <w:rPr>
                <w:rFonts w:ascii="標楷體" w:eastAsia="標楷體" w:hAnsi="標楷體"/>
              </w:rPr>
              <w:t>4</w:t>
            </w:r>
            <w:r>
              <w:rPr>
                <w:rFonts w:ascii="標楷體" w:eastAsia="標楷體" w:hAnsi="標楷體" w:hint="eastAsia"/>
              </w:rPr>
              <w:t>).</w:t>
            </w:r>
            <w:r w:rsidRPr="00C22689">
              <w:rPr>
                <w:rFonts w:ascii="標楷體" w:eastAsia="標楷體" w:hAnsi="標楷體" w:hint="eastAsia"/>
                <w:lang w:eastAsia="zh-HK"/>
              </w:rPr>
              <w:t>需介於</w:t>
            </w:r>
            <w:r>
              <w:rPr>
                <w:rFonts w:ascii="標楷體" w:eastAsia="標楷體" w:hAnsi="標楷體" w:hint="eastAsia"/>
                <w:lang w:eastAsia="zh-HK"/>
              </w:rPr>
              <w:t>[</w:t>
            </w:r>
            <w:proofErr w:type="gramStart"/>
            <w:r w:rsidRPr="00291505">
              <w:rPr>
                <w:rFonts w:ascii="標楷體" w:eastAsia="標楷體" w:hAnsi="標楷體" w:hint="eastAsia"/>
              </w:rPr>
              <w:t>轉</w:t>
            </w:r>
            <w:r>
              <w:rPr>
                <w:rFonts w:ascii="標楷體" w:eastAsia="標楷體" w:hAnsi="標楷體" w:hint="eastAsia"/>
              </w:rPr>
              <w:t>催收</w:t>
            </w:r>
            <w:proofErr w:type="gramEnd"/>
            <w:r w:rsidRPr="00291505">
              <w:rPr>
                <w:rFonts w:ascii="標楷體" w:eastAsia="標楷體" w:hAnsi="標楷體" w:hint="eastAsia"/>
              </w:rPr>
              <w:t>日期起日</w:t>
            </w:r>
            <w:r>
              <w:rPr>
                <w:rFonts w:ascii="標楷體" w:eastAsia="標楷體" w:hAnsi="標楷體" w:hint="eastAsia"/>
                <w:lang w:eastAsia="zh-HK"/>
              </w:rPr>
              <w:t>]</w:t>
            </w:r>
            <w:r w:rsidRPr="00C22689">
              <w:rPr>
                <w:rFonts w:ascii="標楷體" w:eastAsia="標楷體" w:hAnsi="標楷體" w:hint="eastAsia"/>
                <w:lang w:eastAsia="zh-HK"/>
              </w:rPr>
              <w:t>至</w:t>
            </w:r>
          </w:p>
          <w:p w14:paraId="143E0511" w14:textId="77777777" w:rsidR="00A10F71" w:rsidRDefault="00A10F71" w:rsidP="00E34637">
            <w:pPr>
              <w:ind w:left="204" w:hangingChars="85" w:hanging="204"/>
              <w:rPr>
                <w:rFonts w:ascii="標楷體" w:eastAsia="標楷體" w:hAnsi="標楷體"/>
              </w:rPr>
            </w:pPr>
            <w:r w:rsidRPr="00AC62C0">
              <w:rPr>
                <w:rFonts w:ascii="標楷體" w:eastAsia="標楷體" w:hAnsi="標楷體"/>
                <w:lang w:eastAsia="zh-HK"/>
              </w:rPr>
              <w:t>9991231</w:t>
            </w:r>
            <w:r w:rsidRPr="00C22689">
              <w:rPr>
                <w:rFonts w:ascii="標楷體" w:eastAsia="標楷體" w:hAnsi="標楷體" w:hint="eastAsia"/>
              </w:rPr>
              <w:t>/</w:t>
            </w:r>
            <w:r w:rsidRPr="00C22689">
              <w:rPr>
                <w:rFonts w:ascii="標楷體" w:eastAsia="標楷體" w:hAnsi="標楷體"/>
              </w:rPr>
              <w:t>V(5)</w:t>
            </w:r>
          </w:p>
        </w:tc>
      </w:tr>
    </w:tbl>
    <w:p w14:paraId="1B1697BB" w14:textId="77777777" w:rsidR="00A10F71" w:rsidRPr="00B56858" w:rsidRDefault="00A10F71" w:rsidP="00A10F71"/>
    <w:p w14:paraId="4CC7B201" w14:textId="77777777" w:rsidR="00A10F71" w:rsidRPr="00B56858" w:rsidRDefault="00A10F71" w:rsidP="00A10F71"/>
    <w:p w14:paraId="2404BEBC"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6515FB20" w14:textId="77777777" w:rsidR="00A10F71" w:rsidRPr="00291505" w:rsidRDefault="00A10F71" w:rsidP="00A10F71">
      <w:pPr>
        <w:rPr>
          <w:rFonts w:ascii="標楷體" w:eastAsia="標楷體" w:hAnsi="標楷體"/>
        </w:rPr>
      </w:pPr>
    </w:p>
    <w:p w14:paraId="174FE9BF" w14:textId="7AD12EEA" w:rsidR="00A10F71" w:rsidRPr="00291505" w:rsidRDefault="00A10F71" w:rsidP="00A10F71">
      <w:pPr>
        <w:rPr>
          <w:rFonts w:ascii="標楷體" w:eastAsia="標楷體" w:hAnsi="標楷體"/>
        </w:rPr>
      </w:pPr>
      <w:r w:rsidRPr="00004A4C">
        <w:rPr>
          <w:rFonts w:ascii="標楷體" w:eastAsia="標楷體" w:hAnsi="標楷體"/>
          <w:noProof/>
        </w:rPr>
        <w:drawing>
          <wp:inline distT="0" distB="0" distL="0" distR="0" wp14:anchorId="1ABF3890" wp14:editId="2FDE362D">
            <wp:extent cx="6477000" cy="164147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7000" cy="1641475"/>
                    </a:xfrm>
                    <a:prstGeom prst="rect">
                      <a:avLst/>
                    </a:prstGeom>
                    <a:noFill/>
                    <a:ln>
                      <a:noFill/>
                    </a:ln>
                  </pic:spPr>
                </pic:pic>
              </a:graphicData>
            </a:graphic>
          </wp:inline>
        </w:drawing>
      </w:r>
    </w:p>
    <w:p w14:paraId="6FC7062C" w14:textId="77777777" w:rsidR="00A10F71" w:rsidRPr="00291505" w:rsidRDefault="00A10F71" w:rsidP="00A10F71">
      <w:pPr>
        <w:tabs>
          <w:tab w:val="left" w:pos="788"/>
        </w:tabs>
        <w:rPr>
          <w:rFonts w:ascii="標楷體" w:eastAsia="標楷體" w:hAnsi="標楷體"/>
        </w:rPr>
      </w:pPr>
    </w:p>
    <w:p w14:paraId="4144B242" w14:textId="77777777" w:rsidR="00A10F71" w:rsidRDefault="00A10F71" w:rsidP="00A10F71">
      <w:pPr>
        <w:rPr>
          <w:noProof/>
        </w:rPr>
      </w:pPr>
    </w:p>
    <w:p w14:paraId="03775397" w14:textId="77777777" w:rsidR="00A10F71" w:rsidRDefault="00A10F71" w:rsidP="00A10F71">
      <w:pPr>
        <w:rPr>
          <w:noProof/>
        </w:rPr>
      </w:pPr>
    </w:p>
    <w:p w14:paraId="13CE7185"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71E5AE7D" w14:textId="77777777" w:rsidR="00A10F71" w:rsidRDefault="00A10F71" w:rsidP="00A10F71">
      <w:pPr>
        <w:rPr>
          <w:noProof/>
        </w:rPr>
      </w:pPr>
    </w:p>
    <w:p w14:paraId="1363F3F0"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912"/>
        <w:gridCol w:w="1464"/>
        <w:gridCol w:w="3336"/>
        <w:gridCol w:w="3826"/>
      </w:tblGrid>
      <w:tr w:rsidR="00A10F71" w:rsidRPr="008F1D46" w14:paraId="665E9B95" w14:textId="77777777" w:rsidTr="00E34637">
        <w:tc>
          <w:tcPr>
            <w:tcW w:w="670" w:type="dxa"/>
            <w:shd w:val="clear" w:color="auto" w:fill="D9D9D9"/>
          </w:tcPr>
          <w:p w14:paraId="7C9201D8"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944" w:type="dxa"/>
            <w:shd w:val="clear" w:color="auto" w:fill="D9D9D9"/>
          </w:tcPr>
          <w:p w14:paraId="085DBC80"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534" w:type="dxa"/>
            <w:shd w:val="clear" w:color="auto" w:fill="D9D9D9"/>
          </w:tcPr>
          <w:p w14:paraId="0F1525E3"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395B2F76"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936" w:type="dxa"/>
            <w:shd w:val="clear" w:color="auto" w:fill="D9D9D9"/>
          </w:tcPr>
          <w:p w14:paraId="7A388BF8"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1D45F47B" w14:textId="77777777" w:rsidTr="00E34637">
        <w:tc>
          <w:tcPr>
            <w:tcW w:w="670" w:type="dxa"/>
            <w:shd w:val="clear" w:color="auto" w:fill="auto"/>
          </w:tcPr>
          <w:p w14:paraId="568391F2" w14:textId="77777777" w:rsidR="00A10F71" w:rsidRDefault="00A10F71" w:rsidP="00E34637">
            <w:pPr>
              <w:rPr>
                <w:rFonts w:ascii="標楷體" w:eastAsia="標楷體" w:hAnsi="標楷體"/>
              </w:rPr>
            </w:pPr>
            <w:r>
              <w:rPr>
                <w:rFonts w:ascii="標楷體" w:eastAsia="標楷體" w:hAnsi="標楷體" w:hint="eastAsia"/>
              </w:rPr>
              <w:t>1</w:t>
            </w:r>
          </w:p>
        </w:tc>
        <w:tc>
          <w:tcPr>
            <w:tcW w:w="944" w:type="dxa"/>
            <w:shd w:val="clear" w:color="auto" w:fill="auto"/>
          </w:tcPr>
          <w:p w14:paraId="1082E38F"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086094FB" w14:textId="77777777" w:rsidR="00A10F71" w:rsidRDefault="00A10F71" w:rsidP="00E34637">
            <w:pPr>
              <w:rPr>
                <w:rFonts w:ascii="標楷體" w:eastAsia="標楷體" w:hAnsi="標楷體"/>
              </w:rPr>
            </w:pPr>
            <w:proofErr w:type="gramStart"/>
            <w:r w:rsidRPr="007A041D">
              <w:rPr>
                <w:rFonts w:ascii="標楷體" w:eastAsia="標楷體" w:hAnsi="標楷體" w:hint="eastAsia"/>
              </w:rPr>
              <w:t>轉催日期</w:t>
            </w:r>
            <w:proofErr w:type="gramEnd"/>
          </w:p>
        </w:tc>
        <w:tc>
          <w:tcPr>
            <w:tcW w:w="3336" w:type="dxa"/>
            <w:shd w:val="clear" w:color="auto" w:fill="auto"/>
          </w:tcPr>
          <w:p w14:paraId="7C402537"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OverdueDate</w:t>
            </w:r>
          </w:p>
        </w:tc>
        <w:tc>
          <w:tcPr>
            <w:tcW w:w="3936" w:type="dxa"/>
            <w:shd w:val="clear" w:color="auto" w:fill="auto"/>
          </w:tcPr>
          <w:p w14:paraId="43E0AC7C" w14:textId="77777777" w:rsidR="00A10F71" w:rsidRDefault="00A10F71" w:rsidP="00E34637">
            <w:pPr>
              <w:rPr>
                <w:rFonts w:ascii="標楷體" w:eastAsia="標楷體" w:hAnsi="標楷體"/>
              </w:rPr>
            </w:pPr>
            <w:proofErr w:type="gramStart"/>
            <w:r w:rsidRPr="007A041D">
              <w:rPr>
                <w:rFonts w:ascii="標楷體" w:eastAsia="標楷體" w:hAnsi="標楷體" w:hint="eastAsia"/>
              </w:rPr>
              <w:t>轉催日期</w:t>
            </w:r>
            <w:proofErr w:type="gramEnd"/>
            <w:r>
              <w:rPr>
                <w:rFonts w:ascii="標楷體" w:eastAsia="標楷體" w:hAnsi="標楷體" w:hint="eastAsia"/>
              </w:rPr>
              <w:t>(</w:t>
            </w:r>
            <w:r>
              <w:rPr>
                <w:rFonts w:ascii="標楷體" w:eastAsia="標楷體" w:hAnsi="標楷體"/>
              </w:rPr>
              <w:t>YYY/MM/DD)</w:t>
            </w:r>
          </w:p>
        </w:tc>
      </w:tr>
      <w:tr w:rsidR="00A10F71" w:rsidRPr="007A1288" w14:paraId="4CD15C0E" w14:textId="77777777" w:rsidTr="00E34637">
        <w:tc>
          <w:tcPr>
            <w:tcW w:w="670" w:type="dxa"/>
            <w:shd w:val="clear" w:color="auto" w:fill="auto"/>
          </w:tcPr>
          <w:p w14:paraId="1FC0C796" w14:textId="77777777" w:rsidR="00A10F71" w:rsidRDefault="00A10F71" w:rsidP="00E34637">
            <w:pPr>
              <w:rPr>
                <w:rFonts w:ascii="標楷體" w:eastAsia="標楷體" w:hAnsi="標楷體"/>
              </w:rPr>
            </w:pPr>
            <w:r>
              <w:rPr>
                <w:rFonts w:ascii="標楷體" w:eastAsia="標楷體" w:hAnsi="標楷體" w:hint="eastAsia"/>
              </w:rPr>
              <w:t>2</w:t>
            </w:r>
          </w:p>
        </w:tc>
        <w:tc>
          <w:tcPr>
            <w:tcW w:w="944" w:type="dxa"/>
            <w:shd w:val="clear" w:color="auto" w:fill="auto"/>
          </w:tcPr>
          <w:p w14:paraId="41B5821C"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6B4D43FC" w14:textId="77777777" w:rsidR="00A10F71" w:rsidRPr="007A1288" w:rsidRDefault="00A10F71" w:rsidP="00E34637">
            <w:pPr>
              <w:rPr>
                <w:rFonts w:ascii="標楷體" w:eastAsia="標楷體" w:hAnsi="標楷體"/>
                <w:lang w:eastAsia="zh-HK"/>
              </w:rPr>
            </w:pPr>
            <w:r w:rsidRPr="007A041D">
              <w:rPr>
                <w:rFonts w:ascii="標楷體" w:eastAsia="標楷體" w:hAnsi="標楷體" w:hint="eastAsia"/>
                <w:lang w:eastAsia="zh-HK"/>
              </w:rPr>
              <w:t>戶號</w:t>
            </w:r>
          </w:p>
        </w:tc>
        <w:tc>
          <w:tcPr>
            <w:tcW w:w="3336" w:type="dxa"/>
            <w:shd w:val="clear" w:color="auto" w:fill="auto"/>
          </w:tcPr>
          <w:p w14:paraId="0E361642"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CustNo</w:t>
            </w:r>
          </w:p>
        </w:tc>
        <w:tc>
          <w:tcPr>
            <w:tcW w:w="3936" w:type="dxa"/>
            <w:shd w:val="clear" w:color="auto" w:fill="auto"/>
          </w:tcPr>
          <w:p w14:paraId="4C009142" w14:textId="77777777" w:rsidR="00A10F71" w:rsidRPr="007A1288" w:rsidRDefault="00A10F71" w:rsidP="00E34637">
            <w:pPr>
              <w:rPr>
                <w:rFonts w:ascii="標楷體" w:eastAsia="標楷體" w:hAnsi="標楷體"/>
                <w:lang w:eastAsia="zh-HK"/>
              </w:rPr>
            </w:pPr>
            <w:r w:rsidRPr="007A041D">
              <w:rPr>
                <w:rFonts w:ascii="標楷體" w:eastAsia="標楷體" w:hAnsi="標楷體" w:hint="eastAsia"/>
                <w:lang w:eastAsia="zh-HK"/>
              </w:rPr>
              <w:t>戶號</w:t>
            </w:r>
          </w:p>
        </w:tc>
      </w:tr>
      <w:tr w:rsidR="00A10F71" w:rsidRPr="007A1288" w14:paraId="26AD683B" w14:textId="77777777" w:rsidTr="00E34637">
        <w:tc>
          <w:tcPr>
            <w:tcW w:w="670" w:type="dxa"/>
            <w:shd w:val="clear" w:color="auto" w:fill="auto"/>
          </w:tcPr>
          <w:p w14:paraId="16C55F14" w14:textId="77777777" w:rsidR="00A10F71" w:rsidRDefault="00A10F71" w:rsidP="00E34637">
            <w:pPr>
              <w:rPr>
                <w:rFonts w:ascii="標楷體" w:eastAsia="標楷體" w:hAnsi="標楷體"/>
              </w:rPr>
            </w:pPr>
            <w:r>
              <w:rPr>
                <w:rFonts w:ascii="標楷體" w:eastAsia="標楷體" w:hAnsi="標楷體" w:hint="eastAsia"/>
              </w:rPr>
              <w:t>3</w:t>
            </w:r>
          </w:p>
        </w:tc>
        <w:tc>
          <w:tcPr>
            <w:tcW w:w="944" w:type="dxa"/>
            <w:shd w:val="clear" w:color="auto" w:fill="auto"/>
          </w:tcPr>
          <w:p w14:paraId="2CDD3B83"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3E40E1BD" w14:textId="77777777" w:rsidR="00A10F71" w:rsidRPr="007A1288" w:rsidRDefault="00A10F71" w:rsidP="00E34637">
            <w:pPr>
              <w:rPr>
                <w:rFonts w:ascii="標楷體" w:eastAsia="標楷體" w:hAnsi="標楷體"/>
                <w:lang w:eastAsia="zh-HK"/>
              </w:rPr>
            </w:pPr>
            <w:r w:rsidRPr="007A041D">
              <w:rPr>
                <w:rFonts w:ascii="標楷體" w:eastAsia="標楷體" w:hAnsi="標楷體" w:hint="eastAsia"/>
                <w:lang w:eastAsia="zh-HK"/>
              </w:rPr>
              <w:t>戶名</w:t>
            </w:r>
          </w:p>
        </w:tc>
        <w:tc>
          <w:tcPr>
            <w:tcW w:w="3336" w:type="dxa"/>
            <w:shd w:val="clear" w:color="auto" w:fill="auto"/>
          </w:tcPr>
          <w:p w14:paraId="5A20DEA2"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CustMain.</w:t>
            </w:r>
            <w:r w:rsidRPr="007A041D">
              <w:rPr>
                <w:rFonts w:ascii="標楷體" w:eastAsia="標楷體" w:hAnsi="標楷體"/>
                <w:lang w:eastAsia="zh-HK"/>
              </w:rPr>
              <w:t>CustName</w:t>
            </w:r>
          </w:p>
        </w:tc>
        <w:tc>
          <w:tcPr>
            <w:tcW w:w="3936" w:type="dxa"/>
            <w:shd w:val="clear" w:color="auto" w:fill="auto"/>
          </w:tcPr>
          <w:p w14:paraId="3A09D7ED" w14:textId="77777777" w:rsidR="00A10F71" w:rsidRPr="007A1288" w:rsidRDefault="00A10F71" w:rsidP="00E34637">
            <w:pPr>
              <w:rPr>
                <w:rFonts w:ascii="標楷體" w:eastAsia="標楷體" w:hAnsi="標楷體"/>
                <w:lang w:eastAsia="zh-HK"/>
              </w:rPr>
            </w:pPr>
            <w:r w:rsidRPr="007A041D">
              <w:rPr>
                <w:rFonts w:ascii="標楷體" w:eastAsia="標楷體" w:hAnsi="標楷體" w:hint="eastAsia"/>
                <w:lang w:eastAsia="zh-HK"/>
              </w:rPr>
              <w:t>戶名</w:t>
            </w:r>
          </w:p>
        </w:tc>
      </w:tr>
      <w:tr w:rsidR="00A10F71" w:rsidRPr="007A1288" w14:paraId="42A3753D" w14:textId="77777777" w:rsidTr="00E34637">
        <w:tc>
          <w:tcPr>
            <w:tcW w:w="670" w:type="dxa"/>
            <w:shd w:val="clear" w:color="auto" w:fill="auto"/>
          </w:tcPr>
          <w:p w14:paraId="65845DB2" w14:textId="77777777" w:rsidR="00A10F71" w:rsidRDefault="00A10F71" w:rsidP="00E34637">
            <w:pPr>
              <w:rPr>
                <w:rFonts w:ascii="標楷體" w:eastAsia="標楷體" w:hAnsi="標楷體"/>
              </w:rPr>
            </w:pPr>
            <w:r>
              <w:rPr>
                <w:rFonts w:ascii="標楷體" w:eastAsia="標楷體" w:hAnsi="標楷體" w:hint="eastAsia"/>
              </w:rPr>
              <w:t>4</w:t>
            </w:r>
          </w:p>
        </w:tc>
        <w:tc>
          <w:tcPr>
            <w:tcW w:w="944" w:type="dxa"/>
            <w:shd w:val="clear" w:color="auto" w:fill="auto"/>
          </w:tcPr>
          <w:p w14:paraId="220B73B2" w14:textId="77777777" w:rsidR="00A10F71" w:rsidRDefault="00A10F71" w:rsidP="00E34637">
            <w:pPr>
              <w:rPr>
                <w:rFonts w:ascii="標楷體" w:eastAsia="標楷體" w:hAnsi="標楷體"/>
              </w:rPr>
            </w:pPr>
            <w:r>
              <w:rPr>
                <w:rFonts w:ascii="標楷體" w:eastAsia="標楷體" w:hAnsi="標楷體" w:hint="eastAsia"/>
              </w:rPr>
              <w:t>資料</w:t>
            </w:r>
          </w:p>
        </w:tc>
        <w:tc>
          <w:tcPr>
            <w:tcW w:w="1534" w:type="dxa"/>
            <w:shd w:val="clear" w:color="auto" w:fill="auto"/>
          </w:tcPr>
          <w:p w14:paraId="2C623B12" w14:textId="77777777" w:rsidR="00A10F71" w:rsidRDefault="00A10F71" w:rsidP="00E34637">
            <w:pPr>
              <w:rPr>
                <w:rFonts w:ascii="標楷體" w:eastAsia="標楷體" w:hAnsi="標楷體"/>
              </w:rPr>
            </w:pPr>
            <w:r w:rsidRPr="007A041D">
              <w:rPr>
                <w:rFonts w:ascii="標楷體" w:eastAsia="標楷體" w:hAnsi="標楷體" w:hint="eastAsia"/>
              </w:rPr>
              <w:t>收件日</w:t>
            </w:r>
          </w:p>
        </w:tc>
        <w:tc>
          <w:tcPr>
            <w:tcW w:w="3336" w:type="dxa"/>
            <w:shd w:val="clear" w:color="auto" w:fill="auto"/>
          </w:tcPr>
          <w:p w14:paraId="4F80FF59"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ReceiveDate</w:t>
            </w:r>
          </w:p>
        </w:tc>
        <w:tc>
          <w:tcPr>
            <w:tcW w:w="3936" w:type="dxa"/>
            <w:shd w:val="clear" w:color="auto" w:fill="auto"/>
          </w:tcPr>
          <w:p w14:paraId="22D0E30F" w14:textId="77777777" w:rsidR="00A10F71" w:rsidRDefault="00A10F71" w:rsidP="00E34637">
            <w:pPr>
              <w:rPr>
                <w:rFonts w:ascii="標楷體" w:eastAsia="標楷體" w:hAnsi="標楷體"/>
              </w:rPr>
            </w:pPr>
            <w:r w:rsidRPr="007A041D">
              <w:rPr>
                <w:rFonts w:ascii="標楷體" w:eastAsia="標楷體" w:hAnsi="標楷體" w:hint="eastAsia"/>
              </w:rPr>
              <w:t>收件日</w:t>
            </w:r>
            <w:r>
              <w:rPr>
                <w:rFonts w:ascii="標楷體" w:eastAsia="標楷體" w:hAnsi="標楷體" w:hint="eastAsia"/>
              </w:rPr>
              <w:t>(</w:t>
            </w:r>
            <w:r>
              <w:rPr>
                <w:rFonts w:ascii="標楷體" w:eastAsia="標楷體" w:hAnsi="標楷體"/>
              </w:rPr>
              <w:t>YYY/MM/DD)</w:t>
            </w:r>
          </w:p>
        </w:tc>
      </w:tr>
      <w:tr w:rsidR="00A10F71" w:rsidRPr="007A1288" w14:paraId="74A9C002" w14:textId="77777777" w:rsidTr="00E34637">
        <w:tc>
          <w:tcPr>
            <w:tcW w:w="670" w:type="dxa"/>
            <w:shd w:val="clear" w:color="auto" w:fill="auto"/>
          </w:tcPr>
          <w:p w14:paraId="13D5873F" w14:textId="77777777" w:rsidR="00A10F71" w:rsidRDefault="00A10F71" w:rsidP="00E34637">
            <w:pPr>
              <w:rPr>
                <w:rFonts w:ascii="標楷體" w:eastAsia="標楷體" w:hAnsi="標楷體"/>
              </w:rPr>
            </w:pPr>
            <w:r>
              <w:rPr>
                <w:rFonts w:ascii="標楷體" w:eastAsia="標楷體" w:hAnsi="標楷體" w:hint="eastAsia"/>
              </w:rPr>
              <w:t>5</w:t>
            </w:r>
          </w:p>
        </w:tc>
        <w:tc>
          <w:tcPr>
            <w:tcW w:w="944" w:type="dxa"/>
            <w:shd w:val="clear" w:color="auto" w:fill="auto"/>
          </w:tcPr>
          <w:p w14:paraId="01B22673"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2A79C3D9" w14:textId="77777777" w:rsidR="00A10F71" w:rsidRPr="007A1288" w:rsidRDefault="00A10F71" w:rsidP="00E34637">
            <w:pPr>
              <w:rPr>
                <w:rFonts w:ascii="標楷體" w:eastAsia="標楷體" w:hAnsi="標楷體"/>
                <w:lang w:eastAsia="zh-HK"/>
              </w:rPr>
            </w:pPr>
            <w:r w:rsidRPr="007A041D">
              <w:rPr>
                <w:rFonts w:ascii="標楷體" w:eastAsia="標楷體" w:hAnsi="標楷體" w:hint="eastAsia"/>
                <w:lang w:eastAsia="zh-HK"/>
              </w:rPr>
              <w:t>單據日期</w:t>
            </w:r>
          </w:p>
        </w:tc>
        <w:tc>
          <w:tcPr>
            <w:tcW w:w="3336" w:type="dxa"/>
            <w:shd w:val="clear" w:color="auto" w:fill="auto"/>
          </w:tcPr>
          <w:p w14:paraId="1C5B2CE9"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DocDate</w:t>
            </w:r>
          </w:p>
        </w:tc>
        <w:tc>
          <w:tcPr>
            <w:tcW w:w="3936" w:type="dxa"/>
            <w:shd w:val="clear" w:color="auto" w:fill="auto"/>
          </w:tcPr>
          <w:p w14:paraId="70D69F4A" w14:textId="77777777" w:rsidR="00A10F71" w:rsidRPr="007A1288" w:rsidRDefault="00A10F71" w:rsidP="00E34637">
            <w:pPr>
              <w:rPr>
                <w:rFonts w:ascii="標楷體" w:eastAsia="標楷體" w:hAnsi="標楷體"/>
                <w:lang w:eastAsia="zh-HK"/>
              </w:rPr>
            </w:pPr>
            <w:r w:rsidRPr="007A041D">
              <w:rPr>
                <w:rFonts w:ascii="標楷體" w:eastAsia="標楷體" w:hAnsi="標楷體" w:hint="eastAsia"/>
                <w:lang w:eastAsia="zh-HK"/>
              </w:rPr>
              <w:t>單據日期</w:t>
            </w:r>
            <w:r>
              <w:rPr>
                <w:rFonts w:ascii="標楷體" w:eastAsia="標楷體" w:hAnsi="標楷體" w:hint="eastAsia"/>
              </w:rPr>
              <w:t>(</w:t>
            </w:r>
            <w:r>
              <w:rPr>
                <w:rFonts w:ascii="標楷體" w:eastAsia="標楷體" w:hAnsi="標楷體"/>
              </w:rPr>
              <w:t>YYY/MM/DD)</w:t>
            </w:r>
          </w:p>
        </w:tc>
      </w:tr>
      <w:tr w:rsidR="00A10F71" w:rsidRPr="007A1288" w14:paraId="65DB18EB" w14:textId="77777777" w:rsidTr="00E34637">
        <w:tc>
          <w:tcPr>
            <w:tcW w:w="670" w:type="dxa"/>
            <w:shd w:val="clear" w:color="auto" w:fill="auto"/>
          </w:tcPr>
          <w:p w14:paraId="2F37FCBF" w14:textId="77777777" w:rsidR="00A10F71" w:rsidRDefault="00A10F71" w:rsidP="00E34637">
            <w:pPr>
              <w:rPr>
                <w:rFonts w:ascii="標楷體" w:eastAsia="標楷體" w:hAnsi="標楷體"/>
              </w:rPr>
            </w:pPr>
            <w:r>
              <w:rPr>
                <w:rFonts w:ascii="標楷體" w:eastAsia="標楷體" w:hAnsi="標楷體" w:hint="eastAsia"/>
              </w:rPr>
              <w:t>6</w:t>
            </w:r>
          </w:p>
        </w:tc>
        <w:tc>
          <w:tcPr>
            <w:tcW w:w="944" w:type="dxa"/>
            <w:shd w:val="clear" w:color="auto" w:fill="auto"/>
          </w:tcPr>
          <w:p w14:paraId="11E7F425"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0A8DF13B" w14:textId="77777777" w:rsidR="00A10F71" w:rsidRDefault="00A10F71" w:rsidP="00E34637">
            <w:pPr>
              <w:rPr>
                <w:rFonts w:ascii="標楷體" w:eastAsia="標楷體" w:hAnsi="標楷體"/>
              </w:rPr>
            </w:pPr>
            <w:r w:rsidRPr="007A041D">
              <w:rPr>
                <w:rFonts w:ascii="標楷體" w:eastAsia="標楷體" w:hAnsi="標楷體" w:hint="eastAsia"/>
              </w:rPr>
              <w:t>科目</w:t>
            </w:r>
          </w:p>
        </w:tc>
        <w:tc>
          <w:tcPr>
            <w:tcW w:w="3336" w:type="dxa"/>
            <w:shd w:val="clear" w:color="auto" w:fill="auto"/>
          </w:tcPr>
          <w:p w14:paraId="026C2A59"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FeeCode</w:t>
            </w:r>
          </w:p>
        </w:tc>
        <w:tc>
          <w:tcPr>
            <w:tcW w:w="3936" w:type="dxa"/>
            <w:shd w:val="clear" w:color="auto" w:fill="auto"/>
          </w:tcPr>
          <w:p w14:paraId="0AA13781" w14:textId="77777777" w:rsidR="00A10F71" w:rsidRDefault="00A10F71" w:rsidP="00E34637">
            <w:pPr>
              <w:rPr>
                <w:rFonts w:ascii="標楷體" w:eastAsia="標楷體" w:hAnsi="標楷體"/>
              </w:rPr>
            </w:pPr>
            <w:r w:rsidRPr="00B83D4A">
              <w:rPr>
                <w:rFonts w:ascii="標楷體" w:eastAsia="標楷體" w:hAnsi="標楷體" w:hint="eastAsia"/>
              </w:rPr>
              <w:t>依據</w:t>
            </w:r>
            <w:r>
              <w:rPr>
                <w:rFonts w:ascii="標楷體" w:eastAsia="標楷體" w:hAnsi="標楷體" w:hint="eastAsia"/>
              </w:rPr>
              <w:t>[</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)]的[</w:t>
            </w:r>
            <w:r w:rsidRPr="009A60CC">
              <w:rPr>
                <w:rFonts w:ascii="標楷體" w:eastAsia="標楷體" w:hAnsi="標楷體" w:hint="eastAsia"/>
              </w:rPr>
              <w:t>科目</w:t>
            </w:r>
            <w:r>
              <w:rPr>
                <w:rFonts w:ascii="標楷體" w:eastAsia="標楷體" w:hAnsi="標楷體" w:hint="eastAsia"/>
              </w:rPr>
              <w:t>(</w:t>
            </w:r>
            <w:r w:rsidRPr="00D364BA">
              <w:rPr>
                <w:rFonts w:ascii="標楷體" w:eastAsia="標楷體" w:hAnsi="標楷體"/>
                <w:lang w:eastAsia="zh-HK"/>
              </w:rPr>
              <w:t>FeeCode</w:t>
            </w:r>
            <w:r>
              <w:rPr>
                <w:rFonts w:ascii="標楷體" w:eastAsia="標楷體" w:hAnsi="標楷體" w:hint="eastAsia"/>
              </w:rPr>
              <w:t>)]</w:t>
            </w:r>
            <w:r w:rsidRPr="00B83D4A">
              <w:rPr>
                <w:rFonts w:ascii="標楷體" w:eastAsia="標楷體" w:hAnsi="標楷體" w:hint="eastAsia"/>
                <w:lang w:eastAsia="zh-HK"/>
              </w:rPr>
              <w:t>對應</w:t>
            </w:r>
            <w:r>
              <w:rPr>
                <w:rFonts w:ascii="標楷體" w:eastAsia="標楷體" w:hAnsi="標楷體" w:hint="eastAsia"/>
              </w:rPr>
              <w:t>[</w:t>
            </w:r>
            <w:r w:rsidRPr="00B83D4A">
              <w:rPr>
                <w:rFonts w:ascii="標楷體" w:eastAsia="標楷體" w:hAnsi="標楷體" w:hint="eastAsia"/>
              </w:rPr>
              <w:t>共用代碼檔(</w:t>
            </w:r>
            <w:r w:rsidRPr="00B83D4A">
              <w:rPr>
                <w:rFonts w:ascii="標楷體" w:eastAsia="標楷體" w:hAnsi="標楷體"/>
              </w:rPr>
              <w:t>CdCode</w:t>
            </w:r>
            <w:r w:rsidRPr="00B83D4A">
              <w:rPr>
                <w:rFonts w:ascii="標楷體" w:eastAsia="標楷體" w:hAnsi="標楷體" w:hint="eastAsia"/>
              </w:rPr>
              <w:t>)</w:t>
            </w:r>
            <w:r>
              <w:rPr>
                <w:rFonts w:ascii="標楷體" w:eastAsia="標楷體" w:hAnsi="標楷體" w:hint="eastAsia"/>
              </w:rPr>
              <w:t>]</w:t>
            </w:r>
            <w:r w:rsidRPr="00B83D4A">
              <w:rPr>
                <w:rFonts w:ascii="標楷體" w:eastAsia="標楷體" w:hAnsi="標楷體" w:hint="eastAsia"/>
              </w:rPr>
              <w:t>代號為</w:t>
            </w:r>
            <w:r w:rsidRPr="00D364BA">
              <w:rPr>
                <w:rFonts w:ascii="標楷體" w:eastAsia="標楷體" w:hAnsi="標楷體"/>
                <w:lang w:eastAsia="zh-HK"/>
              </w:rPr>
              <w:t>FeeCode</w:t>
            </w:r>
            <w:r>
              <w:rPr>
                <w:rFonts w:ascii="標楷體" w:eastAsia="標楷體" w:hAnsi="標楷體" w:hint="eastAsia"/>
              </w:rPr>
              <w:t>的科目名稱</w:t>
            </w:r>
          </w:p>
        </w:tc>
      </w:tr>
      <w:tr w:rsidR="00A10F71" w:rsidRPr="007A1288" w14:paraId="1F915B61" w14:textId="77777777" w:rsidTr="00E34637">
        <w:tc>
          <w:tcPr>
            <w:tcW w:w="670" w:type="dxa"/>
            <w:shd w:val="clear" w:color="auto" w:fill="auto"/>
          </w:tcPr>
          <w:p w14:paraId="2157E407" w14:textId="77777777" w:rsidR="00A10F71" w:rsidRDefault="00A10F71" w:rsidP="00E34637">
            <w:pPr>
              <w:rPr>
                <w:rFonts w:ascii="標楷體" w:eastAsia="標楷體" w:hAnsi="標楷體"/>
              </w:rPr>
            </w:pPr>
            <w:r>
              <w:rPr>
                <w:rFonts w:ascii="標楷體" w:eastAsia="標楷體" w:hAnsi="標楷體" w:hint="eastAsia"/>
              </w:rPr>
              <w:t>7</w:t>
            </w:r>
          </w:p>
        </w:tc>
        <w:tc>
          <w:tcPr>
            <w:tcW w:w="944" w:type="dxa"/>
            <w:shd w:val="clear" w:color="auto" w:fill="auto"/>
          </w:tcPr>
          <w:p w14:paraId="43D3A3FB" w14:textId="77777777" w:rsidR="00A10F71" w:rsidRPr="000A2653" w:rsidRDefault="00A10F71" w:rsidP="00E34637">
            <w:pPr>
              <w:rPr>
                <w:rFonts w:ascii="標楷體" w:eastAsia="標楷體" w:hAnsi="標楷體"/>
                <w:lang w:eastAsia="zh-HK"/>
              </w:rPr>
            </w:pPr>
            <w:r w:rsidRPr="000A2653">
              <w:rPr>
                <w:rFonts w:ascii="標楷體" w:eastAsia="標楷體" w:hAnsi="標楷體" w:hint="eastAsia"/>
                <w:lang w:eastAsia="zh-HK"/>
              </w:rPr>
              <w:t>資料</w:t>
            </w:r>
          </w:p>
        </w:tc>
        <w:tc>
          <w:tcPr>
            <w:tcW w:w="1534" w:type="dxa"/>
            <w:shd w:val="clear" w:color="auto" w:fill="auto"/>
          </w:tcPr>
          <w:p w14:paraId="294699F2" w14:textId="77777777" w:rsidR="00A10F71" w:rsidRDefault="00A10F71" w:rsidP="00E34637">
            <w:pPr>
              <w:rPr>
                <w:rFonts w:ascii="標楷體" w:eastAsia="標楷體" w:hAnsi="標楷體"/>
              </w:rPr>
            </w:pPr>
            <w:r w:rsidRPr="007A041D">
              <w:rPr>
                <w:rFonts w:ascii="標楷體" w:eastAsia="標楷體" w:hAnsi="標楷體" w:hint="eastAsia"/>
              </w:rPr>
              <w:t>法務費</w:t>
            </w:r>
          </w:p>
        </w:tc>
        <w:tc>
          <w:tcPr>
            <w:tcW w:w="3336" w:type="dxa"/>
            <w:shd w:val="clear" w:color="auto" w:fill="auto"/>
          </w:tcPr>
          <w:p w14:paraId="148C9084" w14:textId="77777777" w:rsidR="00A10F71" w:rsidRPr="00D73010"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Fee</w:t>
            </w:r>
          </w:p>
        </w:tc>
        <w:tc>
          <w:tcPr>
            <w:tcW w:w="3936" w:type="dxa"/>
            <w:shd w:val="clear" w:color="auto" w:fill="auto"/>
          </w:tcPr>
          <w:p w14:paraId="6F90C2E2" w14:textId="77777777" w:rsidR="00A10F71" w:rsidRDefault="00A10F71" w:rsidP="00E34637">
            <w:pPr>
              <w:rPr>
                <w:rFonts w:ascii="標楷體" w:eastAsia="標楷體" w:hAnsi="標楷體"/>
              </w:rPr>
            </w:pPr>
            <w:r w:rsidRPr="007A041D">
              <w:rPr>
                <w:rFonts w:ascii="標楷體" w:eastAsia="標楷體" w:hAnsi="標楷體" w:hint="eastAsia"/>
              </w:rPr>
              <w:t>法務費</w:t>
            </w:r>
            <w:r>
              <w:rPr>
                <w:rFonts w:ascii="標楷體" w:eastAsia="標楷體" w:hAnsi="標楷體" w:hint="eastAsia"/>
              </w:rPr>
              <w:t>(金額加千分位</w:t>
            </w:r>
            <w:r>
              <w:rPr>
                <w:rFonts w:ascii="標楷體" w:eastAsia="標楷體" w:hAnsi="標楷體"/>
              </w:rPr>
              <w:t>)</w:t>
            </w:r>
          </w:p>
        </w:tc>
      </w:tr>
      <w:tr w:rsidR="00A10F71" w:rsidRPr="007A1288" w14:paraId="05E61809" w14:textId="77777777" w:rsidTr="00E34637">
        <w:tc>
          <w:tcPr>
            <w:tcW w:w="670" w:type="dxa"/>
            <w:shd w:val="clear" w:color="auto" w:fill="auto"/>
          </w:tcPr>
          <w:p w14:paraId="266B54B5" w14:textId="77777777" w:rsidR="00A10F71" w:rsidRDefault="00A10F71" w:rsidP="00E34637">
            <w:pPr>
              <w:rPr>
                <w:rFonts w:ascii="標楷體" w:eastAsia="標楷體" w:hAnsi="標楷體"/>
              </w:rPr>
            </w:pPr>
            <w:r>
              <w:rPr>
                <w:rFonts w:ascii="標楷體" w:eastAsia="標楷體" w:hAnsi="標楷體" w:hint="eastAsia"/>
              </w:rPr>
              <w:t>8</w:t>
            </w:r>
          </w:p>
        </w:tc>
        <w:tc>
          <w:tcPr>
            <w:tcW w:w="944" w:type="dxa"/>
            <w:shd w:val="clear" w:color="auto" w:fill="auto"/>
          </w:tcPr>
          <w:p w14:paraId="7E9D6DA1"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7883BD6F" w14:textId="77777777" w:rsidR="00A10F71" w:rsidRDefault="00A10F71" w:rsidP="00E34637">
            <w:pPr>
              <w:rPr>
                <w:rFonts w:ascii="標楷體" w:eastAsia="標楷體" w:hAnsi="標楷體"/>
              </w:rPr>
            </w:pPr>
            <w:r w:rsidRPr="007A041D">
              <w:rPr>
                <w:rFonts w:ascii="標楷體" w:eastAsia="標楷體" w:hAnsi="標楷體" w:hint="eastAsia"/>
              </w:rPr>
              <w:t>記錄號碼</w:t>
            </w:r>
          </w:p>
        </w:tc>
        <w:tc>
          <w:tcPr>
            <w:tcW w:w="3336" w:type="dxa"/>
            <w:shd w:val="clear" w:color="auto" w:fill="auto"/>
          </w:tcPr>
          <w:p w14:paraId="71074694"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RecordNo</w:t>
            </w:r>
          </w:p>
        </w:tc>
        <w:tc>
          <w:tcPr>
            <w:tcW w:w="3936" w:type="dxa"/>
            <w:shd w:val="clear" w:color="auto" w:fill="auto"/>
          </w:tcPr>
          <w:p w14:paraId="3F2B9453" w14:textId="77777777" w:rsidR="00A10F71" w:rsidRDefault="00A10F71" w:rsidP="00E34637">
            <w:pPr>
              <w:rPr>
                <w:rFonts w:ascii="標楷體" w:eastAsia="標楷體" w:hAnsi="標楷體"/>
              </w:rPr>
            </w:pPr>
            <w:r w:rsidRPr="007A041D">
              <w:rPr>
                <w:rFonts w:ascii="標楷體" w:eastAsia="標楷體" w:hAnsi="標楷體" w:hint="eastAsia"/>
              </w:rPr>
              <w:t>記錄號碼</w:t>
            </w:r>
          </w:p>
        </w:tc>
      </w:tr>
      <w:tr w:rsidR="00A10F71" w:rsidRPr="007A1288" w14:paraId="21082E88" w14:textId="77777777" w:rsidTr="00E34637">
        <w:tc>
          <w:tcPr>
            <w:tcW w:w="670" w:type="dxa"/>
            <w:shd w:val="clear" w:color="auto" w:fill="auto"/>
          </w:tcPr>
          <w:p w14:paraId="6734C99D" w14:textId="77777777" w:rsidR="00A10F71" w:rsidRDefault="00A10F71" w:rsidP="00E34637">
            <w:pPr>
              <w:rPr>
                <w:rFonts w:ascii="標楷體" w:eastAsia="標楷體" w:hAnsi="標楷體"/>
              </w:rPr>
            </w:pPr>
            <w:r>
              <w:rPr>
                <w:rFonts w:ascii="標楷體" w:eastAsia="標楷體" w:hAnsi="標楷體" w:hint="eastAsia"/>
              </w:rPr>
              <w:t>9</w:t>
            </w:r>
          </w:p>
        </w:tc>
        <w:tc>
          <w:tcPr>
            <w:tcW w:w="944" w:type="dxa"/>
            <w:shd w:val="clear" w:color="auto" w:fill="auto"/>
          </w:tcPr>
          <w:p w14:paraId="6F277CA6"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58E5ECBB" w14:textId="77777777" w:rsidR="00A10F71" w:rsidRDefault="00A10F71" w:rsidP="00E34637">
            <w:pPr>
              <w:rPr>
                <w:rFonts w:ascii="標楷體" w:eastAsia="標楷體" w:hAnsi="標楷體"/>
              </w:rPr>
            </w:pPr>
            <w:r w:rsidRPr="007A041D">
              <w:rPr>
                <w:rFonts w:ascii="標楷體" w:eastAsia="標楷體" w:hAnsi="標楷體" w:hint="eastAsia"/>
              </w:rPr>
              <w:t>借方傳票</w:t>
            </w:r>
          </w:p>
        </w:tc>
        <w:tc>
          <w:tcPr>
            <w:tcW w:w="3336" w:type="dxa"/>
            <w:shd w:val="clear" w:color="auto" w:fill="auto"/>
          </w:tcPr>
          <w:p w14:paraId="07B7A8AA"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AcDetail.</w:t>
            </w:r>
            <w:r w:rsidRPr="007A041D">
              <w:rPr>
                <w:rFonts w:ascii="標楷體" w:eastAsia="標楷體" w:hAnsi="標楷體"/>
                <w:lang w:eastAsia="zh-HK"/>
              </w:rPr>
              <w:t>SlipNo</w:t>
            </w:r>
          </w:p>
        </w:tc>
        <w:tc>
          <w:tcPr>
            <w:tcW w:w="3936" w:type="dxa"/>
            <w:shd w:val="clear" w:color="auto" w:fill="auto"/>
          </w:tcPr>
          <w:p w14:paraId="2BCE365C" w14:textId="77777777" w:rsidR="00A10F71" w:rsidRDefault="00A10F71" w:rsidP="00E34637">
            <w:pPr>
              <w:rPr>
                <w:rFonts w:ascii="標楷體" w:eastAsia="標楷體" w:hAnsi="標楷體"/>
              </w:rPr>
            </w:pPr>
            <w:r w:rsidRPr="007A041D">
              <w:rPr>
                <w:rFonts w:ascii="標楷體" w:eastAsia="標楷體" w:hAnsi="標楷體" w:hint="eastAsia"/>
              </w:rPr>
              <w:t>借方傳票</w:t>
            </w:r>
            <w:r>
              <w:rPr>
                <w:rFonts w:ascii="標楷體" w:eastAsia="標楷體" w:hAnsi="標楷體" w:hint="eastAsia"/>
              </w:rPr>
              <w:t>依據[</w:t>
            </w:r>
            <w:r w:rsidRPr="00375E16">
              <w:rPr>
                <w:rFonts w:ascii="標楷體" w:eastAsia="標楷體" w:hAnsi="標楷體" w:hint="eastAsia"/>
              </w:rPr>
              <w:t>會計帳</w:t>
            </w:r>
            <w:proofErr w:type="gramStart"/>
            <w:r w:rsidRPr="00375E16">
              <w:rPr>
                <w:rFonts w:ascii="標楷體" w:eastAsia="標楷體" w:hAnsi="標楷體" w:hint="eastAsia"/>
              </w:rPr>
              <w:t>務明細檔</w:t>
            </w:r>
            <w:proofErr w:type="gramEnd"/>
            <w:r>
              <w:rPr>
                <w:rFonts w:ascii="標楷體" w:eastAsia="標楷體" w:hAnsi="標楷體" w:hint="eastAsia"/>
              </w:rPr>
              <w:t>(</w:t>
            </w:r>
            <w:r w:rsidRPr="007A041D">
              <w:rPr>
                <w:rFonts w:ascii="標楷體" w:eastAsia="標楷體" w:hAnsi="標楷體"/>
              </w:rPr>
              <w:t>AcDetail</w:t>
            </w:r>
            <w:r>
              <w:rPr>
                <w:rFonts w:ascii="標楷體" w:eastAsia="標楷體" w:hAnsi="標楷體" w:hint="eastAsia"/>
              </w:rPr>
              <w:t>)]的[</w:t>
            </w:r>
            <w:r w:rsidRPr="007A041D">
              <w:rPr>
                <w:rFonts w:ascii="標楷體" w:eastAsia="標楷體" w:hAnsi="標楷體" w:hint="eastAsia"/>
              </w:rPr>
              <w:t>借貸別</w:t>
            </w:r>
            <w:r>
              <w:rPr>
                <w:rFonts w:ascii="標楷體" w:eastAsia="標楷體" w:hAnsi="標楷體" w:hint="eastAsia"/>
              </w:rPr>
              <w:t>(</w:t>
            </w:r>
            <w:r w:rsidRPr="007A041D">
              <w:rPr>
                <w:rFonts w:ascii="標楷體" w:eastAsia="標楷體" w:hAnsi="標楷體"/>
              </w:rPr>
              <w:t>DbCr</w:t>
            </w:r>
            <w:r>
              <w:rPr>
                <w:rFonts w:ascii="標楷體" w:eastAsia="標楷體" w:hAnsi="標楷體" w:hint="eastAsia"/>
              </w:rPr>
              <w:t>)]為D時顯示</w:t>
            </w:r>
          </w:p>
        </w:tc>
      </w:tr>
      <w:tr w:rsidR="00A10F71" w:rsidRPr="007A1288" w14:paraId="3433312D" w14:textId="77777777" w:rsidTr="00E34637">
        <w:tc>
          <w:tcPr>
            <w:tcW w:w="670" w:type="dxa"/>
            <w:shd w:val="clear" w:color="auto" w:fill="auto"/>
          </w:tcPr>
          <w:p w14:paraId="51EDD958" w14:textId="77777777" w:rsidR="00A10F71" w:rsidRDefault="00A10F71" w:rsidP="00E34637">
            <w:pPr>
              <w:rPr>
                <w:rFonts w:ascii="標楷體" w:eastAsia="標楷體" w:hAnsi="標楷體"/>
              </w:rPr>
            </w:pPr>
            <w:r>
              <w:rPr>
                <w:rFonts w:ascii="標楷體" w:eastAsia="標楷體" w:hAnsi="標楷體" w:hint="eastAsia"/>
              </w:rPr>
              <w:t>10</w:t>
            </w:r>
          </w:p>
        </w:tc>
        <w:tc>
          <w:tcPr>
            <w:tcW w:w="944" w:type="dxa"/>
            <w:shd w:val="clear" w:color="auto" w:fill="auto"/>
          </w:tcPr>
          <w:p w14:paraId="2CB7D8D1"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24058738" w14:textId="77777777" w:rsidR="00A10F71" w:rsidRDefault="00A10F71" w:rsidP="00E34637">
            <w:pPr>
              <w:rPr>
                <w:rFonts w:ascii="標楷體" w:eastAsia="標楷體" w:hAnsi="標楷體"/>
              </w:rPr>
            </w:pPr>
            <w:r w:rsidRPr="007A041D">
              <w:rPr>
                <w:rFonts w:ascii="標楷體" w:eastAsia="標楷體" w:hAnsi="標楷體" w:hint="eastAsia"/>
              </w:rPr>
              <w:t>貸方傳票</w:t>
            </w:r>
          </w:p>
        </w:tc>
        <w:tc>
          <w:tcPr>
            <w:tcW w:w="3336" w:type="dxa"/>
            <w:shd w:val="clear" w:color="auto" w:fill="auto"/>
          </w:tcPr>
          <w:p w14:paraId="03213927"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AcDetail.</w:t>
            </w:r>
            <w:r w:rsidRPr="007A041D">
              <w:rPr>
                <w:rFonts w:ascii="標楷體" w:eastAsia="標楷體" w:hAnsi="標楷體"/>
                <w:lang w:eastAsia="zh-HK"/>
              </w:rPr>
              <w:t>SlipNo</w:t>
            </w:r>
          </w:p>
        </w:tc>
        <w:tc>
          <w:tcPr>
            <w:tcW w:w="3936" w:type="dxa"/>
            <w:shd w:val="clear" w:color="auto" w:fill="auto"/>
          </w:tcPr>
          <w:p w14:paraId="2C9A3D6C" w14:textId="77777777" w:rsidR="00A10F71" w:rsidRDefault="00A10F71" w:rsidP="00E34637">
            <w:pPr>
              <w:rPr>
                <w:rFonts w:ascii="標楷體" w:eastAsia="標楷體" w:hAnsi="標楷體"/>
              </w:rPr>
            </w:pPr>
            <w:r w:rsidRPr="007A041D">
              <w:rPr>
                <w:rFonts w:ascii="標楷體" w:eastAsia="標楷體" w:hAnsi="標楷體" w:hint="eastAsia"/>
              </w:rPr>
              <w:t>貸方傳票</w:t>
            </w:r>
            <w:r>
              <w:rPr>
                <w:rFonts w:ascii="標楷體" w:eastAsia="標楷體" w:hAnsi="標楷體" w:hint="eastAsia"/>
              </w:rPr>
              <w:t>依據[</w:t>
            </w:r>
            <w:r w:rsidRPr="00375E16">
              <w:rPr>
                <w:rFonts w:ascii="標楷體" w:eastAsia="標楷體" w:hAnsi="標楷體" w:hint="eastAsia"/>
              </w:rPr>
              <w:t>會計帳</w:t>
            </w:r>
            <w:proofErr w:type="gramStart"/>
            <w:r w:rsidRPr="00375E16">
              <w:rPr>
                <w:rFonts w:ascii="標楷體" w:eastAsia="標楷體" w:hAnsi="標楷體" w:hint="eastAsia"/>
              </w:rPr>
              <w:t>務明細檔</w:t>
            </w:r>
            <w:proofErr w:type="gramEnd"/>
            <w:r>
              <w:rPr>
                <w:rFonts w:ascii="標楷體" w:eastAsia="標楷體" w:hAnsi="標楷體" w:hint="eastAsia"/>
              </w:rPr>
              <w:t>(</w:t>
            </w:r>
            <w:r w:rsidRPr="007A041D">
              <w:rPr>
                <w:rFonts w:ascii="標楷體" w:eastAsia="標楷體" w:hAnsi="標楷體"/>
              </w:rPr>
              <w:t>AcDetail</w:t>
            </w:r>
            <w:r>
              <w:rPr>
                <w:rFonts w:ascii="標楷體" w:eastAsia="標楷體" w:hAnsi="標楷體" w:hint="eastAsia"/>
              </w:rPr>
              <w:t>)]的[</w:t>
            </w:r>
            <w:r w:rsidRPr="007A041D">
              <w:rPr>
                <w:rFonts w:ascii="標楷體" w:eastAsia="標楷體" w:hAnsi="標楷體" w:hint="eastAsia"/>
              </w:rPr>
              <w:t>借貸別</w:t>
            </w:r>
            <w:r>
              <w:rPr>
                <w:rFonts w:ascii="標楷體" w:eastAsia="標楷體" w:hAnsi="標楷體" w:hint="eastAsia"/>
              </w:rPr>
              <w:t>(</w:t>
            </w:r>
            <w:r w:rsidRPr="007A041D">
              <w:rPr>
                <w:rFonts w:ascii="標楷體" w:eastAsia="標楷體" w:hAnsi="標楷體"/>
              </w:rPr>
              <w:t>DbCr</w:t>
            </w:r>
            <w:r>
              <w:rPr>
                <w:rFonts w:ascii="標楷體" w:eastAsia="標楷體" w:hAnsi="標楷體" w:hint="eastAsia"/>
              </w:rPr>
              <w:t>)]不為D時顯示</w:t>
            </w:r>
          </w:p>
        </w:tc>
      </w:tr>
      <w:tr w:rsidR="00A10F71" w:rsidRPr="007A1288" w14:paraId="130A9687" w14:textId="77777777" w:rsidTr="00E34637">
        <w:tc>
          <w:tcPr>
            <w:tcW w:w="670" w:type="dxa"/>
            <w:shd w:val="clear" w:color="auto" w:fill="auto"/>
          </w:tcPr>
          <w:p w14:paraId="2AF26D21" w14:textId="77777777" w:rsidR="00A10F71"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1</w:t>
            </w:r>
          </w:p>
        </w:tc>
        <w:tc>
          <w:tcPr>
            <w:tcW w:w="944" w:type="dxa"/>
            <w:shd w:val="clear" w:color="auto" w:fill="auto"/>
          </w:tcPr>
          <w:p w14:paraId="31516667" w14:textId="77777777" w:rsidR="00A10F71" w:rsidRPr="007F07EF" w:rsidRDefault="00A10F71" w:rsidP="00E34637">
            <w:pPr>
              <w:rPr>
                <w:rFonts w:ascii="標楷體" w:eastAsia="標楷體" w:hAnsi="標楷體"/>
                <w:lang w:eastAsia="zh-HK"/>
              </w:rPr>
            </w:pPr>
            <w:r>
              <w:rPr>
                <w:rFonts w:ascii="標楷體" w:eastAsia="標楷體" w:hAnsi="標楷體" w:hint="eastAsia"/>
              </w:rPr>
              <w:t>資料</w:t>
            </w:r>
          </w:p>
        </w:tc>
        <w:tc>
          <w:tcPr>
            <w:tcW w:w="1534" w:type="dxa"/>
            <w:shd w:val="clear" w:color="auto" w:fill="auto"/>
          </w:tcPr>
          <w:p w14:paraId="1AD247F9" w14:textId="77777777" w:rsidR="00A10F71" w:rsidRPr="00967D1B" w:rsidRDefault="00A10F71" w:rsidP="00E34637">
            <w:pPr>
              <w:rPr>
                <w:rFonts w:ascii="標楷體" w:eastAsia="標楷體" w:hAnsi="標楷體"/>
                <w:color w:val="002060"/>
              </w:rPr>
            </w:pPr>
            <w:proofErr w:type="gramStart"/>
            <w:r w:rsidRPr="00967D1B">
              <w:rPr>
                <w:rFonts w:ascii="標楷體" w:eastAsia="標楷體" w:hAnsi="標楷體" w:hint="eastAsia"/>
                <w:color w:val="002060"/>
              </w:rPr>
              <w:t>轉催收</w:t>
            </w:r>
            <w:proofErr w:type="gramEnd"/>
            <w:r w:rsidRPr="00967D1B">
              <w:rPr>
                <w:rFonts w:ascii="標楷體" w:eastAsia="標楷體" w:hAnsi="標楷體" w:hint="eastAsia"/>
                <w:color w:val="002060"/>
              </w:rPr>
              <w:t>合計</w:t>
            </w:r>
          </w:p>
        </w:tc>
        <w:tc>
          <w:tcPr>
            <w:tcW w:w="3336" w:type="dxa"/>
            <w:shd w:val="clear" w:color="auto" w:fill="auto"/>
          </w:tcPr>
          <w:p w14:paraId="101FEB09" w14:textId="77777777" w:rsidR="00A10F71" w:rsidRDefault="00A10F71" w:rsidP="00E34637">
            <w:pPr>
              <w:rPr>
                <w:rFonts w:ascii="標楷體" w:eastAsia="標楷體" w:hAnsi="標楷體"/>
                <w:lang w:eastAsia="zh-HK"/>
              </w:rPr>
            </w:pPr>
            <w:r>
              <w:rPr>
                <w:rFonts w:ascii="標楷體" w:eastAsia="標楷體" w:hAnsi="標楷體"/>
                <w:lang w:eastAsia="zh-HK"/>
              </w:rPr>
              <w:t>ForeclosureFee.</w:t>
            </w:r>
            <w:r w:rsidRPr="007A041D">
              <w:rPr>
                <w:rFonts w:ascii="標楷體" w:eastAsia="標楷體" w:hAnsi="標楷體"/>
                <w:lang w:eastAsia="zh-HK"/>
              </w:rPr>
              <w:t>Fee</w:t>
            </w:r>
          </w:p>
        </w:tc>
        <w:tc>
          <w:tcPr>
            <w:tcW w:w="3936" w:type="dxa"/>
            <w:shd w:val="clear" w:color="auto" w:fill="auto"/>
          </w:tcPr>
          <w:p w14:paraId="33886800" w14:textId="77777777" w:rsidR="00A10F71" w:rsidRPr="007A041D" w:rsidRDefault="00A10F71" w:rsidP="00E34637">
            <w:pPr>
              <w:rPr>
                <w:rFonts w:ascii="標楷體" w:eastAsia="標楷體" w:hAnsi="標楷體"/>
              </w:rPr>
            </w:pPr>
            <w:r>
              <w:rPr>
                <w:rFonts w:ascii="標楷體" w:eastAsia="標楷體" w:hAnsi="標楷體" w:hint="eastAsia"/>
              </w:rPr>
              <w:t>累計</w:t>
            </w:r>
            <w:r w:rsidRPr="007A041D">
              <w:rPr>
                <w:rFonts w:ascii="標楷體" w:eastAsia="標楷體" w:hAnsi="標楷體" w:hint="eastAsia"/>
              </w:rPr>
              <w:t>法務費</w:t>
            </w:r>
            <w:r>
              <w:rPr>
                <w:rFonts w:ascii="標楷體" w:eastAsia="標楷體" w:hAnsi="標楷體" w:hint="eastAsia"/>
              </w:rPr>
              <w:t>(金額加千分位</w:t>
            </w:r>
            <w:r>
              <w:rPr>
                <w:rFonts w:ascii="標楷體" w:eastAsia="標楷體" w:hAnsi="標楷體"/>
              </w:rPr>
              <w:t>)</w:t>
            </w:r>
          </w:p>
        </w:tc>
      </w:tr>
    </w:tbl>
    <w:p w14:paraId="183D7A4F" w14:textId="77777777" w:rsidR="00A10F71" w:rsidRDefault="00A10F71" w:rsidP="00A10F71"/>
    <w:p w14:paraId="60AAE724" w14:textId="77777777" w:rsidR="00A10F71" w:rsidRPr="00291505" w:rsidRDefault="00A10F71" w:rsidP="00A10F71">
      <w:pPr>
        <w:pStyle w:val="60"/>
        <w:pageBreakBefore/>
        <w:numPr>
          <w:ilvl w:val="5"/>
          <w:numId w:val="137"/>
        </w:numPr>
        <w:tabs>
          <w:tab w:val="clear" w:pos="1200"/>
        </w:tabs>
        <w:ind w:left="480"/>
        <w:rPr>
          <w:rFonts w:ascii="標楷體" w:hAnsi="標楷體"/>
        </w:rPr>
      </w:pPr>
      <w:r w:rsidRPr="00AC2467">
        <w:rPr>
          <w:rFonts w:ascii="標楷體" w:hAnsi="標楷體" w:hint="eastAsia"/>
        </w:rPr>
        <w:t>L2614法務</w:t>
      </w:r>
      <w:proofErr w:type="gramStart"/>
      <w:r w:rsidRPr="00AC2467">
        <w:rPr>
          <w:rFonts w:ascii="標楷體" w:hAnsi="標楷體" w:hint="eastAsia"/>
        </w:rPr>
        <w:t>費轉催</w:t>
      </w:r>
      <w:proofErr w:type="gramEnd"/>
      <w:r w:rsidRPr="00AC2467">
        <w:rPr>
          <w:rFonts w:ascii="標楷體" w:hAnsi="標楷體" w:hint="eastAsia"/>
        </w:rPr>
        <w:t>收傳票開立作業</w:t>
      </w:r>
      <w:r>
        <w:rPr>
          <w:rFonts w:ascii="標楷體" w:hAnsi="標楷體" w:hint="eastAsia"/>
        </w:rPr>
        <w:t>(列印)</w:t>
      </w:r>
    </w:p>
    <w:p w14:paraId="17722BA5" w14:textId="77777777" w:rsidR="00A10F71" w:rsidRPr="00291505" w:rsidRDefault="00A10F71" w:rsidP="00A10F71">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F71" w:rsidRPr="00291505" w14:paraId="58B3D9DA"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12010B12" w14:textId="77777777" w:rsidR="00A10F71" w:rsidRPr="00AC2467" w:rsidRDefault="00A10F71" w:rsidP="00E34637">
            <w:pPr>
              <w:rPr>
                <w:rFonts w:ascii="標楷體" w:eastAsia="標楷體" w:hAnsi="標楷體"/>
              </w:rPr>
            </w:pPr>
            <w:r w:rsidRPr="00AC2467">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D1278DF" w14:textId="77777777" w:rsidR="00A10F71" w:rsidRPr="00AC2467" w:rsidRDefault="00A10F71" w:rsidP="00E34637">
            <w:pPr>
              <w:rPr>
                <w:rFonts w:ascii="標楷體" w:eastAsia="標楷體" w:hAnsi="標楷體"/>
              </w:rPr>
            </w:pPr>
            <w:r w:rsidRPr="00AC2467">
              <w:rPr>
                <w:rFonts w:ascii="標楷體" w:eastAsia="標楷體" w:hAnsi="標楷體"/>
              </w:rPr>
              <w:t>法務</w:t>
            </w:r>
            <w:proofErr w:type="gramStart"/>
            <w:r w:rsidRPr="00AC2467">
              <w:rPr>
                <w:rFonts w:ascii="標楷體" w:eastAsia="標楷體" w:hAnsi="標楷體"/>
              </w:rPr>
              <w:t>費轉催</w:t>
            </w:r>
            <w:proofErr w:type="gramEnd"/>
            <w:r w:rsidRPr="00AC2467">
              <w:rPr>
                <w:rFonts w:ascii="標楷體" w:eastAsia="標楷體" w:hAnsi="標楷體"/>
              </w:rPr>
              <w:t>收傳票開立作業(列印)</w:t>
            </w:r>
          </w:p>
        </w:tc>
      </w:tr>
      <w:tr w:rsidR="00A10F71" w:rsidRPr="00291505" w14:paraId="51FC53BF" w14:textId="77777777" w:rsidTr="00E34637">
        <w:trPr>
          <w:trHeight w:val="277"/>
        </w:trPr>
        <w:tc>
          <w:tcPr>
            <w:tcW w:w="1548" w:type="dxa"/>
            <w:tcBorders>
              <w:top w:val="single" w:sz="8" w:space="0" w:color="000000"/>
              <w:bottom w:val="single" w:sz="8" w:space="0" w:color="000000"/>
              <w:right w:val="single" w:sz="8" w:space="0" w:color="000000"/>
            </w:tcBorders>
            <w:shd w:val="clear" w:color="auto" w:fill="F3F3F3"/>
          </w:tcPr>
          <w:p w14:paraId="06B96E0B" w14:textId="77777777" w:rsidR="00A10F71" w:rsidRPr="00AC2467" w:rsidRDefault="00A10F71" w:rsidP="00E34637">
            <w:pPr>
              <w:rPr>
                <w:rFonts w:ascii="標楷體" w:eastAsia="標楷體" w:hAnsi="標楷體"/>
              </w:rPr>
            </w:pPr>
            <w:r w:rsidRPr="00AC2467">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2BF5A6A" w14:textId="77777777" w:rsidR="00A10F71" w:rsidRPr="00AC2467" w:rsidRDefault="00A10F71" w:rsidP="00E34637">
            <w:pPr>
              <w:rPr>
                <w:rFonts w:ascii="標楷體" w:eastAsia="標楷體" w:hAnsi="標楷體"/>
              </w:rPr>
            </w:pPr>
            <w:r w:rsidRPr="00AC2467">
              <w:rPr>
                <w:rFonts w:ascii="標楷體" w:eastAsia="標楷體" w:hAnsi="標楷體" w:hint="eastAsia"/>
              </w:rPr>
              <w:t>1</w:t>
            </w:r>
            <w:r w:rsidRPr="00AC2467">
              <w:rPr>
                <w:rFonts w:ascii="標楷體" w:eastAsia="標楷體" w:hAnsi="標楷體"/>
              </w:rPr>
              <w:t>.</w:t>
            </w:r>
            <w:r w:rsidRPr="00AC2467">
              <w:rPr>
                <w:rFonts w:ascii="標楷體" w:eastAsia="標楷體" w:hAnsi="標楷體" w:hint="eastAsia"/>
              </w:rPr>
              <w:t>查詢</w:t>
            </w:r>
            <w:r w:rsidRPr="00AC2467">
              <w:rPr>
                <w:rFonts w:ascii="標楷體" w:eastAsia="標楷體" w:hAnsi="標楷體"/>
              </w:rPr>
              <w:t>法務</w:t>
            </w:r>
            <w:proofErr w:type="gramStart"/>
            <w:r w:rsidRPr="00AC2467">
              <w:rPr>
                <w:rFonts w:ascii="標楷體" w:eastAsia="標楷體" w:hAnsi="標楷體"/>
              </w:rPr>
              <w:t>費轉催</w:t>
            </w:r>
            <w:proofErr w:type="gramEnd"/>
            <w:r w:rsidRPr="00AC2467">
              <w:rPr>
                <w:rFonts w:ascii="標楷體" w:eastAsia="標楷體" w:hAnsi="標楷體"/>
              </w:rPr>
              <w:t>收傳票開立作業(列印)</w:t>
            </w:r>
          </w:p>
        </w:tc>
      </w:tr>
      <w:tr w:rsidR="00A10F71" w:rsidRPr="00291505" w14:paraId="36E34D96" w14:textId="77777777" w:rsidTr="00E34637">
        <w:trPr>
          <w:trHeight w:val="773"/>
        </w:trPr>
        <w:tc>
          <w:tcPr>
            <w:tcW w:w="1548" w:type="dxa"/>
            <w:tcBorders>
              <w:top w:val="single" w:sz="8" w:space="0" w:color="000000"/>
              <w:bottom w:val="single" w:sz="8" w:space="0" w:color="000000"/>
              <w:right w:val="single" w:sz="8" w:space="0" w:color="000000"/>
            </w:tcBorders>
            <w:shd w:val="clear" w:color="auto" w:fill="F3F3F3"/>
          </w:tcPr>
          <w:p w14:paraId="5825ABEA" w14:textId="77777777" w:rsidR="00A10F71" w:rsidRPr="00291505" w:rsidRDefault="00A10F71" w:rsidP="00E34637">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8410E91" w14:textId="77777777" w:rsidR="00A10F71" w:rsidRPr="00FA650C" w:rsidRDefault="00A10F71" w:rsidP="00E34637">
            <w:pPr>
              <w:pStyle w:val="60"/>
              <w:pageBreakBefore/>
              <w:tabs>
                <w:tab w:val="clear" w:pos="1200"/>
                <w:tab w:val="num" w:pos="1047"/>
              </w:tabs>
              <w:rPr>
                <w:rFonts w:ascii="標楷體" w:hAnsi="標楷體"/>
              </w:rPr>
            </w:pPr>
            <w:r w:rsidRPr="00FA650C">
              <w:rPr>
                <w:rFonts w:ascii="標楷體" w:hAnsi="標楷體" w:hint="eastAsia"/>
              </w:rPr>
              <w:t>1.參考「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FA650C">
              <w:rPr>
                <w:rFonts w:ascii="標楷體" w:hAnsi="標楷體" w:hint="eastAsia"/>
                <w:lang w:eastAsia="zh-HK"/>
              </w:rPr>
              <w:t>」</w:t>
            </w:r>
            <w:r w:rsidRPr="00FA650C">
              <w:rPr>
                <w:rFonts w:ascii="標楷體" w:hAnsi="標楷體" w:hint="eastAsia"/>
              </w:rPr>
              <w:t>流程</w:t>
            </w:r>
          </w:p>
          <w:p w14:paraId="32D8B35C" w14:textId="77777777" w:rsidR="00A10F71" w:rsidRPr="00FA650C" w:rsidRDefault="00A10F71" w:rsidP="00E34637">
            <w:pPr>
              <w:rPr>
                <w:rFonts w:ascii="標楷體" w:eastAsia="標楷體" w:hAnsi="標楷體"/>
              </w:rPr>
            </w:pPr>
            <w:r w:rsidRPr="00FA650C">
              <w:rPr>
                <w:rFonts w:ascii="標楷體" w:eastAsia="標楷體" w:hAnsi="標楷體" w:hint="eastAsia"/>
              </w:rPr>
              <w:t>2.</w:t>
            </w:r>
            <w:r w:rsidRPr="00FA650C">
              <w:rPr>
                <w:rFonts w:ascii="標楷體" w:eastAsia="標楷體" w:hAnsi="標楷體" w:hint="eastAsia"/>
                <w:lang w:eastAsia="zh-HK"/>
              </w:rPr>
              <w:t>查詢</w:t>
            </w:r>
            <w:r>
              <w:rPr>
                <w:rFonts w:ascii="標楷體" w:eastAsia="標楷體" w:hAnsi="標楷體" w:hint="eastAsia"/>
              </w:rPr>
              <w:t>[</w:t>
            </w:r>
            <w:r w:rsidRPr="00FA650C">
              <w:rPr>
                <w:rFonts w:ascii="標楷體" w:eastAsia="標楷體" w:hAnsi="標楷體" w:hint="eastAsia"/>
              </w:rPr>
              <w:t>法拍費用檔(</w:t>
            </w:r>
            <w:r w:rsidRPr="00FA650C">
              <w:rPr>
                <w:rFonts w:ascii="標楷體" w:eastAsia="標楷體" w:hAnsi="標楷體"/>
              </w:rPr>
              <w:t>ForeclosureFee)</w:t>
            </w:r>
            <w:r>
              <w:rPr>
                <w:rFonts w:ascii="標楷體" w:eastAsia="標楷體" w:hAnsi="標楷體" w:hint="eastAsia"/>
              </w:rPr>
              <w:t>]</w:t>
            </w:r>
          </w:p>
          <w:p w14:paraId="3E658C5D" w14:textId="77777777" w:rsidR="00A10F71" w:rsidRPr="008562D7" w:rsidRDefault="00A10F71" w:rsidP="00E34637">
            <w:pPr>
              <w:rPr>
                <w:rFonts w:ascii="標楷體" w:eastAsia="標楷體" w:hAnsi="標楷體"/>
                <w:lang w:eastAsia="zh-HK"/>
              </w:rPr>
            </w:pPr>
            <w:r w:rsidRPr="00FA650C">
              <w:rPr>
                <w:rFonts w:ascii="標楷體" w:eastAsia="標楷體" w:hAnsi="標楷體" w:hint="eastAsia"/>
              </w:rPr>
              <w:t>3</w:t>
            </w:r>
            <w:r w:rsidRPr="00FA650C">
              <w:rPr>
                <w:rFonts w:ascii="標楷體" w:eastAsia="標楷體" w:hAnsi="標楷體"/>
              </w:rPr>
              <w:t>.</w:t>
            </w:r>
            <w:r w:rsidRPr="008562D7">
              <w:rPr>
                <w:rFonts w:ascii="標楷體" w:eastAsia="標楷體" w:hAnsi="標楷體" w:hint="eastAsia"/>
                <w:lang w:eastAsia="zh-HK"/>
              </w:rPr>
              <w:t>依據輸入查詢條件</w:t>
            </w:r>
            <w:r w:rsidRPr="008562D7">
              <w:rPr>
                <w:rFonts w:ascii="標楷體" w:eastAsia="標楷體" w:hAnsi="標楷體" w:hint="eastAsia"/>
              </w:rPr>
              <w:t>,</w:t>
            </w:r>
            <w:r w:rsidRPr="008562D7">
              <w:rPr>
                <w:rFonts w:ascii="標楷體" w:eastAsia="標楷體" w:hAnsi="標楷體" w:hint="eastAsia"/>
                <w:lang w:eastAsia="zh-HK"/>
              </w:rPr>
              <w:t>輸出查詢資料</w:t>
            </w:r>
          </w:p>
          <w:p w14:paraId="58C6B19D" w14:textId="77777777" w:rsidR="00A10F71" w:rsidRDefault="00A10F71" w:rsidP="00E34637">
            <w:pPr>
              <w:rPr>
                <w:rFonts w:ascii="標楷體" w:eastAsia="標楷體" w:hAnsi="標楷體"/>
                <w:color w:val="000000"/>
                <w:spacing w:val="6"/>
                <w:shd w:val="clear" w:color="auto" w:fill="FFFFFF"/>
              </w:rPr>
            </w:pPr>
            <w:r w:rsidRPr="008562D7">
              <w:rPr>
                <w:rFonts w:ascii="標楷體" w:eastAsia="標楷體" w:hAnsi="標楷體" w:hint="eastAsia"/>
              </w:rPr>
              <w:t xml:space="preserve">  (</w:t>
            </w:r>
            <w:r w:rsidRPr="008562D7">
              <w:rPr>
                <w:rFonts w:ascii="標楷體" w:eastAsia="標楷體" w:hAnsi="標楷體"/>
              </w:rPr>
              <w:t>1</w:t>
            </w:r>
            <w:proofErr w:type="gramStart"/>
            <w:r w:rsidRPr="008562D7">
              <w:rPr>
                <w:rFonts w:ascii="標楷體" w:eastAsia="標楷體" w:hAnsi="標楷體"/>
              </w:rPr>
              <w:t>).</w:t>
            </w:r>
            <w:r w:rsidRPr="008562D7">
              <w:rPr>
                <w:rFonts w:ascii="標楷體" w:eastAsia="標楷體" w:hAnsi="標楷體" w:hint="eastAsia"/>
              </w:rPr>
              <w:t>[</w:t>
            </w:r>
            <w:proofErr w:type="gramEnd"/>
            <w:r w:rsidRPr="008562D7">
              <w:rPr>
                <w:rFonts w:ascii="標楷體" w:eastAsia="標楷體" w:hAnsi="標楷體" w:hint="eastAsia"/>
              </w:rPr>
              <w:t>轉催收日(</w:t>
            </w:r>
            <w:r w:rsidRPr="008562D7">
              <w:rPr>
                <w:rFonts w:ascii="標楷體" w:eastAsia="標楷體" w:hAnsi="標楷體"/>
              </w:rPr>
              <w:t>OverdueDate)</w:t>
            </w:r>
            <w:r w:rsidRPr="008562D7">
              <w:rPr>
                <w:rFonts w:ascii="標楷體" w:eastAsia="標楷體" w:hAnsi="標楷體" w:hint="eastAsia"/>
              </w:rPr>
              <w:t>]</w:t>
            </w:r>
            <w:r w:rsidRPr="008562D7">
              <w:rPr>
                <w:rFonts w:ascii="標楷體" w:eastAsia="標楷體" w:hAnsi="標楷體"/>
              </w:rPr>
              <w:t xml:space="preserve"> = </w:t>
            </w:r>
            <w:r w:rsidRPr="008562D7">
              <w:rPr>
                <w:rFonts w:ascii="標楷體" w:eastAsia="標楷體" w:hAnsi="標楷體" w:hint="eastAsia"/>
                <w:lang w:eastAsia="zh-HK"/>
              </w:rPr>
              <w:t>輸入條件「</w:t>
            </w:r>
            <w:r w:rsidRPr="008562D7">
              <w:rPr>
                <w:rFonts w:ascii="標楷體" w:eastAsia="標楷體" w:hAnsi="標楷體" w:hint="eastAsia"/>
                <w:color w:val="000000"/>
                <w:spacing w:val="6"/>
                <w:shd w:val="clear" w:color="auto" w:fill="FFFFFF"/>
              </w:rPr>
              <w:t>轉催收日</w:t>
            </w:r>
          </w:p>
          <w:p w14:paraId="5998A81A" w14:textId="77777777" w:rsidR="00A10F71" w:rsidRPr="008562D7" w:rsidRDefault="00A10F71" w:rsidP="00E34637">
            <w:pPr>
              <w:rPr>
                <w:rFonts w:ascii="標楷體" w:eastAsia="標楷體" w:hAnsi="標楷體"/>
                <w:color w:val="000000"/>
                <w:spacing w:val="6"/>
                <w:shd w:val="clear" w:color="auto" w:fill="FFFFFF"/>
              </w:rPr>
            </w:pPr>
            <w:r>
              <w:rPr>
                <w:rFonts w:ascii="標楷體" w:eastAsia="標楷體" w:hAnsi="標楷體" w:hint="eastAsia"/>
                <w:color w:val="000000"/>
                <w:spacing w:val="6"/>
                <w:shd w:val="clear" w:color="auto" w:fill="FFFFFF"/>
              </w:rPr>
              <w:t xml:space="preserve">      期</w:t>
            </w:r>
            <w:r w:rsidRPr="008562D7">
              <w:rPr>
                <w:rFonts w:ascii="標楷體" w:eastAsia="標楷體" w:hAnsi="標楷體" w:hint="eastAsia"/>
                <w:lang w:eastAsia="zh-HK"/>
              </w:rPr>
              <w:t>」</w:t>
            </w:r>
          </w:p>
          <w:p w14:paraId="5075E601" w14:textId="77777777" w:rsidR="00A10F71" w:rsidRPr="008562D7" w:rsidRDefault="00A10F71" w:rsidP="00E34637">
            <w:pPr>
              <w:rPr>
                <w:rFonts w:ascii="標楷體" w:eastAsia="標楷體" w:hAnsi="標楷體"/>
                <w:szCs w:val="20"/>
                <w:lang w:val="x-none"/>
              </w:rPr>
            </w:pPr>
            <w:r w:rsidRPr="008562D7">
              <w:rPr>
                <w:rFonts w:ascii="標楷體" w:eastAsia="標楷體" w:hAnsi="標楷體" w:hint="eastAsia"/>
                <w:szCs w:val="20"/>
                <w:lang w:val="x-none"/>
              </w:rPr>
              <w:t>4.資料排序:</w:t>
            </w:r>
          </w:p>
          <w:p w14:paraId="5605982B" w14:textId="77777777" w:rsidR="00A10F71" w:rsidRPr="008562D7" w:rsidRDefault="00A10F71" w:rsidP="00E34637">
            <w:pPr>
              <w:rPr>
                <w:rFonts w:ascii="標楷體" w:eastAsia="標楷體" w:hAnsi="標楷體"/>
                <w:color w:val="000000"/>
                <w:szCs w:val="20"/>
                <w:lang w:val="x-none"/>
              </w:rPr>
            </w:pPr>
            <w:r w:rsidRPr="008562D7">
              <w:rPr>
                <w:rFonts w:ascii="標楷體" w:eastAsia="標楷體" w:hAnsi="標楷體" w:hint="eastAsia"/>
                <w:szCs w:val="20"/>
                <w:lang w:val="x-none"/>
              </w:rPr>
              <w:t>(1).</w:t>
            </w:r>
            <w:r w:rsidRPr="008562D7">
              <w:rPr>
                <w:rFonts w:ascii="標楷體" w:eastAsia="標楷體" w:hAnsi="標楷體" w:hint="eastAsia"/>
              </w:rPr>
              <w:t>[</w:t>
            </w:r>
            <w:proofErr w:type="gramStart"/>
            <w:r w:rsidRPr="00205D85">
              <w:rPr>
                <w:rFonts w:ascii="標楷體" w:eastAsia="標楷體" w:hAnsi="標楷體" w:hint="eastAsia"/>
              </w:rPr>
              <w:t>登放日期</w:t>
            </w:r>
            <w:proofErr w:type="gramEnd"/>
            <w:r w:rsidRPr="008562D7">
              <w:rPr>
                <w:rFonts w:ascii="標楷體" w:eastAsia="標楷體" w:hAnsi="標楷體" w:hint="eastAsia"/>
              </w:rPr>
              <w:t>(</w:t>
            </w:r>
            <w:r w:rsidRPr="00205D85">
              <w:rPr>
                <w:rFonts w:ascii="標楷體" w:eastAsia="標楷體" w:hAnsi="標楷體"/>
                <w:szCs w:val="20"/>
                <w:lang w:val="x-none"/>
              </w:rPr>
              <w:t>RelDy</w:t>
            </w:r>
            <w:r w:rsidRPr="008562D7">
              <w:rPr>
                <w:rFonts w:ascii="標楷體" w:eastAsia="標楷體" w:hAnsi="標楷體"/>
              </w:rPr>
              <w:t>)</w:t>
            </w:r>
            <w:r w:rsidRPr="008562D7">
              <w:rPr>
                <w:rFonts w:ascii="標楷體" w:eastAsia="標楷體" w:hAnsi="標楷體" w:hint="eastAsia"/>
              </w:rPr>
              <w:t>](由小到大</w:t>
            </w:r>
            <w:r w:rsidRPr="008562D7">
              <w:rPr>
                <w:rFonts w:ascii="標楷體" w:eastAsia="標楷體" w:hAnsi="標楷體" w:hint="eastAsia"/>
                <w:color w:val="000000"/>
                <w:szCs w:val="20"/>
                <w:lang w:val="x-none"/>
              </w:rPr>
              <w:t>排序)</w:t>
            </w:r>
          </w:p>
          <w:p w14:paraId="2FAB815D" w14:textId="77777777" w:rsidR="00A10F71" w:rsidRDefault="00A10F71" w:rsidP="00E34637">
            <w:pPr>
              <w:rPr>
                <w:rFonts w:ascii="標楷體" w:eastAsia="標楷體" w:hAnsi="標楷體"/>
                <w:color w:val="000000"/>
                <w:szCs w:val="20"/>
                <w:lang w:val="x-none"/>
              </w:rPr>
            </w:pPr>
            <w:r w:rsidRPr="008562D7">
              <w:rPr>
                <w:rFonts w:ascii="標楷體" w:eastAsia="標楷體" w:hAnsi="標楷體" w:hint="eastAsia"/>
                <w:color w:val="000000"/>
                <w:szCs w:val="20"/>
                <w:lang w:val="x-none"/>
              </w:rPr>
              <w:t>(2).</w:t>
            </w:r>
            <w:r w:rsidRPr="008562D7">
              <w:rPr>
                <w:rFonts w:ascii="標楷體" w:eastAsia="標楷體" w:hAnsi="標楷體" w:hint="eastAsia"/>
              </w:rPr>
              <w:t>[</w:t>
            </w:r>
            <w:proofErr w:type="gramStart"/>
            <w:r w:rsidRPr="00205D85">
              <w:rPr>
                <w:rFonts w:ascii="標楷體" w:eastAsia="標楷體" w:hAnsi="標楷體" w:hint="eastAsia"/>
              </w:rPr>
              <w:t>登放序號</w:t>
            </w:r>
            <w:proofErr w:type="gramEnd"/>
            <w:r w:rsidRPr="008562D7">
              <w:rPr>
                <w:rFonts w:ascii="標楷體" w:eastAsia="標楷體" w:hAnsi="標楷體" w:hint="eastAsia"/>
              </w:rPr>
              <w:t>(</w:t>
            </w:r>
            <w:r w:rsidRPr="00205D85">
              <w:rPr>
                <w:rFonts w:ascii="標楷體" w:eastAsia="標楷體" w:hAnsi="標楷體"/>
                <w:szCs w:val="20"/>
                <w:lang w:val="x-none"/>
              </w:rPr>
              <w:t>RelTxseq</w:t>
            </w:r>
            <w:r w:rsidRPr="008562D7">
              <w:rPr>
                <w:rFonts w:ascii="標楷體" w:eastAsia="標楷體" w:hAnsi="標楷體"/>
              </w:rPr>
              <w:t>)</w:t>
            </w:r>
            <w:r w:rsidRPr="008562D7">
              <w:rPr>
                <w:rFonts w:ascii="標楷體" w:eastAsia="標楷體" w:hAnsi="標楷體" w:hint="eastAsia"/>
              </w:rPr>
              <w:t>](由小到大</w:t>
            </w:r>
            <w:r w:rsidRPr="008562D7">
              <w:rPr>
                <w:rFonts w:ascii="標楷體" w:eastAsia="標楷體" w:hAnsi="標楷體" w:hint="eastAsia"/>
                <w:color w:val="000000"/>
                <w:szCs w:val="20"/>
                <w:lang w:val="x-none"/>
              </w:rPr>
              <w:t>排序)</w:t>
            </w:r>
          </w:p>
          <w:p w14:paraId="618E9B29" w14:textId="77777777" w:rsidR="00A10F71" w:rsidRPr="00FA650C" w:rsidRDefault="00A10F71" w:rsidP="00E34637">
            <w:pPr>
              <w:rPr>
                <w:rFonts w:ascii="標楷體" w:eastAsia="標楷體" w:hAnsi="標楷體"/>
                <w:lang w:eastAsia="zh-HK"/>
              </w:rPr>
            </w:pPr>
            <w:r>
              <w:rPr>
                <w:rFonts w:ascii="標楷體" w:eastAsia="標楷體" w:hAnsi="標楷體" w:hint="eastAsia"/>
                <w:color w:val="000000"/>
                <w:szCs w:val="20"/>
                <w:lang w:val="x-none"/>
              </w:rPr>
              <w:t>(3</w:t>
            </w:r>
            <w:r w:rsidRPr="008562D7">
              <w:rPr>
                <w:rFonts w:ascii="標楷體" w:eastAsia="標楷體" w:hAnsi="標楷體" w:hint="eastAsia"/>
                <w:color w:val="000000"/>
                <w:szCs w:val="20"/>
                <w:lang w:val="x-none"/>
              </w:rPr>
              <w:t>).</w:t>
            </w:r>
            <w:r w:rsidRPr="008562D7">
              <w:rPr>
                <w:rFonts w:ascii="標楷體" w:eastAsia="標楷體" w:hAnsi="標楷體" w:hint="eastAsia"/>
              </w:rPr>
              <w:t>[</w:t>
            </w:r>
            <w:r w:rsidRPr="00205D85">
              <w:rPr>
                <w:rFonts w:ascii="標楷體" w:eastAsia="標楷體" w:hAnsi="標楷體" w:hint="eastAsia"/>
              </w:rPr>
              <w:t>分錄序號</w:t>
            </w:r>
            <w:r w:rsidRPr="008562D7">
              <w:rPr>
                <w:rFonts w:ascii="標楷體" w:eastAsia="標楷體" w:hAnsi="標楷體" w:hint="eastAsia"/>
              </w:rPr>
              <w:t>(</w:t>
            </w:r>
            <w:r w:rsidRPr="00205D85">
              <w:rPr>
                <w:rFonts w:ascii="標楷體" w:eastAsia="標楷體" w:hAnsi="標楷體"/>
                <w:szCs w:val="20"/>
                <w:lang w:val="x-none"/>
              </w:rPr>
              <w:t>AcSeq</w:t>
            </w:r>
            <w:r w:rsidRPr="008562D7">
              <w:rPr>
                <w:rFonts w:ascii="標楷體" w:eastAsia="標楷體" w:hAnsi="標楷體"/>
              </w:rPr>
              <w:t>)</w:t>
            </w:r>
            <w:r w:rsidRPr="008562D7">
              <w:rPr>
                <w:rFonts w:ascii="標楷體" w:eastAsia="標楷體" w:hAnsi="標楷體" w:hint="eastAsia"/>
              </w:rPr>
              <w:t>](由小到大</w:t>
            </w:r>
            <w:r w:rsidRPr="008562D7">
              <w:rPr>
                <w:rFonts w:ascii="標楷體" w:eastAsia="標楷體" w:hAnsi="標楷體" w:hint="eastAsia"/>
                <w:color w:val="000000"/>
                <w:szCs w:val="20"/>
                <w:lang w:val="x-none"/>
              </w:rPr>
              <w:t>排序)</w:t>
            </w:r>
          </w:p>
        </w:tc>
      </w:tr>
      <w:tr w:rsidR="00A10F71" w:rsidRPr="00291505" w14:paraId="58B3FFDE" w14:textId="77777777" w:rsidTr="00E34637">
        <w:trPr>
          <w:trHeight w:val="321"/>
        </w:trPr>
        <w:tc>
          <w:tcPr>
            <w:tcW w:w="1548" w:type="dxa"/>
            <w:tcBorders>
              <w:top w:val="single" w:sz="8" w:space="0" w:color="000000"/>
              <w:bottom w:val="single" w:sz="8" w:space="0" w:color="000000"/>
              <w:right w:val="single" w:sz="8" w:space="0" w:color="000000"/>
            </w:tcBorders>
            <w:shd w:val="clear" w:color="auto" w:fill="F3F3F3"/>
          </w:tcPr>
          <w:p w14:paraId="4924373A" w14:textId="77777777" w:rsidR="00A10F71" w:rsidRPr="00291505" w:rsidRDefault="00A10F71" w:rsidP="00E34637">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0D678DB5" w14:textId="77777777" w:rsidR="00A10F71" w:rsidRPr="00291505" w:rsidRDefault="00A10F71" w:rsidP="00E34637">
            <w:pPr>
              <w:rPr>
                <w:rFonts w:ascii="標楷體" w:eastAsia="標楷體" w:hAnsi="標楷體"/>
              </w:rPr>
            </w:pPr>
          </w:p>
        </w:tc>
      </w:tr>
      <w:tr w:rsidR="00A10F71" w:rsidRPr="00291505" w14:paraId="637337FB" w14:textId="77777777" w:rsidTr="00E34637">
        <w:trPr>
          <w:trHeight w:val="1311"/>
        </w:trPr>
        <w:tc>
          <w:tcPr>
            <w:tcW w:w="1548" w:type="dxa"/>
            <w:tcBorders>
              <w:top w:val="single" w:sz="8" w:space="0" w:color="000000"/>
              <w:bottom w:val="single" w:sz="8" w:space="0" w:color="000000"/>
              <w:right w:val="single" w:sz="8" w:space="0" w:color="000000"/>
            </w:tcBorders>
            <w:shd w:val="clear" w:color="auto" w:fill="F3F3F3"/>
          </w:tcPr>
          <w:p w14:paraId="0C6BBA73" w14:textId="77777777" w:rsidR="00A10F71" w:rsidRPr="00291505" w:rsidRDefault="00A10F71" w:rsidP="00E34637">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BDC763E" w14:textId="77777777" w:rsidR="00A10F71" w:rsidRPr="00291505" w:rsidRDefault="00A10F71" w:rsidP="00E34637">
            <w:pPr>
              <w:rPr>
                <w:rFonts w:ascii="標楷體" w:eastAsia="標楷體" w:hAnsi="標楷體"/>
              </w:rPr>
            </w:pPr>
          </w:p>
          <w:p w14:paraId="73B0DF4B" w14:textId="77777777" w:rsidR="00A10F71" w:rsidRPr="00291505" w:rsidRDefault="00A10F71" w:rsidP="00E34637">
            <w:pPr>
              <w:tabs>
                <w:tab w:val="left" w:pos="767"/>
              </w:tabs>
              <w:rPr>
                <w:rFonts w:ascii="標楷體" w:eastAsia="標楷體" w:hAnsi="標楷體"/>
              </w:rPr>
            </w:pPr>
            <w:r w:rsidRPr="00291505">
              <w:rPr>
                <w:rFonts w:ascii="標楷體" w:eastAsia="標楷體" w:hAnsi="標楷體"/>
              </w:rPr>
              <w:tab/>
            </w:r>
          </w:p>
        </w:tc>
      </w:tr>
      <w:tr w:rsidR="00A10F71" w:rsidRPr="00291505" w14:paraId="3C6DC2B7"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56377C36" w14:textId="77777777" w:rsidR="00A10F71" w:rsidRPr="00291505" w:rsidRDefault="00A10F71" w:rsidP="00E34637">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9A51044" w14:textId="77777777" w:rsidR="00A10F71" w:rsidRPr="00291505" w:rsidRDefault="00A10F71" w:rsidP="00E34637">
            <w:pPr>
              <w:rPr>
                <w:rFonts w:ascii="標楷體" w:eastAsia="標楷體" w:hAnsi="標楷體"/>
              </w:rPr>
            </w:pPr>
            <w:r w:rsidRPr="00FA650C">
              <w:rPr>
                <w:rFonts w:ascii="標楷體" w:eastAsia="標楷體" w:hAnsi="標楷體" w:hint="eastAsia"/>
              </w:rPr>
              <w:t>1.</w:t>
            </w:r>
            <w:r w:rsidRPr="00FA650C">
              <w:rPr>
                <w:rFonts w:ascii="標楷體" w:eastAsia="標楷體" w:hAnsi="標楷體" w:hint="eastAsia"/>
                <w:lang w:eastAsia="zh-HK"/>
              </w:rPr>
              <w:t>提供資料查詢輸出</w:t>
            </w:r>
          </w:p>
        </w:tc>
      </w:tr>
      <w:tr w:rsidR="00A10F71" w:rsidRPr="00291505" w14:paraId="62D477D5" w14:textId="77777777" w:rsidTr="00E34637">
        <w:trPr>
          <w:trHeight w:val="358"/>
        </w:trPr>
        <w:tc>
          <w:tcPr>
            <w:tcW w:w="1548" w:type="dxa"/>
            <w:tcBorders>
              <w:top w:val="single" w:sz="8" w:space="0" w:color="000000"/>
              <w:bottom w:val="single" w:sz="8" w:space="0" w:color="000000"/>
              <w:right w:val="single" w:sz="8" w:space="0" w:color="000000"/>
            </w:tcBorders>
            <w:shd w:val="clear" w:color="auto" w:fill="F3F3F3"/>
          </w:tcPr>
          <w:p w14:paraId="59D3C14B" w14:textId="77777777" w:rsidR="00A10F71" w:rsidRPr="00291505" w:rsidRDefault="00A10F71" w:rsidP="00E34637">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BAB39C8" w14:textId="77777777" w:rsidR="00A10F71" w:rsidRPr="00291505" w:rsidRDefault="00A10F71" w:rsidP="00E34637">
            <w:pPr>
              <w:rPr>
                <w:rFonts w:ascii="標楷體" w:eastAsia="標楷體" w:hAnsi="標楷體"/>
              </w:rPr>
            </w:pPr>
          </w:p>
        </w:tc>
      </w:tr>
      <w:tr w:rsidR="00A10F71" w:rsidRPr="00291505" w14:paraId="3E8E9EB4" w14:textId="77777777" w:rsidTr="00E34637">
        <w:trPr>
          <w:trHeight w:val="278"/>
        </w:trPr>
        <w:tc>
          <w:tcPr>
            <w:tcW w:w="1548" w:type="dxa"/>
            <w:tcBorders>
              <w:top w:val="single" w:sz="8" w:space="0" w:color="000000"/>
              <w:bottom w:val="single" w:sz="8" w:space="0" w:color="000000"/>
              <w:right w:val="single" w:sz="8" w:space="0" w:color="000000"/>
            </w:tcBorders>
            <w:shd w:val="clear" w:color="auto" w:fill="F3F3F3"/>
          </w:tcPr>
          <w:p w14:paraId="0C061FD7" w14:textId="77777777" w:rsidR="00A10F71" w:rsidRPr="00291505" w:rsidRDefault="00A10F71" w:rsidP="00E34637">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2003F70" w14:textId="77777777" w:rsidR="00A10F71" w:rsidRPr="00291505" w:rsidRDefault="00A10F71" w:rsidP="00E34637">
            <w:pPr>
              <w:rPr>
                <w:rFonts w:ascii="標楷體" w:eastAsia="標楷體" w:hAnsi="標楷體"/>
              </w:rPr>
            </w:pPr>
          </w:p>
        </w:tc>
      </w:tr>
    </w:tbl>
    <w:p w14:paraId="006B3244" w14:textId="77777777" w:rsidR="00A10F71" w:rsidRDefault="00A10F71" w:rsidP="00A10F71">
      <w:pPr>
        <w:rPr>
          <w:rFonts w:ascii="標楷體" w:eastAsia="標楷體" w:hAnsi="標楷體"/>
        </w:rPr>
      </w:pPr>
    </w:p>
    <w:p w14:paraId="2B740A22" w14:textId="77777777" w:rsidR="00A10F71" w:rsidRDefault="00A10F71" w:rsidP="00A10F71">
      <w:pPr>
        <w:rPr>
          <w:rFonts w:ascii="標楷體" w:eastAsia="標楷體" w:hAnsi="標楷體"/>
        </w:rPr>
      </w:pPr>
    </w:p>
    <w:p w14:paraId="1DB5935F" w14:textId="77777777" w:rsidR="00A10F71" w:rsidRPr="005F1722" w:rsidRDefault="00A10F71" w:rsidP="00A10F71">
      <w:pPr>
        <w:pStyle w:val="a"/>
        <w:numPr>
          <w:ilvl w:val="0"/>
          <w:numId w:val="13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F71" w:rsidRPr="0022279A" w14:paraId="182967D6" w14:textId="77777777" w:rsidTr="00E34637">
        <w:tc>
          <w:tcPr>
            <w:tcW w:w="851" w:type="dxa"/>
            <w:shd w:val="clear" w:color="auto" w:fill="D9D9D9"/>
          </w:tcPr>
          <w:p w14:paraId="59E35A65"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020FC3B4"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31D37482"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說明</w:t>
            </w:r>
          </w:p>
        </w:tc>
      </w:tr>
      <w:tr w:rsidR="00A10F71" w:rsidRPr="0022279A" w14:paraId="4C88ABF5" w14:textId="77777777" w:rsidTr="00E34637">
        <w:tc>
          <w:tcPr>
            <w:tcW w:w="851" w:type="dxa"/>
            <w:shd w:val="clear" w:color="auto" w:fill="auto"/>
          </w:tcPr>
          <w:p w14:paraId="07814799" w14:textId="77777777" w:rsidR="00A10F71" w:rsidRDefault="00A10F71" w:rsidP="00E34637">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05A47DAB" w14:textId="77777777" w:rsidR="00A10F71" w:rsidRPr="00344487" w:rsidRDefault="00A10F71" w:rsidP="00E34637">
            <w:pPr>
              <w:rPr>
                <w:rFonts w:ascii="標楷體" w:eastAsia="標楷體" w:hAnsi="標楷體"/>
              </w:rPr>
            </w:pPr>
            <w:r w:rsidRPr="002E356F">
              <w:rPr>
                <w:rFonts w:ascii="標楷體" w:eastAsia="標楷體" w:hAnsi="標楷體"/>
              </w:rPr>
              <w:t>ForeclosureFee</w:t>
            </w:r>
          </w:p>
        </w:tc>
        <w:tc>
          <w:tcPr>
            <w:tcW w:w="3828" w:type="dxa"/>
            <w:shd w:val="clear" w:color="auto" w:fill="auto"/>
          </w:tcPr>
          <w:p w14:paraId="1275CEBC" w14:textId="77777777" w:rsidR="00A10F71" w:rsidRPr="00F533E6" w:rsidRDefault="00A10F71" w:rsidP="00E34637">
            <w:pPr>
              <w:rPr>
                <w:rFonts w:ascii="標楷體" w:eastAsia="標楷體" w:hAnsi="標楷體"/>
              </w:rPr>
            </w:pPr>
            <w:r w:rsidRPr="002E356F">
              <w:rPr>
                <w:rFonts w:ascii="標楷體" w:eastAsia="標楷體" w:hAnsi="標楷體" w:hint="eastAsia"/>
              </w:rPr>
              <w:t>法拍費用檔</w:t>
            </w:r>
          </w:p>
        </w:tc>
      </w:tr>
      <w:tr w:rsidR="00A10F71" w:rsidRPr="0022279A" w14:paraId="64852A02" w14:textId="77777777" w:rsidTr="00E34637">
        <w:tc>
          <w:tcPr>
            <w:tcW w:w="851" w:type="dxa"/>
            <w:shd w:val="clear" w:color="auto" w:fill="auto"/>
          </w:tcPr>
          <w:p w14:paraId="3239AF8B" w14:textId="77777777" w:rsidR="00A10F71" w:rsidRDefault="00A10F71" w:rsidP="00E34637">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6A1043A8" w14:textId="77777777" w:rsidR="00A10F71" w:rsidRPr="002E356F" w:rsidRDefault="00A10F71" w:rsidP="00E34637">
            <w:pPr>
              <w:rPr>
                <w:rFonts w:ascii="標楷體" w:eastAsia="標楷體" w:hAnsi="標楷體"/>
              </w:rPr>
            </w:pPr>
            <w:r w:rsidRPr="00FA650C">
              <w:rPr>
                <w:rFonts w:ascii="標楷體" w:eastAsia="標楷體" w:hAnsi="標楷體"/>
              </w:rPr>
              <w:t>CustMain</w:t>
            </w:r>
          </w:p>
        </w:tc>
        <w:tc>
          <w:tcPr>
            <w:tcW w:w="3828" w:type="dxa"/>
            <w:shd w:val="clear" w:color="auto" w:fill="auto"/>
          </w:tcPr>
          <w:p w14:paraId="0D006DE9" w14:textId="77777777" w:rsidR="00A10F71" w:rsidRPr="002E356F" w:rsidRDefault="00A10F71" w:rsidP="00E34637">
            <w:pPr>
              <w:rPr>
                <w:rFonts w:ascii="標楷體" w:eastAsia="標楷體" w:hAnsi="標楷體"/>
              </w:rPr>
            </w:pPr>
            <w:r>
              <w:rPr>
                <w:rFonts w:ascii="標楷體" w:eastAsia="標楷體" w:hAnsi="標楷體" w:hint="eastAsia"/>
              </w:rPr>
              <w:t>客戶資料主檔</w:t>
            </w:r>
          </w:p>
        </w:tc>
      </w:tr>
      <w:tr w:rsidR="00A10F71" w:rsidRPr="0022279A" w14:paraId="1DB08E82" w14:textId="77777777" w:rsidTr="00E34637">
        <w:tc>
          <w:tcPr>
            <w:tcW w:w="851" w:type="dxa"/>
            <w:shd w:val="clear" w:color="auto" w:fill="auto"/>
          </w:tcPr>
          <w:p w14:paraId="63A96890" w14:textId="77777777" w:rsidR="00A10F71" w:rsidRDefault="00A10F71" w:rsidP="00E34637">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751D5458" w14:textId="77777777" w:rsidR="00A10F71" w:rsidRPr="00FA650C" w:rsidRDefault="00A10F71" w:rsidP="00E34637">
            <w:pPr>
              <w:rPr>
                <w:rFonts w:ascii="標楷體" w:eastAsia="標楷體" w:hAnsi="標楷體"/>
              </w:rPr>
            </w:pPr>
            <w:r w:rsidRPr="00375E16">
              <w:rPr>
                <w:rFonts w:ascii="標楷體" w:eastAsia="標楷體" w:hAnsi="標楷體"/>
              </w:rPr>
              <w:t>AcDetail</w:t>
            </w:r>
          </w:p>
        </w:tc>
        <w:tc>
          <w:tcPr>
            <w:tcW w:w="3828" w:type="dxa"/>
            <w:shd w:val="clear" w:color="auto" w:fill="auto"/>
          </w:tcPr>
          <w:p w14:paraId="0139B3BA" w14:textId="77777777" w:rsidR="00A10F71" w:rsidRDefault="00A10F71" w:rsidP="00E34637">
            <w:pPr>
              <w:rPr>
                <w:rFonts w:ascii="標楷體" w:eastAsia="標楷體" w:hAnsi="標楷體"/>
              </w:rPr>
            </w:pPr>
            <w:r w:rsidRPr="00375E16">
              <w:rPr>
                <w:rFonts w:ascii="標楷體" w:eastAsia="標楷體" w:hAnsi="標楷體" w:hint="eastAsia"/>
              </w:rPr>
              <w:t>會計帳</w:t>
            </w:r>
            <w:proofErr w:type="gramStart"/>
            <w:r w:rsidRPr="00375E16">
              <w:rPr>
                <w:rFonts w:ascii="標楷體" w:eastAsia="標楷體" w:hAnsi="標楷體" w:hint="eastAsia"/>
              </w:rPr>
              <w:t>務明細檔</w:t>
            </w:r>
            <w:proofErr w:type="gramEnd"/>
          </w:p>
        </w:tc>
      </w:tr>
      <w:tr w:rsidR="00A10F71" w:rsidRPr="0022279A" w14:paraId="7573D5D9" w14:textId="77777777" w:rsidTr="00E34637">
        <w:tc>
          <w:tcPr>
            <w:tcW w:w="851" w:type="dxa"/>
            <w:shd w:val="clear" w:color="auto" w:fill="auto"/>
          </w:tcPr>
          <w:p w14:paraId="1957E3F4" w14:textId="77777777" w:rsidR="00A10F71" w:rsidRDefault="00A10F71" w:rsidP="00E34637">
            <w:pPr>
              <w:jc w:val="center"/>
              <w:rPr>
                <w:rFonts w:ascii="標楷體" w:eastAsia="標楷體" w:hAnsi="標楷體"/>
              </w:rPr>
            </w:pPr>
            <w:r>
              <w:rPr>
                <w:rFonts w:ascii="標楷體" w:eastAsia="標楷體" w:hAnsi="標楷體" w:hint="eastAsia"/>
              </w:rPr>
              <w:t>4</w:t>
            </w:r>
          </w:p>
        </w:tc>
        <w:tc>
          <w:tcPr>
            <w:tcW w:w="3118" w:type="dxa"/>
            <w:shd w:val="clear" w:color="auto" w:fill="auto"/>
          </w:tcPr>
          <w:p w14:paraId="5BD0B4A2" w14:textId="77777777" w:rsidR="00A10F71" w:rsidRPr="00375E16" w:rsidRDefault="00A10F71" w:rsidP="00E34637">
            <w:pPr>
              <w:rPr>
                <w:rFonts w:ascii="標楷體" w:eastAsia="標楷體" w:hAnsi="標楷體"/>
              </w:rPr>
            </w:pPr>
            <w:r w:rsidRPr="00AC2467">
              <w:rPr>
                <w:rFonts w:ascii="標楷體" w:eastAsia="標楷體" w:hAnsi="標楷體"/>
              </w:rPr>
              <w:t>CdAcCode</w:t>
            </w:r>
          </w:p>
        </w:tc>
        <w:tc>
          <w:tcPr>
            <w:tcW w:w="3828" w:type="dxa"/>
            <w:shd w:val="clear" w:color="auto" w:fill="auto"/>
          </w:tcPr>
          <w:p w14:paraId="70AE9AC1" w14:textId="77777777" w:rsidR="00A10F71" w:rsidRPr="00375E16" w:rsidRDefault="00A10F71" w:rsidP="00E34637">
            <w:pPr>
              <w:rPr>
                <w:rFonts w:ascii="標楷體" w:eastAsia="標楷體" w:hAnsi="標楷體"/>
              </w:rPr>
            </w:pPr>
            <w:proofErr w:type="gramStart"/>
            <w:r w:rsidRPr="00AC2467">
              <w:rPr>
                <w:rFonts w:ascii="標楷體" w:eastAsia="標楷體" w:hAnsi="標楷體" w:hint="eastAsia"/>
              </w:rPr>
              <w:t>會計科子細目</w:t>
            </w:r>
            <w:proofErr w:type="gramEnd"/>
            <w:r w:rsidRPr="00AC2467">
              <w:rPr>
                <w:rFonts w:ascii="標楷體" w:eastAsia="標楷體" w:hAnsi="標楷體" w:hint="eastAsia"/>
              </w:rPr>
              <w:t>設定檔</w:t>
            </w:r>
          </w:p>
        </w:tc>
      </w:tr>
    </w:tbl>
    <w:p w14:paraId="77DFC9DC" w14:textId="77777777" w:rsidR="00A10F71" w:rsidRPr="005E273A" w:rsidRDefault="00A10F71" w:rsidP="00A10F71">
      <w:pPr>
        <w:rPr>
          <w:rFonts w:ascii="標楷體" w:eastAsia="標楷體" w:hAnsi="標楷體"/>
        </w:rPr>
      </w:pPr>
    </w:p>
    <w:p w14:paraId="5F4FE9A4" w14:textId="77777777" w:rsidR="00A10F71" w:rsidRPr="00291505" w:rsidRDefault="00A10F71" w:rsidP="00A10F71">
      <w:pPr>
        <w:rPr>
          <w:rFonts w:ascii="標楷體" w:eastAsia="標楷體" w:hAnsi="標楷體"/>
        </w:rPr>
      </w:pPr>
    </w:p>
    <w:p w14:paraId="17C32800" w14:textId="77777777" w:rsidR="00A10F71" w:rsidRPr="00291505" w:rsidRDefault="00A10F71" w:rsidP="00A10F71">
      <w:pPr>
        <w:pStyle w:val="a"/>
        <w:tabs>
          <w:tab w:val="num" w:pos="1559"/>
        </w:tabs>
        <w:spacing w:before="120"/>
        <w:ind w:left="1559" w:hanging="425"/>
      </w:pPr>
      <w:r w:rsidRPr="00291505">
        <w:t>UI畫面</w:t>
      </w:r>
    </w:p>
    <w:p w14:paraId="34E23F4C" w14:textId="77777777" w:rsidR="00A10F71" w:rsidRDefault="00A10F71" w:rsidP="00A10F71">
      <w:pPr>
        <w:pStyle w:val="42"/>
        <w:spacing w:after="72"/>
        <w:ind w:left="1133"/>
        <w:rPr>
          <w:rFonts w:ascii="標楷體" w:hAnsi="標楷體"/>
        </w:rPr>
      </w:pPr>
      <w:r w:rsidRPr="00291505">
        <w:rPr>
          <w:rFonts w:ascii="標楷體" w:hAnsi="標楷體" w:hint="eastAsia"/>
        </w:rPr>
        <w:t>輸入畫面：</w:t>
      </w:r>
    </w:p>
    <w:p w14:paraId="66A32265" w14:textId="5A6F8CBA" w:rsidR="00A10F71" w:rsidRDefault="00A10F71" w:rsidP="00A10F71">
      <w:pPr>
        <w:pStyle w:val="42"/>
        <w:spacing w:after="72"/>
        <w:ind w:leftChars="0" w:left="0"/>
        <w:rPr>
          <w:rFonts w:ascii="標楷體" w:hAnsi="標楷體"/>
          <w:noProof/>
        </w:rPr>
      </w:pPr>
      <w:r w:rsidRPr="00545CD2">
        <w:rPr>
          <w:rFonts w:ascii="標楷體" w:hAnsi="標楷體"/>
          <w:noProof/>
        </w:rPr>
        <w:drawing>
          <wp:inline distT="0" distB="0" distL="0" distR="0" wp14:anchorId="36A7B65A" wp14:editId="74D2EA33">
            <wp:extent cx="6483985" cy="109474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3985" cy="1094740"/>
                    </a:xfrm>
                    <a:prstGeom prst="rect">
                      <a:avLst/>
                    </a:prstGeom>
                    <a:noFill/>
                    <a:ln>
                      <a:noFill/>
                    </a:ln>
                  </pic:spPr>
                </pic:pic>
              </a:graphicData>
            </a:graphic>
          </wp:inline>
        </w:drawing>
      </w:r>
    </w:p>
    <w:p w14:paraId="1B6B6A17" w14:textId="77777777" w:rsidR="00A10F71" w:rsidRDefault="00A10F71" w:rsidP="00A10F71">
      <w:pPr>
        <w:pStyle w:val="42"/>
        <w:spacing w:after="72"/>
        <w:ind w:leftChars="196" w:left="470"/>
        <w:rPr>
          <w:rFonts w:ascii="標楷體" w:hAnsi="標楷體"/>
          <w:noProof/>
        </w:rPr>
      </w:pPr>
    </w:p>
    <w:p w14:paraId="02D1AF54" w14:textId="77777777" w:rsidR="00A10F71" w:rsidRDefault="00A10F71" w:rsidP="00A10F71">
      <w:pPr>
        <w:pStyle w:val="a"/>
        <w:numPr>
          <w:ilvl w:val="0"/>
          <w:numId w:val="136"/>
        </w:numPr>
        <w:spacing w:before="120"/>
      </w:pPr>
      <w:r>
        <w:t>輸入畫面</w:t>
      </w:r>
      <w:r>
        <w:rPr>
          <w:rFonts w:hint="eastAsia"/>
        </w:rPr>
        <w:t>按鈕</w:t>
      </w:r>
      <w:r>
        <w:t>說明</w:t>
      </w:r>
    </w:p>
    <w:p w14:paraId="413FDB1E" w14:textId="77777777" w:rsidR="00A10F71" w:rsidRPr="00F5236F" w:rsidRDefault="00A10F71" w:rsidP="00A10F71"/>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A10F71" w:rsidRPr="00F5236F" w14:paraId="1EDDE047" w14:textId="77777777" w:rsidTr="00E34637">
        <w:tc>
          <w:tcPr>
            <w:tcW w:w="851" w:type="dxa"/>
            <w:shd w:val="clear" w:color="auto" w:fill="D9D9D9"/>
          </w:tcPr>
          <w:p w14:paraId="49C5F12E"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49C2560A"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3F6B9FCA" w14:textId="77777777" w:rsidR="00A10F71" w:rsidRPr="004E0A3F" w:rsidRDefault="00A10F71" w:rsidP="00E34637">
            <w:pPr>
              <w:jc w:val="center"/>
              <w:rPr>
                <w:rFonts w:ascii="標楷體" w:eastAsia="標楷體" w:hAnsi="標楷體"/>
              </w:rPr>
            </w:pPr>
            <w:r w:rsidRPr="004E0A3F">
              <w:rPr>
                <w:rFonts w:ascii="標楷體" w:eastAsia="標楷體" w:hAnsi="標楷體" w:hint="eastAsia"/>
                <w:lang w:eastAsia="zh-HK"/>
              </w:rPr>
              <w:t>功能說明</w:t>
            </w:r>
          </w:p>
        </w:tc>
      </w:tr>
      <w:tr w:rsidR="00A10F71" w:rsidRPr="00F5236F" w14:paraId="21D7CBAE" w14:textId="77777777" w:rsidTr="00E34637">
        <w:tc>
          <w:tcPr>
            <w:tcW w:w="851" w:type="dxa"/>
            <w:shd w:val="clear" w:color="auto" w:fill="auto"/>
          </w:tcPr>
          <w:p w14:paraId="40F1B9BE" w14:textId="77777777" w:rsidR="00A10F71" w:rsidRPr="004E0A3F" w:rsidRDefault="00A10F71" w:rsidP="00E34637">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146F7F79" w14:textId="77777777" w:rsidR="00A10F71" w:rsidRPr="004E0A3F" w:rsidRDefault="00A10F71" w:rsidP="00E34637">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147A0972" w14:textId="77777777" w:rsidR="00A10F71" w:rsidRDefault="00A10F71" w:rsidP="00E34637">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依據輸入條件查詢資料</w:t>
            </w:r>
          </w:p>
          <w:p w14:paraId="28C90EA4" w14:textId="77777777" w:rsidR="00A10F71" w:rsidRDefault="00A10F71" w:rsidP="00E3463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4437435" w14:textId="77777777" w:rsidR="00A10F71" w:rsidRDefault="00A10F71" w:rsidP="00E34637">
            <w:pPr>
              <w:ind w:left="240" w:hangingChars="100" w:hanging="240"/>
              <w:rPr>
                <w:rFonts w:ascii="標楷體" w:eastAsia="標楷體" w:hAnsi="標楷體"/>
                <w:lang w:eastAsia="zh-HK"/>
              </w:rPr>
            </w:pPr>
            <w:r>
              <w:rPr>
                <w:rFonts w:ascii="標楷體" w:eastAsia="標楷體" w:hAnsi="標楷體"/>
              </w:rPr>
              <w:t>2.</w:t>
            </w:r>
            <w:r>
              <w:rPr>
                <w:rFonts w:ascii="標楷體" w:eastAsia="標楷體" w:hAnsi="標楷體" w:hint="eastAsia"/>
              </w:rPr>
              <w:t>檢核[</w:t>
            </w:r>
            <w:proofErr w:type="gramStart"/>
            <w:r w:rsidRPr="008562D7">
              <w:rPr>
                <w:rFonts w:ascii="標楷體" w:eastAsia="標楷體" w:hAnsi="標楷體" w:hint="eastAsia"/>
              </w:rPr>
              <w:t>轉催收</w:t>
            </w:r>
            <w:proofErr w:type="gramEnd"/>
            <w:r w:rsidRPr="008562D7">
              <w:rPr>
                <w:rFonts w:ascii="標楷體" w:eastAsia="標楷體" w:hAnsi="標楷體" w:hint="eastAsia"/>
              </w:rPr>
              <w:t>日</w:t>
            </w:r>
            <w:r>
              <w:rPr>
                <w:rFonts w:ascii="標楷體" w:eastAsia="標楷體" w:hAnsi="標楷體" w:hint="eastAsia"/>
              </w:rPr>
              <w:t>期</w:t>
            </w:r>
            <w:r w:rsidRPr="008562D7">
              <w:rPr>
                <w:rFonts w:ascii="標楷體" w:eastAsia="標楷體" w:hAnsi="標楷體" w:hint="eastAsia"/>
              </w:rPr>
              <w:t>(</w:t>
            </w:r>
            <w:r w:rsidRPr="008562D7">
              <w:rPr>
                <w:rFonts w:ascii="標楷體" w:eastAsia="標楷體" w:hAnsi="標楷體"/>
              </w:rPr>
              <w:t>OverdueDate)</w:t>
            </w:r>
            <w:r>
              <w:rPr>
                <w:rFonts w:ascii="標楷體" w:eastAsia="標楷體" w:hAnsi="標楷體"/>
              </w:rPr>
              <w:t>]</w:t>
            </w:r>
            <w:r>
              <w:rPr>
                <w:rFonts w:ascii="標楷體" w:eastAsia="標楷體" w:hAnsi="標楷體" w:hint="eastAsia"/>
              </w:rPr>
              <w:t>是否存在[</w:t>
            </w:r>
            <w:r w:rsidRPr="002E356F">
              <w:rPr>
                <w:rFonts w:ascii="標楷體" w:eastAsia="標楷體" w:hAnsi="標楷體" w:hint="eastAsia"/>
              </w:rPr>
              <w:t>法拍費用檔</w:t>
            </w:r>
            <w:r>
              <w:rPr>
                <w:rFonts w:ascii="標楷體" w:eastAsia="標楷體" w:hAnsi="標楷體" w:hint="eastAsia"/>
              </w:rPr>
              <w:t>(</w:t>
            </w:r>
            <w:r w:rsidRPr="00966335">
              <w:rPr>
                <w:rFonts w:ascii="標楷體" w:eastAsia="標楷體" w:hAnsi="標楷體"/>
              </w:rPr>
              <w:t>ForeclosureFee</w:t>
            </w:r>
            <w:r>
              <w:rPr>
                <w:rFonts w:ascii="標楷體" w:eastAsia="標楷體" w:hAnsi="標楷體" w:hint="eastAsia"/>
              </w:rPr>
              <w:t>)]不存在則顯示</w:t>
            </w:r>
            <w:r w:rsidRPr="00C5543E">
              <w:rPr>
                <w:rFonts w:ascii="標楷體" w:eastAsia="標楷體" w:hAnsi="標楷體" w:hint="eastAsia"/>
                <w:lang w:eastAsia="zh-HK"/>
              </w:rPr>
              <w:t>"</w:t>
            </w:r>
            <w:r>
              <w:rPr>
                <w:rFonts w:ascii="標楷體" w:eastAsia="標楷體" w:hAnsi="標楷體"/>
              </w:rPr>
              <w:t>E</w:t>
            </w:r>
            <w:r>
              <w:rPr>
                <w:rFonts w:ascii="標楷體" w:eastAsia="標楷體" w:hAnsi="標楷體" w:hint="eastAsia"/>
              </w:rPr>
              <w:t>0001:</w:t>
            </w:r>
            <w:r w:rsidRPr="00966335">
              <w:rPr>
                <w:rFonts w:ascii="標楷體" w:eastAsia="標楷體" w:hAnsi="標楷體" w:hint="eastAsia"/>
              </w:rPr>
              <w:t>查詢資料不存在</w:t>
            </w:r>
            <w:r w:rsidRPr="00C5543E">
              <w:rPr>
                <w:rFonts w:ascii="標楷體" w:eastAsia="標楷體" w:hAnsi="標楷體" w:hint="eastAsia"/>
                <w:lang w:eastAsia="zh-HK"/>
              </w:rPr>
              <w:t>"</w:t>
            </w:r>
          </w:p>
          <w:p w14:paraId="6ACDEBCB" w14:textId="77777777" w:rsidR="00A10F71" w:rsidRPr="00651325" w:rsidRDefault="00A10F71" w:rsidP="00E3463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8DBC314" w14:textId="77777777" w:rsidR="00A10F71" w:rsidRPr="004E0A3F" w:rsidRDefault="00A10F71" w:rsidP="00E34637">
            <w:pPr>
              <w:rPr>
                <w:rFonts w:ascii="標楷體" w:eastAsia="標楷體" w:hAnsi="標楷體"/>
                <w:lang w:eastAsia="zh-HK"/>
              </w:rPr>
            </w:pPr>
            <w:r>
              <w:rPr>
                <w:rFonts w:ascii="標楷體" w:eastAsia="標楷體" w:hAnsi="標楷體" w:hint="eastAsia"/>
              </w:rPr>
              <w:t>3.依查詢條件顯示查詢結果</w:t>
            </w:r>
          </w:p>
        </w:tc>
      </w:tr>
      <w:tr w:rsidR="00A10F71" w:rsidRPr="00F5236F" w14:paraId="2CAD997A" w14:textId="77777777" w:rsidTr="00E34637">
        <w:tc>
          <w:tcPr>
            <w:tcW w:w="851" w:type="dxa"/>
            <w:shd w:val="clear" w:color="auto" w:fill="auto"/>
          </w:tcPr>
          <w:p w14:paraId="6EAD9DF6" w14:textId="77777777" w:rsidR="00A10F71" w:rsidRPr="004E0A3F" w:rsidRDefault="00A10F71" w:rsidP="00E34637">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1591D8B6" w14:textId="77777777" w:rsidR="00A10F71" w:rsidRPr="004E0A3F" w:rsidRDefault="00A10F71" w:rsidP="00E34637">
            <w:pPr>
              <w:rPr>
                <w:rFonts w:ascii="標楷體" w:eastAsia="標楷體" w:hAnsi="標楷體"/>
                <w:lang w:eastAsia="zh-HK"/>
              </w:rPr>
            </w:pPr>
            <w:r>
              <w:rPr>
                <w:rFonts w:ascii="標楷體" w:eastAsia="標楷體" w:hAnsi="標楷體" w:hint="eastAsia"/>
                <w:lang w:eastAsia="zh-HK"/>
              </w:rPr>
              <w:t>暫存</w:t>
            </w:r>
          </w:p>
        </w:tc>
        <w:tc>
          <w:tcPr>
            <w:tcW w:w="7033" w:type="dxa"/>
            <w:shd w:val="clear" w:color="auto" w:fill="auto"/>
          </w:tcPr>
          <w:p w14:paraId="173378CA" w14:textId="77777777" w:rsidR="00A10F71" w:rsidRDefault="00A10F71" w:rsidP="00E34637">
            <w:pPr>
              <w:rPr>
                <w:rFonts w:ascii="標楷體" w:eastAsia="標楷體" w:hAnsi="標楷體"/>
              </w:rPr>
            </w:pPr>
            <w:r w:rsidRPr="007A1288">
              <w:rPr>
                <w:rFonts w:ascii="標楷體" w:eastAsia="標楷體" w:hAnsi="標楷體" w:hint="eastAsia"/>
                <w:color w:val="000000"/>
                <w:szCs w:val="20"/>
                <w:lang w:val="x-none"/>
              </w:rPr>
              <w:t>1.查詢成功時顯示，</w:t>
            </w:r>
            <w:proofErr w:type="gramStart"/>
            <w:r w:rsidRPr="007A1288">
              <w:rPr>
                <w:rFonts w:ascii="標楷體" w:eastAsia="標楷體" w:hAnsi="標楷體" w:hint="eastAsia"/>
                <w:color w:val="000000"/>
                <w:szCs w:val="20"/>
                <w:lang w:val="x-none"/>
              </w:rPr>
              <w:t>供</w:t>
            </w:r>
            <w:r>
              <w:rPr>
                <w:rFonts w:ascii="標楷體" w:eastAsia="標楷體" w:hAnsi="標楷體" w:hint="eastAsia"/>
                <w:lang w:eastAsia="zh-HK"/>
              </w:rPr>
              <w:t>暫存</w:t>
            </w:r>
            <w:proofErr w:type="gramEnd"/>
            <w:r>
              <w:rPr>
                <w:rFonts w:ascii="標楷體" w:eastAsia="標楷體" w:hAnsi="標楷體" w:hint="eastAsia"/>
              </w:rPr>
              <w:t>資料</w:t>
            </w:r>
          </w:p>
        </w:tc>
      </w:tr>
      <w:tr w:rsidR="00A10F71" w:rsidRPr="007A1288" w14:paraId="1310D5D2" w14:textId="77777777" w:rsidTr="00E34637">
        <w:tc>
          <w:tcPr>
            <w:tcW w:w="851" w:type="dxa"/>
            <w:shd w:val="clear" w:color="auto" w:fill="auto"/>
          </w:tcPr>
          <w:p w14:paraId="1AE5AAB9" w14:textId="77777777" w:rsidR="00A10F71" w:rsidRPr="007A1288" w:rsidRDefault="00A10F71" w:rsidP="00E34637">
            <w:pPr>
              <w:jc w:val="center"/>
              <w:rPr>
                <w:rFonts w:ascii="標楷體" w:eastAsia="標楷體" w:hAnsi="標楷體"/>
              </w:rPr>
            </w:pPr>
            <w:r>
              <w:rPr>
                <w:rFonts w:ascii="標楷體" w:eastAsia="標楷體" w:hAnsi="標楷體"/>
              </w:rPr>
              <w:t>3</w:t>
            </w:r>
          </w:p>
        </w:tc>
        <w:tc>
          <w:tcPr>
            <w:tcW w:w="2126" w:type="dxa"/>
            <w:shd w:val="clear" w:color="auto" w:fill="auto"/>
          </w:tcPr>
          <w:p w14:paraId="77D34708"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離開</w:t>
            </w:r>
          </w:p>
        </w:tc>
        <w:tc>
          <w:tcPr>
            <w:tcW w:w="7033" w:type="dxa"/>
            <w:shd w:val="clear" w:color="auto" w:fill="auto"/>
          </w:tcPr>
          <w:p w14:paraId="7F58F736"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rPr>
              <w:t>1.</w:t>
            </w:r>
            <w:r w:rsidRPr="007A1288">
              <w:rPr>
                <w:rFonts w:ascii="標楷體" w:eastAsia="標楷體" w:hAnsi="標楷體" w:hint="eastAsia"/>
                <w:lang w:eastAsia="zh-HK"/>
              </w:rPr>
              <w:t>關閉此畫面</w:t>
            </w:r>
          </w:p>
        </w:tc>
      </w:tr>
      <w:tr w:rsidR="00A10F71" w:rsidRPr="007A1288" w14:paraId="7590E11A" w14:textId="77777777" w:rsidTr="00E34637">
        <w:tc>
          <w:tcPr>
            <w:tcW w:w="851" w:type="dxa"/>
            <w:shd w:val="clear" w:color="auto" w:fill="auto"/>
          </w:tcPr>
          <w:p w14:paraId="07E78EDE" w14:textId="77777777" w:rsidR="00A10F71" w:rsidRPr="007A1288" w:rsidRDefault="00A10F71" w:rsidP="00E34637">
            <w:pPr>
              <w:jc w:val="center"/>
              <w:rPr>
                <w:rFonts w:ascii="標楷體" w:eastAsia="標楷體" w:hAnsi="標楷體"/>
              </w:rPr>
            </w:pPr>
            <w:r w:rsidRPr="007A1288">
              <w:rPr>
                <w:rFonts w:ascii="標楷體" w:eastAsia="標楷體" w:hAnsi="標楷體" w:hint="eastAsia"/>
              </w:rPr>
              <w:t>3</w:t>
            </w:r>
          </w:p>
        </w:tc>
        <w:tc>
          <w:tcPr>
            <w:tcW w:w="2126" w:type="dxa"/>
            <w:shd w:val="clear" w:color="auto" w:fill="auto"/>
          </w:tcPr>
          <w:p w14:paraId="59608941"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lang w:eastAsia="zh-HK"/>
              </w:rPr>
              <w:t>隱</w:t>
            </w:r>
            <w:r w:rsidRPr="007A1288">
              <w:rPr>
                <w:rFonts w:ascii="標楷體" w:eastAsia="標楷體" w:hAnsi="標楷體" w:hint="eastAsia"/>
              </w:rPr>
              <w:t>藏/</w:t>
            </w:r>
            <w:r w:rsidRPr="007A1288">
              <w:rPr>
                <w:rFonts w:ascii="標楷體" w:eastAsia="標楷體" w:hAnsi="標楷體" w:hint="eastAsia"/>
                <w:lang w:eastAsia="zh-HK"/>
              </w:rPr>
              <w:t>顯示</w:t>
            </w:r>
          </w:p>
        </w:tc>
        <w:tc>
          <w:tcPr>
            <w:tcW w:w="7033" w:type="dxa"/>
            <w:shd w:val="clear" w:color="auto" w:fill="auto"/>
          </w:tcPr>
          <w:p w14:paraId="677E5BB3" w14:textId="77777777" w:rsidR="00A10F71" w:rsidRPr="007A1288" w:rsidRDefault="00A10F71" w:rsidP="00E34637">
            <w:pPr>
              <w:rPr>
                <w:rFonts w:ascii="標楷體" w:eastAsia="標楷體" w:hAnsi="標楷體"/>
                <w:lang w:eastAsia="zh-HK"/>
              </w:rPr>
            </w:pPr>
            <w:r w:rsidRPr="007A1288">
              <w:rPr>
                <w:rFonts w:ascii="標楷體" w:eastAsia="標楷體" w:hAnsi="標楷體" w:hint="eastAsia"/>
                <w:color w:val="000000"/>
                <w:szCs w:val="20"/>
                <w:lang w:val="x-none"/>
              </w:rPr>
              <w:t>1.查詢成功時顯示，供輸入條件切換隱藏及顯示</w:t>
            </w:r>
          </w:p>
        </w:tc>
      </w:tr>
    </w:tbl>
    <w:p w14:paraId="5218A50B" w14:textId="77777777" w:rsidR="00A10F71" w:rsidRDefault="00A10F71" w:rsidP="00A10F71"/>
    <w:p w14:paraId="168087EA" w14:textId="77777777" w:rsidR="00A10F71" w:rsidRDefault="00A10F71" w:rsidP="00A10F71">
      <w:pPr>
        <w:pStyle w:val="42"/>
        <w:spacing w:after="72"/>
        <w:ind w:leftChars="196" w:left="470"/>
        <w:rPr>
          <w:rFonts w:ascii="標楷體" w:hAnsi="標楷體"/>
          <w:noProof/>
        </w:rPr>
      </w:pPr>
    </w:p>
    <w:p w14:paraId="5BEAEB95" w14:textId="77777777" w:rsidR="00A10F71" w:rsidRDefault="00A10F71" w:rsidP="00A10F71">
      <w:pPr>
        <w:pStyle w:val="42"/>
        <w:spacing w:after="72"/>
        <w:ind w:leftChars="196" w:left="470"/>
        <w:rPr>
          <w:rFonts w:ascii="標楷體" w:hAnsi="標楷體"/>
          <w:noProof/>
        </w:rPr>
      </w:pPr>
    </w:p>
    <w:p w14:paraId="5E5C8938" w14:textId="77777777" w:rsidR="00A10F71" w:rsidRDefault="00A10F71" w:rsidP="00A10F71">
      <w:pPr>
        <w:pStyle w:val="42"/>
        <w:spacing w:after="72"/>
        <w:ind w:leftChars="196" w:left="470"/>
        <w:rPr>
          <w:rFonts w:ascii="標楷體" w:hAnsi="標楷體"/>
          <w:noProof/>
        </w:rPr>
      </w:pPr>
    </w:p>
    <w:p w14:paraId="1F091E3C" w14:textId="77777777" w:rsidR="00A10F71" w:rsidRPr="00291505" w:rsidRDefault="00A10F71" w:rsidP="00A10F71">
      <w:pPr>
        <w:rPr>
          <w:rFonts w:ascii="標楷體" w:eastAsia="標楷體" w:hAnsi="標楷體"/>
        </w:rPr>
      </w:pPr>
    </w:p>
    <w:p w14:paraId="3BD9A50F" w14:textId="77777777" w:rsidR="00A10F71" w:rsidRPr="00583AF3" w:rsidRDefault="00A10F71" w:rsidP="00A10F71"/>
    <w:p w14:paraId="279E124F" w14:textId="77777777" w:rsidR="00A10F71" w:rsidRDefault="00A10F71" w:rsidP="00A10F71">
      <w:pPr>
        <w:pStyle w:val="a"/>
        <w:numPr>
          <w:ilvl w:val="0"/>
          <w:numId w:val="136"/>
        </w:numPr>
        <w:spacing w:before="120"/>
      </w:pPr>
      <w:r>
        <w:t>輸入畫面資料說明</w:t>
      </w:r>
    </w:p>
    <w:p w14:paraId="76311CB7" w14:textId="77777777" w:rsidR="00A10F71" w:rsidRPr="00583AF3" w:rsidRDefault="00A10F71" w:rsidP="00A10F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
      <w:tr w:rsidR="00A10F71" w:rsidRPr="00362205" w14:paraId="34BC7A00" w14:textId="77777777" w:rsidTr="00E34637">
        <w:trPr>
          <w:trHeight w:val="388"/>
          <w:jc w:val="center"/>
        </w:trPr>
        <w:tc>
          <w:tcPr>
            <w:tcW w:w="696" w:type="dxa"/>
            <w:vMerge w:val="restart"/>
            <w:shd w:val="clear" w:color="auto" w:fill="D9D9D9"/>
          </w:tcPr>
          <w:p w14:paraId="55278546" w14:textId="77777777" w:rsidR="00A10F71" w:rsidRPr="00362205" w:rsidRDefault="00A10F71" w:rsidP="00E34637">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6830C4BD" w14:textId="77777777" w:rsidR="00A10F71" w:rsidRPr="00362205" w:rsidRDefault="00A10F71" w:rsidP="00E34637">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31F87F98" w14:textId="77777777" w:rsidR="00A10F71" w:rsidRPr="00362205" w:rsidRDefault="00A10F71" w:rsidP="00E34637">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2543CA81" w14:textId="77777777" w:rsidR="00A10F71" w:rsidRPr="00362205" w:rsidRDefault="00A10F71" w:rsidP="00E34637">
            <w:pPr>
              <w:rPr>
                <w:rFonts w:ascii="標楷體" w:eastAsia="標楷體" w:hAnsi="標楷體"/>
              </w:rPr>
            </w:pPr>
            <w:r w:rsidRPr="00362205">
              <w:rPr>
                <w:rFonts w:ascii="標楷體" w:eastAsia="標楷體" w:hAnsi="標楷體"/>
              </w:rPr>
              <w:t>處理邏輯及注意事項</w:t>
            </w:r>
          </w:p>
        </w:tc>
      </w:tr>
      <w:tr w:rsidR="00A10F71" w:rsidRPr="00362205" w14:paraId="45B3B863" w14:textId="77777777" w:rsidTr="00E34637">
        <w:trPr>
          <w:trHeight w:val="244"/>
          <w:jc w:val="center"/>
        </w:trPr>
        <w:tc>
          <w:tcPr>
            <w:tcW w:w="696" w:type="dxa"/>
            <w:vMerge/>
            <w:shd w:val="clear" w:color="auto" w:fill="D9D9D9"/>
          </w:tcPr>
          <w:p w14:paraId="3DA12240" w14:textId="77777777" w:rsidR="00A10F71" w:rsidRPr="00362205" w:rsidRDefault="00A10F71" w:rsidP="00E34637">
            <w:pPr>
              <w:rPr>
                <w:rFonts w:ascii="標楷體" w:eastAsia="標楷體" w:hAnsi="標楷體"/>
              </w:rPr>
            </w:pPr>
          </w:p>
        </w:tc>
        <w:tc>
          <w:tcPr>
            <w:tcW w:w="1551" w:type="dxa"/>
            <w:vMerge/>
            <w:shd w:val="clear" w:color="auto" w:fill="D9D9D9"/>
          </w:tcPr>
          <w:p w14:paraId="69ABB954" w14:textId="77777777" w:rsidR="00A10F71" w:rsidRPr="00362205" w:rsidRDefault="00A10F71" w:rsidP="00E34637">
            <w:pPr>
              <w:rPr>
                <w:rFonts w:ascii="標楷體" w:eastAsia="標楷體" w:hAnsi="標楷體"/>
              </w:rPr>
            </w:pPr>
          </w:p>
        </w:tc>
        <w:tc>
          <w:tcPr>
            <w:tcW w:w="696" w:type="dxa"/>
            <w:shd w:val="clear" w:color="auto" w:fill="D9D9D9"/>
          </w:tcPr>
          <w:p w14:paraId="7BF1C1AD" w14:textId="77777777" w:rsidR="00A10F71" w:rsidRPr="00362205" w:rsidRDefault="00A10F71" w:rsidP="00E34637">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049FF4D9" w14:textId="77777777" w:rsidR="00A10F71" w:rsidRPr="00362205" w:rsidRDefault="00A10F71" w:rsidP="00E34637">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0780EAFF" w14:textId="77777777" w:rsidR="00A10F71" w:rsidRPr="00362205" w:rsidRDefault="00A10F71" w:rsidP="00E34637">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77C3FB05" w14:textId="77777777" w:rsidR="00A10F71" w:rsidRPr="00362205" w:rsidRDefault="00A10F71" w:rsidP="00E34637">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3481EC79" w14:textId="77777777" w:rsidR="00A10F71" w:rsidRPr="00362205" w:rsidRDefault="00A10F71" w:rsidP="00E34637">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7759A8F5" w14:textId="77777777" w:rsidR="00A10F71" w:rsidRPr="00362205" w:rsidRDefault="00A10F71" w:rsidP="00E34637">
            <w:pPr>
              <w:rPr>
                <w:rFonts w:ascii="標楷體" w:eastAsia="標楷體" w:hAnsi="標楷體"/>
              </w:rPr>
            </w:pPr>
          </w:p>
        </w:tc>
      </w:tr>
      <w:tr w:rsidR="00A10F71" w:rsidRPr="00362205" w14:paraId="727719EF" w14:textId="77777777" w:rsidTr="00E34637">
        <w:trPr>
          <w:trHeight w:val="244"/>
          <w:jc w:val="center"/>
        </w:trPr>
        <w:tc>
          <w:tcPr>
            <w:tcW w:w="696" w:type="dxa"/>
          </w:tcPr>
          <w:p w14:paraId="1AB591B2" w14:textId="77777777" w:rsidR="00A10F71" w:rsidRPr="00545CD2" w:rsidRDefault="00A10F71" w:rsidP="00E34637">
            <w:pPr>
              <w:rPr>
                <w:rFonts w:ascii="標楷體" w:eastAsia="標楷體" w:hAnsi="標楷體"/>
              </w:rPr>
            </w:pPr>
            <w:r w:rsidRPr="00545CD2">
              <w:rPr>
                <w:rFonts w:ascii="標楷體" w:eastAsia="標楷體" w:hAnsi="標楷體" w:hint="eastAsia"/>
              </w:rPr>
              <w:t>1</w:t>
            </w:r>
          </w:p>
        </w:tc>
        <w:tc>
          <w:tcPr>
            <w:tcW w:w="1551" w:type="dxa"/>
          </w:tcPr>
          <w:p w14:paraId="42A32A70" w14:textId="77777777" w:rsidR="00A10F71" w:rsidRPr="00545CD2" w:rsidRDefault="00A10F71" w:rsidP="00E34637">
            <w:pPr>
              <w:rPr>
                <w:rFonts w:ascii="標楷體" w:eastAsia="標楷體" w:hAnsi="標楷體"/>
              </w:rPr>
            </w:pPr>
            <w:proofErr w:type="gramStart"/>
            <w:r w:rsidRPr="00545CD2">
              <w:rPr>
                <w:rFonts w:ascii="標楷體" w:eastAsia="標楷體" w:hAnsi="標楷體" w:hint="eastAsia"/>
                <w:color w:val="000000"/>
                <w:spacing w:val="6"/>
                <w:shd w:val="clear" w:color="auto" w:fill="FFFFFF"/>
              </w:rPr>
              <w:t>轉催收</w:t>
            </w:r>
            <w:proofErr w:type="gramEnd"/>
            <w:r w:rsidRPr="00545CD2">
              <w:rPr>
                <w:rFonts w:ascii="標楷體" w:eastAsia="標楷體" w:hAnsi="標楷體" w:hint="eastAsia"/>
                <w:color w:val="000000"/>
                <w:spacing w:val="6"/>
                <w:shd w:val="clear" w:color="auto" w:fill="FFFFFF"/>
              </w:rPr>
              <w:t>日期</w:t>
            </w:r>
          </w:p>
        </w:tc>
        <w:tc>
          <w:tcPr>
            <w:tcW w:w="696" w:type="dxa"/>
          </w:tcPr>
          <w:p w14:paraId="089FDD30" w14:textId="77777777" w:rsidR="00A10F71" w:rsidRPr="00545CD2" w:rsidRDefault="00A10F71" w:rsidP="00E34637">
            <w:pPr>
              <w:rPr>
                <w:rFonts w:ascii="標楷體" w:eastAsia="標楷體" w:hAnsi="標楷體"/>
              </w:rPr>
            </w:pPr>
            <w:r w:rsidRPr="00545CD2">
              <w:rPr>
                <w:rFonts w:ascii="標楷體" w:eastAsia="標楷體" w:hAnsi="標楷體" w:hint="eastAsia"/>
              </w:rPr>
              <w:t>7</w:t>
            </w:r>
          </w:p>
        </w:tc>
        <w:tc>
          <w:tcPr>
            <w:tcW w:w="1187" w:type="dxa"/>
          </w:tcPr>
          <w:p w14:paraId="77F52D63" w14:textId="77777777" w:rsidR="00A10F71" w:rsidRPr="00545CD2" w:rsidRDefault="00A10F71" w:rsidP="00E34637">
            <w:pPr>
              <w:rPr>
                <w:rFonts w:ascii="標楷體" w:eastAsia="標楷體" w:hAnsi="標楷體"/>
              </w:rPr>
            </w:pPr>
          </w:p>
        </w:tc>
        <w:tc>
          <w:tcPr>
            <w:tcW w:w="1083" w:type="dxa"/>
          </w:tcPr>
          <w:p w14:paraId="13DB1C97" w14:textId="77777777" w:rsidR="00A10F71" w:rsidRPr="00545CD2" w:rsidRDefault="00A10F71" w:rsidP="00E34637">
            <w:pPr>
              <w:rPr>
                <w:rFonts w:ascii="標楷體" w:eastAsia="標楷體" w:hAnsi="標楷體"/>
              </w:rPr>
            </w:pPr>
            <w:r w:rsidRPr="00545CD2">
              <w:rPr>
                <w:rFonts w:ascii="標楷體" w:eastAsia="標楷體" w:hAnsi="標楷體" w:hint="eastAsia"/>
              </w:rPr>
              <w:t>日期選單</w:t>
            </w:r>
          </w:p>
        </w:tc>
        <w:tc>
          <w:tcPr>
            <w:tcW w:w="675" w:type="dxa"/>
          </w:tcPr>
          <w:p w14:paraId="57E47671" w14:textId="77777777" w:rsidR="00A10F71" w:rsidRPr="00545CD2" w:rsidRDefault="00A10F71" w:rsidP="00E34637">
            <w:pPr>
              <w:rPr>
                <w:rFonts w:ascii="標楷體" w:eastAsia="標楷體" w:hAnsi="標楷體"/>
              </w:rPr>
            </w:pPr>
            <w:r w:rsidRPr="00545CD2">
              <w:rPr>
                <w:rFonts w:ascii="標楷體" w:eastAsia="標楷體" w:hAnsi="標楷體" w:hint="eastAsia"/>
              </w:rPr>
              <w:t>V</w:t>
            </w:r>
          </w:p>
        </w:tc>
        <w:tc>
          <w:tcPr>
            <w:tcW w:w="696" w:type="dxa"/>
          </w:tcPr>
          <w:p w14:paraId="72A09F9E" w14:textId="77777777" w:rsidR="00A10F71" w:rsidRPr="00545CD2" w:rsidRDefault="00A10F71" w:rsidP="00E34637">
            <w:pPr>
              <w:rPr>
                <w:rFonts w:ascii="標楷體" w:eastAsia="標楷體" w:hAnsi="標楷體"/>
              </w:rPr>
            </w:pPr>
            <w:r w:rsidRPr="00545CD2">
              <w:rPr>
                <w:rFonts w:ascii="標楷體" w:eastAsia="標楷體" w:hAnsi="標楷體" w:hint="eastAsia"/>
              </w:rPr>
              <w:t>W</w:t>
            </w:r>
          </w:p>
        </w:tc>
        <w:tc>
          <w:tcPr>
            <w:tcW w:w="3529" w:type="dxa"/>
          </w:tcPr>
          <w:p w14:paraId="1718770C" w14:textId="77777777" w:rsidR="00A10F71" w:rsidRPr="00545CD2" w:rsidRDefault="00A10F71" w:rsidP="00E34637">
            <w:pPr>
              <w:ind w:left="204" w:hangingChars="85" w:hanging="204"/>
              <w:rPr>
                <w:rFonts w:ascii="標楷體" w:eastAsia="標楷體" w:hAnsi="標楷體"/>
              </w:rPr>
            </w:pPr>
            <w:r w:rsidRPr="00545CD2">
              <w:rPr>
                <w:rFonts w:ascii="標楷體" w:eastAsia="標楷體" w:hAnsi="標楷體" w:hint="eastAsia"/>
              </w:rPr>
              <w:t>1.</w:t>
            </w:r>
            <w:r>
              <w:rPr>
                <w:rFonts w:ascii="標楷體" w:eastAsia="標楷體" w:hAnsi="標楷體" w:hint="eastAsia"/>
              </w:rPr>
              <w:t>限輸入日期</w:t>
            </w:r>
            <w:r w:rsidRPr="00545CD2">
              <w:rPr>
                <w:rFonts w:ascii="標楷體" w:eastAsia="標楷體" w:hAnsi="標楷體" w:hint="eastAsia"/>
              </w:rPr>
              <w:t>, 檢核條件：</w:t>
            </w:r>
          </w:p>
          <w:p w14:paraId="209BCA93" w14:textId="77777777" w:rsidR="00A10F71" w:rsidRPr="00545CD2" w:rsidRDefault="00A10F71" w:rsidP="00E34637">
            <w:pPr>
              <w:rPr>
                <w:rFonts w:ascii="標楷體" w:eastAsia="標楷體" w:hAnsi="標楷體"/>
              </w:rPr>
            </w:pPr>
            <w:r w:rsidRPr="00545CD2">
              <w:rPr>
                <w:rFonts w:ascii="標楷體" w:eastAsia="標楷體" w:hAnsi="標楷體" w:hint="eastAsia"/>
              </w:rPr>
              <w:t>(1).</w:t>
            </w:r>
            <w:r w:rsidRPr="00545CD2">
              <w:rPr>
                <w:rFonts w:ascii="標楷體" w:eastAsia="標楷體" w:hAnsi="標楷體" w:hint="eastAsia"/>
                <w:lang w:eastAsia="zh-HK"/>
              </w:rPr>
              <w:t>日期格式/</w:t>
            </w:r>
            <w:r w:rsidRPr="00545CD2">
              <w:rPr>
                <w:rFonts w:ascii="標楷體" w:eastAsia="標楷體" w:hAnsi="標楷體"/>
              </w:rPr>
              <w:t>A(DATE,0)</w:t>
            </w:r>
          </w:p>
          <w:p w14:paraId="13B71A42" w14:textId="77777777" w:rsidR="00A10F71" w:rsidRPr="00545CD2" w:rsidRDefault="00A10F71" w:rsidP="00E34637">
            <w:pPr>
              <w:rPr>
                <w:rFonts w:ascii="標楷體" w:eastAsia="標楷體" w:hAnsi="標楷體"/>
              </w:rPr>
            </w:pPr>
            <w:r w:rsidRPr="00545CD2">
              <w:rPr>
                <w:rFonts w:ascii="標楷體" w:eastAsia="標楷體" w:hAnsi="標楷體"/>
              </w:rPr>
              <w:t>(</w:t>
            </w:r>
            <w:r>
              <w:rPr>
                <w:rFonts w:ascii="標楷體" w:eastAsia="標楷體" w:hAnsi="標楷體" w:hint="eastAsia"/>
              </w:rPr>
              <w:t>2</w:t>
            </w:r>
            <w:r w:rsidRPr="00545CD2">
              <w:rPr>
                <w:rFonts w:ascii="標楷體" w:eastAsia="標楷體" w:hAnsi="標楷體"/>
              </w:rPr>
              <w:t>).</w:t>
            </w:r>
            <w:r w:rsidRPr="00545CD2">
              <w:rPr>
                <w:rFonts w:ascii="標楷體" w:eastAsia="標楷體" w:hAnsi="標楷體" w:hint="eastAsia"/>
              </w:rPr>
              <w:t>不可空白/</w:t>
            </w:r>
            <w:r w:rsidRPr="00545CD2">
              <w:rPr>
                <w:rFonts w:ascii="標楷體" w:eastAsia="標楷體" w:hAnsi="標楷體"/>
              </w:rPr>
              <w:t>V(7)</w:t>
            </w:r>
          </w:p>
        </w:tc>
      </w:tr>
    </w:tbl>
    <w:p w14:paraId="5E2ADC5C" w14:textId="77777777" w:rsidR="00A10F71" w:rsidRPr="00B56858" w:rsidRDefault="00A10F71" w:rsidP="00A10F71"/>
    <w:p w14:paraId="2D549D0D" w14:textId="77777777" w:rsidR="00A10F71" w:rsidRPr="00545CD2" w:rsidRDefault="00A10F71" w:rsidP="00A10F71"/>
    <w:p w14:paraId="2219B738" w14:textId="77777777" w:rsidR="00A10F71" w:rsidRPr="00B56858" w:rsidRDefault="00A10F71" w:rsidP="00A10F71"/>
    <w:p w14:paraId="4F969B5C" w14:textId="77777777" w:rsidR="00A10F71" w:rsidRDefault="00A10F71" w:rsidP="00A10F71">
      <w:pPr>
        <w:pStyle w:val="a"/>
        <w:numPr>
          <w:ilvl w:val="0"/>
          <w:numId w:val="136"/>
        </w:numPr>
        <w:spacing w:before="120"/>
      </w:pPr>
      <w:r>
        <w:rPr>
          <w:rFonts w:hint="eastAsia"/>
        </w:rPr>
        <w:t>輸出</w:t>
      </w:r>
      <w:r w:rsidRPr="00362205">
        <w:t>畫面</w:t>
      </w:r>
      <w:r>
        <w:rPr>
          <w:rFonts w:hint="eastAsia"/>
        </w:rPr>
        <w:t>:</w:t>
      </w:r>
    </w:p>
    <w:p w14:paraId="5FD30537" w14:textId="77777777" w:rsidR="00A10F71" w:rsidRPr="00291505" w:rsidRDefault="00A10F71" w:rsidP="00A10F71">
      <w:pPr>
        <w:rPr>
          <w:rFonts w:ascii="標楷體" w:eastAsia="標楷體" w:hAnsi="標楷體"/>
        </w:rPr>
      </w:pPr>
    </w:p>
    <w:p w14:paraId="3D7C054B" w14:textId="00C0E5F1" w:rsidR="00A10F71" w:rsidRPr="00291505" w:rsidRDefault="00A10F71" w:rsidP="00A10F71">
      <w:pPr>
        <w:rPr>
          <w:rFonts w:ascii="標楷體" w:eastAsia="標楷體" w:hAnsi="標楷體"/>
        </w:rPr>
      </w:pPr>
      <w:r w:rsidRPr="004A394F">
        <w:rPr>
          <w:rFonts w:ascii="標楷體" w:eastAsia="標楷體" w:hAnsi="標楷體"/>
          <w:noProof/>
        </w:rPr>
        <w:drawing>
          <wp:inline distT="0" distB="0" distL="0" distR="0" wp14:anchorId="5B0B6EEA" wp14:editId="2FC702BD">
            <wp:extent cx="6470015" cy="2009140"/>
            <wp:effectExtent l="0" t="0" r="698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0015" cy="2009140"/>
                    </a:xfrm>
                    <a:prstGeom prst="rect">
                      <a:avLst/>
                    </a:prstGeom>
                    <a:noFill/>
                    <a:ln>
                      <a:noFill/>
                    </a:ln>
                  </pic:spPr>
                </pic:pic>
              </a:graphicData>
            </a:graphic>
          </wp:inline>
        </w:drawing>
      </w:r>
    </w:p>
    <w:p w14:paraId="59E3E0D1" w14:textId="77777777" w:rsidR="00A10F71" w:rsidRPr="00291505" w:rsidRDefault="00A10F71" w:rsidP="00A10F71">
      <w:pPr>
        <w:tabs>
          <w:tab w:val="left" w:pos="788"/>
        </w:tabs>
        <w:rPr>
          <w:rFonts w:ascii="標楷體" w:eastAsia="標楷體" w:hAnsi="標楷體"/>
        </w:rPr>
      </w:pPr>
    </w:p>
    <w:p w14:paraId="16349236" w14:textId="77777777" w:rsidR="00A10F71" w:rsidRDefault="00A10F71" w:rsidP="00A10F71">
      <w:pPr>
        <w:rPr>
          <w:noProof/>
        </w:rPr>
      </w:pPr>
    </w:p>
    <w:p w14:paraId="79D9E4C0" w14:textId="77777777" w:rsidR="00A10F71" w:rsidRDefault="00A10F71" w:rsidP="00A10F71">
      <w:pPr>
        <w:rPr>
          <w:noProof/>
        </w:rPr>
      </w:pPr>
    </w:p>
    <w:p w14:paraId="3729905D" w14:textId="77777777" w:rsidR="00A10F71" w:rsidRDefault="00A10F71" w:rsidP="00A10F71">
      <w:pPr>
        <w:pStyle w:val="a"/>
        <w:numPr>
          <w:ilvl w:val="0"/>
          <w:numId w:val="136"/>
        </w:numPr>
        <w:spacing w:before="120"/>
      </w:pPr>
      <w:r>
        <w:rPr>
          <w:rFonts w:hint="eastAsia"/>
        </w:rPr>
        <w:t>輸出</w:t>
      </w:r>
      <w:r w:rsidRPr="00362205">
        <w:t>畫面</w:t>
      </w:r>
      <w:r>
        <w:rPr>
          <w:rFonts w:hint="eastAsia"/>
        </w:rPr>
        <w:t>資料說明:</w:t>
      </w:r>
    </w:p>
    <w:p w14:paraId="509407F1" w14:textId="77777777" w:rsidR="00A10F71" w:rsidRDefault="00A10F71" w:rsidP="00A10F71">
      <w:pPr>
        <w:rPr>
          <w:noProof/>
        </w:rPr>
      </w:pPr>
    </w:p>
    <w:p w14:paraId="5A017F51" w14:textId="77777777" w:rsidR="00A10F71" w:rsidRDefault="00A10F71" w:rsidP="00A10F71">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922"/>
        <w:gridCol w:w="1485"/>
        <w:gridCol w:w="3298"/>
        <w:gridCol w:w="3828"/>
      </w:tblGrid>
      <w:tr w:rsidR="00A10F71" w:rsidRPr="008F1D46" w14:paraId="678B3DAD" w14:textId="77777777" w:rsidTr="00E34637">
        <w:tc>
          <w:tcPr>
            <w:tcW w:w="670" w:type="dxa"/>
            <w:shd w:val="clear" w:color="auto" w:fill="D9D9D9"/>
          </w:tcPr>
          <w:p w14:paraId="067E2D4E"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序號</w:t>
            </w:r>
          </w:p>
        </w:tc>
        <w:tc>
          <w:tcPr>
            <w:tcW w:w="944" w:type="dxa"/>
            <w:shd w:val="clear" w:color="auto" w:fill="D9D9D9"/>
          </w:tcPr>
          <w:p w14:paraId="319CCBE0"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534" w:type="dxa"/>
            <w:shd w:val="clear" w:color="auto" w:fill="D9D9D9"/>
          </w:tcPr>
          <w:p w14:paraId="67460F3D"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05C38037" w14:textId="77777777" w:rsidR="00A10F71" w:rsidRPr="00F533E6" w:rsidRDefault="00A10F71" w:rsidP="00E34637">
            <w:pPr>
              <w:jc w:val="center"/>
              <w:rPr>
                <w:rFonts w:ascii="標楷體" w:eastAsia="標楷體" w:hAnsi="標楷體"/>
              </w:rPr>
            </w:pPr>
            <w:r w:rsidRPr="00F533E6">
              <w:rPr>
                <w:rFonts w:ascii="標楷體" w:eastAsia="標楷體" w:hAnsi="標楷體" w:hint="eastAsia"/>
                <w:lang w:eastAsia="zh-HK"/>
              </w:rPr>
              <w:t>資料來源</w:t>
            </w:r>
          </w:p>
        </w:tc>
        <w:tc>
          <w:tcPr>
            <w:tcW w:w="3936" w:type="dxa"/>
            <w:shd w:val="clear" w:color="auto" w:fill="D9D9D9"/>
          </w:tcPr>
          <w:p w14:paraId="381A646B" w14:textId="77777777" w:rsidR="00A10F71" w:rsidRPr="00F533E6" w:rsidRDefault="00A10F71" w:rsidP="00E34637">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A10F71" w:rsidRPr="007A1288" w14:paraId="0FF70E63" w14:textId="77777777" w:rsidTr="00E34637">
        <w:tc>
          <w:tcPr>
            <w:tcW w:w="670" w:type="dxa"/>
            <w:shd w:val="clear" w:color="auto" w:fill="auto"/>
          </w:tcPr>
          <w:p w14:paraId="63CA09C3" w14:textId="77777777" w:rsidR="00A10F71" w:rsidRDefault="00A10F71" w:rsidP="00E34637">
            <w:pPr>
              <w:rPr>
                <w:rFonts w:ascii="標楷體" w:eastAsia="標楷體" w:hAnsi="標楷體"/>
              </w:rPr>
            </w:pPr>
            <w:r>
              <w:rPr>
                <w:rFonts w:ascii="標楷體" w:eastAsia="標楷體" w:hAnsi="標楷體" w:hint="eastAsia"/>
              </w:rPr>
              <w:t>1</w:t>
            </w:r>
          </w:p>
        </w:tc>
        <w:tc>
          <w:tcPr>
            <w:tcW w:w="944" w:type="dxa"/>
            <w:shd w:val="clear" w:color="auto" w:fill="auto"/>
          </w:tcPr>
          <w:p w14:paraId="58E5579A"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715EA002" w14:textId="77777777" w:rsidR="00A10F71" w:rsidRDefault="00A10F71" w:rsidP="00E34637">
            <w:pPr>
              <w:rPr>
                <w:rFonts w:ascii="標楷體" w:eastAsia="標楷體" w:hAnsi="標楷體"/>
              </w:rPr>
            </w:pPr>
            <w:r>
              <w:rPr>
                <w:rFonts w:ascii="標楷體" w:eastAsia="標楷體" w:hAnsi="標楷體" w:hint="eastAsia"/>
              </w:rPr>
              <w:t>交易序號</w:t>
            </w:r>
          </w:p>
        </w:tc>
        <w:tc>
          <w:tcPr>
            <w:tcW w:w="3336" w:type="dxa"/>
            <w:shd w:val="clear" w:color="auto" w:fill="auto"/>
          </w:tcPr>
          <w:p w14:paraId="562D7099" w14:textId="77777777" w:rsidR="00A10F71" w:rsidRDefault="00A10F71" w:rsidP="00E34637">
            <w:pPr>
              <w:rPr>
                <w:rFonts w:ascii="標楷體" w:eastAsia="標楷體" w:hAnsi="標楷體"/>
                <w:lang w:eastAsia="zh-HK"/>
              </w:rPr>
            </w:pPr>
            <w:r>
              <w:rPr>
                <w:rFonts w:ascii="標楷體" w:eastAsia="標楷體" w:hAnsi="標楷體"/>
                <w:lang w:eastAsia="zh-HK"/>
              </w:rPr>
              <w:t>AcDetail.</w:t>
            </w:r>
            <w:r w:rsidRPr="004A394F">
              <w:rPr>
                <w:rFonts w:ascii="標楷體" w:eastAsia="標楷體" w:hAnsi="標楷體"/>
                <w:lang w:eastAsia="zh-HK"/>
              </w:rPr>
              <w:t>TitaTxtNo</w:t>
            </w:r>
          </w:p>
        </w:tc>
        <w:tc>
          <w:tcPr>
            <w:tcW w:w="3936" w:type="dxa"/>
            <w:shd w:val="clear" w:color="auto" w:fill="auto"/>
          </w:tcPr>
          <w:p w14:paraId="284591CC" w14:textId="77777777" w:rsidR="00A10F71" w:rsidRDefault="00A10F71" w:rsidP="00E34637">
            <w:pPr>
              <w:rPr>
                <w:rFonts w:ascii="標楷體" w:eastAsia="標楷體" w:hAnsi="標楷體"/>
              </w:rPr>
            </w:pPr>
            <w:r>
              <w:rPr>
                <w:rFonts w:ascii="標楷體" w:eastAsia="標楷體" w:hAnsi="標楷體" w:hint="eastAsia"/>
              </w:rPr>
              <w:t>交易序號</w:t>
            </w:r>
          </w:p>
        </w:tc>
      </w:tr>
      <w:tr w:rsidR="00A10F71" w:rsidRPr="007A1288" w14:paraId="3D517C17" w14:textId="77777777" w:rsidTr="00E34637">
        <w:tc>
          <w:tcPr>
            <w:tcW w:w="670" w:type="dxa"/>
            <w:shd w:val="clear" w:color="auto" w:fill="auto"/>
          </w:tcPr>
          <w:p w14:paraId="13EFA630" w14:textId="77777777" w:rsidR="00A10F71" w:rsidRDefault="00A10F71" w:rsidP="00E34637">
            <w:pPr>
              <w:rPr>
                <w:rFonts w:ascii="標楷體" w:eastAsia="標楷體" w:hAnsi="標楷體"/>
              </w:rPr>
            </w:pPr>
            <w:r>
              <w:rPr>
                <w:rFonts w:ascii="標楷體" w:eastAsia="標楷體" w:hAnsi="標楷體" w:hint="eastAsia"/>
              </w:rPr>
              <w:t>2</w:t>
            </w:r>
          </w:p>
        </w:tc>
        <w:tc>
          <w:tcPr>
            <w:tcW w:w="944" w:type="dxa"/>
            <w:shd w:val="clear" w:color="auto" w:fill="auto"/>
          </w:tcPr>
          <w:p w14:paraId="6BC73815"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54BF63C1" w14:textId="77777777" w:rsidR="00A10F71" w:rsidRPr="007A1288" w:rsidRDefault="00A10F71" w:rsidP="00E34637">
            <w:pPr>
              <w:rPr>
                <w:rFonts w:ascii="標楷體" w:eastAsia="標楷體" w:hAnsi="標楷體"/>
                <w:lang w:eastAsia="zh-HK"/>
              </w:rPr>
            </w:pPr>
            <w:r>
              <w:rPr>
                <w:rFonts w:ascii="標楷體" w:eastAsia="標楷體" w:hAnsi="標楷體" w:hint="eastAsia"/>
              </w:rPr>
              <w:t>傳票號碼</w:t>
            </w:r>
          </w:p>
        </w:tc>
        <w:tc>
          <w:tcPr>
            <w:tcW w:w="3336" w:type="dxa"/>
            <w:shd w:val="clear" w:color="auto" w:fill="auto"/>
          </w:tcPr>
          <w:p w14:paraId="4D62D321"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AcDetail.</w:t>
            </w:r>
            <w:r w:rsidRPr="004A394F">
              <w:rPr>
                <w:rFonts w:ascii="標楷體" w:eastAsia="標楷體" w:hAnsi="標楷體"/>
                <w:lang w:eastAsia="zh-HK"/>
              </w:rPr>
              <w:t>SlipNo</w:t>
            </w:r>
          </w:p>
        </w:tc>
        <w:tc>
          <w:tcPr>
            <w:tcW w:w="3936" w:type="dxa"/>
            <w:shd w:val="clear" w:color="auto" w:fill="auto"/>
          </w:tcPr>
          <w:p w14:paraId="634A8808" w14:textId="77777777" w:rsidR="00A10F71" w:rsidRPr="007A1288" w:rsidRDefault="00A10F71" w:rsidP="00E34637">
            <w:pPr>
              <w:rPr>
                <w:rFonts w:ascii="標楷體" w:eastAsia="標楷體" w:hAnsi="標楷體"/>
                <w:lang w:eastAsia="zh-HK"/>
              </w:rPr>
            </w:pPr>
            <w:r>
              <w:rPr>
                <w:rFonts w:ascii="標楷體" w:eastAsia="標楷體" w:hAnsi="標楷體" w:hint="eastAsia"/>
              </w:rPr>
              <w:t>傳票號碼</w:t>
            </w:r>
          </w:p>
        </w:tc>
      </w:tr>
      <w:tr w:rsidR="00A10F71" w:rsidRPr="00967D1B" w14:paraId="0C2393A4" w14:textId="77777777" w:rsidTr="00E34637">
        <w:tc>
          <w:tcPr>
            <w:tcW w:w="670" w:type="dxa"/>
            <w:shd w:val="clear" w:color="auto" w:fill="auto"/>
          </w:tcPr>
          <w:p w14:paraId="7A124862" w14:textId="77777777" w:rsidR="00A10F71" w:rsidRDefault="00A10F71" w:rsidP="00E34637">
            <w:pPr>
              <w:rPr>
                <w:rFonts w:ascii="標楷體" w:eastAsia="標楷體" w:hAnsi="標楷體"/>
              </w:rPr>
            </w:pPr>
            <w:r>
              <w:rPr>
                <w:rFonts w:ascii="標楷體" w:eastAsia="標楷體" w:hAnsi="標楷體" w:hint="eastAsia"/>
              </w:rPr>
              <w:t>3</w:t>
            </w:r>
          </w:p>
        </w:tc>
        <w:tc>
          <w:tcPr>
            <w:tcW w:w="944" w:type="dxa"/>
            <w:shd w:val="clear" w:color="auto" w:fill="auto"/>
          </w:tcPr>
          <w:p w14:paraId="2A6FC320" w14:textId="77777777" w:rsidR="00A10F71" w:rsidRDefault="00A10F71" w:rsidP="00E34637">
            <w:r w:rsidRPr="000A2653">
              <w:rPr>
                <w:rFonts w:ascii="標楷體" w:eastAsia="標楷體" w:hAnsi="標楷體" w:hint="eastAsia"/>
                <w:lang w:eastAsia="zh-HK"/>
              </w:rPr>
              <w:t>資料</w:t>
            </w:r>
          </w:p>
        </w:tc>
        <w:tc>
          <w:tcPr>
            <w:tcW w:w="1534" w:type="dxa"/>
            <w:shd w:val="clear" w:color="auto" w:fill="auto"/>
          </w:tcPr>
          <w:p w14:paraId="1C9D6F47" w14:textId="77777777" w:rsidR="00A10F71" w:rsidRPr="007A1288" w:rsidRDefault="00A10F71" w:rsidP="00E34637">
            <w:pPr>
              <w:rPr>
                <w:rFonts w:ascii="標楷體" w:eastAsia="標楷體" w:hAnsi="標楷體"/>
                <w:lang w:eastAsia="zh-HK"/>
              </w:rPr>
            </w:pPr>
            <w:r>
              <w:rPr>
                <w:rFonts w:ascii="標楷體" w:eastAsia="標楷體" w:hAnsi="標楷體" w:hint="eastAsia"/>
              </w:rPr>
              <w:t>科子目名稱</w:t>
            </w:r>
          </w:p>
        </w:tc>
        <w:tc>
          <w:tcPr>
            <w:tcW w:w="3336" w:type="dxa"/>
            <w:shd w:val="clear" w:color="auto" w:fill="auto"/>
          </w:tcPr>
          <w:p w14:paraId="5EC2C9A9" w14:textId="77777777" w:rsidR="00A10F71" w:rsidRDefault="00A10F71" w:rsidP="00E34637">
            <w:pPr>
              <w:rPr>
                <w:rFonts w:ascii="標楷體" w:eastAsia="標楷體" w:hAnsi="標楷體"/>
              </w:rPr>
            </w:pPr>
            <w:r>
              <w:rPr>
                <w:rFonts w:ascii="標楷體" w:eastAsia="標楷體" w:hAnsi="標楷體"/>
                <w:lang w:eastAsia="zh-HK"/>
              </w:rPr>
              <w:t>AcDetail.</w:t>
            </w:r>
            <w:r w:rsidRPr="004A394F">
              <w:rPr>
                <w:rFonts w:ascii="標楷體" w:eastAsia="標楷體" w:hAnsi="標楷體"/>
                <w:lang w:eastAsia="zh-HK"/>
              </w:rPr>
              <w:t>AcNoCode</w:t>
            </w:r>
            <w:r>
              <w:rPr>
                <w:rFonts w:ascii="標楷體" w:eastAsia="標楷體" w:hAnsi="標楷體" w:hint="eastAsia"/>
              </w:rPr>
              <w:t>+</w:t>
            </w:r>
            <w:r>
              <w:t xml:space="preserve"> </w:t>
            </w:r>
            <w:r>
              <w:rPr>
                <w:rFonts w:ascii="標楷體" w:eastAsia="標楷體" w:hAnsi="標楷體"/>
              </w:rPr>
              <w:t>AcDetail.</w:t>
            </w:r>
            <w:r w:rsidRPr="004A394F">
              <w:rPr>
                <w:rFonts w:ascii="標楷體" w:eastAsia="標楷體" w:hAnsi="標楷體"/>
              </w:rPr>
              <w:t>AcSubCode</w:t>
            </w:r>
            <w:r>
              <w:rPr>
                <w:rFonts w:ascii="標楷體" w:eastAsia="標楷體" w:hAnsi="標楷體" w:hint="eastAsia"/>
              </w:rPr>
              <w:t>+</w:t>
            </w:r>
          </w:p>
          <w:p w14:paraId="71BF548C" w14:textId="77777777" w:rsidR="00A10F71" w:rsidRDefault="00A10F71" w:rsidP="00E34637">
            <w:pPr>
              <w:rPr>
                <w:rFonts w:ascii="標楷體" w:eastAsia="標楷體" w:hAnsi="標楷體"/>
                <w:lang w:eastAsia="zh-HK"/>
              </w:rPr>
            </w:pPr>
            <w:r>
              <w:rPr>
                <w:rFonts w:ascii="標楷體" w:eastAsia="標楷體" w:hAnsi="標楷體"/>
                <w:lang w:eastAsia="zh-HK"/>
              </w:rPr>
              <w:t>AcDetail.</w:t>
            </w:r>
            <w:r w:rsidRPr="004A394F">
              <w:rPr>
                <w:rFonts w:ascii="標楷體" w:eastAsia="標楷體" w:hAnsi="標楷體"/>
                <w:lang w:eastAsia="zh-HK"/>
              </w:rPr>
              <w:t>AcDtlCode</w:t>
            </w:r>
            <w:r>
              <w:rPr>
                <w:rFonts w:ascii="標楷體" w:eastAsia="標楷體" w:hAnsi="標楷體" w:hint="eastAsia"/>
              </w:rPr>
              <w:t>+</w:t>
            </w:r>
          </w:p>
          <w:p w14:paraId="541B7E3D" w14:textId="77777777" w:rsidR="00A10F71" w:rsidRPr="007A1288" w:rsidRDefault="00A10F71" w:rsidP="00E34637">
            <w:pPr>
              <w:rPr>
                <w:rFonts w:ascii="標楷體" w:eastAsia="標楷體" w:hAnsi="標楷體"/>
                <w:lang w:eastAsia="zh-HK"/>
              </w:rPr>
            </w:pPr>
            <w:r w:rsidRPr="004A394F">
              <w:rPr>
                <w:rFonts w:ascii="標楷體" w:eastAsia="標楷體" w:hAnsi="標楷體"/>
                <w:lang w:eastAsia="zh-HK"/>
              </w:rPr>
              <w:t>CdAcCode.AcNoItem</w:t>
            </w:r>
          </w:p>
        </w:tc>
        <w:tc>
          <w:tcPr>
            <w:tcW w:w="3936" w:type="dxa"/>
            <w:shd w:val="clear" w:color="auto" w:fill="auto"/>
          </w:tcPr>
          <w:p w14:paraId="3DC6BBE8" w14:textId="77777777" w:rsidR="00A10F71" w:rsidRPr="007A1288" w:rsidRDefault="00A10F71" w:rsidP="00E34637">
            <w:pPr>
              <w:rPr>
                <w:rFonts w:ascii="標楷體" w:eastAsia="標楷體" w:hAnsi="標楷體"/>
                <w:lang w:eastAsia="zh-HK"/>
              </w:rPr>
            </w:pPr>
            <w:r>
              <w:rPr>
                <w:rFonts w:ascii="標楷體" w:eastAsia="標楷體" w:hAnsi="標楷體" w:hint="eastAsia"/>
              </w:rPr>
              <w:t>依[</w:t>
            </w:r>
            <w:r w:rsidRPr="00967D1B">
              <w:rPr>
                <w:rFonts w:ascii="標楷體" w:eastAsia="標楷體" w:hAnsi="標楷體" w:hint="eastAsia"/>
              </w:rPr>
              <w:t>科目代號</w:t>
            </w:r>
            <w:r>
              <w:rPr>
                <w:rFonts w:ascii="標楷體" w:eastAsia="標楷體" w:hAnsi="標楷體" w:hint="eastAsia"/>
              </w:rPr>
              <w:t>]找[</w:t>
            </w:r>
            <w:proofErr w:type="gramStart"/>
            <w:r w:rsidRPr="00AC2467">
              <w:rPr>
                <w:rFonts w:ascii="標楷體" w:eastAsia="標楷體" w:hAnsi="標楷體" w:hint="eastAsia"/>
              </w:rPr>
              <w:t>會計科子細目</w:t>
            </w:r>
            <w:proofErr w:type="gramEnd"/>
            <w:r w:rsidRPr="00AC2467">
              <w:rPr>
                <w:rFonts w:ascii="標楷體" w:eastAsia="標楷體" w:hAnsi="標楷體" w:hint="eastAsia"/>
              </w:rPr>
              <w:t>設定檔</w:t>
            </w:r>
            <w:r>
              <w:rPr>
                <w:rFonts w:ascii="標楷體" w:eastAsia="標楷體" w:hAnsi="標楷體" w:hint="eastAsia"/>
              </w:rPr>
              <w:t>(</w:t>
            </w:r>
            <w:r w:rsidRPr="004A394F">
              <w:rPr>
                <w:rFonts w:ascii="標楷體" w:eastAsia="標楷體" w:hAnsi="標楷體"/>
                <w:lang w:eastAsia="zh-HK"/>
              </w:rPr>
              <w:t>CdAcCode</w:t>
            </w:r>
            <w:r>
              <w:rPr>
                <w:rFonts w:ascii="標楷體" w:eastAsia="標楷體" w:hAnsi="標楷體" w:hint="eastAsia"/>
              </w:rPr>
              <w:t>)]的[</w:t>
            </w:r>
            <w:r w:rsidRPr="004A394F">
              <w:rPr>
                <w:rFonts w:ascii="標楷體" w:eastAsia="標楷體" w:hAnsi="標楷體" w:hint="eastAsia"/>
              </w:rPr>
              <w:t>科子目名稱</w:t>
            </w:r>
            <w:r>
              <w:rPr>
                <w:rFonts w:ascii="標楷體" w:eastAsia="標楷體" w:hAnsi="標楷體" w:hint="eastAsia"/>
              </w:rPr>
              <w:t>(</w:t>
            </w:r>
            <w:r w:rsidRPr="004A394F">
              <w:rPr>
                <w:rFonts w:ascii="標楷體" w:eastAsia="標楷體" w:hAnsi="標楷體"/>
                <w:lang w:eastAsia="zh-HK"/>
              </w:rPr>
              <w:t>AcNoItem</w:t>
            </w:r>
            <w:r>
              <w:rPr>
                <w:rFonts w:ascii="標楷體" w:eastAsia="標楷體" w:hAnsi="標楷體" w:hint="eastAsia"/>
              </w:rPr>
              <w:t>)]</w:t>
            </w:r>
          </w:p>
        </w:tc>
      </w:tr>
      <w:tr w:rsidR="00A10F71" w:rsidRPr="007A1288" w14:paraId="0563B79B" w14:textId="77777777" w:rsidTr="00E34637">
        <w:tc>
          <w:tcPr>
            <w:tcW w:w="670" w:type="dxa"/>
            <w:shd w:val="clear" w:color="auto" w:fill="auto"/>
          </w:tcPr>
          <w:p w14:paraId="4BE3C4AF" w14:textId="77777777" w:rsidR="00A10F71" w:rsidRDefault="00A10F71" w:rsidP="00E34637">
            <w:pPr>
              <w:rPr>
                <w:rFonts w:ascii="標楷體" w:eastAsia="標楷體" w:hAnsi="標楷體"/>
              </w:rPr>
            </w:pPr>
            <w:r>
              <w:rPr>
                <w:rFonts w:ascii="標楷體" w:eastAsia="標楷體" w:hAnsi="標楷體" w:hint="eastAsia"/>
              </w:rPr>
              <w:t>9</w:t>
            </w:r>
          </w:p>
        </w:tc>
        <w:tc>
          <w:tcPr>
            <w:tcW w:w="944" w:type="dxa"/>
            <w:shd w:val="clear" w:color="auto" w:fill="auto"/>
          </w:tcPr>
          <w:p w14:paraId="7BFD39B3"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3C9B76D9" w14:textId="77777777" w:rsidR="00A10F71" w:rsidRDefault="00A10F71" w:rsidP="00E34637">
            <w:pPr>
              <w:rPr>
                <w:rFonts w:ascii="標楷體" w:eastAsia="標楷體" w:hAnsi="標楷體"/>
              </w:rPr>
            </w:pPr>
            <w:r>
              <w:rPr>
                <w:rFonts w:ascii="標楷體" w:eastAsia="標楷體" w:hAnsi="標楷體" w:hint="eastAsia"/>
              </w:rPr>
              <w:t>借方金額</w:t>
            </w:r>
          </w:p>
        </w:tc>
        <w:tc>
          <w:tcPr>
            <w:tcW w:w="3336" w:type="dxa"/>
            <w:shd w:val="clear" w:color="auto" w:fill="auto"/>
          </w:tcPr>
          <w:p w14:paraId="332B2F2F"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AcDetail.</w:t>
            </w:r>
            <w:r>
              <w:t xml:space="preserve"> </w:t>
            </w:r>
            <w:r w:rsidRPr="004A394F">
              <w:rPr>
                <w:rFonts w:ascii="標楷體" w:eastAsia="標楷體" w:hAnsi="標楷體"/>
                <w:lang w:eastAsia="zh-HK"/>
              </w:rPr>
              <w:t>TxAmt</w:t>
            </w:r>
          </w:p>
        </w:tc>
        <w:tc>
          <w:tcPr>
            <w:tcW w:w="3936" w:type="dxa"/>
            <w:shd w:val="clear" w:color="auto" w:fill="auto"/>
          </w:tcPr>
          <w:p w14:paraId="1ABDFB70" w14:textId="77777777" w:rsidR="00A10F71" w:rsidRDefault="00A10F71" w:rsidP="00E34637">
            <w:pPr>
              <w:rPr>
                <w:rFonts w:ascii="標楷體" w:eastAsia="標楷體" w:hAnsi="標楷體"/>
              </w:rPr>
            </w:pPr>
            <w:r w:rsidRPr="007A041D">
              <w:rPr>
                <w:rFonts w:ascii="標楷體" w:eastAsia="標楷體" w:hAnsi="標楷體" w:hint="eastAsia"/>
              </w:rPr>
              <w:t>借方傳票</w:t>
            </w:r>
            <w:r>
              <w:rPr>
                <w:rFonts w:ascii="標楷體" w:eastAsia="標楷體" w:hAnsi="標楷體" w:hint="eastAsia"/>
              </w:rPr>
              <w:t>依據[</w:t>
            </w:r>
            <w:r w:rsidRPr="00375E16">
              <w:rPr>
                <w:rFonts w:ascii="標楷體" w:eastAsia="標楷體" w:hAnsi="標楷體" w:hint="eastAsia"/>
              </w:rPr>
              <w:t>會計帳</w:t>
            </w:r>
            <w:proofErr w:type="gramStart"/>
            <w:r w:rsidRPr="00375E16">
              <w:rPr>
                <w:rFonts w:ascii="標楷體" w:eastAsia="標楷體" w:hAnsi="標楷體" w:hint="eastAsia"/>
              </w:rPr>
              <w:t>務明細檔</w:t>
            </w:r>
            <w:proofErr w:type="gramEnd"/>
            <w:r>
              <w:rPr>
                <w:rFonts w:ascii="標楷體" w:eastAsia="標楷體" w:hAnsi="標楷體" w:hint="eastAsia"/>
              </w:rPr>
              <w:t>(</w:t>
            </w:r>
            <w:r w:rsidRPr="007A041D">
              <w:rPr>
                <w:rFonts w:ascii="標楷體" w:eastAsia="標楷體" w:hAnsi="標楷體"/>
              </w:rPr>
              <w:t>AcDetail</w:t>
            </w:r>
            <w:r>
              <w:rPr>
                <w:rFonts w:ascii="標楷體" w:eastAsia="標楷體" w:hAnsi="標楷體" w:hint="eastAsia"/>
              </w:rPr>
              <w:t>)]的[</w:t>
            </w:r>
            <w:r w:rsidRPr="007A041D">
              <w:rPr>
                <w:rFonts w:ascii="標楷體" w:eastAsia="標楷體" w:hAnsi="標楷體" w:hint="eastAsia"/>
              </w:rPr>
              <w:t>借貸別</w:t>
            </w:r>
            <w:r>
              <w:rPr>
                <w:rFonts w:ascii="標楷體" w:eastAsia="標楷體" w:hAnsi="標楷體" w:hint="eastAsia"/>
              </w:rPr>
              <w:t>(</w:t>
            </w:r>
            <w:r w:rsidRPr="007A041D">
              <w:rPr>
                <w:rFonts w:ascii="標楷體" w:eastAsia="標楷體" w:hAnsi="標楷體"/>
              </w:rPr>
              <w:t>DbCr</w:t>
            </w:r>
            <w:r>
              <w:rPr>
                <w:rFonts w:ascii="標楷體" w:eastAsia="標楷體" w:hAnsi="標楷體" w:hint="eastAsia"/>
              </w:rPr>
              <w:t>)]為D時顯示</w:t>
            </w:r>
          </w:p>
        </w:tc>
      </w:tr>
      <w:tr w:rsidR="00A10F71" w:rsidRPr="007A1288" w14:paraId="61EA58DB" w14:textId="77777777" w:rsidTr="00E34637">
        <w:tc>
          <w:tcPr>
            <w:tcW w:w="670" w:type="dxa"/>
            <w:shd w:val="clear" w:color="auto" w:fill="auto"/>
          </w:tcPr>
          <w:p w14:paraId="5D876676" w14:textId="77777777" w:rsidR="00A10F71" w:rsidRDefault="00A10F71" w:rsidP="00E34637">
            <w:pPr>
              <w:rPr>
                <w:rFonts w:ascii="標楷體" w:eastAsia="標楷體" w:hAnsi="標楷體"/>
              </w:rPr>
            </w:pPr>
            <w:r>
              <w:rPr>
                <w:rFonts w:ascii="標楷體" w:eastAsia="標楷體" w:hAnsi="標楷體" w:hint="eastAsia"/>
              </w:rPr>
              <w:t>10</w:t>
            </w:r>
          </w:p>
        </w:tc>
        <w:tc>
          <w:tcPr>
            <w:tcW w:w="944" w:type="dxa"/>
            <w:shd w:val="clear" w:color="auto" w:fill="auto"/>
          </w:tcPr>
          <w:p w14:paraId="2E729CB4" w14:textId="77777777" w:rsidR="00A10F71" w:rsidRDefault="00A10F71" w:rsidP="00E34637">
            <w:r w:rsidRPr="007F07EF">
              <w:rPr>
                <w:rFonts w:ascii="標楷體" w:eastAsia="標楷體" w:hAnsi="標楷體" w:hint="eastAsia"/>
                <w:lang w:eastAsia="zh-HK"/>
              </w:rPr>
              <w:t>資料</w:t>
            </w:r>
          </w:p>
        </w:tc>
        <w:tc>
          <w:tcPr>
            <w:tcW w:w="1534" w:type="dxa"/>
            <w:shd w:val="clear" w:color="auto" w:fill="auto"/>
          </w:tcPr>
          <w:p w14:paraId="7DF26514" w14:textId="77777777" w:rsidR="00A10F71" w:rsidRDefault="00A10F71" w:rsidP="00E34637">
            <w:pPr>
              <w:rPr>
                <w:rFonts w:ascii="標楷體" w:eastAsia="標楷體" w:hAnsi="標楷體"/>
              </w:rPr>
            </w:pPr>
            <w:r>
              <w:rPr>
                <w:rFonts w:ascii="標楷體" w:eastAsia="標楷體" w:hAnsi="標楷體" w:hint="eastAsia"/>
              </w:rPr>
              <w:t>貸方金額</w:t>
            </w:r>
          </w:p>
        </w:tc>
        <w:tc>
          <w:tcPr>
            <w:tcW w:w="3336" w:type="dxa"/>
            <w:shd w:val="clear" w:color="auto" w:fill="auto"/>
          </w:tcPr>
          <w:p w14:paraId="571C993D" w14:textId="77777777" w:rsidR="00A10F71" w:rsidRPr="007A1288" w:rsidRDefault="00A10F71" w:rsidP="00E34637">
            <w:pPr>
              <w:rPr>
                <w:rFonts w:ascii="標楷體" w:eastAsia="標楷體" w:hAnsi="標楷體"/>
                <w:lang w:eastAsia="zh-HK"/>
              </w:rPr>
            </w:pPr>
            <w:r>
              <w:rPr>
                <w:rFonts w:ascii="標楷體" w:eastAsia="標楷體" w:hAnsi="標楷體"/>
                <w:lang w:eastAsia="zh-HK"/>
              </w:rPr>
              <w:t>AcDetail.</w:t>
            </w:r>
            <w:r>
              <w:t xml:space="preserve"> </w:t>
            </w:r>
            <w:r w:rsidRPr="004A394F">
              <w:rPr>
                <w:rFonts w:ascii="標楷體" w:eastAsia="標楷體" w:hAnsi="標楷體"/>
                <w:lang w:eastAsia="zh-HK"/>
              </w:rPr>
              <w:t>TxAmt</w:t>
            </w:r>
          </w:p>
        </w:tc>
        <w:tc>
          <w:tcPr>
            <w:tcW w:w="3936" w:type="dxa"/>
            <w:shd w:val="clear" w:color="auto" w:fill="auto"/>
          </w:tcPr>
          <w:p w14:paraId="7F2FA56E" w14:textId="77777777" w:rsidR="00A10F71" w:rsidRDefault="00A10F71" w:rsidP="00E34637">
            <w:pPr>
              <w:rPr>
                <w:rFonts w:ascii="標楷體" w:eastAsia="標楷體" w:hAnsi="標楷體"/>
              </w:rPr>
            </w:pPr>
            <w:r w:rsidRPr="007A041D">
              <w:rPr>
                <w:rFonts w:ascii="標楷體" w:eastAsia="標楷體" w:hAnsi="標楷體" w:hint="eastAsia"/>
              </w:rPr>
              <w:t>貸方傳票</w:t>
            </w:r>
            <w:r>
              <w:rPr>
                <w:rFonts w:ascii="標楷體" w:eastAsia="標楷體" w:hAnsi="標楷體" w:hint="eastAsia"/>
              </w:rPr>
              <w:t>依據[</w:t>
            </w:r>
            <w:r w:rsidRPr="00375E16">
              <w:rPr>
                <w:rFonts w:ascii="標楷體" w:eastAsia="標楷體" w:hAnsi="標楷體" w:hint="eastAsia"/>
              </w:rPr>
              <w:t>會計帳</w:t>
            </w:r>
            <w:proofErr w:type="gramStart"/>
            <w:r w:rsidRPr="00375E16">
              <w:rPr>
                <w:rFonts w:ascii="標楷體" w:eastAsia="標楷體" w:hAnsi="標楷體" w:hint="eastAsia"/>
              </w:rPr>
              <w:t>務明細檔</w:t>
            </w:r>
            <w:proofErr w:type="gramEnd"/>
            <w:r>
              <w:rPr>
                <w:rFonts w:ascii="標楷體" w:eastAsia="標楷體" w:hAnsi="標楷體" w:hint="eastAsia"/>
              </w:rPr>
              <w:t>(</w:t>
            </w:r>
            <w:r w:rsidRPr="007A041D">
              <w:rPr>
                <w:rFonts w:ascii="標楷體" w:eastAsia="標楷體" w:hAnsi="標楷體"/>
              </w:rPr>
              <w:t>AcDetail</w:t>
            </w:r>
            <w:r>
              <w:rPr>
                <w:rFonts w:ascii="標楷體" w:eastAsia="標楷體" w:hAnsi="標楷體" w:hint="eastAsia"/>
              </w:rPr>
              <w:t>)]的[</w:t>
            </w:r>
            <w:r w:rsidRPr="007A041D">
              <w:rPr>
                <w:rFonts w:ascii="標楷體" w:eastAsia="標楷體" w:hAnsi="標楷體" w:hint="eastAsia"/>
              </w:rPr>
              <w:t>借貸別</w:t>
            </w:r>
            <w:r>
              <w:rPr>
                <w:rFonts w:ascii="標楷體" w:eastAsia="標楷體" w:hAnsi="標楷體" w:hint="eastAsia"/>
              </w:rPr>
              <w:t>(</w:t>
            </w:r>
            <w:r w:rsidRPr="007A041D">
              <w:rPr>
                <w:rFonts w:ascii="標楷體" w:eastAsia="標楷體" w:hAnsi="標楷體"/>
              </w:rPr>
              <w:t>DbCr</w:t>
            </w:r>
            <w:r>
              <w:rPr>
                <w:rFonts w:ascii="標楷體" w:eastAsia="標楷體" w:hAnsi="標楷體" w:hint="eastAsia"/>
              </w:rPr>
              <w:t>)]不為D時顯示</w:t>
            </w:r>
          </w:p>
        </w:tc>
      </w:tr>
      <w:tr w:rsidR="00A10F71" w:rsidRPr="007A1288" w14:paraId="1EDD07E6" w14:textId="77777777" w:rsidTr="00E34637">
        <w:tc>
          <w:tcPr>
            <w:tcW w:w="670" w:type="dxa"/>
            <w:shd w:val="clear" w:color="auto" w:fill="auto"/>
          </w:tcPr>
          <w:p w14:paraId="765FB8F9" w14:textId="77777777" w:rsidR="00A10F71"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1</w:t>
            </w:r>
          </w:p>
        </w:tc>
        <w:tc>
          <w:tcPr>
            <w:tcW w:w="944" w:type="dxa"/>
            <w:shd w:val="clear" w:color="auto" w:fill="auto"/>
          </w:tcPr>
          <w:p w14:paraId="51482C7B" w14:textId="77777777" w:rsidR="00A10F71" w:rsidRPr="007F07EF" w:rsidRDefault="00A10F71" w:rsidP="00E34637">
            <w:pPr>
              <w:rPr>
                <w:rFonts w:ascii="標楷體" w:eastAsia="標楷體" w:hAnsi="標楷體"/>
                <w:lang w:eastAsia="zh-HK"/>
              </w:rPr>
            </w:pPr>
            <w:r w:rsidRPr="007F07EF">
              <w:rPr>
                <w:rFonts w:ascii="標楷體" w:eastAsia="標楷體" w:hAnsi="標楷體" w:hint="eastAsia"/>
                <w:lang w:eastAsia="zh-HK"/>
              </w:rPr>
              <w:t>資料</w:t>
            </w:r>
          </w:p>
        </w:tc>
        <w:tc>
          <w:tcPr>
            <w:tcW w:w="1534" w:type="dxa"/>
            <w:shd w:val="clear" w:color="auto" w:fill="auto"/>
          </w:tcPr>
          <w:p w14:paraId="58DF469F" w14:textId="77777777" w:rsidR="00A10F71" w:rsidRDefault="00A10F71" w:rsidP="00E34637">
            <w:pPr>
              <w:rPr>
                <w:rFonts w:ascii="標楷體" w:eastAsia="標楷體" w:hAnsi="標楷體"/>
              </w:rPr>
            </w:pPr>
            <w:r>
              <w:rPr>
                <w:rFonts w:ascii="標楷體" w:eastAsia="標楷體" w:hAnsi="標楷體" w:hint="eastAsia"/>
              </w:rPr>
              <w:t>戶號</w:t>
            </w:r>
          </w:p>
        </w:tc>
        <w:tc>
          <w:tcPr>
            <w:tcW w:w="3336" w:type="dxa"/>
            <w:shd w:val="clear" w:color="auto" w:fill="auto"/>
          </w:tcPr>
          <w:p w14:paraId="08A516BC" w14:textId="77777777" w:rsidR="00A10F71" w:rsidRDefault="00A10F71" w:rsidP="00E34637">
            <w:pPr>
              <w:rPr>
                <w:rFonts w:ascii="標楷體" w:eastAsia="標楷體" w:hAnsi="標楷體"/>
                <w:lang w:eastAsia="zh-HK"/>
              </w:rPr>
            </w:pPr>
            <w:r>
              <w:rPr>
                <w:rFonts w:ascii="標楷體" w:eastAsia="標楷體" w:hAnsi="標楷體"/>
                <w:lang w:eastAsia="zh-HK"/>
              </w:rPr>
              <w:t>AcDetail.</w:t>
            </w:r>
            <w:r w:rsidRPr="004A394F">
              <w:rPr>
                <w:rFonts w:ascii="標楷體" w:eastAsia="標楷體" w:hAnsi="標楷體"/>
                <w:lang w:eastAsia="zh-HK"/>
              </w:rPr>
              <w:t>CustNo</w:t>
            </w:r>
          </w:p>
        </w:tc>
        <w:tc>
          <w:tcPr>
            <w:tcW w:w="3936" w:type="dxa"/>
            <w:shd w:val="clear" w:color="auto" w:fill="auto"/>
          </w:tcPr>
          <w:p w14:paraId="4065DD06" w14:textId="77777777" w:rsidR="00A10F71" w:rsidRDefault="00A10F71" w:rsidP="00E34637">
            <w:pPr>
              <w:rPr>
                <w:rFonts w:ascii="標楷體" w:eastAsia="標楷體" w:hAnsi="標楷體"/>
              </w:rPr>
            </w:pPr>
            <w:r>
              <w:rPr>
                <w:rFonts w:ascii="標楷體" w:eastAsia="標楷體" w:hAnsi="標楷體" w:hint="eastAsia"/>
              </w:rPr>
              <w:t>戶號</w:t>
            </w:r>
          </w:p>
        </w:tc>
      </w:tr>
      <w:tr w:rsidR="00A10F71" w:rsidRPr="007A1288" w14:paraId="3C1EB77E" w14:textId="77777777" w:rsidTr="00E34637">
        <w:tc>
          <w:tcPr>
            <w:tcW w:w="670" w:type="dxa"/>
            <w:shd w:val="clear" w:color="auto" w:fill="auto"/>
          </w:tcPr>
          <w:p w14:paraId="2084B86E" w14:textId="77777777" w:rsidR="00A10F71" w:rsidRDefault="00A10F71" w:rsidP="00E34637">
            <w:pPr>
              <w:rPr>
                <w:rFonts w:ascii="標楷體" w:eastAsia="標楷體" w:hAnsi="標楷體"/>
              </w:rPr>
            </w:pPr>
            <w:r>
              <w:rPr>
                <w:rFonts w:ascii="標楷體" w:eastAsia="標楷體" w:hAnsi="標楷體" w:hint="eastAsia"/>
              </w:rPr>
              <w:t>1</w:t>
            </w:r>
            <w:r>
              <w:rPr>
                <w:rFonts w:ascii="標楷體" w:eastAsia="標楷體" w:hAnsi="標楷體"/>
              </w:rPr>
              <w:t>2</w:t>
            </w:r>
          </w:p>
        </w:tc>
        <w:tc>
          <w:tcPr>
            <w:tcW w:w="944" w:type="dxa"/>
            <w:shd w:val="clear" w:color="auto" w:fill="auto"/>
          </w:tcPr>
          <w:p w14:paraId="1EA41E71" w14:textId="77777777" w:rsidR="00A10F71" w:rsidRPr="007F07EF" w:rsidRDefault="00A10F71" w:rsidP="00E34637">
            <w:pPr>
              <w:rPr>
                <w:rFonts w:ascii="標楷體" w:eastAsia="標楷體" w:hAnsi="標楷體"/>
                <w:lang w:eastAsia="zh-HK"/>
              </w:rPr>
            </w:pPr>
            <w:r w:rsidRPr="007F07EF">
              <w:rPr>
                <w:rFonts w:ascii="標楷體" w:eastAsia="標楷體" w:hAnsi="標楷體" w:hint="eastAsia"/>
                <w:lang w:eastAsia="zh-HK"/>
              </w:rPr>
              <w:t>資料</w:t>
            </w:r>
          </w:p>
        </w:tc>
        <w:tc>
          <w:tcPr>
            <w:tcW w:w="1534" w:type="dxa"/>
            <w:shd w:val="clear" w:color="auto" w:fill="auto"/>
          </w:tcPr>
          <w:p w14:paraId="19309DA9" w14:textId="77777777" w:rsidR="00A10F71" w:rsidRDefault="00A10F71" w:rsidP="00E34637">
            <w:pPr>
              <w:rPr>
                <w:rFonts w:ascii="標楷體" w:eastAsia="標楷體" w:hAnsi="標楷體"/>
              </w:rPr>
            </w:pPr>
            <w:r>
              <w:rPr>
                <w:rFonts w:ascii="標楷體" w:eastAsia="標楷體" w:hAnsi="標楷體" w:hint="eastAsia"/>
              </w:rPr>
              <w:t>戶名</w:t>
            </w:r>
          </w:p>
        </w:tc>
        <w:tc>
          <w:tcPr>
            <w:tcW w:w="3336" w:type="dxa"/>
            <w:shd w:val="clear" w:color="auto" w:fill="auto"/>
          </w:tcPr>
          <w:p w14:paraId="791D103E" w14:textId="77777777" w:rsidR="00A10F71" w:rsidRDefault="00A10F71" w:rsidP="00E34637">
            <w:pPr>
              <w:rPr>
                <w:rFonts w:ascii="標楷體" w:eastAsia="標楷體" w:hAnsi="標楷體"/>
                <w:lang w:eastAsia="zh-HK"/>
              </w:rPr>
            </w:pPr>
            <w:r>
              <w:rPr>
                <w:rFonts w:ascii="標楷體" w:eastAsia="標楷體" w:hAnsi="標楷體"/>
                <w:lang w:eastAsia="zh-HK"/>
              </w:rPr>
              <w:t>CustMain.</w:t>
            </w:r>
            <w:r w:rsidRPr="004A394F">
              <w:rPr>
                <w:rFonts w:ascii="標楷體" w:eastAsia="標楷體" w:hAnsi="標楷體"/>
                <w:lang w:eastAsia="zh-HK"/>
              </w:rPr>
              <w:t>CustName</w:t>
            </w:r>
          </w:p>
        </w:tc>
        <w:tc>
          <w:tcPr>
            <w:tcW w:w="3936" w:type="dxa"/>
            <w:shd w:val="clear" w:color="auto" w:fill="auto"/>
          </w:tcPr>
          <w:p w14:paraId="6B050F09" w14:textId="77777777" w:rsidR="00A10F71" w:rsidRDefault="00A10F71" w:rsidP="00E34637">
            <w:pPr>
              <w:rPr>
                <w:rFonts w:ascii="標楷體" w:eastAsia="標楷體" w:hAnsi="標楷體"/>
              </w:rPr>
            </w:pPr>
            <w:r>
              <w:rPr>
                <w:rFonts w:ascii="標楷體" w:eastAsia="標楷體" w:hAnsi="標楷體" w:hint="eastAsia"/>
              </w:rPr>
              <w:t>戶名</w:t>
            </w:r>
          </w:p>
        </w:tc>
      </w:tr>
    </w:tbl>
    <w:p w14:paraId="017233EB" w14:textId="77777777" w:rsidR="00A10F71" w:rsidRPr="00291505" w:rsidRDefault="00A10F71" w:rsidP="00A10F71">
      <w:pPr>
        <w:tabs>
          <w:tab w:val="left" w:pos="788"/>
        </w:tabs>
        <w:rPr>
          <w:rFonts w:ascii="標楷體" w:eastAsia="標楷體" w:hAnsi="標楷體"/>
        </w:rPr>
      </w:pPr>
    </w:p>
    <w:p w14:paraId="29C9B093" w14:textId="77777777" w:rsidR="00A10F71" w:rsidRDefault="00A10F71">
      <w:pPr>
        <w:widowControl/>
        <w:rPr>
          <w:rFonts w:eastAsia="標楷體"/>
          <w:sz w:val="32"/>
          <w:szCs w:val="20"/>
        </w:rPr>
      </w:pPr>
      <w:r>
        <w:br w:type="page"/>
      </w:r>
    </w:p>
    <w:p w14:paraId="1B50A8CE" w14:textId="77777777" w:rsidR="00FD0BA6" w:rsidRPr="00B830D9" w:rsidRDefault="00FD0BA6" w:rsidP="00FD0BA6">
      <w:pPr>
        <w:pStyle w:val="1"/>
        <w:snapToGrid w:val="0"/>
        <w:rPr>
          <w:rFonts w:ascii="標楷體" w:hAnsi="標楷體"/>
          <w:sz w:val="32"/>
          <w:szCs w:val="32"/>
        </w:rPr>
      </w:pPr>
      <w:r w:rsidRPr="00B830D9">
        <w:rPr>
          <w:rFonts w:ascii="標楷體" w:hAnsi="標楷體"/>
          <w:sz w:val="32"/>
          <w:szCs w:val="32"/>
        </w:rPr>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2"/>
    </w:p>
    <w:p w14:paraId="0068A555" w14:textId="77777777" w:rsidR="007C5F22" w:rsidRPr="009B2BD3" w:rsidRDefault="007C5F22" w:rsidP="007C5F22">
      <w:pPr>
        <w:pStyle w:val="20"/>
        <w:keepNext w:val="0"/>
        <w:rPr>
          <w:rFonts w:ascii="標楷體" w:hAnsi="標楷體"/>
        </w:rPr>
      </w:pPr>
      <w:bookmarkStart w:id="21" w:name="_Toc28250798"/>
      <w:bookmarkStart w:id="22"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21"/>
      <w:bookmarkEnd w:id="22"/>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23" w:name="_Toc28250799"/>
      <w:bookmarkStart w:id="24"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23"/>
      <w:bookmarkEnd w:id="24"/>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CE805" w14:textId="77777777" w:rsidR="002208F6" w:rsidRDefault="002208F6">
      <w:r>
        <w:separator/>
      </w:r>
    </w:p>
  </w:endnote>
  <w:endnote w:type="continuationSeparator" w:id="0">
    <w:p w14:paraId="02E4AAFC" w14:textId="77777777" w:rsidR="002208F6" w:rsidRDefault="00220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0570B5F8"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E55D0A">
            <w:rPr>
              <w:rFonts w:ascii="標楷體" w:eastAsia="標楷體" w:hAnsi="標楷體"/>
              <w:noProof/>
            </w:rPr>
            <w:t>V1.10</w:t>
          </w:r>
          <w:r w:rsidRPr="009B11EB">
            <w:rPr>
              <w:rFonts w:ascii="標楷體" w:eastAsia="標楷體" w:hAnsi="標楷體"/>
            </w:rPr>
            <w:fldChar w:fldCharType="end"/>
          </w:r>
        </w:p>
      </w:tc>
      <w:tc>
        <w:tcPr>
          <w:tcW w:w="2160" w:type="dxa"/>
        </w:tcPr>
        <w:p w14:paraId="70D8BAAF" w14:textId="6B691EF9"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E55D0A" w:rsidRPr="00E55D0A">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44BFBCCD"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E55D0A">
            <w:rPr>
              <w:rFonts w:ascii="標楷體" w:eastAsia="標楷體" w:hAnsi="標楷體"/>
              <w:noProof/>
            </w:rPr>
            <w:t>46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B93E3" w14:textId="77777777" w:rsidR="002208F6" w:rsidRDefault="002208F6">
      <w:r>
        <w:separator/>
      </w:r>
    </w:p>
  </w:footnote>
  <w:footnote w:type="continuationSeparator" w:id="0">
    <w:p w14:paraId="22E01AF5" w14:textId="77777777" w:rsidR="002208F6" w:rsidRDefault="002208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E55D0A"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35"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1"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3"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5"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9"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3"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7"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0"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2"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7FB52936"/>
    <w:multiLevelType w:val="multilevel"/>
    <w:tmpl w:val="087A99F6"/>
    <w:lvl w:ilvl="0">
      <w:start w:val="1"/>
      <w:numFmt w:val="bullet"/>
      <w:lvlText w:val=""/>
      <w:lvlJc w:val="left"/>
      <w:pPr>
        <w:tabs>
          <w:tab w:val="num" w:pos="1134"/>
        </w:tabs>
        <w:ind w:left="1134" w:hanging="1134"/>
      </w:pPr>
      <w:rPr>
        <w:rFonts w:ascii="Wingdings" w:hAnsi="Wingdings" w:hint="default"/>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538"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num w:numId="1">
    <w:abstractNumId w:val="44"/>
  </w:num>
  <w:num w:numId="2">
    <w:abstractNumId w:val="56"/>
  </w:num>
  <w:num w:numId="3">
    <w:abstractNumId w:val="1"/>
  </w:num>
  <w:num w:numId="4">
    <w:abstractNumId w:val="0"/>
  </w:num>
  <w:num w:numId="5">
    <w:abstractNumId w:val="12"/>
  </w:num>
  <w:num w:numId="6">
    <w:abstractNumId w:val="44"/>
  </w:num>
  <w:num w:numId="7">
    <w:abstractNumId w:val="53"/>
  </w:num>
  <w:num w:numId="8">
    <w:abstractNumId w:val="50"/>
  </w:num>
  <w:num w:numId="9">
    <w:abstractNumId w:val="15"/>
  </w:num>
  <w:num w:numId="10">
    <w:abstractNumId w:val="44"/>
  </w:num>
  <w:num w:numId="11">
    <w:abstractNumId w:val="44"/>
  </w:num>
  <w:num w:numId="12">
    <w:abstractNumId w:val="61"/>
  </w:num>
  <w:num w:numId="13">
    <w:abstractNumId w:val="30"/>
  </w:num>
  <w:num w:numId="14">
    <w:abstractNumId w:val="14"/>
  </w:num>
  <w:num w:numId="15">
    <w:abstractNumId w:val="40"/>
  </w:num>
  <w:num w:numId="16">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4"/>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3"/>
  </w:num>
  <w:num w:numId="29">
    <w:abstractNumId w:val="6"/>
  </w:num>
  <w:num w:numId="30">
    <w:abstractNumId w:val="17"/>
  </w:num>
  <w:num w:numId="31">
    <w:abstractNumId w:val="48"/>
  </w:num>
  <w:num w:numId="32">
    <w:abstractNumId w:val="62"/>
  </w:num>
  <w:num w:numId="33">
    <w:abstractNumId w:val="13"/>
  </w:num>
  <w:num w:numId="34">
    <w:abstractNumId w:val="55"/>
  </w:num>
  <w:num w:numId="35">
    <w:abstractNumId w:val="46"/>
  </w:num>
  <w:num w:numId="36">
    <w:abstractNumId w:val="19"/>
  </w:num>
  <w:num w:numId="37">
    <w:abstractNumId w:val="36"/>
  </w:num>
  <w:num w:numId="38">
    <w:abstractNumId w:val="35"/>
  </w:num>
  <w:num w:numId="39">
    <w:abstractNumId w:val="43"/>
  </w:num>
  <w:num w:numId="40">
    <w:abstractNumId w:val="7"/>
  </w:num>
  <w:num w:numId="41">
    <w:abstractNumId w:val="47"/>
  </w:num>
  <w:num w:numId="42">
    <w:abstractNumId w:val="24"/>
  </w:num>
  <w:num w:numId="43">
    <w:abstractNumId w:val="51"/>
  </w:num>
  <w:num w:numId="44">
    <w:abstractNumId w:val="38"/>
  </w:num>
  <w:num w:numId="45">
    <w:abstractNumId w:val="26"/>
  </w:num>
  <w:num w:numId="46">
    <w:abstractNumId w:val="31"/>
  </w:num>
  <w:num w:numId="47">
    <w:abstractNumId w:val="5"/>
  </w:num>
  <w:num w:numId="48">
    <w:abstractNumId w:val="23"/>
  </w:num>
  <w:num w:numId="49">
    <w:abstractNumId w:val="25"/>
  </w:num>
  <w:num w:numId="50">
    <w:abstractNumId w:val="45"/>
  </w:num>
  <w:num w:numId="51">
    <w:abstractNumId w:val="32"/>
  </w:num>
  <w:num w:numId="52">
    <w:abstractNumId w:val="54"/>
  </w:num>
  <w:num w:numId="53">
    <w:abstractNumId w:val="4"/>
  </w:num>
  <w:num w:numId="54">
    <w:abstractNumId w:val="3"/>
  </w:num>
  <w:num w:numId="55">
    <w:abstractNumId w:val="27"/>
  </w:num>
  <w:num w:numId="56">
    <w:abstractNumId w:val="41"/>
  </w:num>
  <w:num w:numId="57">
    <w:abstractNumId w:val="63"/>
  </w:num>
  <w:num w:numId="58">
    <w:abstractNumId w:val="20"/>
  </w:num>
  <w:num w:numId="59">
    <w:abstractNumId w:val="8"/>
  </w:num>
  <w:num w:numId="60">
    <w:abstractNumId w:val="60"/>
  </w:num>
  <w:num w:numId="61">
    <w:abstractNumId w:val="49"/>
  </w:num>
  <w:num w:numId="62">
    <w:abstractNumId w:val="22"/>
  </w:num>
  <w:num w:numId="63">
    <w:abstractNumId w:val="37"/>
  </w:num>
  <w:num w:numId="64">
    <w:abstractNumId w:val="57"/>
  </w:num>
  <w:num w:numId="65">
    <w:abstractNumId w:val="58"/>
  </w:num>
  <w:num w:numId="66">
    <w:abstractNumId w:val="39"/>
  </w:num>
  <w:num w:numId="67">
    <w:abstractNumId w:val="18"/>
  </w:num>
  <w:num w:numId="68">
    <w:abstractNumId w:val="16"/>
  </w:num>
  <w:num w:numId="69">
    <w:abstractNumId w:val="29"/>
  </w:num>
  <w:num w:numId="70">
    <w:abstractNumId w:val="52"/>
  </w:num>
  <w:num w:numId="71">
    <w:abstractNumId w:val="59"/>
  </w:num>
  <w:num w:numId="72">
    <w:abstractNumId w:val="21"/>
  </w:num>
  <w:num w:numId="73">
    <w:abstractNumId w:val="11"/>
  </w:num>
  <w:num w:numId="74">
    <w:abstractNumId w:val="44"/>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4"/>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num>
  <w:num w:numId="81">
    <w:abstractNumId w:val="44"/>
  </w:num>
  <w:num w:numId="82">
    <w:abstractNumId w:val="44"/>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4"/>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4"/>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4"/>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4"/>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4"/>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4"/>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4"/>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4"/>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4"/>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4"/>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4"/>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4"/>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4"/>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4"/>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4"/>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4"/>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4"/>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4"/>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4"/>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4"/>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4"/>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4"/>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4"/>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4"/>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4"/>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4"/>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4"/>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4"/>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4"/>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4"/>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4"/>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4"/>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4"/>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4"/>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4"/>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4"/>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4"/>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4"/>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4"/>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4"/>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4"/>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42"/>
  </w:num>
  <w:num w:numId="127">
    <w:abstractNumId w:val="44"/>
  </w:num>
  <w:num w:numId="128">
    <w:abstractNumId w:val="44"/>
  </w:num>
  <w:num w:numId="129">
    <w:abstractNumId w:val="44"/>
  </w:num>
  <w:num w:numId="130">
    <w:abstractNumId w:val="44"/>
  </w:num>
  <w:num w:numId="131">
    <w:abstractNumId w:val="44"/>
  </w:num>
  <w:num w:numId="132">
    <w:abstractNumId w:val="44"/>
  </w:num>
  <w:num w:numId="133">
    <w:abstractNumId w:val="44"/>
  </w:num>
  <w:num w:numId="134">
    <w:abstractNumId w:val="44"/>
  </w:num>
  <w:num w:numId="135">
    <w:abstractNumId w:val="44"/>
  </w:num>
  <w:num w:numId="136">
    <w:abstractNumId w:val="34"/>
  </w:num>
  <w:num w:numId="137">
    <w:abstractNumId w:val="64"/>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08F6"/>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0F71"/>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5D0A"/>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styleId="HTML">
    <w:name w:val="HTML Preformatted"/>
    <w:basedOn w:val="a0"/>
    <w:link w:val="HTML0"/>
    <w:uiPriority w:val="99"/>
    <w:unhideWhenUsed/>
    <w:rsid w:val="00A10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A10F71"/>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__.vsdx"/><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DD2D47B7-11A9-476A-B190-AB1353A58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49</Pages>
  <Words>9158</Words>
  <Characters>10309</Characters>
  <Application>Microsoft Office Word</Application>
  <DocSecurity>0</DocSecurity>
  <Lines>85</Lines>
  <Paragraphs>38</Paragraphs>
  <ScaleCrop>false</ScaleCrop>
  <Company>Microsoft</Company>
  <LinksUpToDate>false</LinksUpToDate>
  <CharactersWithSpaces>19429</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陳昱衡</cp:lastModifiedBy>
  <cp:revision>7</cp:revision>
  <cp:lastPrinted>2014-10-29T13:57:00Z</cp:lastPrinted>
  <dcterms:created xsi:type="dcterms:W3CDTF">2021-06-18T01:28:00Z</dcterms:created>
  <dcterms:modified xsi:type="dcterms:W3CDTF">2021-07-02T07:33:00Z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